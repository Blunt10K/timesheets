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78D87" w14:textId="06F274AB" w:rsidR="00D80298" w:rsidRPr="000A3C6C" w:rsidRDefault="00D80298" w:rsidP="00D80298">
      <w:pPr>
        <w:spacing w:after="120"/>
        <w:jc w:val="right"/>
        <w:rPr>
          <w:b/>
          <w:sz w:val="28"/>
          <w:szCs w:val="28"/>
          <w:lang w:val="en-US"/>
        </w:rPr>
      </w:pPr>
      <w:bookmarkStart w:id="0" w:name="_Toc132535743"/>
      <w:bookmarkStart w:id="1" w:name="_Toc132537564"/>
      <w:r w:rsidRPr="000A3C6C">
        <w:rPr>
          <w:noProof/>
          <w:lang w:val="en-US"/>
        </w:rPr>
        <w:drawing>
          <wp:anchor distT="0" distB="0" distL="114300" distR="114300" simplePos="0" relativeHeight="251658240" behindDoc="1" locked="0" layoutInCell="1" allowOverlap="1" wp14:anchorId="292305DE" wp14:editId="3FA4E0F4">
            <wp:simplePos x="0" y="0"/>
            <wp:positionH relativeFrom="column">
              <wp:posOffset>-228600</wp:posOffset>
            </wp:positionH>
            <wp:positionV relativeFrom="paragraph">
              <wp:posOffset>0</wp:posOffset>
            </wp:positionV>
            <wp:extent cx="920750" cy="22682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0750"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673E">
        <w:rPr>
          <w:b/>
          <w:sz w:val="28"/>
          <w:szCs w:val="28"/>
          <w:lang w:val="en-US"/>
        </w:rPr>
        <w:t xml:space="preserve"> </w:t>
      </w:r>
    </w:p>
    <w:p w14:paraId="0D9D589A" w14:textId="77777777" w:rsidR="00D80298" w:rsidRPr="000A3C6C" w:rsidRDefault="00D80298" w:rsidP="00D80298">
      <w:pPr>
        <w:spacing w:after="120"/>
        <w:jc w:val="right"/>
        <w:rPr>
          <w:b/>
          <w:sz w:val="28"/>
          <w:szCs w:val="28"/>
          <w:lang w:val="en-US"/>
        </w:rPr>
      </w:pPr>
    </w:p>
    <w:p w14:paraId="685CB647" w14:textId="77777777" w:rsidR="00D80298" w:rsidRPr="000A3C6C" w:rsidRDefault="00D80298" w:rsidP="00D80298">
      <w:pPr>
        <w:spacing w:after="120"/>
        <w:jc w:val="right"/>
        <w:rPr>
          <w:b/>
          <w:sz w:val="28"/>
          <w:szCs w:val="28"/>
          <w:lang w:val="en-US"/>
        </w:rPr>
      </w:pPr>
    </w:p>
    <w:p w14:paraId="47C9B3AF" w14:textId="77777777" w:rsidR="00D80298" w:rsidRPr="000A3C6C" w:rsidRDefault="00D80298" w:rsidP="00D80298">
      <w:pPr>
        <w:spacing w:after="120"/>
        <w:jc w:val="right"/>
        <w:rPr>
          <w:b/>
          <w:sz w:val="28"/>
          <w:szCs w:val="28"/>
          <w:lang w:val="en-US"/>
        </w:rPr>
      </w:pPr>
      <w:r w:rsidRPr="000A3C6C">
        <w:rPr>
          <w:b/>
          <w:sz w:val="28"/>
          <w:szCs w:val="28"/>
          <w:lang w:val="en-US"/>
        </w:rPr>
        <w:t>Internal Oversight Service</w:t>
      </w:r>
      <w:bookmarkEnd w:id="0"/>
      <w:bookmarkEnd w:id="1"/>
    </w:p>
    <w:p w14:paraId="1FFF1E03" w14:textId="77777777" w:rsidR="00D80298" w:rsidRPr="000A3C6C" w:rsidRDefault="00D80298" w:rsidP="00D80298">
      <w:pPr>
        <w:spacing w:after="120"/>
        <w:jc w:val="right"/>
        <w:rPr>
          <w:b/>
          <w:sz w:val="28"/>
          <w:szCs w:val="28"/>
          <w:lang w:val="en-US"/>
        </w:rPr>
      </w:pPr>
      <w:r w:rsidRPr="000A3C6C">
        <w:rPr>
          <w:b/>
          <w:sz w:val="28"/>
          <w:szCs w:val="28"/>
          <w:lang w:val="en-US"/>
        </w:rPr>
        <w:t>Audit Section</w:t>
      </w:r>
    </w:p>
    <w:p w14:paraId="192F1FFA" w14:textId="77777777" w:rsidR="00D80298" w:rsidRPr="000A3C6C" w:rsidRDefault="00D80298" w:rsidP="00D80298">
      <w:pPr>
        <w:spacing w:after="120"/>
        <w:jc w:val="right"/>
        <w:rPr>
          <w:b/>
          <w:szCs w:val="22"/>
          <w:lang w:val="en-US"/>
        </w:rPr>
      </w:pPr>
    </w:p>
    <w:p w14:paraId="3FEA66DA" w14:textId="65AD3C31" w:rsidR="00D80298" w:rsidRPr="000A3C6C" w:rsidRDefault="00D80298" w:rsidP="00D80298">
      <w:pPr>
        <w:spacing w:after="120"/>
        <w:jc w:val="right"/>
        <w:rPr>
          <w:b/>
          <w:sz w:val="24"/>
          <w:lang w:val="en-US"/>
        </w:rPr>
      </w:pPr>
      <w:r w:rsidRPr="000A3C6C">
        <w:rPr>
          <w:b/>
          <w:sz w:val="24"/>
          <w:lang w:val="en-US"/>
        </w:rPr>
        <w:t>IOS/20</w:t>
      </w:r>
      <w:r w:rsidR="001E1866">
        <w:rPr>
          <w:b/>
          <w:sz w:val="24"/>
          <w:lang w:val="en-US"/>
        </w:rPr>
        <w:t>2</w:t>
      </w:r>
      <w:r w:rsidR="00233D42">
        <w:rPr>
          <w:b/>
          <w:sz w:val="24"/>
          <w:lang w:val="en-US"/>
        </w:rPr>
        <w:t>2</w:t>
      </w:r>
    </w:p>
    <w:p w14:paraId="1E789968" w14:textId="77777777" w:rsidR="00D80298" w:rsidRPr="000A3C6C" w:rsidRDefault="00D80298" w:rsidP="00D80298">
      <w:pPr>
        <w:spacing w:after="120"/>
        <w:jc w:val="right"/>
        <w:rPr>
          <w:b/>
          <w:sz w:val="24"/>
          <w:lang w:val="en-US"/>
        </w:rPr>
      </w:pPr>
      <w:r w:rsidRPr="000A3C6C">
        <w:rPr>
          <w:b/>
          <w:sz w:val="24"/>
          <w:lang w:val="en-US"/>
        </w:rPr>
        <w:t>Original: English</w:t>
      </w:r>
    </w:p>
    <w:p w14:paraId="13A1E6F4" w14:textId="77777777" w:rsidR="00D80298" w:rsidRPr="000A3C6C" w:rsidRDefault="00D80298" w:rsidP="00D80298">
      <w:pPr>
        <w:spacing w:after="120"/>
        <w:jc w:val="right"/>
        <w:rPr>
          <w:b/>
          <w:szCs w:val="22"/>
          <w:lang w:val="en-US"/>
        </w:rPr>
      </w:pPr>
    </w:p>
    <w:p w14:paraId="4525CCA6" w14:textId="77777777" w:rsidR="00D80298" w:rsidRPr="000A3C6C" w:rsidRDefault="00D80298" w:rsidP="00D80298">
      <w:pPr>
        <w:spacing w:after="120"/>
        <w:jc w:val="right"/>
        <w:rPr>
          <w:b/>
          <w:szCs w:val="22"/>
          <w:lang w:val="en-US"/>
        </w:rPr>
      </w:pPr>
    </w:p>
    <w:p w14:paraId="5628C403" w14:textId="77777777" w:rsidR="00D80298" w:rsidRPr="000A3C6C" w:rsidRDefault="00D80298" w:rsidP="00D80298">
      <w:pPr>
        <w:spacing w:after="120"/>
        <w:jc w:val="right"/>
        <w:rPr>
          <w:b/>
          <w:szCs w:val="22"/>
          <w:lang w:val="en-US"/>
        </w:rPr>
      </w:pPr>
    </w:p>
    <w:p w14:paraId="74F47A68" w14:textId="77777777" w:rsidR="00D80298" w:rsidRPr="000A3C6C" w:rsidRDefault="00D80298" w:rsidP="00D80298">
      <w:pPr>
        <w:spacing w:after="120"/>
        <w:jc w:val="right"/>
        <w:rPr>
          <w:b/>
          <w:szCs w:val="22"/>
          <w:lang w:val="en-US"/>
        </w:rPr>
      </w:pPr>
    </w:p>
    <w:p w14:paraId="6208E762" w14:textId="77777777" w:rsidR="00D80298" w:rsidRPr="000A3C6C" w:rsidRDefault="00D80298" w:rsidP="00D80298">
      <w:pPr>
        <w:spacing w:after="120"/>
        <w:jc w:val="right"/>
        <w:rPr>
          <w:b/>
          <w:szCs w:val="22"/>
          <w:lang w:val="en-US"/>
        </w:rPr>
      </w:pPr>
    </w:p>
    <w:p w14:paraId="0AA18155" w14:textId="77777777" w:rsidR="00D80298" w:rsidRPr="000A3C6C" w:rsidRDefault="00D80298" w:rsidP="00D80298">
      <w:pPr>
        <w:suppressAutoHyphens/>
        <w:adjustRightInd w:val="0"/>
        <w:spacing w:after="120"/>
        <w:jc w:val="both"/>
        <w:rPr>
          <w:szCs w:val="22"/>
          <w:lang w:val="en-US"/>
        </w:rPr>
      </w:pPr>
    </w:p>
    <w:p w14:paraId="70EB4E7A" w14:textId="77777777" w:rsidR="00D80298" w:rsidRPr="000A3C6C" w:rsidRDefault="00D80298" w:rsidP="00D80298">
      <w:pPr>
        <w:suppressAutoHyphens/>
        <w:adjustRightInd w:val="0"/>
        <w:spacing w:after="120"/>
        <w:jc w:val="both"/>
        <w:rPr>
          <w:szCs w:val="22"/>
          <w:lang w:val="en-US"/>
        </w:rPr>
      </w:pPr>
    </w:p>
    <w:p w14:paraId="0E2E8BCB" w14:textId="77777777" w:rsidR="00D80298" w:rsidRPr="000A3C6C" w:rsidRDefault="00D80298" w:rsidP="00D80298">
      <w:pPr>
        <w:suppressAutoHyphens/>
        <w:adjustRightInd w:val="0"/>
        <w:spacing w:after="120"/>
        <w:jc w:val="both"/>
        <w:rPr>
          <w:szCs w:val="22"/>
          <w:lang w:val="en-US"/>
        </w:rPr>
      </w:pPr>
    </w:p>
    <w:p w14:paraId="2AB5ACC2" w14:textId="77777777" w:rsidR="00D80298" w:rsidRPr="000A3C6C" w:rsidRDefault="00D80298" w:rsidP="00D80298">
      <w:pPr>
        <w:suppressAutoHyphens/>
        <w:adjustRightInd w:val="0"/>
        <w:spacing w:after="120"/>
        <w:jc w:val="both"/>
        <w:rPr>
          <w:szCs w:val="22"/>
          <w:lang w:val="en-US"/>
        </w:rPr>
      </w:pPr>
    </w:p>
    <w:p w14:paraId="16B1694B" w14:textId="77777777" w:rsidR="00D80298" w:rsidRPr="000A3C6C" w:rsidRDefault="00D80298" w:rsidP="00D80298">
      <w:pPr>
        <w:spacing w:after="120"/>
        <w:ind w:right="560"/>
        <w:rPr>
          <w:iCs/>
          <w:szCs w:val="22"/>
          <w:lang w:val="en-US"/>
        </w:rPr>
      </w:pPr>
    </w:p>
    <w:p w14:paraId="2F211B6B" w14:textId="77777777" w:rsidR="00426629" w:rsidRDefault="00AE5FE7" w:rsidP="00426629">
      <w:pPr>
        <w:spacing w:after="120"/>
        <w:ind w:right="26"/>
        <w:jc w:val="right"/>
        <w:rPr>
          <w:b/>
          <w:sz w:val="28"/>
          <w:szCs w:val="36"/>
          <w:lang w:val="en-US"/>
        </w:rPr>
      </w:pPr>
      <w:r>
        <w:rPr>
          <w:b/>
          <w:sz w:val="28"/>
          <w:szCs w:val="36"/>
          <w:lang w:val="en-US"/>
        </w:rPr>
        <w:t>Initial R</w:t>
      </w:r>
      <w:r w:rsidR="00426629">
        <w:rPr>
          <w:b/>
          <w:sz w:val="28"/>
          <w:szCs w:val="36"/>
          <w:lang w:val="en-US"/>
        </w:rPr>
        <w:t>isk Assessment</w:t>
      </w:r>
    </w:p>
    <w:p w14:paraId="1ED8232C" w14:textId="77777777" w:rsidR="00007095" w:rsidRPr="00007095" w:rsidRDefault="00007095" w:rsidP="00007095">
      <w:pPr>
        <w:spacing w:after="120"/>
        <w:jc w:val="right"/>
        <w:rPr>
          <w:b/>
          <w:bCs/>
          <w:sz w:val="28"/>
          <w:szCs w:val="28"/>
          <w:lang w:val="en-US"/>
        </w:rPr>
      </w:pPr>
      <w:r w:rsidRPr="00007095">
        <w:rPr>
          <w:b/>
          <w:bCs/>
          <w:sz w:val="28"/>
          <w:szCs w:val="28"/>
          <w:lang w:val="en-US"/>
        </w:rPr>
        <w:t>Audit of UNESCO’s Multi-Sectoral</w:t>
      </w:r>
    </w:p>
    <w:p w14:paraId="52C69FD1" w14:textId="64CA0CB9" w:rsidR="00D80298" w:rsidRPr="000A3C6C" w:rsidRDefault="00007095" w:rsidP="00007095">
      <w:pPr>
        <w:spacing w:after="120"/>
        <w:jc w:val="right"/>
        <w:rPr>
          <w:iCs/>
          <w:szCs w:val="22"/>
          <w:lang w:val="en-US"/>
        </w:rPr>
      </w:pPr>
      <w:r w:rsidRPr="00007095">
        <w:rPr>
          <w:b/>
          <w:bCs/>
          <w:sz w:val="28"/>
          <w:szCs w:val="28"/>
          <w:lang w:val="en-US"/>
        </w:rPr>
        <w:t>Regional Office in Yaoundé</w:t>
      </w:r>
    </w:p>
    <w:p w14:paraId="28EDFFA0" w14:textId="1184F7E6" w:rsidR="00D80298" w:rsidRPr="000A3C6C" w:rsidRDefault="00BE4E1E" w:rsidP="68A001D5">
      <w:pPr>
        <w:spacing w:after="120"/>
        <w:jc w:val="right"/>
        <w:rPr>
          <w:i/>
          <w:iCs/>
          <w:sz w:val="24"/>
          <w:szCs w:val="24"/>
          <w:lang w:val="en-US"/>
        </w:rPr>
      </w:pPr>
      <w:r>
        <w:rPr>
          <w:i/>
          <w:iCs/>
          <w:sz w:val="24"/>
          <w:szCs w:val="24"/>
          <w:lang w:val="en-US"/>
        </w:rPr>
        <w:t>March</w:t>
      </w:r>
      <w:r w:rsidR="00625098">
        <w:rPr>
          <w:i/>
          <w:iCs/>
          <w:sz w:val="24"/>
          <w:szCs w:val="24"/>
          <w:lang w:val="en-US"/>
        </w:rPr>
        <w:t xml:space="preserve"> </w:t>
      </w:r>
      <w:r w:rsidR="00C94F75" w:rsidRPr="68A001D5">
        <w:rPr>
          <w:i/>
          <w:iCs/>
          <w:sz w:val="24"/>
          <w:szCs w:val="24"/>
          <w:lang w:val="en-US"/>
        </w:rPr>
        <w:t>20</w:t>
      </w:r>
      <w:r w:rsidR="00835788" w:rsidRPr="68A001D5">
        <w:rPr>
          <w:i/>
          <w:iCs/>
          <w:sz w:val="24"/>
          <w:szCs w:val="24"/>
          <w:lang w:val="en-US"/>
        </w:rPr>
        <w:t>2</w:t>
      </w:r>
      <w:r w:rsidR="00233D42">
        <w:rPr>
          <w:i/>
          <w:iCs/>
          <w:sz w:val="24"/>
          <w:szCs w:val="24"/>
          <w:lang w:val="en-US"/>
        </w:rPr>
        <w:t>2</w:t>
      </w:r>
    </w:p>
    <w:p w14:paraId="4D7469C7" w14:textId="77777777" w:rsidR="00D80298" w:rsidRPr="000A3C6C" w:rsidRDefault="00D80298" w:rsidP="00D80298">
      <w:pPr>
        <w:rPr>
          <w:b/>
          <w:lang w:val="en-US"/>
        </w:rPr>
      </w:pPr>
    </w:p>
    <w:p w14:paraId="060ACA2B" w14:textId="77777777" w:rsidR="00D80298" w:rsidRPr="000A3C6C" w:rsidRDefault="00D80298" w:rsidP="00D80298">
      <w:pPr>
        <w:rPr>
          <w:b/>
          <w:lang w:val="en-US"/>
        </w:rPr>
      </w:pPr>
    </w:p>
    <w:p w14:paraId="66FA830C" w14:textId="77777777" w:rsidR="00D80298" w:rsidRPr="000A3C6C" w:rsidRDefault="00D80298" w:rsidP="00D80298">
      <w:pPr>
        <w:rPr>
          <w:b/>
          <w:lang w:val="en-US"/>
        </w:rPr>
      </w:pPr>
    </w:p>
    <w:p w14:paraId="338262BD" w14:textId="77777777" w:rsidR="00D80298" w:rsidRPr="000A3C6C" w:rsidRDefault="00D80298" w:rsidP="00D80298">
      <w:pPr>
        <w:rPr>
          <w:b/>
          <w:lang w:val="en-US"/>
        </w:rPr>
      </w:pPr>
    </w:p>
    <w:p w14:paraId="2C12BE69" w14:textId="77777777" w:rsidR="00D80298" w:rsidRPr="000A3C6C" w:rsidRDefault="00D80298" w:rsidP="00D80298">
      <w:pPr>
        <w:rPr>
          <w:b/>
          <w:lang w:val="en-US"/>
        </w:rPr>
      </w:pPr>
    </w:p>
    <w:p w14:paraId="661F7C23" w14:textId="77777777" w:rsidR="00D80298" w:rsidRPr="000A3C6C" w:rsidRDefault="00D80298" w:rsidP="00D80298">
      <w:pPr>
        <w:rPr>
          <w:b/>
          <w:lang w:val="en-US"/>
        </w:rPr>
      </w:pPr>
    </w:p>
    <w:p w14:paraId="60EA3B2E" w14:textId="77777777" w:rsidR="00D80298" w:rsidRPr="000A3C6C" w:rsidRDefault="00D80298" w:rsidP="00D80298">
      <w:pPr>
        <w:rPr>
          <w:b/>
          <w:lang w:val="en-US"/>
        </w:rPr>
      </w:pPr>
    </w:p>
    <w:p w14:paraId="14ED4634" w14:textId="77777777" w:rsidR="00D80298" w:rsidRPr="000A3C6C" w:rsidRDefault="00D80298" w:rsidP="00D80298">
      <w:pPr>
        <w:rPr>
          <w:b/>
          <w:lang w:val="en-US"/>
        </w:rPr>
      </w:pPr>
    </w:p>
    <w:p w14:paraId="6DAB0158" w14:textId="77777777" w:rsidR="00D80298" w:rsidRDefault="00D80298" w:rsidP="00D80298">
      <w:pPr>
        <w:rPr>
          <w:b/>
          <w:lang w:val="en-US"/>
        </w:rPr>
      </w:pPr>
    </w:p>
    <w:p w14:paraId="545F7F9C" w14:textId="77777777" w:rsidR="00426629" w:rsidRDefault="00426629" w:rsidP="00D80298">
      <w:pPr>
        <w:rPr>
          <w:b/>
          <w:lang w:val="en-US"/>
        </w:rPr>
      </w:pPr>
    </w:p>
    <w:p w14:paraId="6EAF5A36" w14:textId="77777777" w:rsidR="00426629" w:rsidRDefault="00426629" w:rsidP="00D80298">
      <w:pPr>
        <w:rPr>
          <w:b/>
          <w:lang w:val="en-US"/>
        </w:rPr>
      </w:pPr>
    </w:p>
    <w:p w14:paraId="5824C1F3" w14:textId="77777777" w:rsidR="00426629" w:rsidRDefault="00426629" w:rsidP="00D80298">
      <w:pPr>
        <w:rPr>
          <w:b/>
          <w:lang w:val="en-US"/>
        </w:rPr>
      </w:pPr>
    </w:p>
    <w:p w14:paraId="15317CB1" w14:textId="77777777" w:rsidR="00426629" w:rsidRPr="000A3C6C" w:rsidRDefault="00426629" w:rsidP="00D80298">
      <w:pPr>
        <w:rPr>
          <w:b/>
          <w:lang w:val="en-US"/>
        </w:rPr>
      </w:pPr>
    </w:p>
    <w:p w14:paraId="26895DFB" w14:textId="77777777" w:rsidR="00D80298" w:rsidRPr="000A3C6C" w:rsidRDefault="00D80298" w:rsidP="00D80298">
      <w:pPr>
        <w:rPr>
          <w:b/>
          <w:lang w:val="en-US"/>
        </w:rPr>
      </w:pPr>
    </w:p>
    <w:p w14:paraId="7EE72B30" w14:textId="77777777" w:rsidR="00D80298" w:rsidRPr="00492B61" w:rsidRDefault="00D80298" w:rsidP="00D80298">
      <w:pPr>
        <w:rPr>
          <w:b/>
          <w:lang w:val="en-US"/>
        </w:rPr>
      </w:pPr>
      <w:r w:rsidRPr="00492B61">
        <w:rPr>
          <w:b/>
          <w:lang w:val="en-US"/>
        </w:rPr>
        <w:t>Audit team:</w:t>
      </w:r>
    </w:p>
    <w:p w14:paraId="6DDADDE0" w14:textId="5E12C1D7" w:rsidR="00871E7F" w:rsidRDefault="00871E7F" w:rsidP="68A001D5">
      <w:pPr>
        <w:rPr>
          <w:rFonts w:eastAsia="PMingLiU" w:cs="Arial"/>
          <w:lang w:val="en-US"/>
        </w:rPr>
      </w:pPr>
      <w:r w:rsidRPr="00871E7F">
        <w:rPr>
          <w:rFonts w:eastAsia="PMingLiU" w:cs="Arial"/>
          <w:lang w:val="en-US"/>
        </w:rPr>
        <w:t>Helen Thanassoulias</w:t>
      </w:r>
    </w:p>
    <w:p w14:paraId="2A36ED5D" w14:textId="769C61B7" w:rsidR="7A7AE1CD" w:rsidRDefault="00871E7F" w:rsidP="68A001D5">
      <w:r>
        <w:rPr>
          <w:rFonts w:eastAsia="PMingLiU" w:cs="Arial"/>
          <w:lang w:val="en-US"/>
        </w:rPr>
        <w:t>Christian Muco</w:t>
      </w:r>
    </w:p>
    <w:p w14:paraId="177DFAA6" w14:textId="121534C0" w:rsidR="00BD11B2" w:rsidRDefault="00BD11B2" w:rsidP="00E63492">
      <w:pPr>
        <w:pStyle w:val="AP-Style1"/>
        <w:numPr>
          <w:ilvl w:val="0"/>
          <w:numId w:val="0"/>
        </w:numPr>
        <w:spacing w:after="0"/>
        <w:ind w:left="360" w:hanging="360"/>
        <w:rPr>
          <w:sz w:val="24"/>
          <w:szCs w:val="24"/>
        </w:rPr>
      </w:pPr>
    </w:p>
    <w:p w14:paraId="52956684" w14:textId="488ABBB5" w:rsidR="006745FE" w:rsidRDefault="006745FE" w:rsidP="00E63492">
      <w:pPr>
        <w:pStyle w:val="AP-Style1"/>
        <w:numPr>
          <w:ilvl w:val="0"/>
          <w:numId w:val="0"/>
        </w:numPr>
        <w:spacing w:after="0"/>
        <w:ind w:left="360" w:hanging="360"/>
        <w:rPr>
          <w:sz w:val="24"/>
          <w:szCs w:val="24"/>
        </w:rPr>
      </w:pPr>
    </w:p>
    <w:p w14:paraId="4CEB9B90" w14:textId="4A4B92F6" w:rsidR="6DAD0FFD" w:rsidRDefault="6DAD0FFD" w:rsidP="6DAD0FFD">
      <w:pPr>
        <w:pStyle w:val="Numberedpara"/>
        <w:numPr>
          <w:ilvl w:val="0"/>
          <w:numId w:val="0"/>
        </w:numPr>
        <w:tabs>
          <w:tab w:val="left" w:pos="720"/>
          <w:tab w:val="left" w:pos="2430"/>
        </w:tabs>
        <w:spacing w:after="0" w:line="276" w:lineRule="auto"/>
        <w:jc w:val="center"/>
        <w:rPr>
          <w:rFonts w:cs="Arial"/>
          <w:b/>
          <w:bCs/>
        </w:rPr>
      </w:pPr>
    </w:p>
    <w:p w14:paraId="5F34B6F5" w14:textId="6AD54B12" w:rsidR="00C1736E" w:rsidRPr="00C43AC7" w:rsidRDefault="002334A2" w:rsidP="002334A2">
      <w:pPr>
        <w:pStyle w:val="Numberedpara"/>
        <w:numPr>
          <w:ilvl w:val="0"/>
          <w:numId w:val="0"/>
        </w:numPr>
        <w:tabs>
          <w:tab w:val="left" w:pos="720"/>
          <w:tab w:val="left" w:pos="2430"/>
        </w:tabs>
        <w:spacing w:after="0" w:line="276" w:lineRule="auto"/>
        <w:jc w:val="center"/>
        <w:rPr>
          <w:rFonts w:cs="Arial"/>
          <w:i/>
          <w:color w:val="00B050"/>
          <w:szCs w:val="20"/>
        </w:rPr>
      </w:pPr>
      <w:r>
        <w:rPr>
          <w:rFonts w:cs="Arial"/>
          <w:b/>
          <w:szCs w:val="20"/>
        </w:rPr>
        <w:lastRenderedPageBreak/>
        <w:t xml:space="preserve"> </w:t>
      </w:r>
    </w:p>
    <w:tbl>
      <w:tblPr>
        <w:tblStyle w:val="TableGrid"/>
        <w:tblW w:w="0" w:type="auto"/>
        <w:tblLook w:val="04A0" w:firstRow="1" w:lastRow="0" w:firstColumn="1" w:lastColumn="0" w:noHBand="0" w:noVBand="1"/>
      </w:tblPr>
      <w:tblGrid>
        <w:gridCol w:w="8990"/>
      </w:tblGrid>
      <w:tr w:rsidR="00C1736E" w14:paraId="4843CD1C" w14:textId="77777777" w:rsidTr="00625098">
        <w:trPr>
          <w:trHeight w:val="397"/>
        </w:trPr>
        <w:tc>
          <w:tcPr>
            <w:tcW w:w="8990" w:type="dxa"/>
            <w:shd w:val="clear" w:color="auto" w:fill="B0D0E2" w:themeFill="accent1" w:themeFillTint="66"/>
            <w:vAlign w:val="center"/>
          </w:tcPr>
          <w:p w14:paraId="7A632307" w14:textId="675D3E4A" w:rsidR="00C1736E" w:rsidRPr="00C1736E" w:rsidRDefault="00A7078A" w:rsidP="00F104D5">
            <w:pPr>
              <w:pStyle w:val="Numberedpara"/>
              <w:numPr>
                <w:ilvl w:val="0"/>
                <w:numId w:val="0"/>
              </w:numPr>
              <w:tabs>
                <w:tab w:val="left" w:pos="720"/>
                <w:tab w:val="left" w:pos="2430"/>
              </w:tabs>
              <w:spacing w:after="0" w:line="276" w:lineRule="auto"/>
              <w:jc w:val="center"/>
              <w:rPr>
                <w:rFonts w:cs="Arial"/>
                <w:b/>
                <w:sz w:val="22"/>
                <w:szCs w:val="22"/>
              </w:rPr>
            </w:pPr>
            <w:r>
              <w:rPr>
                <w:rFonts w:cs="Arial"/>
                <w:b/>
                <w:sz w:val="22"/>
                <w:szCs w:val="22"/>
              </w:rPr>
              <w:t>BACKGROUND</w:t>
            </w:r>
          </w:p>
        </w:tc>
      </w:tr>
    </w:tbl>
    <w:p w14:paraId="393C2279" w14:textId="5E7FBD60" w:rsidR="00CA4675" w:rsidRPr="00CA4675" w:rsidRDefault="5BB9981E" w:rsidP="6CE139C4">
      <w:pPr>
        <w:shd w:val="clear" w:color="auto" w:fill="FFFFFF" w:themeFill="background1"/>
        <w:spacing w:before="120" w:after="120"/>
        <w:rPr>
          <w:rFonts w:cs="Arial"/>
          <w:b/>
          <w:bCs/>
          <w:color w:val="333333"/>
          <w:lang w:eastAsia="fr-FR"/>
        </w:rPr>
      </w:pPr>
      <w:r w:rsidRPr="6CE139C4">
        <w:rPr>
          <w:rFonts w:cs="Arial"/>
          <w:b/>
          <w:bCs/>
          <w:color w:val="333333"/>
          <w:lang w:eastAsia="fr-FR"/>
        </w:rPr>
        <w:t>Office Role</w:t>
      </w:r>
      <w:r w:rsidR="00CA4675" w:rsidRPr="009234C1">
        <w:rPr>
          <w:rFonts w:cs="Arial"/>
          <w:b/>
          <w:bCs/>
          <w:color w:val="333333"/>
          <w:sz w:val="20"/>
          <w:vertAlign w:val="superscript"/>
          <w:lang w:eastAsia="fr-FR"/>
        </w:rPr>
        <w:footnoteReference w:id="2"/>
      </w:r>
    </w:p>
    <w:p w14:paraId="11601B79" w14:textId="77777777" w:rsidR="00683FA9" w:rsidRPr="00683FA9" w:rsidRDefault="00683FA9" w:rsidP="00683FA9">
      <w:pPr>
        <w:shd w:val="clear" w:color="auto" w:fill="FFFFFF" w:themeFill="background1"/>
        <w:spacing w:before="120" w:after="120"/>
        <w:jc w:val="both"/>
        <w:rPr>
          <w:rFonts w:cs="Arial"/>
          <w:color w:val="333333"/>
          <w:lang w:eastAsia="fr-FR"/>
        </w:rPr>
      </w:pPr>
      <w:r w:rsidRPr="00683FA9">
        <w:rPr>
          <w:rFonts w:cs="Arial"/>
          <w:color w:val="333333"/>
          <w:lang w:eastAsia="fr-FR"/>
        </w:rPr>
        <w:t>As part of the Organization's overall strategy and in accordance with the decisions of its governing bodies, the Multisectoral Regional Office for Central Africa has the mission of ensuring the implementation of regional strategic orientations while meeting the needs specific to the countries in the various fields of competence of UNESCO. The new architecture of the field network in Africa also intends to promote synergies with the regional economic communities.</w:t>
      </w:r>
    </w:p>
    <w:p w14:paraId="33F61606" w14:textId="60147646" w:rsidR="6CE139C4" w:rsidRDefault="00683FA9" w:rsidP="00683FA9">
      <w:pPr>
        <w:shd w:val="clear" w:color="auto" w:fill="FFFFFF" w:themeFill="background1"/>
        <w:spacing w:before="120" w:after="120"/>
        <w:jc w:val="both"/>
        <w:rPr>
          <w:rFonts w:eastAsia="Arial" w:cs="Arial"/>
          <w:lang w:eastAsia="fr-FR"/>
        </w:rPr>
      </w:pPr>
      <w:r w:rsidRPr="00683FA9">
        <w:rPr>
          <w:rFonts w:cs="Arial"/>
          <w:color w:val="333333"/>
          <w:lang w:eastAsia="fr-FR"/>
        </w:rPr>
        <w:t>The mandate of the UNESCO Office in Yaoundé ensures coverage of the following countries: Angola, Burundi, Cameroon, Congo, Gabon, Equatorial Guinea, Central African Republic, Democratic Republic of Congo, Sao Tome and Principe and Chad</w:t>
      </w:r>
      <w:r w:rsidR="740F2F85" w:rsidRPr="6CE139C4">
        <w:rPr>
          <w:rFonts w:eastAsia="Arial" w:cs="Arial"/>
        </w:rPr>
        <w:t>.</w:t>
      </w:r>
    </w:p>
    <w:p w14:paraId="6D16B305" w14:textId="125171E7" w:rsidR="009965FA" w:rsidRDefault="00BF1F12" w:rsidP="002334A2">
      <w:pPr>
        <w:shd w:val="clear" w:color="auto" w:fill="FFFFFF"/>
        <w:spacing w:before="120" w:after="120"/>
        <w:rPr>
          <w:noProof/>
          <w:lang w:val="en-US"/>
        </w:rPr>
      </w:pPr>
      <w:r>
        <w:rPr>
          <w:noProof/>
        </w:rPr>
        <w:drawing>
          <wp:inline distT="0" distB="0" distL="0" distR="0" wp14:anchorId="598B53F1" wp14:editId="0B0140B6">
            <wp:extent cx="6219825" cy="2743200"/>
            <wp:effectExtent l="38100" t="0" r="952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681A310" w14:textId="765792B3" w:rsidR="00034CF8" w:rsidRDefault="00FB56C5" w:rsidP="0F5362F9">
      <w:pPr>
        <w:shd w:val="clear" w:color="auto" w:fill="FFFFFF" w:themeFill="background1"/>
        <w:spacing w:before="120" w:after="120"/>
        <w:rPr>
          <w:rFonts w:cs="Arial"/>
          <w:b/>
          <w:bCs/>
          <w:color w:val="333333"/>
          <w:lang w:eastAsia="fr-FR"/>
        </w:rPr>
      </w:pPr>
      <w:r w:rsidRPr="0F5362F9">
        <w:rPr>
          <w:rFonts w:cs="Arial"/>
          <w:b/>
          <w:bCs/>
          <w:color w:val="333333"/>
          <w:lang w:eastAsia="fr-FR"/>
        </w:rPr>
        <w:t>Context of the region</w:t>
      </w:r>
    </w:p>
    <w:p w14:paraId="642E7092" w14:textId="765792B3" w:rsidR="00FB56C5" w:rsidRPr="00FB56C5" w:rsidRDefault="00FB56C5" w:rsidP="0F5362F9">
      <w:pPr>
        <w:shd w:val="clear" w:color="auto" w:fill="FFFFFF" w:themeFill="background1"/>
        <w:spacing w:before="120" w:after="120"/>
        <w:rPr>
          <w:rFonts w:cs="Arial"/>
          <w:color w:val="333333"/>
          <w:lang w:eastAsia="fr-FR"/>
        </w:rPr>
      </w:pPr>
      <w:r w:rsidRPr="0F5362F9">
        <w:rPr>
          <w:rFonts w:cs="Arial"/>
          <w:color w:val="333333"/>
          <w:lang w:eastAsia="fr-FR"/>
        </w:rPr>
        <w:t xml:space="preserve">Demographics </w:t>
      </w:r>
    </w:p>
    <w:p w14:paraId="0BA67494" w14:textId="77777777" w:rsidR="00635D5C" w:rsidRDefault="00635D5C" w:rsidP="002334A2">
      <w:pPr>
        <w:shd w:val="clear" w:color="auto" w:fill="FFFFFF"/>
        <w:spacing w:before="120" w:after="120"/>
        <w:rPr>
          <w:rFonts w:cs="Arial"/>
          <w:color w:val="333333"/>
          <w:szCs w:val="21"/>
          <w:lang w:eastAsia="fr-FR"/>
        </w:rPr>
      </w:pPr>
    </w:p>
    <w:p w14:paraId="3F6F50E3" w14:textId="77777777" w:rsidR="00196F4F" w:rsidRDefault="00196F4F" w:rsidP="002334A2">
      <w:pPr>
        <w:shd w:val="clear" w:color="auto" w:fill="FFFFFF"/>
        <w:spacing w:before="120" w:after="120"/>
        <w:rPr>
          <w:rFonts w:cs="Arial"/>
          <w:color w:val="333333"/>
          <w:szCs w:val="21"/>
          <w:lang w:eastAsia="fr-FR"/>
        </w:rPr>
      </w:pPr>
    </w:p>
    <w:p w14:paraId="1DB6CA6E" w14:textId="77777777" w:rsidR="00196F4F" w:rsidRDefault="00196F4F" w:rsidP="002334A2">
      <w:pPr>
        <w:shd w:val="clear" w:color="auto" w:fill="FFFFFF"/>
        <w:spacing w:before="120" w:after="120"/>
        <w:rPr>
          <w:rFonts w:cs="Arial"/>
          <w:color w:val="333333"/>
          <w:szCs w:val="21"/>
          <w:lang w:eastAsia="fr-FR"/>
        </w:rPr>
      </w:pPr>
    </w:p>
    <w:p w14:paraId="4B6BB86A" w14:textId="77777777" w:rsidR="00196F4F" w:rsidRDefault="00196F4F" w:rsidP="002334A2">
      <w:pPr>
        <w:shd w:val="clear" w:color="auto" w:fill="FFFFFF"/>
        <w:spacing w:before="120" w:after="120"/>
        <w:rPr>
          <w:rFonts w:cs="Arial"/>
          <w:color w:val="333333"/>
          <w:szCs w:val="21"/>
          <w:lang w:eastAsia="fr-FR"/>
        </w:rPr>
      </w:pPr>
    </w:p>
    <w:p w14:paraId="3ED54C64" w14:textId="77777777" w:rsidR="00196F4F" w:rsidRDefault="00196F4F" w:rsidP="002334A2">
      <w:pPr>
        <w:shd w:val="clear" w:color="auto" w:fill="FFFFFF"/>
        <w:spacing w:before="120" w:after="120"/>
        <w:rPr>
          <w:rFonts w:cs="Arial"/>
          <w:color w:val="333333"/>
          <w:szCs w:val="21"/>
          <w:lang w:eastAsia="fr-FR"/>
        </w:rPr>
      </w:pPr>
    </w:p>
    <w:p w14:paraId="1A54989A" w14:textId="77777777" w:rsidR="00196F4F" w:rsidRDefault="00196F4F" w:rsidP="002334A2">
      <w:pPr>
        <w:shd w:val="clear" w:color="auto" w:fill="FFFFFF"/>
        <w:spacing w:before="120" w:after="120"/>
        <w:rPr>
          <w:rFonts w:cs="Arial"/>
          <w:color w:val="333333"/>
          <w:szCs w:val="21"/>
          <w:lang w:eastAsia="fr-FR"/>
        </w:rPr>
      </w:pPr>
    </w:p>
    <w:p w14:paraId="53E42EE2" w14:textId="77777777" w:rsidR="00196F4F" w:rsidRDefault="00196F4F" w:rsidP="002334A2">
      <w:pPr>
        <w:shd w:val="clear" w:color="auto" w:fill="FFFFFF"/>
        <w:spacing w:before="120" w:after="120"/>
        <w:rPr>
          <w:rFonts w:cs="Arial"/>
          <w:color w:val="333333"/>
          <w:szCs w:val="21"/>
          <w:lang w:eastAsia="fr-FR"/>
        </w:rPr>
      </w:pPr>
    </w:p>
    <w:p w14:paraId="10210BD9" w14:textId="77777777" w:rsidR="00196F4F" w:rsidRDefault="00196F4F" w:rsidP="002334A2">
      <w:pPr>
        <w:shd w:val="clear" w:color="auto" w:fill="FFFFFF"/>
        <w:spacing w:before="120" w:after="120"/>
        <w:rPr>
          <w:rFonts w:cs="Arial"/>
          <w:color w:val="333333"/>
          <w:szCs w:val="21"/>
          <w:lang w:eastAsia="fr-FR"/>
        </w:rPr>
      </w:pPr>
    </w:p>
    <w:p w14:paraId="74E6A35E" w14:textId="77777777" w:rsidR="00196F4F" w:rsidRDefault="00196F4F" w:rsidP="002334A2">
      <w:pPr>
        <w:shd w:val="clear" w:color="auto" w:fill="FFFFFF"/>
        <w:spacing w:before="120" w:after="120"/>
        <w:rPr>
          <w:rFonts w:cs="Arial"/>
          <w:color w:val="333333"/>
          <w:szCs w:val="21"/>
          <w:lang w:eastAsia="fr-FR"/>
        </w:rPr>
      </w:pPr>
    </w:p>
    <w:p w14:paraId="25910838" w14:textId="77777777" w:rsidR="00196F4F" w:rsidRDefault="00196F4F" w:rsidP="002334A2">
      <w:pPr>
        <w:shd w:val="clear" w:color="auto" w:fill="FFFFFF"/>
        <w:spacing w:before="120" w:after="120"/>
        <w:rPr>
          <w:rFonts w:cs="Arial"/>
          <w:color w:val="333333"/>
          <w:szCs w:val="21"/>
          <w:lang w:eastAsia="fr-FR"/>
        </w:rPr>
      </w:pPr>
    </w:p>
    <w:p w14:paraId="21B59709" w14:textId="77777777" w:rsidR="00196F4F" w:rsidRDefault="00196F4F" w:rsidP="002334A2">
      <w:pPr>
        <w:shd w:val="clear" w:color="auto" w:fill="FFFFFF"/>
        <w:spacing w:before="120" w:after="120"/>
        <w:rPr>
          <w:rFonts w:cs="Arial"/>
          <w:color w:val="333333"/>
          <w:szCs w:val="21"/>
          <w:lang w:eastAsia="fr-FR"/>
        </w:rPr>
      </w:pPr>
    </w:p>
    <w:p w14:paraId="3736EF42" w14:textId="77777777" w:rsidR="00196F4F" w:rsidRDefault="00196F4F" w:rsidP="002334A2">
      <w:pPr>
        <w:shd w:val="clear" w:color="auto" w:fill="FFFFFF"/>
        <w:spacing w:before="120" w:after="120"/>
        <w:rPr>
          <w:rFonts w:cs="Arial"/>
          <w:color w:val="333333"/>
          <w:szCs w:val="21"/>
          <w:lang w:eastAsia="fr-FR"/>
        </w:rPr>
      </w:pPr>
    </w:p>
    <w:p w14:paraId="0859FE69" w14:textId="77777777" w:rsidR="00196F4F" w:rsidRDefault="00196F4F" w:rsidP="002334A2">
      <w:pPr>
        <w:shd w:val="clear" w:color="auto" w:fill="FFFFFF"/>
        <w:spacing w:before="120" w:after="120"/>
        <w:rPr>
          <w:rFonts w:cs="Arial"/>
          <w:color w:val="333333"/>
          <w:szCs w:val="21"/>
          <w:lang w:eastAsia="fr-FR"/>
        </w:rPr>
      </w:pPr>
    </w:p>
    <w:p w14:paraId="00715716" w14:textId="51857803" w:rsidR="00611959" w:rsidRPr="00196F4F" w:rsidRDefault="00611959" w:rsidP="002334A2">
      <w:pPr>
        <w:shd w:val="clear" w:color="auto" w:fill="FFFFFF"/>
        <w:spacing w:before="120" w:after="120"/>
        <w:rPr>
          <w:rFonts w:cs="Arial"/>
          <w:b/>
          <w:bCs/>
          <w:color w:val="333333"/>
          <w:szCs w:val="21"/>
          <w:lang w:eastAsia="fr-FR"/>
        </w:rPr>
      </w:pPr>
      <w:r w:rsidRPr="00196F4F">
        <w:rPr>
          <w:rFonts w:cs="Arial"/>
          <w:b/>
          <w:bCs/>
          <w:color w:val="333333"/>
          <w:szCs w:val="21"/>
          <w:lang w:eastAsia="fr-FR"/>
        </w:rPr>
        <w:t>Donors’ landscape</w:t>
      </w:r>
    </w:p>
    <w:p w14:paraId="0E2712B1" w14:textId="77777777" w:rsidR="00BB1E86" w:rsidRDefault="00BB1E86" w:rsidP="002334A2">
      <w:pPr>
        <w:shd w:val="clear" w:color="auto" w:fill="FFFFFF"/>
        <w:spacing w:before="120" w:after="120"/>
        <w:rPr>
          <w:rFonts w:cs="Arial"/>
          <w:color w:val="333333"/>
          <w:szCs w:val="21"/>
          <w:lang w:eastAsia="fr-FR"/>
        </w:rPr>
      </w:pPr>
    </w:p>
    <w:p w14:paraId="6327F44B" w14:textId="361AB2D9" w:rsidR="00611959" w:rsidRDefault="00196F4F" w:rsidP="6DAD0FFD">
      <w:pPr>
        <w:shd w:val="clear" w:color="auto" w:fill="FFFFFF" w:themeFill="background1"/>
        <w:spacing w:before="120" w:after="120"/>
        <w:rPr>
          <w:rFonts w:cs="Arial"/>
          <w:color w:val="333333"/>
          <w:lang w:eastAsia="fr-FR"/>
        </w:rPr>
      </w:pPr>
      <w:r>
        <w:rPr>
          <w:noProof/>
        </w:rPr>
        <w:lastRenderedPageBreak/>
        <w:drawing>
          <wp:inline distT="0" distB="0" distL="0" distR="0" wp14:anchorId="7FEB7350" wp14:editId="116A4F1A">
            <wp:extent cx="5746750" cy="3399790"/>
            <wp:effectExtent l="0" t="0" r="6350" b="10160"/>
            <wp:docPr id="7" name="Chart 7">
              <a:extLst xmlns:a="http://schemas.openxmlformats.org/drawingml/2006/main">
                <a:ext uri="{FF2B5EF4-FFF2-40B4-BE49-F238E27FC236}">
                  <a16:creationId xmlns:a16="http://schemas.microsoft.com/office/drawing/2014/main" id="{153240F4-2D01-4C84-9674-677959D27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ECAE97C" w14:textId="77777777" w:rsidR="00611959" w:rsidRDefault="00611959" w:rsidP="002334A2">
      <w:pPr>
        <w:shd w:val="clear" w:color="auto" w:fill="FFFFFF"/>
        <w:spacing w:before="120" w:after="120"/>
        <w:rPr>
          <w:rFonts w:cs="Arial"/>
          <w:color w:val="333333"/>
          <w:szCs w:val="21"/>
          <w:lang w:eastAsia="fr-FR"/>
        </w:rPr>
      </w:pPr>
    </w:p>
    <w:p w14:paraId="08390349" w14:textId="77777777" w:rsidR="00423752" w:rsidRDefault="00423752" w:rsidP="002334A2">
      <w:pPr>
        <w:shd w:val="clear" w:color="auto" w:fill="FFFFFF"/>
        <w:spacing w:before="120" w:after="120"/>
        <w:rPr>
          <w:rFonts w:cs="Arial"/>
          <w:color w:val="333333"/>
          <w:szCs w:val="21"/>
          <w:lang w:eastAsia="fr-FR"/>
        </w:rPr>
      </w:pPr>
    </w:p>
    <w:p w14:paraId="2CC9471F" w14:textId="5D0F3E3E" w:rsidR="00BB1E86" w:rsidRPr="00013873" w:rsidRDefault="004764B2" w:rsidP="004764B2">
      <w:pPr>
        <w:pStyle w:val="Numberedpara"/>
        <w:numPr>
          <w:ilvl w:val="0"/>
          <w:numId w:val="0"/>
        </w:numPr>
        <w:pBdr>
          <w:top w:val="single" w:sz="4" w:space="1" w:color="auto"/>
          <w:left w:val="single" w:sz="4" w:space="4" w:color="auto"/>
          <w:bottom w:val="single" w:sz="4" w:space="1" w:color="auto"/>
          <w:right w:val="single" w:sz="4" w:space="4" w:color="auto"/>
        </w:pBdr>
        <w:shd w:val="clear" w:color="auto" w:fill="B0D0E2" w:themeFill="accent1" w:themeFillTint="66"/>
        <w:tabs>
          <w:tab w:val="left" w:pos="720"/>
          <w:tab w:val="left" w:pos="2430"/>
        </w:tabs>
        <w:spacing w:after="0" w:line="276" w:lineRule="auto"/>
        <w:jc w:val="center"/>
        <w:rPr>
          <w:rFonts w:cs="Arial"/>
          <w:b/>
          <w:sz w:val="22"/>
          <w:szCs w:val="22"/>
        </w:rPr>
      </w:pPr>
      <w:r w:rsidRPr="00013873">
        <w:rPr>
          <w:rFonts w:cs="Arial"/>
          <w:b/>
          <w:sz w:val="22"/>
          <w:szCs w:val="22"/>
        </w:rPr>
        <w:t xml:space="preserve">UN AGENCIES IN </w:t>
      </w:r>
      <w:r w:rsidR="009C785B">
        <w:rPr>
          <w:rFonts w:cs="Arial"/>
          <w:b/>
          <w:sz w:val="22"/>
          <w:szCs w:val="22"/>
        </w:rPr>
        <w:t>CAMEROON</w:t>
      </w:r>
    </w:p>
    <w:p w14:paraId="5C48FABE" w14:textId="09AC0E06" w:rsidR="00422820" w:rsidRPr="00C42E19" w:rsidRDefault="00C42E19" w:rsidP="00422820">
      <w:pPr>
        <w:shd w:val="clear" w:color="auto" w:fill="FFFFFF"/>
        <w:spacing w:before="120" w:after="120"/>
        <w:rPr>
          <w:rFonts w:cs="Arial"/>
          <w:b/>
          <w:bCs/>
          <w:i/>
          <w:color w:val="333333"/>
          <w:szCs w:val="21"/>
          <w:lang w:eastAsia="fr-FR"/>
        </w:rPr>
      </w:pPr>
      <w:r w:rsidRPr="00C42E19">
        <w:rPr>
          <w:rFonts w:cs="Arial"/>
          <w:b/>
          <w:bCs/>
          <w:color w:val="333333"/>
          <w:szCs w:val="21"/>
          <w:lang w:eastAsia="fr-FR"/>
        </w:rPr>
        <w:t>U</w:t>
      </w:r>
      <w:r w:rsidR="00423752">
        <w:rPr>
          <w:rFonts w:cs="Arial"/>
          <w:b/>
          <w:bCs/>
          <w:color w:val="333333"/>
          <w:szCs w:val="21"/>
          <w:lang w:eastAsia="fr-FR"/>
        </w:rPr>
        <w:t xml:space="preserve">NDSS data  </w:t>
      </w:r>
    </w:p>
    <w:p w14:paraId="5C158162" w14:textId="6E93128B" w:rsidR="00423752" w:rsidRDefault="0034289C" w:rsidP="00C96823">
      <w:pPr>
        <w:shd w:val="clear" w:color="auto" w:fill="FFFFFF"/>
        <w:spacing w:before="120" w:after="120"/>
        <w:rPr>
          <w:rFonts w:eastAsia="PMingLiU" w:cs="Arial"/>
          <w:color w:val="000000" w:themeColor="text1"/>
        </w:rPr>
      </w:pPr>
      <w:r>
        <w:rPr>
          <w:rFonts w:eastAsia="PMingLiU" w:cs="Arial"/>
          <w:color w:val="000000" w:themeColor="text1"/>
        </w:rPr>
        <w:t>How many agencies? Size of these? UNESCO’s size in comparison…</w:t>
      </w:r>
    </w:p>
    <w:p w14:paraId="4F876C88" w14:textId="360DBB4B" w:rsidR="0034289C" w:rsidRPr="00F00160" w:rsidRDefault="0084342A" w:rsidP="24443919">
      <w:pPr>
        <w:shd w:val="clear" w:color="auto" w:fill="FFFFFF" w:themeFill="background1"/>
        <w:spacing w:before="120" w:after="120"/>
        <w:rPr>
          <w:rFonts w:eastAsia="PMingLiU" w:cs="Arial"/>
        </w:rPr>
      </w:pPr>
      <w:hyperlink r:id="rId18" w:history="1">
        <w:r w:rsidR="004C01D4" w:rsidRPr="00F00160">
          <w:rPr>
            <w:rStyle w:val="Hyperlink"/>
          </w:rPr>
          <w:t>https://cameroon.un.org/fr/about/un-entities-in-country</w:t>
        </w:r>
      </w:hyperlink>
      <w:r w:rsidR="004C01D4" w:rsidRPr="00F00160">
        <w:t xml:space="preserve"> </w:t>
      </w:r>
      <w:r w:rsidR="50BDE19A" w:rsidRPr="00F00160">
        <w:rPr>
          <w:rFonts w:eastAsia="PMingLiU" w:cs="Arial"/>
        </w:rPr>
        <w:t xml:space="preserve"> </w:t>
      </w:r>
      <w:r w:rsidR="00F00160" w:rsidRPr="00F00160">
        <w:rPr>
          <w:rFonts w:eastAsia="PMingLiU" w:cs="Arial"/>
        </w:rPr>
        <w:t>20</w:t>
      </w:r>
      <w:r w:rsidR="50BDE19A" w:rsidRPr="00F00160">
        <w:rPr>
          <w:rFonts w:eastAsia="PMingLiU" w:cs="Arial"/>
        </w:rPr>
        <w:t xml:space="preserve"> UN Agencies </w:t>
      </w:r>
    </w:p>
    <w:p w14:paraId="547E62D4" w14:textId="47D6FC45" w:rsidR="004C01D4" w:rsidRPr="00F00160" w:rsidRDefault="004C01D4" w:rsidP="24443919">
      <w:pPr>
        <w:shd w:val="clear" w:color="auto" w:fill="FFFFFF" w:themeFill="background1"/>
        <w:spacing w:before="120" w:after="120"/>
        <w:rPr>
          <w:rFonts w:eastAsia="PMingLiU" w:cs="Arial"/>
          <w:color w:val="000000" w:themeColor="text1"/>
        </w:rPr>
      </w:pPr>
      <w:r w:rsidRPr="00F00160">
        <w:rPr>
          <w:rFonts w:eastAsia="PMingLiU" w:cs="Arial"/>
        </w:rPr>
        <w:t>FAO, IFAD, ILO,</w:t>
      </w:r>
      <w:r w:rsidR="005F3E56" w:rsidRPr="00F00160">
        <w:rPr>
          <w:rFonts w:eastAsia="PMingLiU" w:cs="Arial"/>
        </w:rPr>
        <w:t xml:space="preserve"> IOM, ITU, OCHA, OHCHR, UN ECA, UN Women, UNAIDS</w:t>
      </w:r>
      <w:r w:rsidR="006673DA" w:rsidRPr="00F00160">
        <w:rPr>
          <w:rFonts w:eastAsia="PMingLiU" w:cs="Arial"/>
        </w:rPr>
        <w:t>, UNDP, UNESCO, UNFPA, UNHCR, UNIC, UN</w:t>
      </w:r>
      <w:r w:rsidR="00F00160" w:rsidRPr="00F00160">
        <w:rPr>
          <w:rFonts w:eastAsia="PMingLiU" w:cs="Arial"/>
        </w:rPr>
        <w:t>ICEF, UNIDO, UNV, WFP and WHO.</w:t>
      </w:r>
    </w:p>
    <w:p w14:paraId="104F4BEC" w14:textId="77777777" w:rsidR="00F039B6" w:rsidRPr="00F00160" w:rsidRDefault="00F039B6" w:rsidP="00C96823">
      <w:pPr>
        <w:shd w:val="clear" w:color="auto" w:fill="FFFFFF"/>
        <w:spacing w:before="120" w:after="120"/>
        <w:rPr>
          <w:rFonts w:eastAsia="PMingLiU" w:cs="Arial"/>
          <w:b/>
          <w:color w:val="000000" w:themeColor="text1"/>
        </w:rPr>
      </w:pPr>
    </w:p>
    <w:p w14:paraId="51A2005A" w14:textId="77777777" w:rsidR="004764B2" w:rsidRPr="00F00160" w:rsidRDefault="004764B2" w:rsidP="00C96823">
      <w:pPr>
        <w:shd w:val="clear" w:color="auto" w:fill="FFFFFF"/>
        <w:spacing w:before="120" w:after="120"/>
        <w:rPr>
          <w:rFonts w:eastAsia="PMingLiU" w:cs="Arial"/>
          <w:b/>
          <w:color w:val="000000" w:themeColor="text1"/>
        </w:rPr>
      </w:pPr>
    </w:p>
    <w:p w14:paraId="27253871" w14:textId="77777777" w:rsidR="000D3BF8" w:rsidRPr="00F00160" w:rsidRDefault="000D3BF8" w:rsidP="000D3BF8">
      <w:pPr>
        <w:autoSpaceDE w:val="0"/>
        <w:autoSpaceDN w:val="0"/>
        <w:adjustRightInd w:val="0"/>
        <w:rPr>
          <w:rFonts w:cs="Arial"/>
          <w:color w:val="333333"/>
          <w:szCs w:val="21"/>
          <w:lang w:eastAsia="fr-FR"/>
        </w:rPr>
      </w:pPr>
    </w:p>
    <w:p w14:paraId="59F31E7E" w14:textId="77777777" w:rsidR="000D3BF8" w:rsidRPr="00C1736E" w:rsidRDefault="000D3BF8" w:rsidP="000D3BF8">
      <w:pPr>
        <w:pStyle w:val="Numberedpara"/>
        <w:numPr>
          <w:ilvl w:val="0"/>
          <w:numId w:val="0"/>
        </w:numPr>
        <w:pBdr>
          <w:top w:val="single" w:sz="4" w:space="1" w:color="auto"/>
          <w:left w:val="single" w:sz="4" w:space="4" w:color="auto"/>
          <w:bottom w:val="single" w:sz="4" w:space="1" w:color="auto"/>
          <w:right w:val="single" w:sz="4" w:space="4" w:color="auto"/>
        </w:pBdr>
        <w:shd w:val="clear" w:color="auto" w:fill="B0D0E2" w:themeFill="accent1" w:themeFillTint="66"/>
        <w:tabs>
          <w:tab w:val="left" w:pos="720"/>
          <w:tab w:val="left" w:pos="2430"/>
        </w:tabs>
        <w:spacing w:after="0" w:line="276" w:lineRule="auto"/>
        <w:jc w:val="center"/>
        <w:rPr>
          <w:rFonts w:cs="Arial"/>
          <w:b/>
          <w:sz w:val="22"/>
          <w:szCs w:val="22"/>
        </w:rPr>
      </w:pPr>
      <w:r>
        <w:rPr>
          <w:rFonts w:cs="Arial"/>
          <w:b/>
          <w:sz w:val="22"/>
          <w:szCs w:val="22"/>
        </w:rPr>
        <w:t>OFFICE STRATEGY, STRUCTURE AND PORTFOLIO</w:t>
      </w:r>
    </w:p>
    <w:p w14:paraId="75902E6E" w14:textId="1D98BC9C" w:rsidR="000D3BF8" w:rsidRPr="000D3BF8" w:rsidRDefault="000D3BF8" w:rsidP="000D3BF8">
      <w:pPr>
        <w:shd w:val="clear" w:color="auto" w:fill="FFFFFF"/>
        <w:spacing w:before="120" w:after="120"/>
        <w:rPr>
          <w:rFonts w:cs="Arial"/>
          <w:b/>
          <w:bCs/>
          <w:color w:val="333333"/>
          <w:szCs w:val="21"/>
          <w:lang w:eastAsia="fr-FR"/>
        </w:rPr>
      </w:pPr>
      <w:r w:rsidRPr="000D3BF8">
        <w:rPr>
          <w:rFonts w:cs="Arial"/>
          <w:b/>
          <w:bCs/>
          <w:color w:val="333333"/>
          <w:szCs w:val="21"/>
          <w:lang w:eastAsia="fr-FR"/>
        </w:rPr>
        <w:t>UCS</w:t>
      </w:r>
      <w:r w:rsidR="006B2365">
        <w:rPr>
          <w:rFonts w:cs="Arial"/>
          <w:b/>
          <w:bCs/>
          <w:color w:val="333333"/>
          <w:szCs w:val="21"/>
          <w:lang w:eastAsia="fr-FR"/>
        </w:rPr>
        <w:t xml:space="preserve"> </w:t>
      </w:r>
    </w:p>
    <w:p w14:paraId="28D9BB58" w14:textId="2C5781D8" w:rsidR="000D3BF8" w:rsidRDefault="000D3BF8" w:rsidP="000D3BF8">
      <w:pPr>
        <w:shd w:val="clear" w:color="auto" w:fill="FFFFFF"/>
        <w:spacing w:before="120" w:after="120"/>
        <w:rPr>
          <w:rFonts w:eastAsia="PMingLiU" w:cs="Arial"/>
          <w:color w:val="333333"/>
          <w:szCs w:val="21"/>
          <w:lang w:eastAsia="fr-FR"/>
        </w:rPr>
      </w:pPr>
      <w:r>
        <w:rPr>
          <w:rFonts w:cs="Arial"/>
          <w:color w:val="333333"/>
          <w:szCs w:val="21"/>
          <w:lang w:eastAsia="fr-FR"/>
        </w:rPr>
        <w:t xml:space="preserve">The </w:t>
      </w:r>
      <w:r w:rsidR="00EC4355">
        <w:rPr>
          <w:rFonts w:cs="Arial"/>
          <w:color w:val="333333"/>
          <w:szCs w:val="21"/>
          <w:lang w:eastAsia="fr-FR"/>
        </w:rPr>
        <w:t>lat</w:t>
      </w:r>
      <w:r w:rsidR="009D0005">
        <w:rPr>
          <w:rFonts w:cs="Arial"/>
          <w:color w:val="333333"/>
          <w:szCs w:val="21"/>
          <w:lang w:eastAsia="fr-FR"/>
        </w:rPr>
        <w:t>est</w:t>
      </w:r>
      <w:r w:rsidR="00EC4355">
        <w:rPr>
          <w:rFonts w:cs="Arial"/>
          <w:color w:val="333333"/>
          <w:szCs w:val="21"/>
          <w:lang w:eastAsia="fr-FR"/>
        </w:rPr>
        <w:t xml:space="preserve"> UCS </w:t>
      </w:r>
      <w:r w:rsidR="009D0005">
        <w:rPr>
          <w:rFonts w:cs="Arial"/>
          <w:color w:val="333333"/>
          <w:szCs w:val="21"/>
          <w:lang w:eastAsia="fr-FR"/>
        </w:rPr>
        <w:t>on PAX website is (2008-2009)</w:t>
      </w:r>
    </w:p>
    <w:p w14:paraId="7EF23130" w14:textId="4D299EF1" w:rsidR="0091748D" w:rsidRPr="008022FC" w:rsidRDefault="0091748D" w:rsidP="000D3BF8">
      <w:pPr>
        <w:shd w:val="clear" w:color="auto" w:fill="FFFFFF"/>
        <w:spacing w:before="120" w:after="120"/>
        <w:rPr>
          <w:rFonts w:eastAsia="PMingLiU" w:cs="Arial"/>
          <w:bCs/>
          <w:color w:val="000000" w:themeColor="text1"/>
        </w:rPr>
      </w:pPr>
      <w:r w:rsidRPr="008022FC">
        <w:rPr>
          <w:rFonts w:eastAsia="PMingLiU" w:cs="Arial"/>
          <w:bCs/>
          <w:color w:val="000000" w:themeColor="text1"/>
        </w:rPr>
        <w:t xml:space="preserve">There is a draft UCS </w:t>
      </w:r>
      <w:r w:rsidR="00202C55" w:rsidRPr="008022FC">
        <w:rPr>
          <w:rFonts w:eastAsia="PMingLiU" w:cs="Arial"/>
          <w:bCs/>
          <w:color w:val="000000" w:themeColor="text1"/>
        </w:rPr>
        <w:t>2020-2024</w:t>
      </w:r>
      <w:r w:rsidR="008022FC">
        <w:rPr>
          <w:rFonts w:eastAsia="PMingLiU" w:cs="Arial"/>
          <w:bCs/>
          <w:color w:val="000000" w:themeColor="text1"/>
        </w:rPr>
        <w:t xml:space="preserve"> for </w:t>
      </w:r>
      <w:r w:rsidR="00680108">
        <w:rPr>
          <w:rFonts w:eastAsia="PMingLiU" w:cs="Arial"/>
          <w:bCs/>
          <w:color w:val="000000" w:themeColor="text1"/>
        </w:rPr>
        <w:t xml:space="preserve">Angola, Burundi, </w:t>
      </w:r>
      <w:r w:rsidR="008022FC">
        <w:rPr>
          <w:rFonts w:eastAsia="PMingLiU" w:cs="Arial"/>
          <w:bCs/>
          <w:color w:val="000000" w:themeColor="text1"/>
        </w:rPr>
        <w:t>Cameroon</w:t>
      </w:r>
      <w:r w:rsidR="00680108">
        <w:rPr>
          <w:rFonts w:eastAsia="PMingLiU" w:cs="Arial"/>
          <w:bCs/>
          <w:color w:val="000000" w:themeColor="text1"/>
        </w:rPr>
        <w:t xml:space="preserve">, </w:t>
      </w:r>
      <w:r w:rsidR="00241DFF">
        <w:rPr>
          <w:rFonts w:eastAsia="PMingLiU" w:cs="Arial"/>
          <w:bCs/>
          <w:color w:val="000000" w:themeColor="text1"/>
        </w:rPr>
        <w:t xml:space="preserve">Congo Brazzaville, </w:t>
      </w:r>
      <w:r w:rsidR="00680108">
        <w:rPr>
          <w:rFonts w:eastAsia="PMingLiU" w:cs="Arial"/>
          <w:bCs/>
          <w:color w:val="000000" w:themeColor="text1"/>
        </w:rPr>
        <w:t>DRC</w:t>
      </w:r>
      <w:r w:rsidR="00241DFF">
        <w:rPr>
          <w:rFonts w:eastAsia="PMingLiU" w:cs="Arial"/>
          <w:bCs/>
          <w:color w:val="000000" w:themeColor="text1"/>
        </w:rPr>
        <w:t>, Equatorial Guinn</w:t>
      </w:r>
      <w:r w:rsidR="000F34EC">
        <w:rPr>
          <w:rFonts w:eastAsia="PMingLiU" w:cs="Arial"/>
          <w:bCs/>
          <w:color w:val="000000" w:themeColor="text1"/>
        </w:rPr>
        <w:t>é</w:t>
      </w:r>
      <w:r w:rsidR="00241DFF">
        <w:rPr>
          <w:rFonts w:eastAsia="PMingLiU" w:cs="Arial"/>
          <w:bCs/>
          <w:color w:val="000000" w:themeColor="text1"/>
        </w:rPr>
        <w:t xml:space="preserve">e, </w:t>
      </w:r>
      <w:r w:rsidR="000F34EC">
        <w:rPr>
          <w:rFonts w:eastAsia="PMingLiU" w:cs="Arial"/>
          <w:bCs/>
          <w:color w:val="000000" w:themeColor="text1"/>
        </w:rPr>
        <w:t>Sao Tome et Principe. However</w:t>
      </w:r>
      <w:r w:rsidR="00BF1939">
        <w:rPr>
          <w:rFonts w:eastAsia="PMingLiU" w:cs="Arial"/>
          <w:bCs/>
          <w:color w:val="000000" w:themeColor="text1"/>
        </w:rPr>
        <w:t xml:space="preserve">, its been a couple of years since there was a </w:t>
      </w:r>
      <w:r w:rsidR="00375634">
        <w:rPr>
          <w:rFonts w:eastAsia="PMingLiU" w:cs="Arial"/>
          <w:bCs/>
          <w:color w:val="000000" w:themeColor="text1"/>
        </w:rPr>
        <w:t>formal UCS or UNDAF. The last UNDAF for Cameroon</w:t>
      </w:r>
      <w:r w:rsidR="0009702C">
        <w:rPr>
          <w:rFonts w:eastAsia="PMingLiU" w:cs="Arial"/>
          <w:bCs/>
          <w:color w:val="000000" w:themeColor="text1"/>
        </w:rPr>
        <w:t xml:space="preserve"> below</w:t>
      </w:r>
      <w:r w:rsidR="00375634">
        <w:rPr>
          <w:rFonts w:eastAsia="PMingLiU" w:cs="Arial"/>
          <w:bCs/>
          <w:color w:val="000000" w:themeColor="text1"/>
        </w:rPr>
        <w:t xml:space="preserve"> ended </w:t>
      </w:r>
      <w:r w:rsidR="0009702C">
        <w:rPr>
          <w:rFonts w:eastAsia="PMingLiU" w:cs="Arial"/>
          <w:bCs/>
          <w:color w:val="000000" w:themeColor="text1"/>
        </w:rPr>
        <w:t>in 2020.</w:t>
      </w:r>
    </w:p>
    <w:p w14:paraId="02C02197" w14:textId="558C9EBD" w:rsidR="006B2365" w:rsidRDefault="006B2365" w:rsidP="0F5362F9">
      <w:pPr>
        <w:shd w:val="clear" w:color="auto" w:fill="FFFFFF" w:themeFill="background1"/>
        <w:spacing w:before="120" w:after="120"/>
        <w:rPr>
          <w:rFonts w:eastAsia="PMingLiU" w:cs="Arial"/>
          <w:b/>
          <w:bCs/>
          <w:color w:val="000000" w:themeColor="text1"/>
        </w:rPr>
      </w:pPr>
      <w:r w:rsidRPr="0F5362F9">
        <w:rPr>
          <w:rFonts w:eastAsia="PMingLiU" w:cs="Arial"/>
          <w:b/>
          <w:bCs/>
          <w:color w:val="000000" w:themeColor="text1"/>
        </w:rPr>
        <w:t>UNDAF</w:t>
      </w:r>
    </w:p>
    <w:p w14:paraId="3AF39CA7" w14:textId="0613434C" w:rsidR="00C368BA" w:rsidRDefault="00C368BA" w:rsidP="0F5362F9">
      <w:pPr>
        <w:shd w:val="clear" w:color="auto" w:fill="FFFFFF" w:themeFill="background1"/>
        <w:spacing w:before="120" w:after="120"/>
        <w:rPr>
          <w:rFonts w:eastAsia="PMingLiU" w:cs="Arial"/>
          <w:b/>
          <w:bCs/>
          <w:color w:val="000000" w:themeColor="text1"/>
        </w:rPr>
      </w:pPr>
      <w:r>
        <w:rPr>
          <w:rFonts w:eastAsia="PMingLiU" w:cs="Arial"/>
          <w:b/>
          <w:bCs/>
          <w:color w:val="000000" w:themeColor="text1"/>
        </w:rPr>
        <w:object w:dxaOrig="1539" w:dyaOrig="997" w14:anchorId="2C096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9" o:title=""/>
          </v:shape>
          <o:OLEObject Type="Embed" ProgID="AcroExch.Document.DC" ShapeID="_x0000_i1025" DrawAspect="Icon" ObjectID="_1716625836" r:id="rId20"/>
        </w:object>
      </w:r>
    </w:p>
    <w:p w14:paraId="469BFC7B" w14:textId="197E275B" w:rsidR="000D3BF8" w:rsidRDefault="00271189" w:rsidP="0F5362F9">
      <w:pPr>
        <w:shd w:val="clear" w:color="auto" w:fill="FFFFFF" w:themeFill="background1"/>
        <w:spacing w:before="120" w:after="120"/>
        <w:rPr>
          <w:rFonts w:eastAsia="PMingLiU" w:cs="Arial"/>
          <w:color w:val="000000" w:themeColor="text1"/>
        </w:rPr>
      </w:pPr>
      <w:r w:rsidRPr="000C52EF">
        <w:rPr>
          <w:rFonts w:eastAsia="PMingLiU" w:cs="Arial"/>
          <w:color w:val="000000" w:themeColor="text1"/>
        </w:rPr>
        <w:t>The lat</w:t>
      </w:r>
      <w:r w:rsidR="004C3EB8" w:rsidRPr="000C52EF">
        <w:rPr>
          <w:rFonts w:eastAsia="PMingLiU" w:cs="Arial"/>
          <w:color w:val="000000" w:themeColor="text1"/>
        </w:rPr>
        <w:t xml:space="preserve">est UNDAF covers the period 2018-2020. </w:t>
      </w:r>
      <w:r w:rsidR="000C52EF">
        <w:rPr>
          <w:rFonts w:eastAsia="PMingLiU" w:cs="Arial"/>
          <w:color w:val="000000" w:themeColor="text1"/>
        </w:rPr>
        <w:t xml:space="preserve">It was founded on four pillars </w:t>
      </w:r>
      <w:r w:rsidR="000B334E">
        <w:rPr>
          <w:rFonts w:eastAsia="PMingLiU" w:cs="Arial"/>
          <w:color w:val="000000" w:themeColor="text1"/>
        </w:rPr>
        <w:t>and UNESCO is expected to intervene in two Pillar</w:t>
      </w:r>
      <w:r w:rsidR="000B334E">
        <w:rPr>
          <w:rFonts w:eastAsia="PMingLiU" w:cs="Arial"/>
          <w:color w:val="000000" w:themeColor="text1"/>
        </w:rPr>
        <w:lastRenderedPageBreak/>
        <w:t>s namely:</w:t>
      </w:r>
    </w:p>
    <w:p w14:paraId="1D062E2B" w14:textId="73C95A93" w:rsidR="000B334E" w:rsidRPr="00C368BA" w:rsidRDefault="0097490C" w:rsidP="00C368BA">
      <w:pPr>
        <w:pStyle w:val="ListParagraph"/>
        <w:numPr>
          <w:ilvl w:val="0"/>
          <w:numId w:val="44"/>
        </w:numPr>
        <w:shd w:val="clear" w:color="auto" w:fill="FFFFFF" w:themeFill="background1"/>
        <w:spacing w:before="120" w:after="120"/>
        <w:rPr>
          <w:rFonts w:eastAsia="PMingLiU" w:cs="Arial"/>
          <w:color w:val="000000" w:themeColor="text1"/>
        </w:rPr>
      </w:pPr>
      <w:r w:rsidRPr="00C368BA">
        <w:rPr>
          <w:rFonts w:eastAsia="PMingLiU" w:cs="Arial"/>
          <w:color w:val="000000" w:themeColor="text1"/>
        </w:rPr>
        <w:t>Pillar 1: Development of decent job opportunities and social inclusion</w:t>
      </w:r>
    </w:p>
    <w:p w14:paraId="607E1F35" w14:textId="7EED33BA" w:rsidR="00C368BA" w:rsidRPr="00C368BA" w:rsidRDefault="00C368BA" w:rsidP="00C368BA">
      <w:pPr>
        <w:pStyle w:val="ListParagraph"/>
        <w:numPr>
          <w:ilvl w:val="0"/>
          <w:numId w:val="44"/>
        </w:numPr>
        <w:shd w:val="clear" w:color="auto" w:fill="FFFFFF" w:themeFill="background1"/>
        <w:spacing w:before="120" w:after="120"/>
        <w:rPr>
          <w:rFonts w:eastAsia="PMingLiU" w:cs="Arial"/>
          <w:color w:val="000000" w:themeColor="text1"/>
        </w:rPr>
      </w:pPr>
      <w:r w:rsidRPr="00C368BA">
        <w:rPr>
          <w:rFonts w:eastAsia="PMingLiU" w:cs="Arial"/>
          <w:color w:val="000000" w:themeColor="text1"/>
        </w:rPr>
        <w:t>Pillar 3. Education and Vocational Training</w:t>
      </w:r>
    </w:p>
    <w:p w14:paraId="7E4C96A6" w14:textId="0A5A1A13" w:rsidR="008A6171" w:rsidRPr="006B2365" w:rsidRDefault="00C13103" w:rsidP="00C13103">
      <w:pPr>
        <w:shd w:val="clear" w:color="auto" w:fill="FFFFFF"/>
        <w:tabs>
          <w:tab w:val="left" w:pos="6946"/>
        </w:tabs>
        <w:spacing w:before="120" w:after="120"/>
        <w:rPr>
          <w:rFonts w:eastAsia="PMingLiU" w:cs="Arial"/>
          <w:b/>
          <w:color w:val="000000" w:themeColor="text1"/>
        </w:rPr>
      </w:pPr>
      <w:r>
        <w:rPr>
          <w:rFonts w:eastAsia="PMingLiU" w:cs="Arial"/>
          <w:b/>
          <w:color w:val="000000" w:themeColor="text1"/>
        </w:rPr>
        <w:t>O</w:t>
      </w:r>
      <w:r w:rsidR="00C35268" w:rsidRPr="00C35268">
        <w:rPr>
          <w:rFonts w:eastAsia="PMingLiU" w:cs="Arial"/>
          <w:b/>
          <w:color w:val="000000" w:themeColor="text1"/>
        </w:rPr>
        <w:t>ffice</w:t>
      </w:r>
      <w:r w:rsidR="008A6171" w:rsidRPr="00C35268">
        <w:rPr>
          <w:rFonts w:eastAsia="PMingLiU" w:cs="Arial"/>
          <w:b/>
          <w:color w:val="000000" w:themeColor="text1"/>
        </w:rPr>
        <w:t xml:space="preserve"> portfolio</w:t>
      </w:r>
      <w:r w:rsidR="008A6171">
        <w:rPr>
          <w:rFonts w:eastAsia="PMingLiU" w:cs="Arial"/>
          <w:color w:val="000000" w:themeColor="text1"/>
        </w:rPr>
        <w:t xml:space="preserve"> </w:t>
      </w:r>
      <w:r w:rsidR="00C42E19">
        <w:rPr>
          <w:rFonts w:eastAsia="PMingLiU" w:cs="Arial"/>
          <w:color w:val="000000" w:themeColor="text1"/>
        </w:rPr>
        <w:t xml:space="preserve"> </w:t>
      </w:r>
    </w:p>
    <w:p w14:paraId="71C70733" w14:textId="02C9FCB7" w:rsidR="00820AFE" w:rsidRDefault="00246348" w:rsidP="00A16786">
      <w:pPr>
        <w:pStyle w:val="Numberedpara"/>
        <w:numPr>
          <w:ilvl w:val="0"/>
          <w:numId w:val="0"/>
        </w:numPr>
        <w:tabs>
          <w:tab w:val="left" w:pos="720"/>
          <w:tab w:val="left" w:pos="2430"/>
        </w:tabs>
        <w:spacing w:after="200" w:line="276" w:lineRule="auto"/>
        <w:jc w:val="both"/>
        <w:rPr>
          <w:rFonts w:cs="Arial"/>
        </w:rPr>
      </w:pPr>
      <w:r w:rsidRPr="00DD1A2D">
        <w:rPr>
          <w:rFonts w:cs="Arial"/>
        </w:rPr>
        <w:t xml:space="preserve">The office has a significant portfolio of Voluntary Contributions projects that </w:t>
      </w:r>
      <w:r w:rsidR="000226F5" w:rsidRPr="00DD1A2D">
        <w:rPr>
          <w:rFonts w:cs="Arial"/>
        </w:rPr>
        <w:t>were being implemented in the time scope of the audit</w:t>
      </w:r>
      <w:r w:rsidR="00DD1A2D">
        <w:rPr>
          <w:rFonts w:cs="Arial"/>
        </w:rPr>
        <w:t>.</w:t>
      </w:r>
      <w:r w:rsidR="004274A2">
        <w:rPr>
          <w:rFonts w:cs="Arial"/>
        </w:rPr>
        <w:t xml:space="preserve"> Between </w:t>
      </w:r>
      <w:r w:rsidR="00CE604A">
        <w:rPr>
          <w:rFonts w:cs="Arial"/>
        </w:rPr>
        <w:t>2019 and</w:t>
      </w:r>
      <w:r w:rsidR="00EE2470">
        <w:rPr>
          <w:rFonts w:cs="Arial"/>
        </w:rPr>
        <w:t xml:space="preserve"> January</w:t>
      </w:r>
      <w:r w:rsidR="00CE604A">
        <w:rPr>
          <w:rFonts w:cs="Arial"/>
        </w:rPr>
        <w:t xml:space="preserve"> 2022, there were 55 </w:t>
      </w:r>
      <w:r w:rsidR="00F147C6">
        <w:rPr>
          <w:rFonts w:cs="Arial"/>
        </w:rPr>
        <w:t xml:space="preserve">VC </w:t>
      </w:r>
      <w:r w:rsidR="00CE604A">
        <w:rPr>
          <w:rFonts w:cs="Arial"/>
        </w:rPr>
        <w:t xml:space="preserve">budget codes </w:t>
      </w:r>
      <w:r w:rsidR="00F147C6">
        <w:rPr>
          <w:rFonts w:cs="Arial"/>
        </w:rPr>
        <w:t>being implemented</w:t>
      </w:r>
      <w:r w:rsidR="00D116D0">
        <w:rPr>
          <w:rFonts w:cs="Arial"/>
        </w:rPr>
        <w:t xml:space="preserve"> directly</w:t>
      </w:r>
      <w:r w:rsidR="00F147C6">
        <w:rPr>
          <w:rFonts w:cs="Arial"/>
        </w:rPr>
        <w:t xml:space="preserve"> by the regional Office</w:t>
      </w:r>
      <w:r w:rsidR="00EE2470">
        <w:rPr>
          <w:rFonts w:cs="Arial"/>
        </w:rPr>
        <w:t>.</w:t>
      </w:r>
      <w:r w:rsidR="00815F76">
        <w:rPr>
          <w:rFonts w:cs="Arial"/>
        </w:rPr>
        <w:t xml:space="preserve"> </w:t>
      </w:r>
      <w:r w:rsidR="00D116D0">
        <w:rPr>
          <w:rFonts w:cs="Arial"/>
        </w:rPr>
        <w:t xml:space="preserve">In addition, </w:t>
      </w:r>
      <w:r w:rsidR="00870F77">
        <w:rPr>
          <w:rFonts w:cs="Arial"/>
        </w:rPr>
        <w:t xml:space="preserve">the office was allocated </w:t>
      </w:r>
      <w:r w:rsidR="00127ADB">
        <w:rPr>
          <w:rFonts w:cs="Arial"/>
        </w:rPr>
        <w:t>activities for implementation from</w:t>
      </w:r>
      <w:r w:rsidR="00924E3C">
        <w:rPr>
          <w:rFonts w:cs="Arial"/>
        </w:rPr>
        <w:t xml:space="preserve"> 19</w:t>
      </w:r>
      <w:r w:rsidR="00127ADB">
        <w:rPr>
          <w:rFonts w:cs="Arial"/>
        </w:rPr>
        <w:t xml:space="preserve"> </w:t>
      </w:r>
      <w:r w:rsidR="00870F77">
        <w:rPr>
          <w:rFonts w:cs="Arial"/>
        </w:rPr>
        <w:t>decentralized funds</w:t>
      </w:r>
      <w:r w:rsidR="00127ADB">
        <w:rPr>
          <w:rFonts w:cs="Arial"/>
        </w:rPr>
        <w:t xml:space="preserve"> </w:t>
      </w:r>
      <w:r w:rsidR="00924E3C">
        <w:rPr>
          <w:rFonts w:cs="Arial"/>
        </w:rPr>
        <w:t>in the categories of GLO, FOE, MAS</w:t>
      </w:r>
      <w:r w:rsidR="000718E5">
        <w:rPr>
          <w:rFonts w:cs="Arial"/>
        </w:rPr>
        <w:t>, RAF and INT.</w:t>
      </w:r>
      <w:r w:rsidR="00870F77">
        <w:rPr>
          <w:rFonts w:cs="Arial"/>
        </w:rPr>
        <w:t xml:space="preserve"> </w:t>
      </w:r>
      <w:r w:rsidR="00815F76">
        <w:rPr>
          <w:rFonts w:cs="Arial"/>
        </w:rPr>
        <w:t xml:space="preserve">This Audit </w:t>
      </w:r>
      <w:r w:rsidR="00A149F6">
        <w:rPr>
          <w:rFonts w:cs="Arial"/>
        </w:rPr>
        <w:t>will review a sample of 21 VC Projects listed i</w:t>
      </w:r>
      <w:r w:rsidR="00F829F8">
        <w:rPr>
          <w:rFonts w:cs="Arial"/>
        </w:rPr>
        <w:t xml:space="preserve">n table 1 below. </w:t>
      </w:r>
    </w:p>
    <w:p w14:paraId="6D47C5E5" w14:textId="5D8FA968" w:rsidR="00815F76" w:rsidRPr="00815F76" w:rsidRDefault="00815F76" w:rsidP="00815F76">
      <w:pPr>
        <w:pStyle w:val="Numberedpara"/>
        <w:numPr>
          <w:ilvl w:val="0"/>
          <w:numId w:val="0"/>
        </w:numPr>
        <w:tabs>
          <w:tab w:val="left" w:pos="720"/>
          <w:tab w:val="left" w:pos="2430"/>
        </w:tabs>
        <w:spacing w:after="200" w:line="276" w:lineRule="auto"/>
        <w:jc w:val="center"/>
        <w:rPr>
          <w:rFonts w:cs="Arial"/>
          <w:b/>
          <w:bCs/>
        </w:rPr>
      </w:pPr>
      <w:r w:rsidRPr="00815F76">
        <w:rPr>
          <w:rFonts w:cs="Arial"/>
          <w:b/>
          <w:bCs/>
        </w:rPr>
        <w:t>Table 1 – Sample VC Projects for Review</w:t>
      </w:r>
    </w:p>
    <w:tbl>
      <w:tblPr>
        <w:tblW w:w="9981" w:type="dxa"/>
        <w:tblLook w:val="04A0" w:firstRow="1" w:lastRow="0" w:firstColumn="1" w:lastColumn="0" w:noHBand="0" w:noVBand="1"/>
      </w:tblPr>
      <w:tblGrid>
        <w:gridCol w:w="1430"/>
        <w:gridCol w:w="5590"/>
        <w:gridCol w:w="1465"/>
        <w:gridCol w:w="1496"/>
      </w:tblGrid>
      <w:tr w:rsidR="00820AFE" w:rsidRPr="00820AFE" w14:paraId="5F4D6AEE" w14:textId="77777777" w:rsidTr="00820AFE">
        <w:trPr>
          <w:trHeight w:val="600"/>
        </w:trPr>
        <w:tc>
          <w:tcPr>
            <w:tcW w:w="143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7B6C1FB1" w14:textId="77777777" w:rsidR="00820AFE" w:rsidRPr="00820AFE" w:rsidRDefault="00820AFE" w:rsidP="00820AFE">
            <w:pPr>
              <w:jc w:val="center"/>
              <w:rPr>
                <w:rFonts w:ascii="Calibri" w:hAnsi="Calibri" w:cs="Calibri"/>
                <w:b/>
                <w:bCs/>
                <w:color w:val="000000"/>
                <w:sz w:val="22"/>
                <w:szCs w:val="22"/>
                <w:lang w:val="en-US" w:eastAsia="zh-CN"/>
              </w:rPr>
            </w:pPr>
            <w:r w:rsidRPr="00820AFE">
              <w:rPr>
                <w:rFonts w:ascii="Calibri" w:hAnsi="Calibri" w:cs="Calibri"/>
                <w:b/>
                <w:bCs/>
                <w:color w:val="000000"/>
                <w:sz w:val="22"/>
                <w:szCs w:val="22"/>
                <w:lang w:val="en-US" w:eastAsia="zh-CN"/>
              </w:rPr>
              <w:t>Budget code</w:t>
            </w:r>
          </w:p>
        </w:tc>
        <w:tc>
          <w:tcPr>
            <w:tcW w:w="559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7E08C65A" w14:textId="77777777" w:rsidR="00820AFE" w:rsidRPr="00820AFE" w:rsidRDefault="00820AFE" w:rsidP="00820AFE">
            <w:pPr>
              <w:jc w:val="center"/>
              <w:rPr>
                <w:rFonts w:ascii="Calibri" w:hAnsi="Calibri" w:cs="Calibri"/>
                <w:b/>
                <w:bCs/>
                <w:color w:val="000000"/>
                <w:sz w:val="22"/>
                <w:szCs w:val="22"/>
                <w:lang w:val="en-US" w:eastAsia="zh-CN"/>
              </w:rPr>
            </w:pPr>
            <w:r w:rsidRPr="00820AFE">
              <w:rPr>
                <w:rFonts w:ascii="Calibri" w:hAnsi="Calibri" w:cs="Calibri"/>
                <w:b/>
                <w:bCs/>
                <w:color w:val="000000"/>
                <w:sz w:val="22"/>
                <w:szCs w:val="22"/>
                <w:lang w:val="en-US" w:eastAsia="zh-CN"/>
              </w:rPr>
              <w:t>Project title (short)</w:t>
            </w:r>
          </w:p>
        </w:tc>
        <w:tc>
          <w:tcPr>
            <w:tcW w:w="1465"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EDD145E" w14:textId="77777777" w:rsidR="00820AFE" w:rsidRPr="00820AFE" w:rsidRDefault="00820AFE" w:rsidP="00820AFE">
            <w:pPr>
              <w:jc w:val="center"/>
              <w:rPr>
                <w:rFonts w:ascii="Calibri" w:hAnsi="Calibri" w:cs="Calibri"/>
                <w:b/>
                <w:bCs/>
                <w:color w:val="000000"/>
                <w:sz w:val="22"/>
                <w:szCs w:val="22"/>
                <w:lang w:val="en-US" w:eastAsia="zh-CN"/>
              </w:rPr>
            </w:pPr>
            <w:r w:rsidRPr="00820AFE">
              <w:rPr>
                <w:rFonts w:ascii="Calibri" w:hAnsi="Calibri" w:cs="Calibri"/>
                <w:b/>
                <w:bCs/>
                <w:color w:val="000000"/>
                <w:sz w:val="22"/>
                <w:szCs w:val="22"/>
                <w:lang w:val="en-US" w:eastAsia="zh-CN"/>
              </w:rPr>
              <w:t>Donor</w:t>
            </w:r>
          </w:p>
        </w:tc>
        <w:tc>
          <w:tcPr>
            <w:tcW w:w="1496"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72631C9B" w14:textId="77777777" w:rsidR="00820AFE" w:rsidRPr="00820AFE" w:rsidRDefault="00820AFE" w:rsidP="00820AFE">
            <w:pPr>
              <w:jc w:val="center"/>
              <w:rPr>
                <w:rFonts w:ascii="Calibri" w:hAnsi="Calibri" w:cs="Calibri"/>
                <w:b/>
                <w:bCs/>
                <w:color w:val="000000"/>
                <w:sz w:val="22"/>
                <w:szCs w:val="22"/>
                <w:lang w:val="en-US" w:eastAsia="zh-CN"/>
              </w:rPr>
            </w:pPr>
            <w:r w:rsidRPr="00820AFE">
              <w:rPr>
                <w:rFonts w:ascii="Calibri" w:hAnsi="Calibri" w:cs="Calibri"/>
                <w:b/>
                <w:bCs/>
                <w:color w:val="000000"/>
                <w:sz w:val="22"/>
                <w:szCs w:val="22"/>
                <w:lang w:val="en-US" w:eastAsia="zh-CN"/>
              </w:rPr>
              <w:t>Total Allocation</w:t>
            </w:r>
          </w:p>
        </w:tc>
      </w:tr>
      <w:tr w:rsidR="00820AFE" w:rsidRPr="00820AFE" w14:paraId="0D353DCC"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C19C8"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727CHD1005</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5E805"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de Renforcement de l'Education et de l'Alphabétisation au Tchad (PREAT)</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92A81"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GPE/World Bank</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04A09"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$16,460,912</w:t>
            </w:r>
          </w:p>
        </w:tc>
      </w:tr>
      <w:tr w:rsidR="00820AFE" w:rsidRPr="00820AFE" w14:paraId="0737D643" w14:textId="77777777" w:rsidTr="00820AFE">
        <w:trPr>
          <w:trHeight w:val="12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7EC5"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927CMR5001</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C263B"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Appui au développement local à travers les médias communautaires, phase 2</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2A8DD"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CAMEROON</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4F1AB"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$11,099,143</w:t>
            </w:r>
          </w:p>
        </w:tc>
      </w:tr>
      <w:tr w:rsidR="00820AFE" w:rsidRPr="00820AFE" w14:paraId="2E8C8F9B"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3711B"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727CMR1000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6D097"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GPE DE RIPOSTE D'URGENCE CONTRE LA COVID-19 DANS L'ENSEIGNEMENT DE BASE AU CAMEROUN</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5D4C0"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GPE/World Bank</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FA011"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$11,000,000</w:t>
            </w:r>
          </w:p>
        </w:tc>
      </w:tr>
      <w:tr w:rsidR="00820AFE" w:rsidRPr="00820AFE" w14:paraId="36A8DDF8"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hideMark/>
          </w:tcPr>
          <w:p w14:paraId="616E0892" w14:textId="77777777" w:rsidR="00820AFE" w:rsidRPr="00820AFE" w:rsidRDefault="00820AFE" w:rsidP="00820AFE">
            <w:pPr>
              <w:rPr>
                <w:rFonts w:cs="Arial"/>
                <w:sz w:val="20"/>
                <w:lang w:val="en-US" w:eastAsia="zh-CN"/>
              </w:rPr>
            </w:pPr>
            <w:r w:rsidRPr="00820AFE">
              <w:rPr>
                <w:rFonts w:cs="Arial"/>
                <w:sz w:val="20"/>
                <w:lang w:val="en-US" w:eastAsia="zh-CN"/>
              </w:rPr>
              <w:t>467GLO1013</w:t>
            </w:r>
          </w:p>
        </w:tc>
        <w:tc>
          <w:tcPr>
            <w:tcW w:w="5590" w:type="dxa"/>
            <w:tcBorders>
              <w:top w:val="single" w:sz="4" w:space="0" w:color="auto"/>
              <w:left w:val="single" w:sz="4" w:space="0" w:color="auto"/>
              <w:bottom w:val="single" w:sz="4" w:space="0" w:color="auto"/>
              <w:right w:val="single" w:sz="4" w:space="0" w:color="auto"/>
            </w:tcBorders>
            <w:shd w:val="clear" w:color="auto" w:fill="auto"/>
            <w:noWrap/>
            <w:hideMark/>
          </w:tcPr>
          <w:p w14:paraId="554BAC05" w14:textId="77777777" w:rsidR="00820AFE" w:rsidRPr="00820AFE" w:rsidRDefault="00820AFE" w:rsidP="00820AFE">
            <w:pPr>
              <w:rPr>
                <w:rFonts w:cs="Arial"/>
                <w:sz w:val="20"/>
                <w:lang w:val="en-US" w:eastAsia="zh-CN"/>
              </w:rPr>
            </w:pPr>
            <w:r w:rsidRPr="00820AFE">
              <w:rPr>
                <w:rFonts w:cs="Arial"/>
                <w:sz w:val="20"/>
                <w:lang w:val="en-US" w:eastAsia="zh-CN"/>
              </w:rPr>
              <w:t>CapED Programme - Improving Quality thro</w:t>
            </w:r>
          </w:p>
        </w:tc>
        <w:tc>
          <w:tcPr>
            <w:tcW w:w="1465" w:type="dxa"/>
            <w:tcBorders>
              <w:top w:val="single" w:sz="4" w:space="0" w:color="auto"/>
              <w:left w:val="single" w:sz="4" w:space="0" w:color="auto"/>
              <w:bottom w:val="single" w:sz="4" w:space="0" w:color="auto"/>
              <w:right w:val="single" w:sz="4" w:space="0" w:color="auto"/>
            </w:tcBorders>
            <w:shd w:val="clear" w:color="auto" w:fill="auto"/>
            <w:noWrap/>
            <w:hideMark/>
          </w:tcPr>
          <w:p w14:paraId="75B86ABB" w14:textId="77777777" w:rsidR="00820AFE" w:rsidRPr="00820AFE" w:rsidRDefault="00820AFE" w:rsidP="00820AFE">
            <w:pPr>
              <w:rPr>
                <w:rFonts w:cs="Arial"/>
                <w:sz w:val="20"/>
                <w:lang w:val="en-US" w:eastAsia="zh-CN"/>
              </w:rPr>
            </w:pPr>
            <w:r w:rsidRPr="00820AFE">
              <w:rPr>
                <w:rFonts w:cs="Arial"/>
                <w:sz w:val="20"/>
                <w:lang w:val="en-US" w:eastAsia="zh-CN"/>
              </w:rPr>
              <w:t>Multidonor</w:t>
            </w:r>
          </w:p>
        </w:tc>
        <w:tc>
          <w:tcPr>
            <w:tcW w:w="1496" w:type="dxa"/>
            <w:tcBorders>
              <w:top w:val="single" w:sz="4" w:space="0" w:color="auto"/>
              <w:left w:val="single" w:sz="4" w:space="0" w:color="auto"/>
              <w:bottom w:val="single" w:sz="4" w:space="0" w:color="auto"/>
              <w:right w:val="single" w:sz="4" w:space="0" w:color="auto"/>
            </w:tcBorders>
            <w:shd w:val="clear" w:color="auto" w:fill="auto"/>
            <w:noWrap/>
            <w:hideMark/>
          </w:tcPr>
          <w:p w14:paraId="3EE37268" w14:textId="77777777" w:rsidR="00820AFE" w:rsidRPr="00820AFE" w:rsidRDefault="00820AFE" w:rsidP="00820AFE">
            <w:pPr>
              <w:jc w:val="right"/>
              <w:rPr>
                <w:rFonts w:cs="Arial"/>
                <w:sz w:val="20"/>
                <w:lang w:val="en-US" w:eastAsia="zh-CN"/>
              </w:rPr>
            </w:pPr>
            <w:r w:rsidRPr="00820AFE">
              <w:rPr>
                <w:rFonts w:cs="Arial"/>
                <w:sz w:val="20"/>
                <w:lang w:val="en-US" w:eastAsia="zh-CN"/>
              </w:rPr>
              <w:t>10,720,843.67</w:t>
            </w:r>
          </w:p>
        </w:tc>
      </w:tr>
      <w:tr w:rsidR="00820AFE" w:rsidRPr="00820AFE" w14:paraId="38FF45FD"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832F0"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727CHD1007</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6CB5F"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d'Urgence de Renforcement de l'Education et de l'Alphabétisation au Tchad (PUREAT)</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B59C7"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GPE/World Bank</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001BB"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$10,000,000</w:t>
            </w:r>
          </w:p>
        </w:tc>
      </w:tr>
      <w:tr w:rsidR="00820AFE" w:rsidRPr="00820AFE" w14:paraId="74295930" w14:textId="77777777" w:rsidTr="00820AFE">
        <w:trPr>
          <w:trHeight w:val="6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CD9B2"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947EQG1001</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852E3"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d’appui à la mise en service et au développement de l’Université Afro-Américaine d’Afrique Centrale (AAUCA) en Guinée équatoriale - 2nd phase</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EC5CD"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Equatorial Guinea</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72A95"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$6,923,863</w:t>
            </w:r>
          </w:p>
        </w:tc>
      </w:tr>
      <w:tr w:rsidR="00820AFE" w:rsidRPr="00820AFE" w14:paraId="3040BD17" w14:textId="77777777" w:rsidTr="00820AFE">
        <w:trPr>
          <w:trHeight w:val="12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F7614"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927CMR5000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1CFFC"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APPUI AU DEVELOPPEMENT LOCAL A TRAVERS LES RADIOS COMMUNAUTAIRES</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2547C"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CAMEROON</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00731"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$5,838,424</w:t>
            </w:r>
          </w:p>
        </w:tc>
      </w:tr>
      <w:tr w:rsidR="00820AFE" w:rsidRPr="00820AFE" w14:paraId="21D45066"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hideMark/>
          </w:tcPr>
          <w:p w14:paraId="3EA2F079" w14:textId="77777777" w:rsidR="00820AFE" w:rsidRPr="00820AFE" w:rsidRDefault="00820AFE" w:rsidP="00820AFE">
            <w:pPr>
              <w:rPr>
                <w:rFonts w:cs="Arial"/>
                <w:sz w:val="20"/>
                <w:lang w:val="en-US" w:eastAsia="zh-CN"/>
              </w:rPr>
            </w:pPr>
            <w:r w:rsidRPr="00820AFE">
              <w:rPr>
                <w:rFonts w:cs="Arial"/>
                <w:sz w:val="20"/>
                <w:lang w:val="en-US" w:eastAsia="zh-CN"/>
              </w:rPr>
              <w:t>549RAF4001</w:t>
            </w:r>
          </w:p>
        </w:tc>
        <w:tc>
          <w:tcPr>
            <w:tcW w:w="5590" w:type="dxa"/>
            <w:tcBorders>
              <w:top w:val="single" w:sz="4" w:space="0" w:color="auto"/>
              <w:left w:val="single" w:sz="4" w:space="0" w:color="auto"/>
              <w:bottom w:val="single" w:sz="4" w:space="0" w:color="auto"/>
              <w:right w:val="single" w:sz="4" w:space="0" w:color="auto"/>
            </w:tcBorders>
            <w:shd w:val="clear" w:color="auto" w:fill="auto"/>
            <w:noWrap/>
            <w:hideMark/>
          </w:tcPr>
          <w:p w14:paraId="0BF038FD" w14:textId="77777777" w:rsidR="00820AFE" w:rsidRPr="00820AFE" w:rsidRDefault="00820AFE" w:rsidP="00820AFE">
            <w:pPr>
              <w:rPr>
                <w:rFonts w:cs="Arial"/>
                <w:sz w:val="20"/>
                <w:lang w:val="en-US" w:eastAsia="zh-CN"/>
              </w:rPr>
            </w:pPr>
            <w:r w:rsidRPr="00820AFE">
              <w:rPr>
                <w:rFonts w:cs="Arial"/>
                <w:sz w:val="20"/>
                <w:lang w:val="en-US" w:eastAsia="zh-CN"/>
              </w:rPr>
              <w:t>Central Africa World Heritage Forest Ini</w:t>
            </w:r>
          </w:p>
        </w:tc>
        <w:tc>
          <w:tcPr>
            <w:tcW w:w="1465" w:type="dxa"/>
            <w:tcBorders>
              <w:top w:val="single" w:sz="4" w:space="0" w:color="auto"/>
              <w:left w:val="single" w:sz="4" w:space="0" w:color="auto"/>
              <w:bottom w:val="single" w:sz="4" w:space="0" w:color="auto"/>
              <w:right w:val="single" w:sz="4" w:space="0" w:color="auto"/>
            </w:tcBorders>
            <w:shd w:val="clear" w:color="auto" w:fill="auto"/>
            <w:noWrap/>
            <w:hideMark/>
          </w:tcPr>
          <w:p w14:paraId="21B09A46" w14:textId="77777777" w:rsidR="00820AFE" w:rsidRPr="00820AFE" w:rsidRDefault="00820AFE" w:rsidP="00820AFE">
            <w:pPr>
              <w:rPr>
                <w:rFonts w:cs="Arial"/>
                <w:sz w:val="20"/>
                <w:lang w:val="en-US" w:eastAsia="zh-CN"/>
              </w:rPr>
            </w:pPr>
            <w:r w:rsidRPr="00820AFE">
              <w:rPr>
                <w:rFonts w:cs="Arial"/>
                <w:sz w:val="20"/>
                <w:lang w:val="en-US" w:eastAsia="zh-CN"/>
              </w:rPr>
              <w:t>EU</w:t>
            </w:r>
          </w:p>
        </w:tc>
        <w:tc>
          <w:tcPr>
            <w:tcW w:w="1496" w:type="dxa"/>
            <w:tcBorders>
              <w:top w:val="single" w:sz="4" w:space="0" w:color="auto"/>
              <w:left w:val="single" w:sz="4" w:space="0" w:color="auto"/>
              <w:bottom w:val="single" w:sz="4" w:space="0" w:color="auto"/>
              <w:right w:val="single" w:sz="4" w:space="0" w:color="auto"/>
            </w:tcBorders>
            <w:shd w:val="clear" w:color="auto" w:fill="auto"/>
            <w:noWrap/>
            <w:hideMark/>
          </w:tcPr>
          <w:p w14:paraId="0F1B3531" w14:textId="77777777" w:rsidR="00820AFE" w:rsidRPr="00820AFE" w:rsidRDefault="00820AFE" w:rsidP="00820AFE">
            <w:pPr>
              <w:jc w:val="right"/>
              <w:rPr>
                <w:rFonts w:cs="Arial"/>
                <w:sz w:val="20"/>
                <w:lang w:val="en-US" w:eastAsia="zh-CN"/>
              </w:rPr>
            </w:pPr>
            <w:r w:rsidRPr="00820AFE">
              <w:rPr>
                <w:rFonts w:cs="Arial"/>
                <w:sz w:val="20"/>
                <w:lang w:val="en-US" w:eastAsia="zh-CN"/>
              </w:rPr>
              <w:t>5,678,083.00</w:t>
            </w:r>
          </w:p>
        </w:tc>
      </w:tr>
      <w:tr w:rsidR="00820AFE" w:rsidRPr="00820AFE" w14:paraId="46C27F00"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D2A5A"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235CMR3002</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EE9B9C"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Les Jeunes tisserands de la paix dans les régions transfrontalières du Gabon, Cameroun et Tchad - Volet Cameroun (MPTF ID # 00124134)</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51698"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UN-Peacebuilding Fund</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073AD"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$1,093,398</w:t>
            </w:r>
          </w:p>
        </w:tc>
      </w:tr>
      <w:tr w:rsidR="00820AFE" w:rsidRPr="00820AFE" w14:paraId="419EB7EA" w14:textId="77777777" w:rsidTr="00820AFE">
        <w:trPr>
          <w:trHeight w:val="6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F03F5"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CAM0120045</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7A97E"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Scaling-Up Rural Households' Use of Rene</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B2747"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UNDP</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EC029"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$970,874</w:t>
            </w:r>
          </w:p>
        </w:tc>
      </w:tr>
      <w:tr w:rsidR="00820AFE" w:rsidRPr="00820AFE" w14:paraId="6B21B7BD"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26FBE"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235CMR3001</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5766F"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Appui à la participation des femmes et des jeunes aux initiatives de consolidation de la paix, de renforcement des mécanismes de cohésion sociale et du vivre ensemble au Cameroun (MPTF project id 00119720)</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A9CDA"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UN-Peacebuilding Fund</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043B2"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$698,074</w:t>
            </w:r>
          </w:p>
        </w:tc>
      </w:tr>
      <w:tr w:rsidR="00820AFE" w:rsidRPr="00820AFE" w14:paraId="4DF4B4DA"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2B0B8"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235BDI3000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23B6B"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Appui à la Résilience des Jeunes face aux Conflits Sociopolitiques au Burundi MPTF 112622</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3A8FE"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UNDP</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6F1BD"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$649,999</w:t>
            </w:r>
          </w:p>
        </w:tc>
      </w:tr>
      <w:tr w:rsidR="00820AFE" w:rsidRPr="00820AFE" w14:paraId="567603AC"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AFD31"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235CHD3000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00D27"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Les jeunes tisserands de la paix dans les régions transfrontalières du Gabon, Cameroun et Tchad: Volet Tchad (MPTF ID # 00124133 )</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17C4E"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UN-Peacebuilding Fund</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A9C2C"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$617,520</w:t>
            </w:r>
          </w:p>
        </w:tc>
      </w:tr>
      <w:tr w:rsidR="00820AFE" w:rsidRPr="00820AFE" w14:paraId="48424EC1"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7C676"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927CMR1001</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562B3"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d'Appui à l'Elaboration de la Carte Scolaire au Ministère de l'Education de Base (MINEDUB)</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02EDE"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CAMEROON</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2D5D6"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$363,658</w:t>
            </w:r>
          </w:p>
        </w:tc>
      </w:tr>
      <w:tr w:rsidR="00820AFE" w:rsidRPr="00820AFE" w14:paraId="65490766"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41E0D"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201CHD1000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1ADB2"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d'urgence pour l'Education de Base au Tchad - Alphabétisation et Education non Formelle</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5DB3D"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UNICEF</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85747"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$353,653</w:t>
            </w:r>
          </w:p>
        </w:tc>
      </w:tr>
      <w:tr w:rsidR="00820AFE" w:rsidRPr="00820AFE" w14:paraId="0A73D462" w14:textId="77777777" w:rsidTr="00820AFE">
        <w:trPr>
          <w:trHeight w:val="3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DAE45"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518BDI1001</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35B37"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Promotion de la scolarisation des enfants vulnérables, et en particulier des filles au Burundi</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A9E80"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MONACO</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F6C8A"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$350,859</w:t>
            </w:r>
          </w:p>
        </w:tc>
      </w:tr>
      <w:tr w:rsidR="00820AFE" w:rsidRPr="00820AFE" w14:paraId="08297EA9"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77CCF"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201CAF1000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BD66E"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Projet d'appui à la restauration du Système d'Information pour la Gestion de l'Education (SIGE) et au renforcement des capacités statistiques du ministère de l'éducation nationale de la République Centrafricaine.</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F5AE8"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UNICEF</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54EB"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$314,568</w:t>
            </w:r>
          </w:p>
        </w:tc>
      </w:tr>
      <w:tr w:rsidR="00820AFE" w:rsidRPr="00820AFE" w14:paraId="59F6C2FB" w14:textId="77777777" w:rsidTr="00820AFE">
        <w:trPr>
          <w:trHeight w:val="9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CD137"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524RAF3000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3112F"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Biennale de Luanda pour une culture de la paix en Afrique 2021</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61528"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ANGOLA</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68C08"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$300,000</w:t>
            </w:r>
          </w:p>
        </w:tc>
      </w:tr>
      <w:tr w:rsidR="00820AFE" w:rsidRPr="00820AFE" w14:paraId="1CA7C4D5" w14:textId="77777777" w:rsidTr="00820AFE">
        <w:trPr>
          <w:trHeight w:val="12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2FA3D"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269CMR5000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6D4F3"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SUPPORT TO JOBS, THE RESILIENCE OF THE SMALL ENTERPRISES AND INFORMAL WORKERS DURING AND BEYOND THE COVID19 IN CAMEROON (MPTF ID number 00125494)</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BF8FC"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UNDP</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BA50D"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$265,474</w:t>
            </w:r>
          </w:p>
        </w:tc>
      </w:tr>
      <w:tr w:rsidR="00820AFE" w:rsidRPr="00820AFE" w14:paraId="4D673E5E" w14:textId="77777777" w:rsidTr="00820AFE">
        <w:trPr>
          <w:trHeight w:val="6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6E270"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935ANG2000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9D255"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Support to the Angolan Government in the design of the National Program of Doctoral Training in STI (Initial Phase)</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86106"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ANGOLA</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EFAC6"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$197,750</w:t>
            </w:r>
          </w:p>
        </w:tc>
      </w:tr>
      <w:tr w:rsidR="00820AFE" w:rsidRPr="00820AFE" w14:paraId="21410E82" w14:textId="77777777" w:rsidTr="00820AFE">
        <w:trPr>
          <w:trHeight w:val="600"/>
        </w:trPr>
        <w:tc>
          <w:tcPr>
            <w:tcW w:w="1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07E15"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258CMR1000</w:t>
            </w:r>
          </w:p>
        </w:tc>
        <w:tc>
          <w:tcPr>
            <w:tcW w:w="5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1AE9E" w14:textId="77777777" w:rsidR="00820AFE" w:rsidRPr="00820AFE" w:rsidRDefault="00820AFE" w:rsidP="00820AFE">
            <w:pPr>
              <w:rPr>
                <w:rFonts w:ascii="Calibri" w:hAnsi="Calibri" w:cs="Calibri"/>
                <w:color w:val="000000"/>
                <w:sz w:val="22"/>
                <w:szCs w:val="22"/>
                <w:lang w:val="fr-FR" w:eastAsia="zh-CN"/>
              </w:rPr>
            </w:pPr>
            <w:r w:rsidRPr="00820AFE">
              <w:rPr>
                <w:rFonts w:ascii="Calibri" w:hAnsi="Calibri" w:cs="Calibri"/>
                <w:color w:val="000000"/>
                <w:sz w:val="22"/>
                <w:szCs w:val="22"/>
                <w:lang w:val="fr-FR" w:eastAsia="zh-CN"/>
              </w:rPr>
              <w:t>Alphabétisation fonctionnelle numérique et promotion du genre à l'extrême Nord et au Centre du Cameroun</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8491A" w14:textId="77777777" w:rsidR="00820AFE" w:rsidRPr="00820AFE" w:rsidRDefault="00820AFE" w:rsidP="00820AFE">
            <w:pPr>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UN Women</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93633" w14:textId="77777777" w:rsidR="00820AFE" w:rsidRPr="00820AFE" w:rsidRDefault="00820AFE" w:rsidP="00820AFE">
            <w:pPr>
              <w:jc w:val="right"/>
              <w:rPr>
                <w:rFonts w:ascii="Calibri" w:hAnsi="Calibri" w:cs="Calibri"/>
                <w:color w:val="000000"/>
                <w:sz w:val="22"/>
                <w:szCs w:val="22"/>
                <w:lang w:val="en-US" w:eastAsia="zh-CN"/>
              </w:rPr>
            </w:pPr>
            <w:r w:rsidRPr="00820AFE">
              <w:rPr>
                <w:rFonts w:ascii="Calibri" w:hAnsi="Calibri" w:cs="Calibri"/>
                <w:color w:val="000000"/>
                <w:sz w:val="22"/>
                <w:szCs w:val="22"/>
                <w:lang w:val="en-US" w:eastAsia="zh-CN"/>
              </w:rPr>
              <w:t>$113,441</w:t>
            </w:r>
          </w:p>
        </w:tc>
      </w:tr>
    </w:tbl>
    <w:p w14:paraId="32DE03CD" w14:textId="52DFE0FC" w:rsidR="00D020BF" w:rsidRDefault="00D020BF" w:rsidP="0098279B">
      <w:pPr>
        <w:pStyle w:val="Numberedpara"/>
        <w:numPr>
          <w:ilvl w:val="0"/>
          <w:numId w:val="0"/>
        </w:numPr>
        <w:tabs>
          <w:tab w:val="left" w:pos="720"/>
          <w:tab w:val="left" w:pos="2430"/>
        </w:tabs>
        <w:spacing w:after="200" w:line="276" w:lineRule="auto"/>
        <w:rPr>
          <w:rFonts w:cs="Arial"/>
          <w:b/>
          <w:bCs/>
        </w:rPr>
      </w:pPr>
    </w:p>
    <w:p w14:paraId="506661AA" w14:textId="41E5FB76" w:rsidR="0084541A" w:rsidRDefault="0084541A" w:rsidP="001B7CF0">
      <w:pPr>
        <w:pStyle w:val="Numberedpara"/>
        <w:numPr>
          <w:ilvl w:val="0"/>
          <w:numId w:val="0"/>
        </w:numPr>
        <w:tabs>
          <w:tab w:val="left" w:pos="720"/>
          <w:tab w:val="left" w:pos="2430"/>
        </w:tabs>
        <w:spacing w:after="200" w:line="276" w:lineRule="auto"/>
        <w:rPr>
          <w:rFonts w:cs="Arial"/>
          <w:szCs w:val="20"/>
        </w:rPr>
      </w:pPr>
      <w:r>
        <w:rPr>
          <w:rFonts w:cs="Arial"/>
          <w:b/>
          <w:szCs w:val="20"/>
        </w:rPr>
        <w:t>Regular Programme Budget</w:t>
      </w:r>
    </w:p>
    <w:p w14:paraId="6FC7F138" w14:textId="1923D826" w:rsidR="00A94DE8" w:rsidRDefault="00E62E04" w:rsidP="00D62A9E">
      <w:pPr>
        <w:pStyle w:val="Numberedpara"/>
        <w:numPr>
          <w:ilvl w:val="0"/>
          <w:numId w:val="0"/>
        </w:numPr>
        <w:tabs>
          <w:tab w:val="left" w:pos="720"/>
          <w:tab w:val="left" w:pos="2430"/>
        </w:tabs>
        <w:spacing w:after="200" w:line="276" w:lineRule="auto"/>
        <w:jc w:val="both"/>
        <w:rPr>
          <w:rFonts w:cs="Arial"/>
          <w:szCs w:val="20"/>
        </w:rPr>
      </w:pPr>
      <w:r>
        <w:rPr>
          <w:rFonts w:cs="Arial"/>
          <w:szCs w:val="20"/>
        </w:rPr>
        <w:t xml:space="preserve">The </w:t>
      </w:r>
      <w:r w:rsidR="00336CB0">
        <w:rPr>
          <w:rFonts w:cs="Arial"/>
          <w:szCs w:val="20"/>
        </w:rPr>
        <w:t xml:space="preserve">41 C/5 </w:t>
      </w:r>
      <w:r>
        <w:rPr>
          <w:rFonts w:cs="Arial"/>
          <w:szCs w:val="20"/>
        </w:rPr>
        <w:t>Regular Programme budget amounts to US$1</w:t>
      </w:r>
      <w:r w:rsidR="00F04374">
        <w:rPr>
          <w:rFonts w:cs="Arial"/>
          <w:szCs w:val="20"/>
        </w:rPr>
        <w:t>.1</w:t>
      </w:r>
      <w:r>
        <w:rPr>
          <w:rFonts w:cs="Arial"/>
          <w:szCs w:val="20"/>
        </w:rPr>
        <w:t xml:space="preserve"> m</w:t>
      </w:r>
      <w:r w:rsidR="00E06902">
        <w:rPr>
          <w:rFonts w:cs="Arial"/>
          <w:szCs w:val="20"/>
        </w:rPr>
        <w:t xml:space="preserve"> </w:t>
      </w:r>
      <w:r w:rsidR="00340403">
        <w:rPr>
          <w:rFonts w:cs="Arial"/>
          <w:szCs w:val="20"/>
        </w:rPr>
        <w:t xml:space="preserve">and is the lowest </w:t>
      </w:r>
      <w:r w:rsidR="00336CB0">
        <w:rPr>
          <w:rFonts w:cs="Arial"/>
          <w:szCs w:val="20"/>
        </w:rPr>
        <w:t>compared to</w:t>
      </w:r>
      <w:r w:rsidR="00340403">
        <w:rPr>
          <w:rFonts w:cs="Arial"/>
          <w:szCs w:val="20"/>
        </w:rPr>
        <w:t xml:space="preserve"> the </w:t>
      </w:r>
      <w:r w:rsidR="000D2DBF">
        <w:rPr>
          <w:rFonts w:cs="Arial"/>
          <w:szCs w:val="20"/>
        </w:rPr>
        <w:t>two</w:t>
      </w:r>
      <w:r w:rsidR="00340403">
        <w:rPr>
          <w:rFonts w:cs="Arial"/>
          <w:szCs w:val="20"/>
        </w:rPr>
        <w:t xml:space="preserve"> </w:t>
      </w:r>
      <w:r w:rsidR="004F19DF">
        <w:rPr>
          <w:rFonts w:cs="Arial"/>
          <w:szCs w:val="20"/>
        </w:rPr>
        <w:t xml:space="preserve">precedent </w:t>
      </w:r>
      <w:r w:rsidR="00340403">
        <w:rPr>
          <w:rFonts w:cs="Arial"/>
          <w:szCs w:val="20"/>
        </w:rPr>
        <w:t>bien</w:t>
      </w:r>
      <w:r w:rsidR="000D2DBF">
        <w:rPr>
          <w:rFonts w:cs="Arial"/>
          <w:szCs w:val="20"/>
        </w:rPr>
        <w:t>ni</w:t>
      </w:r>
      <w:r w:rsidR="00336CB0">
        <w:rPr>
          <w:rFonts w:cs="Arial"/>
          <w:szCs w:val="20"/>
        </w:rPr>
        <w:t>a</w:t>
      </w:r>
      <w:r w:rsidR="000D2DBF">
        <w:rPr>
          <w:rFonts w:cs="Arial"/>
          <w:szCs w:val="20"/>
        </w:rPr>
        <w:t xml:space="preserve"> </w:t>
      </w:r>
      <w:r w:rsidR="00E36F15">
        <w:rPr>
          <w:rFonts w:cs="Arial"/>
          <w:szCs w:val="20"/>
        </w:rPr>
        <w:t>with</w:t>
      </w:r>
      <w:r w:rsidR="00005502">
        <w:rPr>
          <w:rFonts w:cs="Arial"/>
          <w:szCs w:val="20"/>
        </w:rPr>
        <w:t xml:space="preserve"> significant </w:t>
      </w:r>
      <w:r w:rsidR="008D4670">
        <w:rPr>
          <w:rFonts w:cs="Arial"/>
          <w:szCs w:val="20"/>
        </w:rPr>
        <w:t>decrease in ED and SHS</w:t>
      </w:r>
      <w:r w:rsidR="00A94DE8">
        <w:rPr>
          <w:rFonts w:cs="Arial"/>
          <w:szCs w:val="20"/>
        </w:rPr>
        <w:t xml:space="preserve">. </w:t>
      </w:r>
      <w:r w:rsidR="00D62A9E">
        <w:rPr>
          <w:rFonts w:cs="Arial"/>
          <w:szCs w:val="20"/>
        </w:rPr>
        <w:t>While the two sectors have signi</w:t>
      </w:r>
      <w:r w:rsidR="00576DFB">
        <w:rPr>
          <w:rFonts w:cs="Arial"/>
          <w:szCs w:val="20"/>
        </w:rPr>
        <w:t>ficant VC budgets, i</w:t>
      </w:r>
      <w:r w:rsidR="00FD5926">
        <w:rPr>
          <w:rFonts w:cs="Arial"/>
          <w:szCs w:val="20"/>
        </w:rPr>
        <w:t xml:space="preserve">t is </w:t>
      </w:r>
      <w:r w:rsidR="00D62A9E">
        <w:rPr>
          <w:rFonts w:cs="Arial"/>
          <w:szCs w:val="20"/>
        </w:rPr>
        <w:t xml:space="preserve">worth asking the Programme specialists the reason for this decrease and its impact. </w:t>
      </w:r>
    </w:p>
    <w:tbl>
      <w:tblPr>
        <w:tblW w:w="9625" w:type="dxa"/>
        <w:tblLook w:val="04A0" w:firstRow="1" w:lastRow="0" w:firstColumn="1" w:lastColumn="0" w:noHBand="0" w:noVBand="1"/>
      </w:tblPr>
      <w:tblGrid>
        <w:gridCol w:w="5395"/>
        <w:gridCol w:w="1350"/>
        <w:gridCol w:w="1440"/>
        <w:gridCol w:w="1440"/>
      </w:tblGrid>
      <w:tr w:rsidR="00777CD6" w:rsidRPr="00777CD6" w14:paraId="5BED53C5" w14:textId="77777777" w:rsidTr="00777CD6">
        <w:trPr>
          <w:trHeight w:val="300"/>
        </w:trPr>
        <w:tc>
          <w:tcPr>
            <w:tcW w:w="5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60A10" w14:textId="77777777" w:rsidR="00777CD6" w:rsidRPr="00777CD6" w:rsidRDefault="00777CD6" w:rsidP="00777CD6">
            <w:pPr>
              <w:jc w:val="center"/>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Sector</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73CE494" w14:textId="77777777" w:rsidR="00777CD6" w:rsidRPr="00777CD6" w:rsidRDefault="00777CD6" w:rsidP="00777CD6">
            <w:pPr>
              <w:jc w:val="center"/>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39 C/5</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619B04C" w14:textId="77777777" w:rsidR="00777CD6" w:rsidRPr="00777CD6" w:rsidRDefault="00777CD6" w:rsidP="00777CD6">
            <w:pPr>
              <w:jc w:val="center"/>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40 C/5</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28D25BB" w14:textId="77777777" w:rsidR="00777CD6" w:rsidRPr="00777CD6" w:rsidRDefault="00777CD6" w:rsidP="00777CD6">
            <w:pPr>
              <w:jc w:val="center"/>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41 C/5</w:t>
            </w:r>
          </w:p>
        </w:tc>
      </w:tr>
      <w:tr w:rsidR="00777CD6" w:rsidRPr="00777CD6" w14:paraId="3BEF9891"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3AB3886E"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ADM - Administration</w:t>
            </w:r>
          </w:p>
        </w:tc>
        <w:tc>
          <w:tcPr>
            <w:tcW w:w="1350" w:type="dxa"/>
            <w:tcBorders>
              <w:top w:val="nil"/>
              <w:left w:val="nil"/>
              <w:bottom w:val="single" w:sz="4" w:space="0" w:color="auto"/>
              <w:right w:val="single" w:sz="4" w:space="0" w:color="auto"/>
            </w:tcBorders>
            <w:shd w:val="clear" w:color="auto" w:fill="auto"/>
            <w:noWrap/>
            <w:vAlign w:val="bottom"/>
            <w:hideMark/>
          </w:tcPr>
          <w:p w14:paraId="1485B1F7"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68090793"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$1,649,088</w:t>
            </w:r>
          </w:p>
        </w:tc>
        <w:tc>
          <w:tcPr>
            <w:tcW w:w="1440" w:type="dxa"/>
            <w:tcBorders>
              <w:top w:val="nil"/>
              <w:left w:val="nil"/>
              <w:bottom w:val="single" w:sz="4" w:space="0" w:color="auto"/>
              <w:right w:val="single" w:sz="4" w:space="0" w:color="auto"/>
            </w:tcBorders>
            <w:shd w:val="clear" w:color="auto" w:fill="auto"/>
            <w:noWrap/>
            <w:vAlign w:val="bottom"/>
            <w:hideMark/>
          </w:tcPr>
          <w:p w14:paraId="3D74911B"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r>
      <w:tr w:rsidR="00777CD6" w:rsidRPr="00777CD6" w14:paraId="743E2629"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71BCD1C2"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BSP - Strategic planning and programme monitoring</w:t>
            </w:r>
          </w:p>
        </w:tc>
        <w:tc>
          <w:tcPr>
            <w:tcW w:w="1350" w:type="dxa"/>
            <w:tcBorders>
              <w:top w:val="nil"/>
              <w:left w:val="nil"/>
              <w:bottom w:val="single" w:sz="4" w:space="0" w:color="auto"/>
              <w:right w:val="single" w:sz="4" w:space="0" w:color="auto"/>
            </w:tcBorders>
            <w:shd w:val="clear" w:color="auto" w:fill="auto"/>
            <w:noWrap/>
            <w:vAlign w:val="bottom"/>
            <w:hideMark/>
          </w:tcPr>
          <w:p w14:paraId="73C7EC92"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$17,000</w:t>
            </w:r>
          </w:p>
        </w:tc>
        <w:tc>
          <w:tcPr>
            <w:tcW w:w="1440" w:type="dxa"/>
            <w:tcBorders>
              <w:top w:val="nil"/>
              <w:left w:val="nil"/>
              <w:bottom w:val="single" w:sz="4" w:space="0" w:color="auto"/>
              <w:right w:val="single" w:sz="4" w:space="0" w:color="auto"/>
            </w:tcBorders>
            <w:shd w:val="clear" w:color="auto" w:fill="auto"/>
            <w:noWrap/>
            <w:vAlign w:val="bottom"/>
            <w:hideMark/>
          </w:tcPr>
          <w:p w14:paraId="57CB88DC"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$241,000</w:t>
            </w:r>
          </w:p>
        </w:tc>
        <w:tc>
          <w:tcPr>
            <w:tcW w:w="1440" w:type="dxa"/>
            <w:tcBorders>
              <w:top w:val="nil"/>
              <w:left w:val="nil"/>
              <w:bottom w:val="single" w:sz="4" w:space="0" w:color="auto"/>
              <w:right w:val="single" w:sz="4" w:space="0" w:color="auto"/>
            </w:tcBorders>
            <w:shd w:val="clear" w:color="auto" w:fill="auto"/>
            <w:noWrap/>
            <w:vAlign w:val="bottom"/>
            <w:hideMark/>
          </w:tcPr>
          <w:p w14:paraId="364E4873"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r>
      <w:tr w:rsidR="00777CD6" w:rsidRPr="00777CD6" w14:paraId="2DE38AC4"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0F4AF08D"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CAB - Cabinet of the Director-General</w:t>
            </w:r>
          </w:p>
        </w:tc>
        <w:tc>
          <w:tcPr>
            <w:tcW w:w="1350" w:type="dxa"/>
            <w:tcBorders>
              <w:top w:val="nil"/>
              <w:left w:val="nil"/>
              <w:bottom w:val="single" w:sz="4" w:space="0" w:color="auto"/>
              <w:right w:val="single" w:sz="4" w:space="0" w:color="auto"/>
            </w:tcBorders>
            <w:shd w:val="clear" w:color="auto" w:fill="auto"/>
            <w:noWrap/>
            <w:vAlign w:val="bottom"/>
            <w:hideMark/>
          </w:tcPr>
          <w:p w14:paraId="48FB1C3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$532,885</w:t>
            </w:r>
          </w:p>
        </w:tc>
        <w:tc>
          <w:tcPr>
            <w:tcW w:w="1440" w:type="dxa"/>
            <w:tcBorders>
              <w:top w:val="nil"/>
              <w:left w:val="nil"/>
              <w:bottom w:val="single" w:sz="4" w:space="0" w:color="auto"/>
              <w:right w:val="single" w:sz="4" w:space="0" w:color="auto"/>
            </w:tcBorders>
            <w:shd w:val="clear" w:color="auto" w:fill="auto"/>
            <w:noWrap/>
            <w:vAlign w:val="bottom"/>
            <w:hideMark/>
          </w:tcPr>
          <w:p w14:paraId="6476B017"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384E4616"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r>
      <w:tr w:rsidR="00777CD6" w:rsidRPr="00777CD6" w14:paraId="510C9D84"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0D4F53B4"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FSC - Field Support and Coordination</w:t>
            </w:r>
          </w:p>
        </w:tc>
        <w:tc>
          <w:tcPr>
            <w:tcW w:w="1350" w:type="dxa"/>
            <w:tcBorders>
              <w:top w:val="nil"/>
              <w:left w:val="nil"/>
              <w:bottom w:val="single" w:sz="4" w:space="0" w:color="auto"/>
              <w:right w:val="single" w:sz="4" w:space="0" w:color="auto"/>
            </w:tcBorders>
            <w:shd w:val="clear" w:color="auto" w:fill="auto"/>
            <w:noWrap/>
            <w:vAlign w:val="bottom"/>
            <w:hideMark/>
          </w:tcPr>
          <w:p w14:paraId="374AD358"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$1,107,811</w:t>
            </w:r>
          </w:p>
        </w:tc>
        <w:tc>
          <w:tcPr>
            <w:tcW w:w="1440" w:type="dxa"/>
            <w:tcBorders>
              <w:top w:val="nil"/>
              <w:left w:val="nil"/>
              <w:bottom w:val="single" w:sz="4" w:space="0" w:color="auto"/>
              <w:right w:val="single" w:sz="4" w:space="0" w:color="auto"/>
            </w:tcBorders>
            <w:shd w:val="clear" w:color="auto" w:fill="auto"/>
            <w:noWrap/>
            <w:vAlign w:val="bottom"/>
            <w:hideMark/>
          </w:tcPr>
          <w:p w14:paraId="4C9A9E3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62B4E6F1"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r>
      <w:tr w:rsidR="00777CD6" w:rsidRPr="00777CD6" w14:paraId="24C77480"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6C03B55B"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JUNM - Participation in the joint machinery of the UN system</w:t>
            </w:r>
          </w:p>
        </w:tc>
        <w:tc>
          <w:tcPr>
            <w:tcW w:w="1350" w:type="dxa"/>
            <w:tcBorders>
              <w:top w:val="nil"/>
              <w:left w:val="nil"/>
              <w:bottom w:val="single" w:sz="4" w:space="0" w:color="auto"/>
              <w:right w:val="single" w:sz="4" w:space="0" w:color="auto"/>
            </w:tcBorders>
            <w:shd w:val="clear" w:color="auto" w:fill="auto"/>
            <w:noWrap/>
            <w:vAlign w:val="bottom"/>
            <w:hideMark/>
          </w:tcPr>
          <w:p w14:paraId="65514D2E"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7B0AD7E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$1,126,905</w:t>
            </w:r>
          </w:p>
        </w:tc>
        <w:tc>
          <w:tcPr>
            <w:tcW w:w="1440" w:type="dxa"/>
            <w:tcBorders>
              <w:top w:val="nil"/>
              <w:left w:val="nil"/>
              <w:bottom w:val="single" w:sz="4" w:space="0" w:color="auto"/>
              <w:right w:val="single" w:sz="4" w:space="0" w:color="auto"/>
            </w:tcBorders>
            <w:shd w:val="clear" w:color="auto" w:fill="auto"/>
            <w:noWrap/>
            <w:vAlign w:val="bottom"/>
            <w:hideMark/>
          </w:tcPr>
          <w:p w14:paraId="6A0A3606"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r>
      <w:tr w:rsidR="00777CD6" w:rsidRPr="00777CD6" w14:paraId="57361391"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12CD10B2"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PAX - Priority Africa and External Relations Sector</w:t>
            </w:r>
          </w:p>
        </w:tc>
        <w:tc>
          <w:tcPr>
            <w:tcW w:w="1350" w:type="dxa"/>
            <w:tcBorders>
              <w:top w:val="nil"/>
              <w:left w:val="nil"/>
              <w:bottom w:val="single" w:sz="4" w:space="0" w:color="auto"/>
              <w:right w:val="single" w:sz="4" w:space="0" w:color="auto"/>
            </w:tcBorders>
            <w:shd w:val="clear" w:color="auto" w:fill="auto"/>
            <w:noWrap/>
            <w:vAlign w:val="bottom"/>
            <w:hideMark/>
          </w:tcPr>
          <w:p w14:paraId="600626FF"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6712F687"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$0</w:t>
            </w:r>
          </w:p>
        </w:tc>
        <w:tc>
          <w:tcPr>
            <w:tcW w:w="1440" w:type="dxa"/>
            <w:tcBorders>
              <w:top w:val="nil"/>
              <w:left w:val="nil"/>
              <w:bottom w:val="single" w:sz="4" w:space="0" w:color="auto"/>
              <w:right w:val="single" w:sz="4" w:space="0" w:color="auto"/>
            </w:tcBorders>
            <w:shd w:val="clear" w:color="auto" w:fill="auto"/>
            <w:noWrap/>
            <w:vAlign w:val="bottom"/>
            <w:hideMark/>
          </w:tcPr>
          <w:p w14:paraId="5D88767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$1,376,235</w:t>
            </w:r>
          </w:p>
        </w:tc>
      </w:tr>
      <w:tr w:rsidR="00777CD6" w:rsidRPr="00777CD6" w14:paraId="06CBE7BC"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50997512"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ED - Education</w:t>
            </w:r>
          </w:p>
        </w:tc>
        <w:tc>
          <w:tcPr>
            <w:tcW w:w="1350" w:type="dxa"/>
            <w:tcBorders>
              <w:top w:val="nil"/>
              <w:left w:val="nil"/>
              <w:bottom w:val="single" w:sz="4" w:space="0" w:color="auto"/>
              <w:right w:val="single" w:sz="4" w:space="0" w:color="auto"/>
            </w:tcBorders>
            <w:shd w:val="clear" w:color="auto" w:fill="auto"/>
            <w:noWrap/>
            <w:vAlign w:val="bottom"/>
            <w:hideMark/>
          </w:tcPr>
          <w:p w14:paraId="2A2D13C0"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$663,053</w:t>
            </w:r>
          </w:p>
        </w:tc>
        <w:tc>
          <w:tcPr>
            <w:tcW w:w="1440" w:type="dxa"/>
            <w:tcBorders>
              <w:top w:val="nil"/>
              <w:left w:val="nil"/>
              <w:bottom w:val="single" w:sz="4" w:space="0" w:color="auto"/>
              <w:right w:val="single" w:sz="4" w:space="0" w:color="auto"/>
            </w:tcBorders>
            <w:shd w:val="clear" w:color="auto" w:fill="auto"/>
            <w:noWrap/>
            <w:vAlign w:val="bottom"/>
            <w:hideMark/>
          </w:tcPr>
          <w:p w14:paraId="1E5B68EB"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$1,485,739</w:t>
            </w:r>
          </w:p>
        </w:tc>
        <w:tc>
          <w:tcPr>
            <w:tcW w:w="1440" w:type="dxa"/>
            <w:tcBorders>
              <w:top w:val="nil"/>
              <w:left w:val="nil"/>
              <w:bottom w:val="single" w:sz="4" w:space="0" w:color="auto"/>
              <w:right w:val="single" w:sz="4" w:space="0" w:color="auto"/>
            </w:tcBorders>
            <w:shd w:val="clear" w:color="auto" w:fill="auto"/>
            <w:noWrap/>
            <w:vAlign w:val="bottom"/>
            <w:hideMark/>
          </w:tcPr>
          <w:p w14:paraId="33D4D3BE"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$245,000</w:t>
            </w:r>
          </w:p>
        </w:tc>
      </w:tr>
      <w:tr w:rsidR="00777CD6" w:rsidRPr="00777CD6" w14:paraId="743B533E"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5785C441"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SC - Natural sciences</w:t>
            </w:r>
          </w:p>
        </w:tc>
        <w:tc>
          <w:tcPr>
            <w:tcW w:w="1350" w:type="dxa"/>
            <w:tcBorders>
              <w:top w:val="nil"/>
              <w:left w:val="nil"/>
              <w:bottom w:val="single" w:sz="4" w:space="0" w:color="auto"/>
              <w:right w:val="single" w:sz="4" w:space="0" w:color="auto"/>
            </w:tcBorders>
            <w:shd w:val="clear" w:color="auto" w:fill="auto"/>
            <w:noWrap/>
            <w:vAlign w:val="bottom"/>
            <w:hideMark/>
          </w:tcPr>
          <w:p w14:paraId="41C6CAD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$336,208</w:t>
            </w:r>
          </w:p>
        </w:tc>
        <w:tc>
          <w:tcPr>
            <w:tcW w:w="1440" w:type="dxa"/>
            <w:tcBorders>
              <w:top w:val="nil"/>
              <w:left w:val="nil"/>
              <w:bottom w:val="single" w:sz="4" w:space="0" w:color="auto"/>
              <w:right w:val="single" w:sz="4" w:space="0" w:color="auto"/>
            </w:tcBorders>
            <w:shd w:val="clear" w:color="auto" w:fill="auto"/>
            <w:noWrap/>
            <w:vAlign w:val="bottom"/>
            <w:hideMark/>
          </w:tcPr>
          <w:p w14:paraId="0260F3D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$366,508</w:t>
            </w:r>
          </w:p>
        </w:tc>
        <w:tc>
          <w:tcPr>
            <w:tcW w:w="1440" w:type="dxa"/>
            <w:tcBorders>
              <w:top w:val="nil"/>
              <w:left w:val="nil"/>
              <w:bottom w:val="single" w:sz="4" w:space="0" w:color="auto"/>
              <w:right w:val="single" w:sz="4" w:space="0" w:color="auto"/>
            </w:tcBorders>
            <w:shd w:val="clear" w:color="auto" w:fill="auto"/>
            <w:noWrap/>
            <w:vAlign w:val="bottom"/>
            <w:hideMark/>
          </w:tcPr>
          <w:p w14:paraId="5C779FD3"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$252,600</w:t>
            </w:r>
          </w:p>
        </w:tc>
      </w:tr>
      <w:tr w:rsidR="00777CD6" w:rsidRPr="00777CD6" w14:paraId="05A250B0"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22F57074"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SHS - Social and human sciences</w:t>
            </w:r>
          </w:p>
        </w:tc>
        <w:tc>
          <w:tcPr>
            <w:tcW w:w="1350" w:type="dxa"/>
            <w:tcBorders>
              <w:top w:val="nil"/>
              <w:left w:val="nil"/>
              <w:bottom w:val="single" w:sz="4" w:space="0" w:color="auto"/>
              <w:right w:val="single" w:sz="4" w:space="0" w:color="auto"/>
            </w:tcBorders>
            <w:shd w:val="clear" w:color="auto" w:fill="auto"/>
            <w:noWrap/>
            <w:vAlign w:val="bottom"/>
            <w:hideMark/>
          </w:tcPr>
          <w:p w14:paraId="3CE7E097"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$565,680</w:t>
            </w:r>
          </w:p>
        </w:tc>
        <w:tc>
          <w:tcPr>
            <w:tcW w:w="1440" w:type="dxa"/>
            <w:tcBorders>
              <w:top w:val="nil"/>
              <w:left w:val="nil"/>
              <w:bottom w:val="single" w:sz="4" w:space="0" w:color="auto"/>
              <w:right w:val="single" w:sz="4" w:space="0" w:color="auto"/>
            </w:tcBorders>
            <w:shd w:val="clear" w:color="auto" w:fill="auto"/>
            <w:noWrap/>
            <w:vAlign w:val="bottom"/>
            <w:hideMark/>
          </w:tcPr>
          <w:p w14:paraId="269FE184"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$1,517,687</w:t>
            </w:r>
          </w:p>
        </w:tc>
        <w:tc>
          <w:tcPr>
            <w:tcW w:w="1440" w:type="dxa"/>
            <w:tcBorders>
              <w:top w:val="nil"/>
              <w:left w:val="nil"/>
              <w:bottom w:val="single" w:sz="4" w:space="0" w:color="auto"/>
              <w:right w:val="single" w:sz="4" w:space="0" w:color="auto"/>
            </w:tcBorders>
            <w:shd w:val="clear" w:color="auto" w:fill="auto"/>
            <w:noWrap/>
            <w:vAlign w:val="bottom"/>
            <w:hideMark/>
          </w:tcPr>
          <w:p w14:paraId="5E9B4491"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$235,393</w:t>
            </w:r>
          </w:p>
        </w:tc>
      </w:tr>
      <w:tr w:rsidR="00777CD6" w:rsidRPr="00777CD6" w14:paraId="631C8402"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3EFE1387"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CLT - Culture</w:t>
            </w:r>
          </w:p>
        </w:tc>
        <w:tc>
          <w:tcPr>
            <w:tcW w:w="1350" w:type="dxa"/>
            <w:tcBorders>
              <w:top w:val="nil"/>
              <w:left w:val="nil"/>
              <w:bottom w:val="single" w:sz="4" w:space="0" w:color="auto"/>
              <w:right w:val="single" w:sz="4" w:space="0" w:color="auto"/>
            </w:tcBorders>
            <w:shd w:val="clear" w:color="auto" w:fill="auto"/>
            <w:noWrap/>
            <w:vAlign w:val="bottom"/>
            <w:hideMark/>
          </w:tcPr>
          <w:p w14:paraId="34400699"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$293,759</w:t>
            </w:r>
          </w:p>
        </w:tc>
        <w:tc>
          <w:tcPr>
            <w:tcW w:w="1440" w:type="dxa"/>
            <w:tcBorders>
              <w:top w:val="nil"/>
              <w:left w:val="nil"/>
              <w:bottom w:val="single" w:sz="4" w:space="0" w:color="auto"/>
              <w:right w:val="single" w:sz="4" w:space="0" w:color="auto"/>
            </w:tcBorders>
            <w:shd w:val="clear" w:color="auto" w:fill="auto"/>
            <w:noWrap/>
            <w:vAlign w:val="bottom"/>
            <w:hideMark/>
          </w:tcPr>
          <w:p w14:paraId="1749EC48"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$289,287</w:t>
            </w:r>
          </w:p>
        </w:tc>
        <w:tc>
          <w:tcPr>
            <w:tcW w:w="1440" w:type="dxa"/>
            <w:tcBorders>
              <w:top w:val="nil"/>
              <w:left w:val="nil"/>
              <w:bottom w:val="single" w:sz="4" w:space="0" w:color="auto"/>
              <w:right w:val="single" w:sz="4" w:space="0" w:color="auto"/>
            </w:tcBorders>
            <w:shd w:val="clear" w:color="auto" w:fill="auto"/>
            <w:noWrap/>
            <w:vAlign w:val="bottom"/>
            <w:hideMark/>
          </w:tcPr>
          <w:p w14:paraId="09FA51B0"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$304,000</w:t>
            </w:r>
          </w:p>
        </w:tc>
      </w:tr>
      <w:tr w:rsidR="00777CD6" w:rsidRPr="00777CD6" w14:paraId="52453AB9"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58012DF9" w14:textId="77777777" w:rsidR="00777CD6" w:rsidRPr="00777CD6" w:rsidRDefault="00777CD6" w:rsidP="00777CD6">
            <w:pPr>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CI - Communication and information</w:t>
            </w:r>
          </w:p>
        </w:tc>
        <w:tc>
          <w:tcPr>
            <w:tcW w:w="1350" w:type="dxa"/>
            <w:tcBorders>
              <w:top w:val="nil"/>
              <w:left w:val="nil"/>
              <w:bottom w:val="single" w:sz="4" w:space="0" w:color="auto"/>
              <w:right w:val="single" w:sz="4" w:space="0" w:color="auto"/>
            </w:tcBorders>
            <w:shd w:val="clear" w:color="auto" w:fill="auto"/>
            <w:noWrap/>
            <w:vAlign w:val="bottom"/>
            <w:hideMark/>
          </w:tcPr>
          <w:p w14:paraId="404D7CDA"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$128,717</w:t>
            </w:r>
          </w:p>
        </w:tc>
        <w:tc>
          <w:tcPr>
            <w:tcW w:w="1440" w:type="dxa"/>
            <w:tcBorders>
              <w:top w:val="nil"/>
              <w:left w:val="nil"/>
              <w:bottom w:val="single" w:sz="4" w:space="0" w:color="auto"/>
              <w:right w:val="single" w:sz="4" w:space="0" w:color="auto"/>
            </w:tcBorders>
            <w:shd w:val="clear" w:color="auto" w:fill="auto"/>
            <w:noWrap/>
            <w:vAlign w:val="bottom"/>
            <w:hideMark/>
          </w:tcPr>
          <w:p w14:paraId="77BB9766"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$264,173</w:t>
            </w:r>
          </w:p>
        </w:tc>
        <w:tc>
          <w:tcPr>
            <w:tcW w:w="1440" w:type="dxa"/>
            <w:tcBorders>
              <w:top w:val="nil"/>
              <w:left w:val="nil"/>
              <w:bottom w:val="single" w:sz="4" w:space="0" w:color="auto"/>
              <w:right w:val="single" w:sz="4" w:space="0" w:color="auto"/>
            </w:tcBorders>
            <w:shd w:val="clear" w:color="auto" w:fill="auto"/>
            <w:noWrap/>
            <w:vAlign w:val="bottom"/>
            <w:hideMark/>
          </w:tcPr>
          <w:p w14:paraId="72AC2CF2" w14:textId="77777777" w:rsidR="00777CD6" w:rsidRPr="00777CD6" w:rsidRDefault="00777CD6" w:rsidP="00777CD6">
            <w:pPr>
              <w:jc w:val="right"/>
              <w:rPr>
                <w:rFonts w:ascii="Calibri" w:hAnsi="Calibri" w:cs="Calibri"/>
                <w:color w:val="000000"/>
                <w:sz w:val="22"/>
                <w:szCs w:val="22"/>
                <w:lang w:val="en-US" w:eastAsia="zh-CN"/>
              </w:rPr>
            </w:pPr>
            <w:r w:rsidRPr="00777CD6">
              <w:rPr>
                <w:rFonts w:ascii="Calibri" w:hAnsi="Calibri" w:cs="Calibri"/>
                <w:color w:val="000000"/>
                <w:sz w:val="22"/>
                <w:szCs w:val="22"/>
                <w:lang w:val="en-US" w:eastAsia="zh-CN"/>
              </w:rPr>
              <w:t>$120,000</w:t>
            </w:r>
          </w:p>
        </w:tc>
      </w:tr>
      <w:tr w:rsidR="00777CD6" w:rsidRPr="00777CD6" w14:paraId="3ED33EC1" w14:textId="77777777" w:rsidTr="00777CD6">
        <w:trPr>
          <w:trHeight w:val="300"/>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44EA99F5" w14:textId="77777777" w:rsidR="00777CD6" w:rsidRPr="00777CD6" w:rsidRDefault="00777CD6" w:rsidP="00777CD6">
            <w:pPr>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 xml:space="preserve">Total </w:t>
            </w:r>
          </w:p>
        </w:tc>
        <w:tc>
          <w:tcPr>
            <w:tcW w:w="1350" w:type="dxa"/>
            <w:tcBorders>
              <w:top w:val="nil"/>
              <w:left w:val="nil"/>
              <w:bottom w:val="single" w:sz="4" w:space="0" w:color="auto"/>
              <w:right w:val="single" w:sz="4" w:space="0" w:color="auto"/>
            </w:tcBorders>
            <w:shd w:val="clear" w:color="auto" w:fill="auto"/>
            <w:noWrap/>
            <w:vAlign w:val="bottom"/>
            <w:hideMark/>
          </w:tcPr>
          <w:p w14:paraId="7721222B" w14:textId="77777777" w:rsidR="00777CD6" w:rsidRPr="00777CD6" w:rsidRDefault="00777CD6" w:rsidP="00777CD6">
            <w:pPr>
              <w:jc w:val="right"/>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$3,645,113</w:t>
            </w:r>
          </w:p>
        </w:tc>
        <w:tc>
          <w:tcPr>
            <w:tcW w:w="1440" w:type="dxa"/>
            <w:tcBorders>
              <w:top w:val="nil"/>
              <w:left w:val="nil"/>
              <w:bottom w:val="single" w:sz="4" w:space="0" w:color="auto"/>
              <w:right w:val="single" w:sz="4" w:space="0" w:color="auto"/>
            </w:tcBorders>
            <w:shd w:val="clear" w:color="auto" w:fill="auto"/>
            <w:noWrap/>
            <w:vAlign w:val="bottom"/>
            <w:hideMark/>
          </w:tcPr>
          <w:p w14:paraId="4D28C77A" w14:textId="77777777" w:rsidR="00777CD6" w:rsidRPr="00777CD6" w:rsidRDefault="00777CD6" w:rsidP="00777CD6">
            <w:pPr>
              <w:jc w:val="right"/>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$6,940,387</w:t>
            </w:r>
          </w:p>
        </w:tc>
        <w:tc>
          <w:tcPr>
            <w:tcW w:w="1440" w:type="dxa"/>
            <w:tcBorders>
              <w:top w:val="nil"/>
              <w:left w:val="nil"/>
              <w:bottom w:val="single" w:sz="4" w:space="0" w:color="auto"/>
              <w:right w:val="single" w:sz="4" w:space="0" w:color="auto"/>
            </w:tcBorders>
            <w:shd w:val="clear" w:color="auto" w:fill="auto"/>
            <w:noWrap/>
            <w:vAlign w:val="bottom"/>
            <w:hideMark/>
          </w:tcPr>
          <w:p w14:paraId="307976E7" w14:textId="77777777" w:rsidR="00777CD6" w:rsidRPr="00777CD6" w:rsidRDefault="00777CD6" w:rsidP="00777CD6">
            <w:pPr>
              <w:jc w:val="right"/>
              <w:rPr>
                <w:rFonts w:ascii="Calibri" w:hAnsi="Calibri" w:cs="Calibri"/>
                <w:b/>
                <w:bCs/>
                <w:color w:val="000000"/>
                <w:sz w:val="22"/>
                <w:szCs w:val="22"/>
                <w:lang w:val="en-US" w:eastAsia="zh-CN"/>
              </w:rPr>
            </w:pPr>
            <w:r w:rsidRPr="00777CD6">
              <w:rPr>
                <w:rFonts w:ascii="Calibri" w:hAnsi="Calibri" w:cs="Calibri"/>
                <w:b/>
                <w:bCs/>
                <w:color w:val="000000"/>
                <w:sz w:val="22"/>
                <w:szCs w:val="22"/>
                <w:lang w:val="en-US" w:eastAsia="zh-CN"/>
              </w:rPr>
              <w:t>$2,533,228</w:t>
            </w:r>
          </w:p>
        </w:tc>
      </w:tr>
    </w:tbl>
    <w:p w14:paraId="141A8FBD" w14:textId="77777777" w:rsidR="00777CD6" w:rsidRDefault="00777CD6" w:rsidP="00A94DE8">
      <w:pPr>
        <w:pStyle w:val="Numberedpara"/>
        <w:numPr>
          <w:ilvl w:val="0"/>
          <w:numId w:val="0"/>
        </w:numPr>
        <w:tabs>
          <w:tab w:val="left" w:pos="720"/>
          <w:tab w:val="left" w:pos="2430"/>
        </w:tabs>
        <w:spacing w:after="200" w:line="276" w:lineRule="auto"/>
        <w:rPr>
          <w:rFonts w:cs="Arial"/>
          <w:b/>
          <w:szCs w:val="20"/>
        </w:rPr>
      </w:pPr>
    </w:p>
    <w:p w14:paraId="293E57DE" w14:textId="77777777" w:rsidR="00777CD6" w:rsidRDefault="00777CD6" w:rsidP="00A94DE8">
      <w:pPr>
        <w:pStyle w:val="Numberedpara"/>
        <w:numPr>
          <w:ilvl w:val="0"/>
          <w:numId w:val="0"/>
        </w:numPr>
        <w:tabs>
          <w:tab w:val="left" w:pos="720"/>
          <w:tab w:val="left" w:pos="2430"/>
        </w:tabs>
        <w:spacing w:after="200" w:line="276" w:lineRule="auto"/>
        <w:rPr>
          <w:rFonts w:cs="Arial"/>
          <w:b/>
          <w:szCs w:val="20"/>
        </w:rPr>
      </w:pPr>
    </w:p>
    <w:p w14:paraId="197AB30C" w14:textId="1470C761" w:rsidR="000D3BF8" w:rsidRDefault="00D15344" w:rsidP="001B7CF0">
      <w:pPr>
        <w:pStyle w:val="Numberedpara"/>
        <w:numPr>
          <w:ilvl w:val="0"/>
          <w:numId w:val="0"/>
        </w:numPr>
        <w:tabs>
          <w:tab w:val="left" w:pos="720"/>
          <w:tab w:val="left" w:pos="2430"/>
        </w:tabs>
        <w:spacing w:after="200" w:line="276" w:lineRule="auto"/>
        <w:rPr>
          <w:rFonts w:cs="Arial"/>
          <w:b/>
          <w:szCs w:val="20"/>
        </w:rPr>
      </w:pPr>
      <w:r>
        <w:rPr>
          <w:noProof/>
        </w:rPr>
        <w:drawing>
          <wp:inline distT="0" distB="0" distL="0" distR="0" wp14:anchorId="459DA2D7" wp14:editId="57E4B107">
            <wp:extent cx="5746750" cy="3122930"/>
            <wp:effectExtent l="0" t="0" r="6350" b="1270"/>
            <wp:docPr id="8" name="Chart 8">
              <a:extLst xmlns:a="http://schemas.openxmlformats.org/drawingml/2006/main">
                <a:ext uri="{FF2B5EF4-FFF2-40B4-BE49-F238E27FC236}">
                  <a16:creationId xmlns:a16="http://schemas.microsoft.com/office/drawing/2014/main" id="{EDAAEF2A-C589-4CD8-9750-D81065061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9D43C68" w14:textId="77777777" w:rsidR="000D3BF8" w:rsidRDefault="000D3BF8" w:rsidP="001B7CF0">
      <w:pPr>
        <w:pStyle w:val="Numberedpara"/>
        <w:numPr>
          <w:ilvl w:val="0"/>
          <w:numId w:val="0"/>
        </w:numPr>
        <w:tabs>
          <w:tab w:val="left" w:pos="720"/>
          <w:tab w:val="left" w:pos="2430"/>
        </w:tabs>
        <w:spacing w:after="200" w:line="276" w:lineRule="auto"/>
        <w:rPr>
          <w:rFonts w:cs="Arial"/>
          <w:b/>
          <w:szCs w:val="20"/>
        </w:rPr>
      </w:pPr>
    </w:p>
    <w:p w14:paraId="7BE10A9E" w14:textId="13338078" w:rsidR="00A7078A" w:rsidRDefault="001E22CC" w:rsidP="001B7CF0">
      <w:pPr>
        <w:pStyle w:val="Numberedpara"/>
        <w:numPr>
          <w:ilvl w:val="0"/>
          <w:numId w:val="0"/>
        </w:numPr>
        <w:tabs>
          <w:tab w:val="left" w:pos="720"/>
          <w:tab w:val="left" w:pos="2430"/>
        </w:tabs>
        <w:spacing w:after="200" w:line="276" w:lineRule="auto"/>
        <w:rPr>
          <w:rFonts w:cs="Arial"/>
          <w:b/>
          <w:szCs w:val="20"/>
        </w:rPr>
      </w:pPr>
      <w:r>
        <w:rPr>
          <w:rFonts w:cs="Arial"/>
          <w:b/>
          <w:szCs w:val="20"/>
        </w:rPr>
        <w:t>Spending Trend</w:t>
      </w:r>
    </w:p>
    <w:p w14:paraId="5013EA11" w14:textId="1CB65F03" w:rsidR="001E22CC" w:rsidRDefault="00BC7E9A" w:rsidP="001B7CF0">
      <w:pPr>
        <w:pStyle w:val="Numberedpara"/>
        <w:numPr>
          <w:ilvl w:val="0"/>
          <w:numId w:val="0"/>
        </w:numPr>
        <w:tabs>
          <w:tab w:val="left" w:pos="720"/>
          <w:tab w:val="left" w:pos="2430"/>
        </w:tabs>
        <w:spacing w:after="200" w:line="276" w:lineRule="auto"/>
        <w:rPr>
          <w:rFonts w:cs="Arial"/>
          <w:b/>
          <w:szCs w:val="20"/>
        </w:rPr>
      </w:pPr>
      <w:r>
        <w:rPr>
          <w:noProof/>
        </w:rPr>
        <w:drawing>
          <wp:inline distT="0" distB="0" distL="0" distR="0" wp14:anchorId="1B67A72C" wp14:editId="40812F42">
            <wp:extent cx="5746750" cy="2806065"/>
            <wp:effectExtent l="0" t="0" r="6350" b="13335"/>
            <wp:docPr id="1" name="Chart 1">
              <a:extLst xmlns:a="http://schemas.openxmlformats.org/drawingml/2006/main">
                <a:ext uri="{FF2B5EF4-FFF2-40B4-BE49-F238E27FC236}">
                  <a16:creationId xmlns:a16="http://schemas.microsoft.com/office/drawing/2014/main" id="{8F085747-E947-491D-80B0-DE222EB274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1AF5604" w14:textId="77777777" w:rsidR="00BC7E9A" w:rsidRDefault="00BC7E9A" w:rsidP="001B7CF0">
      <w:pPr>
        <w:pStyle w:val="Numberedpara"/>
        <w:numPr>
          <w:ilvl w:val="0"/>
          <w:numId w:val="0"/>
        </w:numPr>
        <w:tabs>
          <w:tab w:val="left" w:pos="720"/>
          <w:tab w:val="left" w:pos="2430"/>
        </w:tabs>
        <w:spacing w:after="200" w:line="276" w:lineRule="auto"/>
        <w:rPr>
          <w:rFonts w:cs="Arial"/>
          <w:b/>
          <w:szCs w:val="20"/>
        </w:rPr>
      </w:pPr>
    </w:p>
    <w:p w14:paraId="21CBD7D6" w14:textId="5A5D3FFE" w:rsidR="00BC7E9A" w:rsidRDefault="00B94CC5" w:rsidP="001B7CF0">
      <w:pPr>
        <w:pStyle w:val="Numberedpara"/>
        <w:numPr>
          <w:ilvl w:val="0"/>
          <w:numId w:val="0"/>
        </w:numPr>
        <w:tabs>
          <w:tab w:val="left" w:pos="720"/>
          <w:tab w:val="left" w:pos="2430"/>
        </w:tabs>
        <w:spacing w:after="200" w:line="276" w:lineRule="auto"/>
        <w:rPr>
          <w:rFonts w:cs="Arial"/>
          <w:b/>
          <w:szCs w:val="20"/>
        </w:rPr>
      </w:pPr>
      <w:r>
        <w:rPr>
          <w:noProof/>
        </w:rPr>
        <w:drawing>
          <wp:inline distT="0" distB="0" distL="0" distR="0" wp14:anchorId="466CDA26" wp14:editId="36FED95C">
            <wp:extent cx="5746750" cy="4657725"/>
            <wp:effectExtent l="0" t="0" r="6350" b="9525"/>
            <wp:docPr id="5" name="Chart 5">
              <a:extLst xmlns:a="http://schemas.openxmlformats.org/drawingml/2006/main">
                <a:ext uri="{FF2B5EF4-FFF2-40B4-BE49-F238E27FC236}">
                  <a16:creationId xmlns:a16="http://schemas.microsoft.com/office/drawing/2014/main" id="{69605023-7C3A-45B4-BC59-736C20E00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CF06DF" w14:textId="77777777" w:rsidR="00BC7E9A" w:rsidRDefault="00BC7E9A" w:rsidP="001B7CF0">
      <w:pPr>
        <w:pStyle w:val="Numberedpara"/>
        <w:numPr>
          <w:ilvl w:val="0"/>
          <w:numId w:val="0"/>
        </w:numPr>
        <w:tabs>
          <w:tab w:val="left" w:pos="720"/>
          <w:tab w:val="left" w:pos="2430"/>
        </w:tabs>
        <w:spacing w:after="200" w:line="276" w:lineRule="auto"/>
        <w:rPr>
          <w:rFonts w:cs="Arial"/>
          <w:b/>
          <w:szCs w:val="20"/>
        </w:rPr>
      </w:pPr>
    </w:p>
    <w:p w14:paraId="623F43C5" w14:textId="19B422FC" w:rsidR="005174FC" w:rsidRDefault="008359EF" w:rsidP="001B7CF0">
      <w:pPr>
        <w:pStyle w:val="Numberedpara"/>
        <w:numPr>
          <w:ilvl w:val="0"/>
          <w:numId w:val="0"/>
        </w:numPr>
        <w:tabs>
          <w:tab w:val="left" w:pos="720"/>
          <w:tab w:val="left" w:pos="2430"/>
        </w:tabs>
        <w:spacing w:after="200" w:line="276" w:lineRule="auto"/>
        <w:rPr>
          <w:rFonts w:cs="Arial"/>
          <w:szCs w:val="20"/>
        </w:rPr>
      </w:pPr>
      <w:r w:rsidRPr="008359EF">
        <w:rPr>
          <w:rFonts w:cs="Arial"/>
          <w:b/>
          <w:szCs w:val="20"/>
        </w:rPr>
        <w:t>Volume</w:t>
      </w:r>
      <w:r>
        <w:rPr>
          <w:rFonts w:cs="Arial"/>
          <w:szCs w:val="20"/>
        </w:rPr>
        <w:t xml:space="preserve">. </w:t>
      </w:r>
      <w:r w:rsidR="0098279B">
        <w:rPr>
          <w:rFonts w:cs="Arial"/>
          <w:szCs w:val="20"/>
        </w:rPr>
        <w:t>B</w:t>
      </w:r>
      <w:r w:rsidR="000F6E48">
        <w:rPr>
          <w:rFonts w:cs="Arial"/>
          <w:szCs w:val="20"/>
        </w:rPr>
        <w:t xml:space="preserve">etween </w:t>
      </w:r>
      <w:r w:rsidR="005632F0">
        <w:rPr>
          <w:rFonts w:cs="Arial"/>
          <w:szCs w:val="20"/>
        </w:rPr>
        <w:t xml:space="preserve">January </w:t>
      </w:r>
      <w:r w:rsidR="000F6E48">
        <w:rPr>
          <w:rFonts w:cs="Arial"/>
          <w:szCs w:val="20"/>
        </w:rPr>
        <w:t>201</w:t>
      </w:r>
      <w:r w:rsidR="0001128E">
        <w:rPr>
          <w:rFonts w:cs="Arial"/>
          <w:szCs w:val="20"/>
        </w:rPr>
        <w:t>2</w:t>
      </w:r>
      <w:r w:rsidR="000F6E48">
        <w:rPr>
          <w:rFonts w:cs="Arial"/>
          <w:szCs w:val="20"/>
        </w:rPr>
        <w:t xml:space="preserve"> and </w:t>
      </w:r>
      <w:r w:rsidR="005632F0">
        <w:rPr>
          <w:rFonts w:cs="Arial"/>
          <w:szCs w:val="20"/>
        </w:rPr>
        <w:t xml:space="preserve">October </w:t>
      </w:r>
      <w:r w:rsidR="000F6E48">
        <w:rPr>
          <w:rFonts w:cs="Arial"/>
          <w:szCs w:val="20"/>
        </w:rPr>
        <w:t xml:space="preserve">2020, the Office committed </w:t>
      </w:r>
      <w:r w:rsidR="005632F0">
        <w:rPr>
          <w:rFonts w:cs="Arial"/>
          <w:szCs w:val="20"/>
        </w:rPr>
        <w:t xml:space="preserve">a total of US$4,6 million </w:t>
      </w:r>
      <w:r w:rsidR="000F6E48">
        <w:rPr>
          <w:rFonts w:cs="Arial"/>
          <w:szCs w:val="20"/>
        </w:rPr>
        <w:t xml:space="preserve">from 51 budget codes, including 24 </w:t>
      </w:r>
      <w:r w:rsidR="0084541A">
        <w:rPr>
          <w:rFonts w:cs="Arial"/>
          <w:szCs w:val="20"/>
        </w:rPr>
        <w:t>EXB</w:t>
      </w:r>
      <w:r w:rsidR="000F6E48">
        <w:rPr>
          <w:rFonts w:cs="Arial"/>
          <w:szCs w:val="20"/>
        </w:rPr>
        <w:t xml:space="preserve"> of which 10 with a global reach (GLO) and 6 with a regional reach (RAS or MAS) and 21 RP budget codes, the remaining from cost recovery budg</w:t>
      </w:r>
      <w:r w:rsidR="00306EB0">
        <w:rPr>
          <w:rFonts w:cs="Arial"/>
          <w:szCs w:val="20"/>
        </w:rPr>
        <w:t>et codes.</w:t>
      </w:r>
    </w:p>
    <w:p w14:paraId="5F6BC96E" w14:textId="77777777" w:rsidR="006C673E" w:rsidRDefault="006C673E" w:rsidP="008359EF">
      <w:pPr>
        <w:pStyle w:val="Numberedpara"/>
        <w:numPr>
          <w:ilvl w:val="0"/>
          <w:numId w:val="0"/>
        </w:numPr>
        <w:tabs>
          <w:tab w:val="left" w:pos="720"/>
          <w:tab w:val="left" w:pos="2430"/>
        </w:tabs>
        <w:spacing w:after="200" w:line="276" w:lineRule="auto"/>
        <w:rPr>
          <w:rFonts w:cs="Arial"/>
          <w:b/>
          <w:szCs w:val="20"/>
        </w:rPr>
      </w:pPr>
    </w:p>
    <w:p w14:paraId="3CC6BB66" w14:textId="08CA08B4" w:rsidR="00B33298" w:rsidRDefault="00DD6F21" w:rsidP="008359EF">
      <w:pPr>
        <w:pStyle w:val="Numberedpara"/>
        <w:numPr>
          <w:ilvl w:val="0"/>
          <w:numId w:val="0"/>
        </w:numPr>
        <w:tabs>
          <w:tab w:val="left" w:pos="720"/>
          <w:tab w:val="left" w:pos="2430"/>
        </w:tabs>
        <w:spacing w:after="200" w:line="276" w:lineRule="auto"/>
        <w:rPr>
          <w:rFonts w:cs="Arial"/>
          <w:b/>
          <w:szCs w:val="20"/>
        </w:rPr>
      </w:pPr>
      <w:r>
        <w:rPr>
          <w:rFonts w:cs="Arial"/>
          <w:b/>
          <w:szCs w:val="20"/>
        </w:rPr>
        <w:t>L</w:t>
      </w:r>
      <w:r w:rsidR="00B33298" w:rsidRPr="00B33298">
        <w:rPr>
          <w:rFonts w:cs="Arial"/>
          <w:b/>
          <w:szCs w:val="20"/>
        </w:rPr>
        <w:t xml:space="preserve">eadership composition and organigram </w:t>
      </w:r>
    </w:p>
    <w:p w14:paraId="3C868353" w14:textId="1B561DF8" w:rsidR="00E345AE" w:rsidRDefault="00E345AE" w:rsidP="004C6685">
      <w:pPr>
        <w:pStyle w:val="Numberedpara"/>
        <w:numPr>
          <w:ilvl w:val="0"/>
          <w:numId w:val="0"/>
        </w:numPr>
        <w:tabs>
          <w:tab w:val="left" w:pos="720"/>
          <w:tab w:val="left" w:pos="2430"/>
        </w:tabs>
        <w:spacing w:after="200" w:line="276" w:lineRule="auto"/>
        <w:jc w:val="both"/>
        <w:rPr>
          <w:rFonts w:cs="Arial"/>
          <w:szCs w:val="20"/>
        </w:rPr>
      </w:pPr>
      <w:r>
        <w:rPr>
          <w:rFonts w:cs="Arial"/>
          <w:szCs w:val="20"/>
        </w:rPr>
        <w:t>The</w:t>
      </w:r>
      <w:r w:rsidR="001B1EF8">
        <w:rPr>
          <w:rFonts w:cs="Arial"/>
          <w:szCs w:val="20"/>
        </w:rPr>
        <w:t xml:space="preserve"> current</w:t>
      </w:r>
      <w:r>
        <w:rPr>
          <w:rFonts w:cs="Arial"/>
          <w:szCs w:val="20"/>
        </w:rPr>
        <w:t xml:space="preserve"> Head of the Office </w:t>
      </w:r>
      <w:r w:rsidR="001B1EF8">
        <w:rPr>
          <w:rFonts w:cs="Arial"/>
          <w:szCs w:val="20"/>
        </w:rPr>
        <w:t xml:space="preserve"> </w:t>
      </w:r>
      <w:r w:rsidR="00E65C6A">
        <w:rPr>
          <w:rFonts w:cs="Arial"/>
          <w:szCs w:val="20"/>
        </w:rPr>
        <w:t xml:space="preserve"> </w:t>
      </w:r>
      <w:r w:rsidR="004C6685">
        <w:rPr>
          <w:rFonts w:cs="Arial"/>
          <w:szCs w:val="20"/>
        </w:rPr>
        <w:t xml:space="preserve"> </w:t>
      </w:r>
    </w:p>
    <w:p w14:paraId="6E63A466" w14:textId="746B82E1" w:rsidR="009C5D04" w:rsidRPr="00B33298" w:rsidRDefault="009C5D04" w:rsidP="004C6685">
      <w:pPr>
        <w:pStyle w:val="Numberedpara"/>
        <w:numPr>
          <w:ilvl w:val="0"/>
          <w:numId w:val="0"/>
        </w:numPr>
        <w:tabs>
          <w:tab w:val="left" w:pos="720"/>
          <w:tab w:val="left" w:pos="2430"/>
        </w:tabs>
        <w:spacing w:after="200" w:line="276" w:lineRule="auto"/>
        <w:jc w:val="both"/>
        <w:rPr>
          <w:rFonts w:cs="Arial"/>
          <w:b/>
          <w:szCs w:val="20"/>
        </w:rPr>
      </w:pPr>
      <w:r>
        <w:rPr>
          <w:noProof/>
        </w:rPr>
        <w:drawing>
          <wp:inline distT="0" distB="0" distL="0" distR="0" wp14:anchorId="5B88F875" wp14:editId="058D1840">
            <wp:extent cx="5746750" cy="40024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4002405"/>
                    </a:xfrm>
                    <a:prstGeom prst="rect">
                      <a:avLst/>
                    </a:prstGeom>
                  </pic:spPr>
                </pic:pic>
              </a:graphicData>
            </a:graphic>
          </wp:inline>
        </w:drawing>
      </w:r>
    </w:p>
    <w:p w14:paraId="6F26CC2F" w14:textId="6DECD638" w:rsidR="004F2058" w:rsidRDefault="004F2058" w:rsidP="005C1D17">
      <w:pPr>
        <w:pStyle w:val="Numberedpara"/>
        <w:numPr>
          <w:ilvl w:val="0"/>
          <w:numId w:val="0"/>
        </w:numPr>
        <w:tabs>
          <w:tab w:val="left" w:pos="720"/>
          <w:tab w:val="left" w:pos="2430"/>
        </w:tabs>
        <w:spacing w:after="200" w:line="276" w:lineRule="auto"/>
        <w:ind w:left="360"/>
        <w:jc w:val="center"/>
        <w:rPr>
          <w:rFonts w:cs="Arial"/>
          <w:i/>
          <w:color w:val="00B050"/>
          <w:szCs w:val="20"/>
        </w:rPr>
      </w:pPr>
    </w:p>
    <w:p w14:paraId="6B0126CD" w14:textId="24AA5655" w:rsidR="00594510" w:rsidRDefault="00594510" w:rsidP="00BF6CC9">
      <w:pPr>
        <w:pStyle w:val="Numberedpara"/>
        <w:numPr>
          <w:ilvl w:val="0"/>
          <w:numId w:val="0"/>
        </w:numPr>
        <w:tabs>
          <w:tab w:val="left" w:pos="720"/>
          <w:tab w:val="left" w:pos="2430"/>
        </w:tabs>
        <w:spacing w:after="200" w:line="276" w:lineRule="auto"/>
        <w:jc w:val="both"/>
        <w:rPr>
          <w:rFonts w:cs="Arial"/>
          <w:szCs w:val="20"/>
        </w:rPr>
      </w:pPr>
      <w:r w:rsidRPr="00535B65">
        <w:rPr>
          <w:rFonts w:cs="Arial"/>
          <w:i/>
          <w:color w:val="00B050"/>
          <w:szCs w:val="20"/>
        </w:rPr>
        <w:t xml:space="preserve">Performance assessments for the past biennium </w:t>
      </w:r>
      <w:r w:rsidR="009F46FF">
        <w:rPr>
          <w:rFonts w:cs="Arial"/>
          <w:i/>
          <w:color w:val="00B050"/>
          <w:szCs w:val="20"/>
        </w:rPr>
        <w:t xml:space="preserve"> </w:t>
      </w:r>
    </w:p>
    <w:p w14:paraId="103DB04C" w14:textId="42698228" w:rsidR="009F46FF" w:rsidRPr="009F46FF" w:rsidRDefault="009F46FF" w:rsidP="009F46FF">
      <w:pPr>
        <w:pStyle w:val="Numberedpara"/>
        <w:numPr>
          <w:ilvl w:val="0"/>
          <w:numId w:val="42"/>
        </w:numPr>
        <w:tabs>
          <w:tab w:val="left" w:pos="720"/>
          <w:tab w:val="left" w:pos="2430"/>
        </w:tabs>
        <w:spacing w:after="200" w:line="276" w:lineRule="auto"/>
        <w:jc w:val="both"/>
        <w:rPr>
          <w:rFonts w:cs="Arial"/>
          <w:szCs w:val="20"/>
        </w:rPr>
      </w:pPr>
      <w:r>
        <w:rPr>
          <w:rFonts w:cs="Arial"/>
          <w:szCs w:val="20"/>
        </w:rPr>
        <w:t>The performance assessment of the Head of Office was completed for the past biennium. The audit will review completion of performance assessment for the Office’s personnel during field work.</w:t>
      </w:r>
    </w:p>
    <w:p w14:paraId="4893622D" w14:textId="7E3D661F" w:rsidR="00D8795A" w:rsidRPr="00CE570A" w:rsidRDefault="002334A2" w:rsidP="00CE570A">
      <w:pPr>
        <w:pStyle w:val="Numberedpara"/>
        <w:numPr>
          <w:ilvl w:val="0"/>
          <w:numId w:val="6"/>
        </w:numPr>
        <w:tabs>
          <w:tab w:val="left" w:pos="720"/>
          <w:tab w:val="left" w:pos="2430"/>
        </w:tabs>
        <w:spacing w:after="200" w:line="276" w:lineRule="auto"/>
        <w:jc w:val="both"/>
        <w:rPr>
          <w:rFonts w:cs="Arial"/>
          <w:szCs w:val="20"/>
        </w:rPr>
      </w:pPr>
      <w:r>
        <w:rPr>
          <w:rFonts w:cs="Arial"/>
          <w:szCs w:val="20"/>
        </w:rPr>
        <w:t xml:space="preserve">The audit focal points </w:t>
      </w:r>
      <w:r w:rsidR="0001128E">
        <w:rPr>
          <w:rFonts w:cs="Arial"/>
          <w:szCs w:val="20"/>
        </w:rPr>
        <w:t xml:space="preserve"> </w:t>
      </w:r>
    </w:p>
    <w:p w14:paraId="1B1639D3" w14:textId="01D0BF8B" w:rsidR="00B33298" w:rsidRPr="00B33298" w:rsidRDefault="00B33298" w:rsidP="00594510">
      <w:pPr>
        <w:pStyle w:val="Numberedpara"/>
        <w:numPr>
          <w:ilvl w:val="0"/>
          <w:numId w:val="0"/>
        </w:numPr>
        <w:tabs>
          <w:tab w:val="left" w:pos="720"/>
          <w:tab w:val="left" w:pos="2430"/>
        </w:tabs>
        <w:spacing w:after="200" w:line="276" w:lineRule="auto"/>
        <w:jc w:val="both"/>
        <w:rPr>
          <w:rFonts w:cs="Arial"/>
          <w:b/>
          <w:szCs w:val="20"/>
        </w:rPr>
      </w:pPr>
      <w:r w:rsidRPr="00B33298">
        <w:rPr>
          <w:rFonts w:cs="Arial"/>
          <w:b/>
          <w:szCs w:val="20"/>
        </w:rPr>
        <w:t xml:space="preserve">Accountability framework and delegation of authority </w:t>
      </w:r>
    </w:p>
    <w:p w14:paraId="3E1D04C1" w14:textId="4A04938D" w:rsidR="00B33298" w:rsidRDefault="00594510" w:rsidP="00EB64EC">
      <w:pPr>
        <w:pStyle w:val="Numberedpara"/>
        <w:numPr>
          <w:ilvl w:val="0"/>
          <w:numId w:val="7"/>
        </w:numPr>
        <w:tabs>
          <w:tab w:val="left" w:pos="720"/>
          <w:tab w:val="left" w:pos="2430"/>
        </w:tabs>
        <w:spacing w:after="200" w:line="276" w:lineRule="auto"/>
        <w:jc w:val="both"/>
        <w:rPr>
          <w:rFonts w:cs="Arial"/>
          <w:i/>
          <w:color w:val="00B050"/>
          <w:szCs w:val="20"/>
        </w:rPr>
      </w:pPr>
      <w:r w:rsidRPr="00535B65">
        <w:rPr>
          <w:rFonts w:cs="Arial"/>
          <w:i/>
          <w:color w:val="00B050"/>
          <w:szCs w:val="20"/>
        </w:rPr>
        <w:t xml:space="preserve">Framework </w:t>
      </w:r>
    </w:p>
    <w:p w14:paraId="690CF8A2" w14:textId="4F39438E" w:rsidR="00A77F66" w:rsidRPr="00980A40" w:rsidRDefault="0001128E" w:rsidP="00A77F66">
      <w:pPr>
        <w:pStyle w:val="Numberedpara"/>
        <w:numPr>
          <w:ilvl w:val="0"/>
          <w:numId w:val="0"/>
        </w:numPr>
        <w:tabs>
          <w:tab w:val="left" w:pos="720"/>
          <w:tab w:val="left" w:pos="2430"/>
        </w:tabs>
        <w:spacing w:after="200" w:line="276" w:lineRule="auto"/>
        <w:jc w:val="both"/>
        <w:rPr>
          <w:rFonts w:cs="Arial"/>
        </w:rPr>
      </w:pPr>
      <w:r>
        <w:rPr>
          <w:rFonts w:cs="Arial"/>
        </w:rPr>
        <w:t xml:space="preserve"> </w:t>
      </w:r>
    </w:p>
    <w:p w14:paraId="659CBE01" w14:textId="540ADD9E" w:rsidR="00D36468" w:rsidRPr="00D36468" w:rsidRDefault="00594510" w:rsidP="00D36468">
      <w:pPr>
        <w:pStyle w:val="Numberedpara"/>
        <w:numPr>
          <w:ilvl w:val="0"/>
          <w:numId w:val="7"/>
        </w:numPr>
        <w:tabs>
          <w:tab w:val="left" w:pos="720"/>
          <w:tab w:val="left" w:pos="2430"/>
        </w:tabs>
        <w:spacing w:after="200" w:line="276" w:lineRule="auto"/>
        <w:jc w:val="both"/>
        <w:rPr>
          <w:rFonts w:cs="Arial"/>
          <w:i/>
          <w:color w:val="00B050"/>
          <w:szCs w:val="20"/>
        </w:rPr>
      </w:pPr>
      <w:r w:rsidRPr="00535B65">
        <w:rPr>
          <w:rFonts w:cs="Arial"/>
          <w:i/>
          <w:color w:val="00B050"/>
          <w:szCs w:val="20"/>
        </w:rPr>
        <w:t xml:space="preserve">Bank signatory rights from BFM/TRS </w:t>
      </w:r>
    </w:p>
    <w:p w14:paraId="3A652E22" w14:textId="150D2EC4" w:rsidR="003C466F" w:rsidRPr="00BB6E22" w:rsidRDefault="0001128E" w:rsidP="00595954">
      <w:pPr>
        <w:pStyle w:val="ListParagraph"/>
        <w:autoSpaceDE w:val="0"/>
        <w:autoSpaceDN w:val="0"/>
        <w:adjustRightInd w:val="0"/>
        <w:ind w:left="360"/>
        <w:jc w:val="both"/>
        <w:rPr>
          <w:rFonts w:eastAsia="PMingLiU" w:cs="Arial"/>
          <w:lang w:eastAsia="x-none"/>
        </w:rPr>
      </w:pPr>
      <w:r>
        <w:rPr>
          <w:rFonts w:eastAsia="PMingLiU" w:cs="Arial"/>
          <w:lang w:eastAsia="x-none"/>
        </w:rPr>
        <w:t xml:space="preserve"> </w:t>
      </w:r>
    </w:p>
    <w:p w14:paraId="56A7978E" w14:textId="56FD0016" w:rsidR="003C466F" w:rsidRPr="003C466F" w:rsidRDefault="003C466F" w:rsidP="003C466F">
      <w:pPr>
        <w:autoSpaceDE w:val="0"/>
        <w:autoSpaceDN w:val="0"/>
        <w:adjustRightInd w:val="0"/>
        <w:jc w:val="both"/>
        <w:rPr>
          <w:rFonts w:eastAsia="PMingLiU" w:cs="Arial"/>
          <w:lang w:eastAsia="x-none"/>
        </w:rPr>
      </w:pPr>
      <w:r>
        <w:rPr>
          <w:rFonts w:eastAsia="PMingLiU" w:cs="Arial"/>
          <w:lang w:eastAsia="x-none"/>
        </w:rPr>
        <w:t xml:space="preserve"> </w:t>
      </w:r>
    </w:p>
    <w:p w14:paraId="3E4A6D3A" w14:textId="1547B68B" w:rsidR="00594510" w:rsidRDefault="00594510" w:rsidP="003C466F">
      <w:pPr>
        <w:spacing w:after="160" w:line="259" w:lineRule="auto"/>
        <w:jc w:val="both"/>
        <w:rPr>
          <w:rFonts w:cs="Arial"/>
        </w:rPr>
      </w:pPr>
      <w:r w:rsidRPr="00535B65">
        <w:rPr>
          <w:rFonts w:cs="Arial"/>
          <w:i/>
          <w:color w:val="00B050"/>
        </w:rPr>
        <w:t>Segregation of duties risks</w:t>
      </w:r>
      <w:r>
        <w:rPr>
          <w:rFonts w:cs="Arial"/>
        </w:rPr>
        <w:t xml:space="preserve"> </w:t>
      </w:r>
      <w:r w:rsidR="00332A77">
        <w:rPr>
          <w:rFonts w:cs="Arial"/>
        </w:rPr>
        <w:t xml:space="preserve"> </w:t>
      </w:r>
    </w:p>
    <w:p w14:paraId="10CA2339" w14:textId="6C942CF7" w:rsidR="00C1736E" w:rsidRDefault="00621AFF" w:rsidP="00621AFF">
      <w:pPr>
        <w:pStyle w:val="Numberedpara"/>
        <w:numPr>
          <w:ilvl w:val="0"/>
          <w:numId w:val="0"/>
        </w:numPr>
        <w:tabs>
          <w:tab w:val="left" w:pos="720"/>
          <w:tab w:val="left" w:pos="2430"/>
        </w:tabs>
        <w:spacing w:after="200" w:line="276" w:lineRule="auto"/>
        <w:rPr>
          <w:rFonts w:cs="Arial"/>
          <w:szCs w:val="20"/>
        </w:rPr>
      </w:pPr>
      <w:r>
        <w:rPr>
          <w:rFonts w:cs="Arial"/>
          <w:szCs w:val="20"/>
        </w:rPr>
        <w:t xml:space="preserve">Review of data shows adequate segregation of duties in the certifying and approving role for the creation of contracts in DUO-CMT (SAP). </w:t>
      </w:r>
      <w:r w:rsidR="003C466F" w:rsidRPr="003C466F">
        <w:rPr>
          <w:rFonts w:cs="Arial"/>
          <w:szCs w:val="20"/>
        </w:rPr>
        <w:t xml:space="preserve">A sample of procurement contracts will be tested during fieldwork </w:t>
      </w:r>
      <w:r w:rsidR="00556D19">
        <w:rPr>
          <w:rFonts w:cs="Arial"/>
          <w:szCs w:val="20"/>
        </w:rPr>
        <w:t xml:space="preserve">to ensure adequate segregation of duties for payment.  </w:t>
      </w:r>
    </w:p>
    <w:p w14:paraId="1D8B743E" w14:textId="3915084F" w:rsidR="00332A77" w:rsidRDefault="004C6685" w:rsidP="001B7CF0">
      <w:pPr>
        <w:pStyle w:val="Numberedpara"/>
        <w:numPr>
          <w:ilvl w:val="0"/>
          <w:numId w:val="0"/>
        </w:numPr>
        <w:tabs>
          <w:tab w:val="left" w:pos="720"/>
          <w:tab w:val="left" w:pos="2430"/>
        </w:tabs>
        <w:spacing w:after="200" w:line="276" w:lineRule="auto"/>
        <w:rPr>
          <w:rFonts w:cs="Arial"/>
          <w:szCs w:val="20"/>
        </w:rPr>
      </w:pPr>
      <w:r>
        <w:rPr>
          <w:rFonts w:cs="Arial"/>
          <w:szCs w:val="20"/>
        </w:rPr>
        <w:t xml:space="preserve"> </w:t>
      </w:r>
    </w:p>
    <w:p w14:paraId="3310C104" w14:textId="0A3BA283" w:rsidR="00594510" w:rsidRPr="00594510" w:rsidRDefault="00594510" w:rsidP="00594510">
      <w:pPr>
        <w:pStyle w:val="Numberedpara"/>
        <w:numPr>
          <w:ilvl w:val="0"/>
          <w:numId w:val="0"/>
        </w:numPr>
        <w:tabs>
          <w:tab w:val="left" w:pos="720"/>
          <w:tab w:val="left" w:pos="2430"/>
        </w:tabs>
        <w:spacing w:after="200" w:line="276" w:lineRule="auto"/>
        <w:jc w:val="both"/>
        <w:rPr>
          <w:rFonts w:cs="Arial"/>
          <w:b/>
          <w:szCs w:val="20"/>
        </w:rPr>
      </w:pPr>
      <w:r w:rsidRPr="00594510">
        <w:rPr>
          <w:rFonts w:cs="Arial"/>
          <w:b/>
          <w:szCs w:val="20"/>
        </w:rPr>
        <w:t xml:space="preserve">Ethical conduct </w:t>
      </w:r>
      <w:r w:rsidR="00275051">
        <w:rPr>
          <w:rFonts w:cs="Arial"/>
          <w:b/>
          <w:szCs w:val="20"/>
        </w:rPr>
        <w:t xml:space="preserve"> </w:t>
      </w:r>
    </w:p>
    <w:p w14:paraId="65A4E7C1" w14:textId="6EB8AB63" w:rsidR="00846BB3" w:rsidRDefault="00325BE3" w:rsidP="00846BB3">
      <w:pPr>
        <w:pStyle w:val="Numberedpara"/>
        <w:numPr>
          <w:ilvl w:val="0"/>
          <w:numId w:val="7"/>
        </w:numPr>
        <w:tabs>
          <w:tab w:val="left" w:pos="720"/>
          <w:tab w:val="left" w:pos="2430"/>
        </w:tabs>
        <w:spacing w:after="200" w:line="276" w:lineRule="auto"/>
      </w:pPr>
      <w:r w:rsidRPr="00846BB3">
        <w:t>The Ethics Office undertook a mission (</w:t>
      </w:r>
      <w:r w:rsidR="004C6685">
        <w:t xml:space="preserve"> </w:t>
      </w:r>
    </w:p>
    <w:p w14:paraId="5ABB4304" w14:textId="6E59D993" w:rsidR="00325BE3" w:rsidRPr="00846BB3" w:rsidRDefault="004C6685" w:rsidP="00846BB3">
      <w:pPr>
        <w:pStyle w:val="Numberedpara"/>
        <w:numPr>
          <w:ilvl w:val="0"/>
          <w:numId w:val="7"/>
        </w:numPr>
        <w:tabs>
          <w:tab w:val="left" w:pos="720"/>
          <w:tab w:val="left" w:pos="2430"/>
        </w:tabs>
        <w:spacing w:after="200" w:line="276" w:lineRule="auto"/>
      </w:pPr>
      <w:r>
        <w:t xml:space="preserve"> </w:t>
      </w:r>
    </w:p>
    <w:p w14:paraId="5B048EF9" w14:textId="41CF53DC" w:rsidR="000E337B" w:rsidRPr="009C4BC8" w:rsidRDefault="00846BB3" w:rsidP="53597CE8">
      <w:pPr>
        <w:rPr>
          <w:rFonts w:cs="Arial"/>
          <w:lang w:val="en-US"/>
        </w:rPr>
      </w:pPr>
      <w:r w:rsidRPr="53597CE8">
        <w:rPr>
          <w:rFonts w:cs="Arial"/>
          <w:b/>
          <w:bCs/>
          <w:i/>
          <w:iCs/>
        </w:rPr>
        <w:t>Corruption Index.</w:t>
      </w:r>
      <w:r w:rsidRPr="53597CE8">
        <w:rPr>
          <w:rFonts w:cs="Arial"/>
        </w:rPr>
        <w:t xml:space="preserve"> </w:t>
      </w:r>
      <w:r w:rsidR="00325BE3" w:rsidRPr="53597CE8">
        <w:rPr>
          <w:rFonts w:cs="Arial"/>
        </w:rPr>
        <w:t>Transparency international</w:t>
      </w:r>
      <w:r w:rsidR="79E1AF55" w:rsidRPr="53597CE8">
        <w:rPr>
          <w:rFonts w:cs="Arial"/>
        </w:rPr>
        <w:t xml:space="preserve"> </w:t>
      </w:r>
      <w:r w:rsidR="79E1AF55" w:rsidRPr="53597CE8">
        <w:rPr>
          <w:rFonts w:cs="Arial"/>
          <w:szCs w:val="21"/>
        </w:rPr>
        <w:t xml:space="preserve">Transparency international index ranks Costa Rica as </w:t>
      </w:r>
      <w:r w:rsidR="31390CC1" w:rsidRPr="53597CE8">
        <w:rPr>
          <w:rFonts w:cs="Arial"/>
          <w:szCs w:val="21"/>
        </w:rPr>
        <w:t>39</w:t>
      </w:r>
      <w:r w:rsidR="79E1AF55" w:rsidRPr="53597CE8">
        <w:rPr>
          <w:rFonts w:cs="Arial"/>
          <w:szCs w:val="21"/>
        </w:rPr>
        <w:t>/18</w:t>
      </w:r>
      <w:r w:rsidR="1CB1F3AA" w:rsidRPr="53597CE8">
        <w:rPr>
          <w:rFonts w:cs="Arial"/>
          <w:szCs w:val="21"/>
        </w:rPr>
        <w:t>0</w:t>
      </w:r>
      <w:r w:rsidR="79E1AF55" w:rsidRPr="53597CE8">
        <w:rPr>
          <w:rFonts w:cs="Arial"/>
          <w:szCs w:val="21"/>
        </w:rPr>
        <w:t xml:space="preserve"> in the </w:t>
      </w:r>
      <w:hyperlink r:id="rId25">
        <w:r w:rsidR="79E1AF55" w:rsidRPr="53597CE8">
          <w:rPr>
            <w:rStyle w:val="Hyperlink"/>
            <w:rFonts w:cs="Arial"/>
            <w:szCs w:val="21"/>
          </w:rPr>
          <w:t>Corruption Perception Index (CPI) 202</w:t>
        </w:r>
        <w:r w:rsidR="3F482A4F" w:rsidRPr="53597CE8">
          <w:rPr>
            <w:rStyle w:val="Hyperlink"/>
            <w:rFonts w:cs="Arial"/>
            <w:szCs w:val="21"/>
          </w:rPr>
          <w:t>0</w:t>
        </w:r>
      </w:hyperlink>
      <w:r w:rsidR="79E1AF55" w:rsidRPr="53597CE8">
        <w:rPr>
          <w:rFonts w:cs="Arial"/>
          <w:szCs w:val="21"/>
        </w:rPr>
        <w:t xml:space="preserve">. The score for </w:t>
      </w:r>
      <w:r w:rsidR="550C59D2" w:rsidRPr="53597CE8">
        <w:rPr>
          <w:rFonts w:cs="Arial"/>
          <w:szCs w:val="21"/>
        </w:rPr>
        <w:t>Costa Rica</w:t>
      </w:r>
      <w:r w:rsidR="79E1AF55" w:rsidRPr="53597CE8">
        <w:rPr>
          <w:rFonts w:cs="Arial"/>
          <w:szCs w:val="21"/>
        </w:rPr>
        <w:t xml:space="preserve"> is 5</w:t>
      </w:r>
      <w:r w:rsidR="78CAB7D9" w:rsidRPr="53597CE8">
        <w:rPr>
          <w:rFonts w:cs="Arial"/>
          <w:szCs w:val="21"/>
        </w:rPr>
        <w:t>8</w:t>
      </w:r>
      <w:r w:rsidR="79E1AF55" w:rsidRPr="53597CE8">
        <w:rPr>
          <w:rFonts w:cs="Arial"/>
          <w:szCs w:val="21"/>
        </w:rPr>
        <w:t xml:space="preserve"> on a scale of 0 (very corrupt) to 100 (very clean). The country falls in </w:t>
      </w:r>
      <w:r w:rsidR="7E3480E6" w:rsidRPr="53597CE8">
        <w:rPr>
          <w:rFonts w:cs="Arial"/>
          <w:szCs w:val="21"/>
        </w:rPr>
        <w:t>Americas</w:t>
      </w:r>
      <w:r w:rsidR="79E1AF55" w:rsidRPr="53597CE8">
        <w:rPr>
          <w:rFonts w:cs="Arial"/>
          <w:szCs w:val="21"/>
        </w:rPr>
        <w:t>, a region that makes little progress in the fight against corruption.</w:t>
      </w:r>
      <w:r w:rsidR="79E1AF55" w:rsidRPr="53597CE8">
        <w:rPr>
          <w:rFonts w:cs="Arial"/>
          <w:szCs w:val="21"/>
          <w:lang w:val="en-US"/>
        </w:rPr>
        <w:t xml:space="preserve"> </w:t>
      </w:r>
    </w:p>
    <w:p w14:paraId="15A30159" w14:textId="4A6BA819" w:rsidR="000E337B" w:rsidRPr="009C4BC8" w:rsidRDefault="000E337B" w:rsidP="53597CE8">
      <w:pPr>
        <w:rPr>
          <w:szCs w:val="21"/>
        </w:rPr>
      </w:pPr>
      <w:r>
        <w:br/>
      </w:r>
      <w:r>
        <w:br/>
      </w:r>
      <w:r w:rsidRPr="53597CE8">
        <w:rPr>
          <w:rFonts w:cs="Arial"/>
          <w:color w:val="000000" w:themeColor="text1"/>
        </w:rPr>
        <w:t xml:space="preserve">The following areas where corrupt practices could influence the Offices activities will be closely reviewed to identify instances of corrupt / fraudulent actions: </w:t>
      </w:r>
    </w:p>
    <w:p w14:paraId="29777366" w14:textId="77777777" w:rsidR="000E337B" w:rsidRDefault="000E337B" w:rsidP="000E337B">
      <w:pPr>
        <w:pStyle w:val="Numberedparagraph"/>
        <w:numPr>
          <w:ilvl w:val="0"/>
          <w:numId w:val="24"/>
        </w:numPr>
        <w:tabs>
          <w:tab w:val="left" w:pos="720"/>
        </w:tabs>
        <w:spacing w:after="0"/>
        <w:jc w:val="both"/>
        <w:rPr>
          <w:rFonts w:cs="Arial"/>
          <w:szCs w:val="21"/>
        </w:rPr>
      </w:pPr>
      <w:r>
        <w:rPr>
          <w:rFonts w:cs="Arial"/>
          <w:szCs w:val="21"/>
        </w:rPr>
        <w:t>Contracting of goods and services</w:t>
      </w:r>
    </w:p>
    <w:p w14:paraId="6692CF24" w14:textId="77777777" w:rsidR="000E337B" w:rsidRDefault="000E337B" w:rsidP="000E337B">
      <w:pPr>
        <w:pStyle w:val="Numberedparagraph"/>
        <w:numPr>
          <w:ilvl w:val="0"/>
          <w:numId w:val="24"/>
        </w:numPr>
        <w:tabs>
          <w:tab w:val="left" w:pos="720"/>
        </w:tabs>
        <w:spacing w:after="0"/>
        <w:jc w:val="both"/>
        <w:rPr>
          <w:rFonts w:cs="Arial"/>
          <w:szCs w:val="21"/>
        </w:rPr>
      </w:pPr>
      <w:r>
        <w:rPr>
          <w:rFonts w:cs="Arial"/>
          <w:szCs w:val="21"/>
        </w:rPr>
        <w:t>Selection and remuneration of service contractors</w:t>
      </w:r>
    </w:p>
    <w:p w14:paraId="358DE658" w14:textId="512F77DC" w:rsidR="00594510" w:rsidRDefault="00594510" w:rsidP="001B7CF0">
      <w:pPr>
        <w:pStyle w:val="Numberedpara"/>
        <w:numPr>
          <w:ilvl w:val="0"/>
          <w:numId w:val="0"/>
        </w:numPr>
        <w:tabs>
          <w:tab w:val="left" w:pos="720"/>
          <w:tab w:val="left" w:pos="2430"/>
        </w:tabs>
        <w:spacing w:after="200" w:line="276" w:lineRule="auto"/>
        <w:rPr>
          <w:rFonts w:cs="Arial"/>
          <w:szCs w:val="20"/>
        </w:rPr>
      </w:pPr>
    </w:p>
    <w:tbl>
      <w:tblPr>
        <w:tblStyle w:val="TableGrid"/>
        <w:tblW w:w="0" w:type="auto"/>
        <w:tblLook w:val="04A0" w:firstRow="1" w:lastRow="0" w:firstColumn="1" w:lastColumn="0" w:noHBand="0" w:noVBand="1"/>
      </w:tblPr>
      <w:tblGrid>
        <w:gridCol w:w="8990"/>
      </w:tblGrid>
      <w:tr w:rsidR="00C1736E" w14:paraId="2D402629" w14:textId="77777777" w:rsidTr="00237832">
        <w:trPr>
          <w:trHeight w:val="327"/>
        </w:trPr>
        <w:tc>
          <w:tcPr>
            <w:tcW w:w="8990" w:type="dxa"/>
            <w:shd w:val="clear" w:color="auto" w:fill="B0D0E2" w:themeFill="accent1" w:themeFillTint="66"/>
            <w:vAlign w:val="center"/>
          </w:tcPr>
          <w:p w14:paraId="1ACC5E08" w14:textId="4CC03834" w:rsidR="00C1736E" w:rsidRPr="00C1736E" w:rsidRDefault="00C1736E" w:rsidP="00F104D5">
            <w:pPr>
              <w:pStyle w:val="Numberedpara"/>
              <w:numPr>
                <w:ilvl w:val="0"/>
                <w:numId w:val="0"/>
              </w:numPr>
              <w:tabs>
                <w:tab w:val="left" w:pos="720"/>
                <w:tab w:val="left" w:pos="2430"/>
              </w:tabs>
              <w:spacing w:after="0" w:line="276" w:lineRule="auto"/>
              <w:jc w:val="center"/>
              <w:rPr>
                <w:rFonts w:cs="Arial"/>
                <w:b/>
                <w:sz w:val="22"/>
                <w:szCs w:val="22"/>
              </w:rPr>
            </w:pPr>
            <w:r w:rsidRPr="00C1736E">
              <w:rPr>
                <w:rFonts w:cs="Arial"/>
                <w:b/>
                <w:sz w:val="22"/>
                <w:szCs w:val="22"/>
              </w:rPr>
              <w:t xml:space="preserve">Risk Management </w:t>
            </w:r>
          </w:p>
        </w:tc>
      </w:tr>
    </w:tbl>
    <w:p w14:paraId="4776BDF1" w14:textId="56A54B62" w:rsidR="00C1736E" w:rsidRDefault="0068089F" w:rsidP="0068089F">
      <w:pPr>
        <w:pStyle w:val="Numberedpara"/>
        <w:numPr>
          <w:ilvl w:val="0"/>
          <w:numId w:val="0"/>
        </w:numPr>
        <w:tabs>
          <w:tab w:val="left" w:pos="720"/>
          <w:tab w:val="left" w:pos="2430"/>
        </w:tabs>
        <w:spacing w:before="120" w:after="120" w:line="276" w:lineRule="auto"/>
        <w:jc w:val="both"/>
        <w:rPr>
          <w:rFonts w:cs="Arial"/>
          <w:szCs w:val="20"/>
        </w:rPr>
      </w:pPr>
      <w:r>
        <w:rPr>
          <w:rFonts w:cs="Arial"/>
          <w:szCs w:val="20"/>
        </w:rPr>
        <w:t xml:space="preserve">The Office assesses that its internal controls area globally under control.  </w:t>
      </w:r>
      <w:r w:rsidR="00C70B70">
        <w:rPr>
          <w:rFonts w:cs="Arial"/>
          <w:szCs w:val="20"/>
        </w:rPr>
        <w:t xml:space="preserve"> </w:t>
      </w:r>
    </w:p>
    <w:p w14:paraId="654ADA41" w14:textId="01D1F98F" w:rsidR="00C70B70" w:rsidRPr="00C70B70" w:rsidRDefault="00C70B70" w:rsidP="00C70B70">
      <w:pPr>
        <w:pStyle w:val="Numberedpara"/>
        <w:numPr>
          <w:ilvl w:val="0"/>
          <w:numId w:val="0"/>
        </w:numPr>
        <w:tabs>
          <w:tab w:val="left" w:pos="720"/>
        </w:tabs>
        <w:spacing w:after="0"/>
        <w:jc w:val="both"/>
        <w:rPr>
          <w:rFonts w:cs="Arial"/>
          <w:b/>
          <w:color w:val="000000"/>
          <w:szCs w:val="21"/>
        </w:rPr>
      </w:pPr>
      <w:r w:rsidRPr="00C70B70">
        <w:rPr>
          <w:rFonts w:cs="Arial"/>
          <w:b/>
          <w:color w:val="000000"/>
          <w:szCs w:val="21"/>
        </w:rPr>
        <w:t xml:space="preserve">Results of the </w:t>
      </w:r>
      <w:r w:rsidR="0068089F">
        <w:rPr>
          <w:rFonts w:cs="Arial"/>
          <w:b/>
          <w:color w:val="000000"/>
          <w:szCs w:val="21"/>
        </w:rPr>
        <w:t>20</w:t>
      </w:r>
      <w:r w:rsidR="001422A1">
        <w:rPr>
          <w:rFonts w:cs="Arial"/>
          <w:b/>
          <w:color w:val="000000"/>
          <w:szCs w:val="21"/>
        </w:rPr>
        <w:t>2</w:t>
      </w:r>
      <w:r w:rsidR="0068089F">
        <w:rPr>
          <w:rFonts w:cs="Arial"/>
          <w:b/>
          <w:color w:val="000000"/>
          <w:szCs w:val="21"/>
        </w:rPr>
        <w:t xml:space="preserve">1 </w:t>
      </w:r>
      <w:r w:rsidRPr="00C70B70">
        <w:rPr>
          <w:rFonts w:cs="Arial"/>
          <w:b/>
          <w:color w:val="000000"/>
          <w:szCs w:val="21"/>
        </w:rPr>
        <w:t>Control Self-Assessment</w:t>
      </w:r>
      <w:r>
        <w:rPr>
          <w:rFonts w:cs="Arial"/>
          <w:b/>
          <w:color w:val="000000"/>
          <w:szCs w:val="21"/>
        </w:rPr>
        <w:t xml:space="preserve"> </w:t>
      </w:r>
    </w:p>
    <w:p w14:paraId="6E72BA99" w14:textId="26E14643" w:rsidR="00C70B70" w:rsidRDefault="00C70B70" w:rsidP="001B7CF0">
      <w:pPr>
        <w:pStyle w:val="Numberedpara"/>
        <w:numPr>
          <w:ilvl w:val="0"/>
          <w:numId w:val="0"/>
        </w:numPr>
        <w:tabs>
          <w:tab w:val="left" w:pos="720"/>
          <w:tab w:val="left" w:pos="2430"/>
        </w:tabs>
        <w:spacing w:after="200" w:line="276" w:lineRule="auto"/>
        <w:rPr>
          <w:rFonts w:cs="Arial"/>
          <w:szCs w:val="20"/>
        </w:rPr>
      </w:pPr>
    </w:p>
    <w:p w14:paraId="2B51339C" w14:textId="56CC64DD" w:rsidR="00C70B70" w:rsidRPr="004505E4" w:rsidRDefault="00C70B70" w:rsidP="001B7CF0">
      <w:pPr>
        <w:pStyle w:val="Numberedpara"/>
        <w:numPr>
          <w:ilvl w:val="0"/>
          <w:numId w:val="0"/>
        </w:numPr>
        <w:tabs>
          <w:tab w:val="left" w:pos="720"/>
          <w:tab w:val="left" w:pos="2430"/>
        </w:tabs>
        <w:spacing w:after="200" w:line="276" w:lineRule="auto"/>
        <w:rPr>
          <w:rFonts w:cs="Arial"/>
          <w:b/>
          <w:szCs w:val="20"/>
        </w:rPr>
      </w:pPr>
      <w:r w:rsidRPr="00FE627E">
        <w:rPr>
          <w:rFonts w:cs="Arial"/>
          <w:b/>
          <w:szCs w:val="20"/>
        </w:rPr>
        <w:t>Medium and high residual risks from the risk register</w:t>
      </w:r>
      <w:r w:rsidRPr="004505E4">
        <w:rPr>
          <w:rFonts w:cs="Arial"/>
          <w:b/>
          <w:szCs w:val="20"/>
        </w:rPr>
        <w:t xml:space="preserve"> </w:t>
      </w:r>
    </w:p>
    <w:p w14:paraId="4A6E6B05" w14:textId="77777777" w:rsidR="004505E4" w:rsidRDefault="004505E4" w:rsidP="004505E4">
      <w:pPr>
        <w:pStyle w:val="Numberedpara"/>
        <w:numPr>
          <w:ilvl w:val="0"/>
          <w:numId w:val="0"/>
        </w:numPr>
        <w:tabs>
          <w:tab w:val="left" w:pos="720"/>
          <w:tab w:val="left" w:pos="2430"/>
        </w:tabs>
        <w:spacing w:after="200" w:line="276" w:lineRule="auto"/>
        <w:rPr>
          <w:rFonts w:cs="Arial"/>
          <w:szCs w:val="20"/>
        </w:rPr>
      </w:pPr>
    </w:p>
    <w:tbl>
      <w:tblPr>
        <w:tblStyle w:val="TableGrid"/>
        <w:tblW w:w="0" w:type="auto"/>
        <w:tblLook w:val="04A0" w:firstRow="1" w:lastRow="0" w:firstColumn="1" w:lastColumn="0" w:noHBand="0" w:noVBand="1"/>
      </w:tblPr>
      <w:tblGrid>
        <w:gridCol w:w="8990"/>
      </w:tblGrid>
      <w:tr w:rsidR="00C1736E" w14:paraId="15533A4C" w14:textId="77777777" w:rsidTr="00E56A77">
        <w:trPr>
          <w:trHeight w:val="350"/>
        </w:trPr>
        <w:tc>
          <w:tcPr>
            <w:tcW w:w="8990" w:type="dxa"/>
            <w:shd w:val="clear" w:color="auto" w:fill="B0D0E2" w:themeFill="accent1" w:themeFillTint="66"/>
            <w:vAlign w:val="center"/>
          </w:tcPr>
          <w:p w14:paraId="4FCD62C7" w14:textId="528E6E68" w:rsidR="00C1736E" w:rsidRPr="00C1736E" w:rsidRDefault="00C1736E" w:rsidP="00F104D5">
            <w:pPr>
              <w:pStyle w:val="Numberedpara"/>
              <w:numPr>
                <w:ilvl w:val="0"/>
                <w:numId w:val="0"/>
              </w:numPr>
              <w:tabs>
                <w:tab w:val="left" w:pos="720"/>
                <w:tab w:val="left" w:pos="2430"/>
              </w:tabs>
              <w:spacing w:after="0" w:line="276" w:lineRule="auto"/>
              <w:jc w:val="center"/>
              <w:rPr>
                <w:rFonts w:cs="Arial"/>
                <w:b/>
                <w:sz w:val="22"/>
                <w:szCs w:val="22"/>
              </w:rPr>
            </w:pPr>
            <w:r>
              <w:rPr>
                <w:rFonts w:cs="Arial"/>
                <w:b/>
                <w:sz w:val="22"/>
                <w:szCs w:val="22"/>
              </w:rPr>
              <w:t>Control Activities</w:t>
            </w:r>
            <w:r w:rsidRPr="00C1736E">
              <w:rPr>
                <w:rFonts w:cs="Arial"/>
                <w:b/>
                <w:sz w:val="22"/>
                <w:szCs w:val="22"/>
              </w:rPr>
              <w:t xml:space="preserve"> </w:t>
            </w:r>
          </w:p>
        </w:tc>
      </w:tr>
    </w:tbl>
    <w:p w14:paraId="016A0767" w14:textId="0EE7373B" w:rsidR="005E2525" w:rsidRPr="00F94CE8" w:rsidRDefault="005E2525" w:rsidP="00636EFD">
      <w:pPr>
        <w:pStyle w:val="Numberedpara"/>
        <w:numPr>
          <w:ilvl w:val="0"/>
          <w:numId w:val="0"/>
        </w:numPr>
        <w:tabs>
          <w:tab w:val="left" w:pos="720"/>
          <w:tab w:val="left" w:pos="2430"/>
        </w:tabs>
        <w:spacing w:before="120" w:after="120" w:line="276" w:lineRule="auto"/>
        <w:rPr>
          <w:rFonts w:cs="Arial"/>
          <w:b/>
          <w:szCs w:val="20"/>
          <w:lang w:val="en-US"/>
        </w:rPr>
      </w:pPr>
      <w:r w:rsidRPr="00F94CE8">
        <w:rPr>
          <w:rFonts w:cs="Arial"/>
          <w:b/>
          <w:szCs w:val="20"/>
          <w:lang w:val="en-US"/>
        </w:rPr>
        <w:t>Payment Process</w:t>
      </w:r>
      <w:r w:rsidR="00A55876">
        <w:rPr>
          <w:rFonts w:cs="Arial"/>
          <w:b/>
          <w:szCs w:val="20"/>
          <w:lang w:val="en-US"/>
        </w:rPr>
        <w:t xml:space="preserve"> in SAP</w:t>
      </w:r>
    </w:p>
    <w:p w14:paraId="7B118745" w14:textId="77777777" w:rsidR="00636EFD" w:rsidRDefault="00636EFD" w:rsidP="005E2525">
      <w:pPr>
        <w:pStyle w:val="Numberedpara"/>
        <w:numPr>
          <w:ilvl w:val="0"/>
          <w:numId w:val="0"/>
        </w:numPr>
        <w:tabs>
          <w:tab w:val="left" w:pos="720"/>
          <w:tab w:val="left" w:pos="2430"/>
        </w:tabs>
        <w:spacing w:after="200" w:line="276" w:lineRule="auto"/>
        <w:rPr>
          <w:rFonts w:cs="Arial"/>
          <w:szCs w:val="20"/>
          <w:lang w:val="en-US"/>
        </w:rPr>
      </w:pPr>
      <w:r>
        <w:rPr>
          <w:rFonts w:cs="Arial"/>
          <w:szCs w:val="20"/>
          <w:lang w:val="en-US"/>
        </w:rPr>
        <w:t xml:space="preserve">Controls </w:t>
      </w:r>
      <w:r w:rsidR="00CE3825">
        <w:rPr>
          <w:rFonts w:cs="Arial"/>
          <w:szCs w:val="20"/>
          <w:lang w:val="en-US"/>
        </w:rPr>
        <w:t xml:space="preserve">for the payment process </w:t>
      </w:r>
      <w:r>
        <w:rPr>
          <w:rFonts w:cs="Arial"/>
          <w:szCs w:val="20"/>
          <w:lang w:val="en-US"/>
        </w:rPr>
        <w:t>include:</w:t>
      </w:r>
    </w:p>
    <w:p w14:paraId="5BAAB696" w14:textId="03D3BE1F" w:rsidR="005E2525" w:rsidRDefault="00636EFD" w:rsidP="00636EFD">
      <w:pPr>
        <w:pStyle w:val="Numberedpara"/>
        <w:numPr>
          <w:ilvl w:val="0"/>
          <w:numId w:val="40"/>
        </w:numPr>
        <w:tabs>
          <w:tab w:val="left" w:pos="720"/>
          <w:tab w:val="left" w:pos="2430"/>
        </w:tabs>
        <w:spacing w:after="200" w:line="276" w:lineRule="auto"/>
        <w:rPr>
          <w:rFonts w:cs="Arial"/>
          <w:szCs w:val="20"/>
          <w:lang w:val="en-US"/>
        </w:rPr>
      </w:pPr>
      <w:r>
        <w:rPr>
          <w:rFonts w:cs="Arial"/>
          <w:szCs w:val="20"/>
          <w:lang w:val="en-US"/>
        </w:rPr>
        <w:t xml:space="preserve">Purchase orders: </w:t>
      </w:r>
      <w:r w:rsidRPr="00636EFD">
        <w:rPr>
          <w:rFonts w:cs="Arial"/>
          <w:szCs w:val="20"/>
          <w:u w:val="single"/>
          <w:lang w:val="en-US"/>
        </w:rPr>
        <w:t>dual validation</w:t>
      </w:r>
      <w:r>
        <w:rPr>
          <w:rFonts w:cs="Arial"/>
          <w:szCs w:val="20"/>
          <w:lang w:val="en-US"/>
        </w:rPr>
        <w:t xml:space="preserve"> from certifying officer and director to create a purchase order and Service Entry Sheet by the contract owner which feeds automatically into a MIRO transaction </w:t>
      </w:r>
      <w:r w:rsidR="000C587B">
        <w:rPr>
          <w:rFonts w:cs="Arial"/>
          <w:szCs w:val="20"/>
          <w:lang w:val="en-US"/>
        </w:rPr>
        <w:t xml:space="preserve">validated by the </w:t>
      </w:r>
      <w:r>
        <w:rPr>
          <w:rFonts w:cs="Arial"/>
          <w:szCs w:val="20"/>
          <w:lang w:val="en-US"/>
        </w:rPr>
        <w:t>Administrative unit</w:t>
      </w:r>
      <w:r w:rsidR="000C587B">
        <w:rPr>
          <w:rFonts w:cs="Arial"/>
          <w:szCs w:val="20"/>
          <w:lang w:val="en-US"/>
        </w:rPr>
        <w:t xml:space="preserve"> and the outgoing posting by another.  The dual control validation is embedded in the system for Purchase Orders payment</w:t>
      </w:r>
      <w:r w:rsidR="000B3D3A">
        <w:rPr>
          <w:rFonts w:cs="Arial"/>
          <w:szCs w:val="20"/>
          <w:lang w:val="en-US"/>
        </w:rPr>
        <w:t xml:space="preserve"> through automated SOD for the creation of PO and MIRO (Good Receipt) transaction in SAP</w:t>
      </w:r>
      <w:r w:rsidR="000C587B">
        <w:rPr>
          <w:rFonts w:cs="Arial"/>
          <w:szCs w:val="20"/>
          <w:lang w:val="en-US"/>
        </w:rPr>
        <w:t>.</w:t>
      </w:r>
    </w:p>
    <w:p w14:paraId="697B193A" w14:textId="38E9B9BA" w:rsidR="00636EFD" w:rsidRDefault="00636EFD" w:rsidP="00636EFD">
      <w:pPr>
        <w:pStyle w:val="Numberedpara"/>
        <w:numPr>
          <w:ilvl w:val="0"/>
          <w:numId w:val="0"/>
        </w:numPr>
        <w:tabs>
          <w:tab w:val="left" w:pos="720"/>
          <w:tab w:val="left" w:pos="2430"/>
        </w:tabs>
        <w:spacing w:after="200" w:line="276" w:lineRule="auto"/>
        <w:jc w:val="center"/>
        <w:rPr>
          <w:rFonts w:cs="Arial"/>
          <w:szCs w:val="20"/>
          <w:lang w:val="en-US"/>
        </w:rPr>
      </w:pPr>
      <w:r>
        <w:rPr>
          <w:noProof/>
          <w:lang w:val="en-US" w:eastAsia="en-US"/>
        </w:rPr>
        <w:drawing>
          <wp:inline distT="0" distB="0" distL="0" distR="0" wp14:anchorId="2247B7B7" wp14:editId="75002FAA">
            <wp:extent cx="4579633"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48" cy="1863548"/>
                    </a:xfrm>
                    <a:prstGeom prst="rect">
                      <a:avLst/>
                    </a:prstGeom>
                  </pic:spPr>
                </pic:pic>
              </a:graphicData>
            </a:graphic>
          </wp:inline>
        </w:drawing>
      </w:r>
    </w:p>
    <w:p w14:paraId="5E406377" w14:textId="6671F9C6" w:rsidR="00FE46C0" w:rsidRDefault="00FE46C0" w:rsidP="00FE46C0">
      <w:pPr>
        <w:pStyle w:val="Numberedpara"/>
        <w:numPr>
          <w:ilvl w:val="0"/>
          <w:numId w:val="0"/>
        </w:numPr>
        <w:tabs>
          <w:tab w:val="left" w:pos="720"/>
          <w:tab w:val="left" w:pos="2430"/>
        </w:tabs>
        <w:spacing w:after="200" w:line="276" w:lineRule="auto"/>
        <w:ind w:left="360"/>
        <w:rPr>
          <w:rFonts w:cs="Arial"/>
          <w:szCs w:val="20"/>
          <w:lang w:val="en-US"/>
        </w:rPr>
      </w:pPr>
      <w:r>
        <w:rPr>
          <w:rFonts w:cs="Arial"/>
          <w:szCs w:val="20"/>
          <w:lang w:val="en-US"/>
        </w:rPr>
        <w:t>The important controls in this flow are the following:</w:t>
      </w:r>
    </w:p>
    <w:p w14:paraId="3D8804A9" w14:textId="0C49B74E" w:rsidR="00FE46C0" w:rsidRDefault="00FE46C0" w:rsidP="00FE46C0">
      <w:pPr>
        <w:pStyle w:val="Numberedpara"/>
        <w:numPr>
          <w:ilvl w:val="1"/>
          <w:numId w:val="40"/>
        </w:numPr>
        <w:tabs>
          <w:tab w:val="left" w:pos="720"/>
          <w:tab w:val="left" w:pos="2430"/>
        </w:tabs>
        <w:spacing w:after="200" w:line="276" w:lineRule="auto"/>
        <w:rPr>
          <w:rFonts w:cs="Arial"/>
          <w:b/>
          <w:szCs w:val="20"/>
          <w:lang w:val="en-US"/>
        </w:rPr>
      </w:pPr>
      <w:r>
        <w:rPr>
          <w:rFonts w:cs="Arial"/>
          <w:b/>
          <w:szCs w:val="20"/>
          <w:lang w:val="en-US"/>
        </w:rPr>
        <w:t>Segregation of duties between the PO creation and PO release</w:t>
      </w:r>
    </w:p>
    <w:p w14:paraId="0309F3CC" w14:textId="2AE7E2E5" w:rsidR="00FE46C0" w:rsidRDefault="00FE46C0" w:rsidP="00FE46C0">
      <w:pPr>
        <w:pStyle w:val="Numberedpara"/>
        <w:numPr>
          <w:ilvl w:val="1"/>
          <w:numId w:val="40"/>
        </w:numPr>
        <w:tabs>
          <w:tab w:val="left" w:pos="720"/>
          <w:tab w:val="left" w:pos="2430"/>
        </w:tabs>
        <w:spacing w:after="200" w:line="276" w:lineRule="auto"/>
        <w:rPr>
          <w:rFonts w:cs="Arial"/>
          <w:b/>
          <w:szCs w:val="20"/>
          <w:lang w:val="en-US"/>
        </w:rPr>
      </w:pPr>
      <w:r>
        <w:rPr>
          <w:rFonts w:cs="Arial"/>
          <w:b/>
          <w:szCs w:val="20"/>
          <w:lang w:val="en-US"/>
        </w:rPr>
        <w:t>Verification of good receipts before doing the SES</w:t>
      </w:r>
    </w:p>
    <w:p w14:paraId="1CF82C3B" w14:textId="04262563" w:rsidR="00FE46C0" w:rsidRPr="00FE46C0" w:rsidRDefault="00FE46C0" w:rsidP="00FE46C0">
      <w:pPr>
        <w:pStyle w:val="Numberedpara"/>
        <w:numPr>
          <w:ilvl w:val="1"/>
          <w:numId w:val="40"/>
        </w:numPr>
        <w:tabs>
          <w:tab w:val="left" w:pos="720"/>
          <w:tab w:val="left" w:pos="2430"/>
        </w:tabs>
        <w:spacing w:after="200" w:line="276" w:lineRule="auto"/>
        <w:rPr>
          <w:rFonts w:cs="Arial"/>
          <w:szCs w:val="20"/>
          <w:lang w:val="en-US"/>
        </w:rPr>
      </w:pPr>
      <w:r w:rsidRPr="00FE46C0">
        <w:rPr>
          <w:rFonts w:cs="Arial"/>
          <w:szCs w:val="20"/>
          <w:lang w:val="en-US"/>
        </w:rPr>
        <w:t xml:space="preserve">Segregation of duties between MIRO and outgoing payment posting </w:t>
      </w:r>
      <w:r>
        <w:rPr>
          <w:rFonts w:cs="Arial"/>
          <w:szCs w:val="20"/>
          <w:lang w:val="en-US"/>
        </w:rPr>
        <w:t>but SOD in the previous flow should be sufficient</w:t>
      </w:r>
    </w:p>
    <w:p w14:paraId="321E1BF0" w14:textId="4FA04017" w:rsidR="00636EFD" w:rsidRPr="000C587B" w:rsidRDefault="00636EFD" w:rsidP="00636EFD">
      <w:pPr>
        <w:pStyle w:val="Numberedpara"/>
        <w:numPr>
          <w:ilvl w:val="0"/>
          <w:numId w:val="40"/>
        </w:numPr>
        <w:tabs>
          <w:tab w:val="left" w:pos="720"/>
          <w:tab w:val="left" w:pos="2430"/>
        </w:tabs>
        <w:spacing w:after="200" w:line="276" w:lineRule="auto"/>
        <w:rPr>
          <w:rFonts w:cs="Arial"/>
          <w:b/>
          <w:szCs w:val="20"/>
          <w:lang w:val="en-US"/>
        </w:rPr>
      </w:pPr>
      <w:r>
        <w:rPr>
          <w:rFonts w:cs="Arial"/>
          <w:szCs w:val="20"/>
          <w:lang w:val="en-US"/>
        </w:rPr>
        <w:t xml:space="preserve">Fund Reservation: </w:t>
      </w:r>
    </w:p>
    <w:p w14:paraId="26FA0D9F" w14:textId="700F07C8" w:rsidR="00636EFD" w:rsidRDefault="000C587B" w:rsidP="000C587B">
      <w:pPr>
        <w:pStyle w:val="Numberedpara"/>
        <w:numPr>
          <w:ilvl w:val="0"/>
          <w:numId w:val="0"/>
        </w:numPr>
        <w:tabs>
          <w:tab w:val="left" w:pos="720"/>
          <w:tab w:val="left" w:pos="2430"/>
        </w:tabs>
        <w:spacing w:after="200" w:line="276" w:lineRule="auto"/>
        <w:ind w:left="360"/>
        <w:rPr>
          <w:rFonts w:cs="Arial"/>
          <w:b/>
          <w:szCs w:val="20"/>
          <w:lang w:val="en-US"/>
        </w:rPr>
      </w:pPr>
      <w:r>
        <w:rPr>
          <w:noProof/>
          <w:lang w:val="en-US" w:eastAsia="en-US"/>
        </w:rPr>
        <w:drawing>
          <wp:inline distT="0" distB="0" distL="0" distR="0" wp14:anchorId="0D6E6674" wp14:editId="3D12A0DC">
            <wp:extent cx="4939145" cy="7474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4810" cy="754368"/>
                    </a:xfrm>
                    <a:prstGeom prst="rect">
                      <a:avLst/>
                    </a:prstGeom>
                  </pic:spPr>
                </pic:pic>
              </a:graphicData>
            </a:graphic>
          </wp:inline>
        </w:drawing>
      </w:r>
    </w:p>
    <w:p w14:paraId="0BAA6EF5" w14:textId="6239428F" w:rsidR="00FE46C0" w:rsidRPr="00A55876" w:rsidRDefault="00A55876" w:rsidP="00A55876">
      <w:pPr>
        <w:pStyle w:val="Numberedpara"/>
        <w:numPr>
          <w:ilvl w:val="0"/>
          <w:numId w:val="41"/>
        </w:numPr>
        <w:tabs>
          <w:tab w:val="left" w:pos="720"/>
          <w:tab w:val="left" w:pos="2430"/>
        </w:tabs>
        <w:spacing w:after="200" w:line="276" w:lineRule="auto"/>
        <w:rPr>
          <w:rFonts w:cs="Arial"/>
          <w:b/>
          <w:szCs w:val="20"/>
          <w:lang w:val="en-US"/>
        </w:rPr>
      </w:pPr>
      <w:r w:rsidRPr="00A55876">
        <w:rPr>
          <w:rFonts w:cs="Arial"/>
          <w:szCs w:val="20"/>
          <w:lang w:val="en-US"/>
        </w:rPr>
        <w:t>T</w:t>
      </w:r>
      <w:r w:rsidR="00FE46C0" w:rsidRPr="00A55876">
        <w:rPr>
          <w:rFonts w:cs="Arial"/>
          <w:szCs w:val="20"/>
          <w:lang w:val="en-US"/>
        </w:rPr>
        <w:t xml:space="preserve">he </w:t>
      </w:r>
      <w:r w:rsidRPr="00A55876">
        <w:rPr>
          <w:rFonts w:cs="Arial"/>
          <w:szCs w:val="20"/>
          <w:lang w:val="en-US"/>
        </w:rPr>
        <w:t xml:space="preserve">important </w:t>
      </w:r>
      <w:r w:rsidR="00FE46C0" w:rsidRPr="00A55876">
        <w:rPr>
          <w:rFonts w:cs="Arial"/>
          <w:szCs w:val="20"/>
          <w:lang w:val="en-US"/>
        </w:rPr>
        <w:t>control</w:t>
      </w:r>
      <w:r w:rsidRPr="00A55876">
        <w:rPr>
          <w:rFonts w:cs="Arial"/>
          <w:szCs w:val="20"/>
          <w:lang w:val="en-US"/>
        </w:rPr>
        <w:t xml:space="preserve">s in this flows is </w:t>
      </w:r>
      <w:r>
        <w:rPr>
          <w:rFonts w:cs="Arial"/>
          <w:szCs w:val="20"/>
          <w:lang w:val="en-US"/>
        </w:rPr>
        <w:t xml:space="preserve">the </w:t>
      </w:r>
      <w:r w:rsidRPr="00A55876">
        <w:rPr>
          <w:rFonts w:cs="Arial"/>
          <w:b/>
          <w:szCs w:val="20"/>
          <w:lang w:val="en-US"/>
        </w:rPr>
        <w:t>independent verification</w:t>
      </w:r>
      <w:r w:rsidRPr="00A55876">
        <w:rPr>
          <w:rFonts w:cs="Arial"/>
          <w:szCs w:val="20"/>
          <w:lang w:val="en-US"/>
        </w:rPr>
        <w:t xml:space="preserve"> of the invoice posting through supporting documentation for justification</w:t>
      </w:r>
    </w:p>
    <w:p w14:paraId="40843BEC" w14:textId="77777777" w:rsidR="00F949DB" w:rsidRDefault="000C587B" w:rsidP="00022FBF">
      <w:pPr>
        <w:pStyle w:val="Numberedpara"/>
        <w:numPr>
          <w:ilvl w:val="0"/>
          <w:numId w:val="0"/>
        </w:numPr>
        <w:tabs>
          <w:tab w:val="left" w:pos="720"/>
          <w:tab w:val="left" w:pos="2430"/>
        </w:tabs>
        <w:spacing w:after="200" w:line="276" w:lineRule="auto"/>
        <w:ind w:left="720"/>
        <w:rPr>
          <w:rFonts w:cs="Arial"/>
          <w:b/>
          <w:szCs w:val="20"/>
          <w:lang w:val="en-US"/>
        </w:rPr>
      </w:pPr>
      <w:r>
        <w:rPr>
          <w:rFonts w:cs="Arial"/>
          <w:szCs w:val="20"/>
          <w:lang w:val="en-US"/>
        </w:rPr>
        <w:t xml:space="preserve">To process </w:t>
      </w:r>
      <w:r w:rsidR="00F949DB">
        <w:rPr>
          <w:rFonts w:cs="Arial"/>
          <w:szCs w:val="20"/>
          <w:lang w:val="en-US"/>
        </w:rPr>
        <w:t xml:space="preserve">the above </w:t>
      </w:r>
      <w:r>
        <w:rPr>
          <w:rFonts w:cs="Arial"/>
          <w:szCs w:val="20"/>
          <w:lang w:val="en-US"/>
        </w:rPr>
        <w:t>payment</w:t>
      </w:r>
      <w:r w:rsidR="00F949DB">
        <w:rPr>
          <w:rFonts w:cs="Arial"/>
          <w:szCs w:val="20"/>
          <w:lang w:val="en-US"/>
        </w:rPr>
        <w:t>s in SAP</w:t>
      </w:r>
      <w:r>
        <w:rPr>
          <w:rFonts w:cs="Arial"/>
          <w:szCs w:val="20"/>
          <w:lang w:val="en-US"/>
        </w:rPr>
        <w:t xml:space="preserve">, the Office uses payment request forms which </w:t>
      </w:r>
      <w:r w:rsidR="002A6939">
        <w:rPr>
          <w:rFonts w:cs="Arial"/>
          <w:szCs w:val="20"/>
          <w:lang w:val="en-US"/>
        </w:rPr>
        <w:t xml:space="preserve">are certified by the Administrative Officer and approved by the Head of Office.  </w:t>
      </w:r>
    </w:p>
    <w:p w14:paraId="764D0F69" w14:textId="34B1F4F3" w:rsidR="00022FBF" w:rsidRPr="00022FBF" w:rsidRDefault="00022FBF" w:rsidP="00022FBF">
      <w:pPr>
        <w:pStyle w:val="Numberedpara"/>
        <w:numPr>
          <w:ilvl w:val="0"/>
          <w:numId w:val="0"/>
        </w:numPr>
        <w:tabs>
          <w:tab w:val="left" w:pos="720"/>
          <w:tab w:val="left" w:pos="2430"/>
        </w:tabs>
        <w:spacing w:after="200" w:line="276" w:lineRule="auto"/>
        <w:rPr>
          <w:rFonts w:cs="Arial"/>
          <w:b/>
          <w:szCs w:val="20"/>
          <w:lang w:val="en-US"/>
        </w:rPr>
      </w:pPr>
      <w:r>
        <w:rPr>
          <w:rFonts w:cs="Arial"/>
          <w:b/>
          <w:szCs w:val="20"/>
          <w:lang w:val="en-US"/>
        </w:rPr>
        <w:t>Local bank payments</w:t>
      </w:r>
    </w:p>
    <w:p w14:paraId="38A69BEB" w14:textId="6B04763C" w:rsidR="000C587B" w:rsidRPr="00F949DB" w:rsidRDefault="001422A1" w:rsidP="00F949DB">
      <w:pPr>
        <w:pStyle w:val="Numberedpara"/>
        <w:numPr>
          <w:ilvl w:val="0"/>
          <w:numId w:val="40"/>
        </w:numPr>
        <w:tabs>
          <w:tab w:val="left" w:pos="720"/>
          <w:tab w:val="left" w:pos="2430"/>
        </w:tabs>
        <w:spacing w:after="200" w:line="276" w:lineRule="auto"/>
        <w:rPr>
          <w:rFonts w:cs="Arial"/>
          <w:b/>
          <w:szCs w:val="20"/>
          <w:lang w:val="en-US"/>
        </w:rPr>
      </w:pPr>
      <w:r>
        <w:rPr>
          <w:rFonts w:cs="Arial"/>
          <w:szCs w:val="20"/>
          <w:lang w:val="en-US"/>
        </w:rPr>
        <w:t xml:space="preserve"> </w:t>
      </w:r>
    </w:p>
    <w:p w14:paraId="608DA714" w14:textId="02E215C3" w:rsidR="004330B1" w:rsidRDefault="002A6939" w:rsidP="004330B1">
      <w:pPr>
        <w:pStyle w:val="Numberedpara"/>
        <w:numPr>
          <w:ilvl w:val="0"/>
          <w:numId w:val="0"/>
        </w:numPr>
        <w:tabs>
          <w:tab w:val="left" w:pos="720"/>
          <w:tab w:val="left" w:pos="2430"/>
        </w:tabs>
        <w:spacing w:after="200" w:line="276" w:lineRule="auto"/>
        <w:rPr>
          <w:rFonts w:cs="Arial"/>
          <w:b/>
          <w:szCs w:val="20"/>
          <w:lang w:val="en-US"/>
        </w:rPr>
      </w:pPr>
      <w:r w:rsidRPr="002A6939">
        <w:rPr>
          <w:rFonts w:cs="Arial"/>
          <w:b/>
          <w:szCs w:val="20"/>
          <w:lang w:val="en-US"/>
        </w:rPr>
        <w:t xml:space="preserve">Vendor </w:t>
      </w:r>
      <w:r>
        <w:rPr>
          <w:rFonts w:cs="Arial"/>
          <w:b/>
          <w:szCs w:val="20"/>
          <w:lang w:val="en-US"/>
        </w:rPr>
        <w:t>management</w:t>
      </w:r>
      <w:r w:rsidRPr="002A6939">
        <w:rPr>
          <w:rFonts w:cs="Arial"/>
          <w:b/>
          <w:szCs w:val="20"/>
          <w:lang w:val="en-US"/>
        </w:rPr>
        <w:t xml:space="preserve"> process</w:t>
      </w:r>
    </w:p>
    <w:p w14:paraId="6912FC9F" w14:textId="0D1E927B" w:rsidR="002A6939" w:rsidRPr="002A6939" w:rsidRDefault="00022FBF" w:rsidP="002A6939">
      <w:pPr>
        <w:pStyle w:val="Numberedpara"/>
        <w:numPr>
          <w:ilvl w:val="0"/>
          <w:numId w:val="40"/>
        </w:numPr>
        <w:tabs>
          <w:tab w:val="left" w:pos="720"/>
          <w:tab w:val="left" w:pos="2430"/>
        </w:tabs>
        <w:spacing w:after="200" w:line="276" w:lineRule="auto"/>
        <w:rPr>
          <w:rFonts w:cs="Arial"/>
          <w:b/>
          <w:szCs w:val="20"/>
          <w:lang w:val="en-US"/>
        </w:rPr>
      </w:pPr>
      <w:r w:rsidRPr="00022FBF">
        <w:rPr>
          <w:rFonts w:cs="Arial"/>
          <w:b/>
          <w:szCs w:val="20"/>
          <w:lang w:val="en-US"/>
        </w:rPr>
        <w:t>SAP vendor creation</w:t>
      </w:r>
      <w:r>
        <w:rPr>
          <w:rFonts w:cs="Arial"/>
          <w:szCs w:val="20"/>
          <w:lang w:val="en-US"/>
        </w:rPr>
        <w:t xml:space="preserve">: </w:t>
      </w:r>
      <w:r w:rsidR="001422A1">
        <w:rPr>
          <w:rFonts w:cs="Arial"/>
          <w:szCs w:val="20"/>
          <w:lang w:val="en-US"/>
        </w:rPr>
        <w:t xml:space="preserve"> perform a walkthrough</w:t>
      </w:r>
    </w:p>
    <w:p w14:paraId="16336121" w14:textId="6EED3F93" w:rsidR="002A6939" w:rsidRPr="00022FBF" w:rsidRDefault="00022FBF" w:rsidP="000F2EAB">
      <w:pPr>
        <w:pStyle w:val="Numberedpara"/>
        <w:numPr>
          <w:ilvl w:val="0"/>
          <w:numId w:val="40"/>
        </w:numPr>
        <w:tabs>
          <w:tab w:val="left" w:pos="720"/>
          <w:tab w:val="left" w:pos="2430"/>
        </w:tabs>
        <w:spacing w:after="200" w:line="276" w:lineRule="auto"/>
        <w:rPr>
          <w:rFonts w:cs="Arial"/>
          <w:b/>
          <w:szCs w:val="20"/>
          <w:lang w:val="en-US"/>
        </w:rPr>
      </w:pPr>
      <w:r w:rsidRPr="00022FBF">
        <w:rPr>
          <w:rFonts w:cs="Arial"/>
          <w:b/>
          <w:szCs w:val="20"/>
          <w:lang w:val="en-US"/>
        </w:rPr>
        <w:t>Local bank vendor creation</w:t>
      </w:r>
      <w:r>
        <w:rPr>
          <w:rFonts w:cs="Arial"/>
          <w:szCs w:val="20"/>
          <w:lang w:val="en-US"/>
        </w:rPr>
        <w:t>: F</w:t>
      </w:r>
      <w:r w:rsidR="00A427C6" w:rsidRPr="00022FBF">
        <w:rPr>
          <w:rFonts w:cs="Arial"/>
          <w:szCs w:val="20"/>
          <w:lang w:val="en-US"/>
        </w:rPr>
        <w:t xml:space="preserve">or the local bank vendors, </w:t>
      </w:r>
      <w:r w:rsidR="00A427C6" w:rsidRPr="00022FBF">
        <w:rPr>
          <w:rFonts w:cs="Arial"/>
          <w:szCs w:val="20"/>
          <w:u w:val="single"/>
          <w:lang w:val="en-US"/>
        </w:rPr>
        <w:t>outside of SAP and not reconciled with SAP</w:t>
      </w:r>
      <w:r w:rsidR="00A427C6" w:rsidRPr="00022FBF">
        <w:rPr>
          <w:rFonts w:cs="Arial"/>
          <w:szCs w:val="20"/>
          <w:lang w:val="en-US"/>
        </w:rPr>
        <w:t>, t</w:t>
      </w:r>
      <w:r w:rsidR="002A6939" w:rsidRPr="00022FBF">
        <w:rPr>
          <w:rFonts w:cs="Arial"/>
          <w:szCs w:val="20"/>
          <w:lang w:val="en-US"/>
        </w:rPr>
        <w:t xml:space="preserve">he office </w:t>
      </w:r>
      <w:r w:rsidR="00A427C6" w:rsidRPr="00022FBF">
        <w:rPr>
          <w:rFonts w:cs="Arial"/>
          <w:szCs w:val="20"/>
          <w:lang w:val="en-US"/>
        </w:rPr>
        <w:t xml:space="preserve">pulls a PDF form from the bank website and input vendor bank information manually to be printed out as bank transfer form. This information is automatically stored in the bank form for future bank transfers. The form is signed by two </w:t>
      </w:r>
      <w:r>
        <w:rPr>
          <w:rFonts w:cs="Arial"/>
          <w:szCs w:val="20"/>
          <w:lang w:val="en-US"/>
        </w:rPr>
        <w:t>bank signatories when there is bank transfer letter. They v</w:t>
      </w:r>
      <w:r w:rsidR="00F949DB" w:rsidRPr="00022FBF">
        <w:rPr>
          <w:rFonts w:cs="Arial"/>
          <w:szCs w:val="20"/>
          <w:lang w:val="en-US"/>
        </w:rPr>
        <w:t>erify that the bank account details match the vendors’ check</w:t>
      </w:r>
      <w:r>
        <w:rPr>
          <w:rFonts w:cs="Arial"/>
          <w:szCs w:val="20"/>
          <w:lang w:val="en-US"/>
        </w:rPr>
        <w:t xml:space="preserve"> (equivalent to a bank official record)</w:t>
      </w:r>
      <w:r w:rsidR="00F949DB" w:rsidRPr="00022FBF">
        <w:rPr>
          <w:rFonts w:cs="Arial"/>
          <w:szCs w:val="20"/>
          <w:lang w:val="en-US"/>
        </w:rPr>
        <w:t>, where the vendor’s name and bank account details appear.</w:t>
      </w:r>
    </w:p>
    <w:p w14:paraId="1BD638C6" w14:textId="77777777" w:rsidR="001422A1" w:rsidRDefault="001422A1" w:rsidP="005E2525">
      <w:pPr>
        <w:pStyle w:val="Numberedpara"/>
        <w:numPr>
          <w:ilvl w:val="0"/>
          <w:numId w:val="0"/>
        </w:numPr>
        <w:tabs>
          <w:tab w:val="left" w:pos="720"/>
          <w:tab w:val="left" w:pos="2430"/>
        </w:tabs>
        <w:spacing w:after="200" w:line="276" w:lineRule="auto"/>
        <w:rPr>
          <w:rFonts w:cs="Arial"/>
          <w:b/>
          <w:szCs w:val="20"/>
          <w:lang w:val="en-US"/>
        </w:rPr>
      </w:pPr>
    </w:p>
    <w:p w14:paraId="4A8F46DF" w14:textId="21357BAC" w:rsidR="005E2525" w:rsidRPr="007F205E" w:rsidRDefault="005E2525" w:rsidP="005E2525">
      <w:pPr>
        <w:pStyle w:val="Numberedpara"/>
        <w:numPr>
          <w:ilvl w:val="0"/>
          <w:numId w:val="0"/>
        </w:numPr>
        <w:tabs>
          <w:tab w:val="left" w:pos="720"/>
          <w:tab w:val="left" w:pos="2430"/>
        </w:tabs>
        <w:spacing w:after="200" w:line="276" w:lineRule="auto"/>
        <w:rPr>
          <w:rFonts w:cs="Arial"/>
          <w:b/>
          <w:szCs w:val="20"/>
          <w:lang w:val="en-US"/>
        </w:rPr>
      </w:pPr>
      <w:r w:rsidRPr="007F205E">
        <w:rPr>
          <w:rFonts w:cs="Arial"/>
          <w:b/>
          <w:szCs w:val="20"/>
          <w:lang w:val="en-US"/>
        </w:rPr>
        <w:t xml:space="preserve">Key policies and documented procedures relevant to the audited area </w:t>
      </w:r>
    </w:p>
    <w:p w14:paraId="77E40904" w14:textId="4C8233B5" w:rsidR="005E2525" w:rsidRPr="008C1D4E" w:rsidRDefault="005E2525" w:rsidP="00A427C6">
      <w:pPr>
        <w:pStyle w:val="Numberedpara"/>
        <w:numPr>
          <w:ilvl w:val="0"/>
          <w:numId w:val="0"/>
        </w:numPr>
        <w:tabs>
          <w:tab w:val="left" w:pos="720"/>
          <w:tab w:val="left" w:pos="2430"/>
        </w:tabs>
        <w:spacing w:after="200" w:line="276" w:lineRule="auto"/>
        <w:rPr>
          <w:rFonts w:cs="Arial"/>
          <w:szCs w:val="20"/>
          <w:highlight w:val="lightGray"/>
          <w:lang w:val="en-US"/>
        </w:rPr>
      </w:pPr>
      <w:r w:rsidRPr="007F205E">
        <w:rPr>
          <w:rFonts w:cs="Arial"/>
          <w:szCs w:val="20"/>
          <w:lang w:val="en-US"/>
        </w:rPr>
        <w:t>Most of the processes of the office are supposed to be carried out in line with the Admin Manual and the HR Manual.</w:t>
      </w:r>
    </w:p>
    <w:p w14:paraId="0ECB9AF5" w14:textId="77777777" w:rsidR="001422A1" w:rsidRDefault="001422A1" w:rsidP="00F706BE">
      <w:pPr>
        <w:pStyle w:val="Numberedpara"/>
        <w:numPr>
          <w:ilvl w:val="0"/>
          <w:numId w:val="0"/>
        </w:numPr>
        <w:tabs>
          <w:tab w:val="left" w:pos="720"/>
          <w:tab w:val="left" w:pos="2430"/>
        </w:tabs>
        <w:spacing w:after="200" w:line="276" w:lineRule="auto"/>
        <w:rPr>
          <w:rFonts w:cs="Arial"/>
          <w:b/>
          <w:szCs w:val="20"/>
        </w:rPr>
      </w:pPr>
    </w:p>
    <w:p w14:paraId="354A5AFB" w14:textId="044CBBC1" w:rsidR="00F146A2" w:rsidRPr="000019DA" w:rsidRDefault="00A427C6" w:rsidP="00F706BE">
      <w:pPr>
        <w:pStyle w:val="Numberedpara"/>
        <w:numPr>
          <w:ilvl w:val="0"/>
          <w:numId w:val="0"/>
        </w:numPr>
        <w:tabs>
          <w:tab w:val="left" w:pos="720"/>
          <w:tab w:val="left" w:pos="2430"/>
        </w:tabs>
        <w:spacing w:after="200" w:line="276" w:lineRule="auto"/>
        <w:rPr>
          <w:rFonts w:cs="Arial"/>
          <w:szCs w:val="20"/>
        </w:rPr>
      </w:pPr>
      <w:r>
        <w:rPr>
          <w:rFonts w:cs="Arial"/>
          <w:b/>
          <w:szCs w:val="20"/>
        </w:rPr>
        <w:t>I</w:t>
      </w:r>
      <w:r w:rsidR="001575C3">
        <w:rPr>
          <w:rFonts w:cs="Arial"/>
          <w:b/>
          <w:szCs w:val="20"/>
        </w:rPr>
        <w:t xml:space="preserve">T support and key systems: </w:t>
      </w:r>
      <w:r w:rsidR="002D4F6B">
        <w:rPr>
          <w:rFonts w:cs="Arial"/>
          <w:szCs w:val="20"/>
        </w:rPr>
        <w:t>Most of the Office is on Windows 10.</w:t>
      </w:r>
    </w:p>
    <w:p w14:paraId="24F83C65" w14:textId="77777777" w:rsidR="001422A1" w:rsidRDefault="001422A1" w:rsidP="000C4558">
      <w:pPr>
        <w:pStyle w:val="Numberedpara"/>
        <w:numPr>
          <w:ilvl w:val="0"/>
          <w:numId w:val="0"/>
        </w:numPr>
        <w:tabs>
          <w:tab w:val="left" w:pos="720"/>
          <w:tab w:val="left" w:pos="2430"/>
        </w:tabs>
        <w:spacing w:after="200" w:line="276" w:lineRule="auto"/>
        <w:jc w:val="both"/>
        <w:rPr>
          <w:rFonts w:cs="Arial"/>
          <w:b/>
          <w:szCs w:val="20"/>
        </w:rPr>
      </w:pPr>
    </w:p>
    <w:p w14:paraId="5A6817BB" w14:textId="34045331" w:rsidR="00F146A2" w:rsidRDefault="000019DA" w:rsidP="000C4558">
      <w:pPr>
        <w:pStyle w:val="Numberedpara"/>
        <w:numPr>
          <w:ilvl w:val="0"/>
          <w:numId w:val="0"/>
        </w:numPr>
        <w:tabs>
          <w:tab w:val="left" w:pos="720"/>
          <w:tab w:val="left" w:pos="2430"/>
        </w:tabs>
        <w:spacing w:after="200" w:line="276" w:lineRule="auto"/>
        <w:jc w:val="both"/>
        <w:rPr>
          <w:rFonts w:cs="Arial"/>
          <w:b/>
          <w:szCs w:val="20"/>
        </w:rPr>
      </w:pPr>
      <w:r>
        <w:rPr>
          <w:rFonts w:cs="Arial"/>
          <w:b/>
          <w:szCs w:val="20"/>
        </w:rPr>
        <w:t xml:space="preserve">Data Analysis  </w:t>
      </w:r>
    </w:p>
    <w:p w14:paraId="08B76A1E" w14:textId="7B975282" w:rsidR="000019DA" w:rsidRDefault="000019DA" w:rsidP="00F706BE">
      <w:pPr>
        <w:pStyle w:val="Numberedpara"/>
        <w:numPr>
          <w:ilvl w:val="0"/>
          <w:numId w:val="38"/>
        </w:numPr>
        <w:tabs>
          <w:tab w:val="left" w:pos="720"/>
          <w:tab w:val="left" w:pos="2430"/>
        </w:tabs>
        <w:spacing w:after="200" w:line="276" w:lineRule="auto"/>
        <w:jc w:val="both"/>
        <w:rPr>
          <w:rFonts w:cs="Arial"/>
          <w:b/>
          <w:szCs w:val="20"/>
        </w:rPr>
      </w:pPr>
      <w:r>
        <w:rPr>
          <w:rFonts w:cs="Arial"/>
          <w:szCs w:val="20"/>
        </w:rPr>
        <w:t>The Office RP budget for 2019-2020 amounts to US$977,945.</w:t>
      </w:r>
    </w:p>
    <w:p w14:paraId="3909C986" w14:textId="77777777" w:rsidR="001575C3" w:rsidRDefault="001575C3" w:rsidP="000C4558">
      <w:pPr>
        <w:pStyle w:val="Numberedpara"/>
        <w:numPr>
          <w:ilvl w:val="0"/>
          <w:numId w:val="0"/>
        </w:numPr>
        <w:tabs>
          <w:tab w:val="left" w:pos="720"/>
          <w:tab w:val="left" w:pos="2430"/>
        </w:tabs>
        <w:spacing w:after="200" w:line="276" w:lineRule="auto"/>
        <w:jc w:val="both"/>
        <w:rPr>
          <w:rFonts w:cs="Arial"/>
          <w:b/>
          <w:szCs w:val="20"/>
          <w:u w:val="single"/>
        </w:rPr>
      </w:pPr>
    </w:p>
    <w:p w14:paraId="58F768ED" w14:textId="560DB445" w:rsidR="00FB5AC2" w:rsidRPr="00F706BE" w:rsidRDefault="00F706BE" w:rsidP="000C4558">
      <w:pPr>
        <w:pStyle w:val="Numberedpara"/>
        <w:numPr>
          <w:ilvl w:val="0"/>
          <w:numId w:val="0"/>
        </w:numPr>
        <w:tabs>
          <w:tab w:val="left" w:pos="720"/>
          <w:tab w:val="left" w:pos="2430"/>
        </w:tabs>
        <w:spacing w:after="200" w:line="276" w:lineRule="auto"/>
        <w:jc w:val="both"/>
        <w:rPr>
          <w:rFonts w:cs="Arial"/>
          <w:b/>
          <w:szCs w:val="20"/>
          <w:u w:val="single"/>
        </w:rPr>
      </w:pPr>
      <w:r w:rsidRPr="00F706BE">
        <w:rPr>
          <w:rFonts w:cs="Arial"/>
          <w:b/>
          <w:szCs w:val="20"/>
          <w:u w:val="single"/>
        </w:rPr>
        <w:t>Expenditures</w:t>
      </w:r>
      <w:r>
        <w:rPr>
          <w:rFonts w:cs="Arial"/>
          <w:b/>
          <w:szCs w:val="20"/>
          <w:u w:val="single"/>
        </w:rPr>
        <w:t xml:space="preserve"> (</w:t>
      </w:r>
      <w:r w:rsidR="00C31104">
        <w:rPr>
          <w:rFonts w:cs="Arial"/>
          <w:b/>
          <w:szCs w:val="20"/>
          <w:u w:val="single"/>
        </w:rPr>
        <w:t xml:space="preserve">1 </w:t>
      </w:r>
      <w:r>
        <w:rPr>
          <w:rFonts w:cs="Arial"/>
          <w:b/>
          <w:szCs w:val="20"/>
          <w:u w:val="single"/>
        </w:rPr>
        <w:t xml:space="preserve">Jan 2018 – </w:t>
      </w:r>
      <w:r w:rsidR="00C31104">
        <w:rPr>
          <w:rFonts w:cs="Arial"/>
          <w:b/>
          <w:szCs w:val="20"/>
          <w:u w:val="single"/>
        </w:rPr>
        <w:t xml:space="preserve">8 Feb </w:t>
      </w:r>
      <w:r>
        <w:rPr>
          <w:rFonts w:cs="Arial"/>
          <w:b/>
          <w:szCs w:val="20"/>
          <w:u w:val="single"/>
        </w:rPr>
        <w:t>202</w:t>
      </w:r>
      <w:r w:rsidR="00C31104">
        <w:rPr>
          <w:rFonts w:cs="Arial"/>
          <w:b/>
          <w:szCs w:val="20"/>
          <w:u w:val="single"/>
        </w:rPr>
        <w:t>2</w:t>
      </w:r>
      <w:r>
        <w:rPr>
          <w:rFonts w:cs="Arial"/>
          <w:b/>
          <w:szCs w:val="20"/>
          <w:u w:val="single"/>
        </w:rPr>
        <w:t>)</w:t>
      </w:r>
    </w:p>
    <w:p w14:paraId="213D7200" w14:textId="012C7D19" w:rsidR="000019DA" w:rsidRDefault="000019DA" w:rsidP="00F706BE">
      <w:pPr>
        <w:pStyle w:val="Numberedpara"/>
        <w:numPr>
          <w:ilvl w:val="0"/>
          <w:numId w:val="0"/>
        </w:numPr>
        <w:tabs>
          <w:tab w:val="left" w:pos="720"/>
          <w:tab w:val="left" w:pos="2430"/>
        </w:tabs>
        <w:spacing w:after="200" w:line="276" w:lineRule="auto"/>
        <w:jc w:val="both"/>
        <w:rPr>
          <w:rFonts w:cs="Arial"/>
          <w:szCs w:val="20"/>
        </w:rPr>
      </w:pPr>
      <w:r>
        <w:rPr>
          <w:rFonts w:cs="Arial"/>
          <w:szCs w:val="20"/>
        </w:rPr>
        <w:t xml:space="preserve">The Office </w:t>
      </w:r>
      <w:r w:rsidR="00F706BE">
        <w:rPr>
          <w:rFonts w:cs="Arial"/>
          <w:szCs w:val="20"/>
        </w:rPr>
        <w:t xml:space="preserve">total </w:t>
      </w:r>
      <w:r>
        <w:rPr>
          <w:rFonts w:cs="Arial"/>
          <w:szCs w:val="20"/>
        </w:rPr>
        <w:t>e</w:t>
      </w:r>
      <w:r w:rsidRPr="000019DA">
        <w:rPr>
          <w:rFonts w:cs="Arial"/>
          <w:szCs w:val="20"/>
        </w:rPr>
        <w:t xml:space="preserve">xpenditures </w:t>
      </w:r>
      <w:r w:rsidR="00F706BE">
        <w:rPr>
          <w:rFonts w:cs="Arial"/>
          <w:szCs w:val="20"/>
        </w:rPr>
        <w:t xml:space="preserve">between </w:t>
      </w:r>
      <w:r w:rsidR="00F706BE" w:rsidRPr="000019DA">
        <w:rPr>
          <w:rFonts w:cs="Arial"/>
          <w:szCs w:val="20"/>
        </w:rPr>
        <w:t xml:space="preserve">January 2018 to October 2020 </w:t>
      </w:r>
      <w:r w:rsidR="00663727">
        <w:rPr>
          <w:rFonts w:cs="Arial"/>
          <w:szCs w:val="20"/>
        </w:rPr>
        <w:t xml:space="preserve">totals </w:t>
      </w:r>
      <w:r w:rsidR="00F706BE">
        <w:rPr>
          <w:rFonts w:cs="Arial"/>
          <w:szCs w:val="20"/>
        </w:rPr>
        <w:t>US$5m</w:t>
      </w:r>
      <w:r w:rsidR="00E12383">
        <w:rPr>
          <w:rFonts w:cs="Arial"/>
          <w:szCs w:val="20"/>
        </w:rPr>
        <w:t xml:space="preserve">.  </w:t>
      </w:r>
    </w:p>
    <w:tbl>
      <w:tblPr>
        <w:tblW w:w="3909" w:type="dxa"/>
        <w:jc w:val="center"/>
        <w:tblCellMar>
          <w:left w:w="70" w:type="dxa"/>
          <w:right w:w="70" w:type="dxa"/>
        </w:tblCellMar>
        <w:tblLook w:val="04A0" w:firstRow="1" w:lastRow="0" w:firstColumn="1" w:lastColumn="0" w:noHBand="0" w:noVBand="1"/>
      </w:tblPr>
      <w:tblGrid>
        <w:gridCol w:w="2405"/>
        <w:gridCol w:w="1504"/>
      </w:tblGrid>
      <w:tr w:rsidR="00F706BE" w:rsidRPr="00F706BE" w14:paraId="7694295E" w14:textId="77777777" w:rsidTr="00C31104">
        <w:trPr>
          <w:trHeight w:val="264"/>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A2681" w14:textId="14E84DD2" w:rsidR="00F706BE" w:rsidRPr="00F706BE" w:rsidRDefault="005848DC" w:rsidP="00F706BE">
            <w:pPr>
              <w:rPr>
                <w:rFonts w:cs="Arial"/>
                <w:b/>
                <w:bCs/>
                <w:sz w:val="20"/>
                <w:lang w:eastAsia="fr-FR"/>
              </w:rPr>
            </w:pPr>
            <w:r>
              <w:rPr>
                <w:rFonts w:cs="Arial"/>
                <w:b/>
                <w:bCs/>
                <w:sz w:val="20"/>
                <w:lang w:eastAsia="fr-FR"/>
              </w:rPr>
              <w:t>ZPO</w:t>
            </w:r>
            <w:r w:rsidR="00E12383">
              <w:rPr>
                <w:rFonts w:cs="Arial"/>
                <w:b/>
                <w:bCs/>
                <w:sz w:val="20"/>
                <w:lang w:eastAsia="fr-FR"/>
              </w:rPr>
              <w:t>LIST</w:t>
            </w:r>
            <w:r w:rsidR="00F706BE" w:rsidRPr="00F706BE">
              <w:rPr>
                <w:rFonts w:cs="Arial"/>
                <w:b/>
                <w:bCs/>
                <w:sz w:val="20"/>
                <w:lang w:eastAsia="fr-FR"/>
              </w:rPr>
              <w:t xml:space="preserve"> Budget Codes</w:t>
            </w:r>
          </w:p>
        </w:tc>
        <w:tc>
          <w:tcPr>
            <w:tcW w:w="1504" w:type="dxa"/>
            <w:tcBorders>
              <w:top w:val="single" w:sz="4" w:space="0" w:color="auto"/>
              <w:left w:val="nil"/>
              <w:bottom w:val="single" w:sz="4" w:space="0" w:color="auto"/>
              <w:right w:val="single" w:sz="4" w:space="0" w:color="auto"/>
            </w:tcBorders>
            <w:shd w:val="clear" w:color="auto" w:fill="auto"/>
            <w:noWrap/>
            <w:vAlign w:val="bottom"/>
          </w:tcPr>
          <w:p w14:paraId="13B3DF8F" w14:textId="49DCB79F" w:rsidR="00F706BE" w:rsidRPr="00F706BE" w:rsidRDefault="00D53B1A" w:rsidP="00994B7D">
            <w:pPr>
              <w:jc w:val="right"/>
              <w:rPr>
                <w:rFonts w:cs="Arial"/>
                <w:sz w:val="20"/>
                <w:lang w:eastAsia="fr-FR"/>
              </w:rPr>
            </w:pPr>
            <w:r>
              <w:rPr>
                <w:rFonts w:cs="Arial"/>
                <w:sz w:val="20"/>
                <w:lang w:eastAsia="fr-FR"/>
              </w:rPr>
              <w:t>4674670</w:t>
            </w:r>
          </w:p>
        </w:tc>
      </w:tr>
      <w:tr w:rsidR="00F706BE" w:rsidRPr="00F706BE" w14:paraId="5F0AC71C" w14:textId="77777777" w:rsidTr="00C31104">
        <w:trPr>
          <w:trHeight w:val="264"/>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D03F2BC" w14:textId="64A3FBD5" w:rsidR="00F706BE" w:rsidRPr="00F706BE" w:rsidRDefault="00B4390B" w:rsidP="00F706BE">
            <w:pPr>
              <w:rPr>
                <w:rFonts w:cs="Arial"/>
                <w:b/>
                <w:bCs/>
                <w:sz w:val="20"/>
                <w:lang w:eastAsia="fr-FR"/>
              </w:rPr>
            </w:pPr>
            <w:r>
              <w:rPr>
                <w:rFonts w:cs="Arial"/>
                <w:b/>
                <w:bCs/>
                <w:sz w:val="20"/>
                <w:lang w:eastAsia="fr-FR"/>
              </w:rPr>
              <w:t>FR</w:t>
            </w:r>
            <w:r w:rsidR="00A806DF">
              <w:rPr>
                <w:rFonts w:cs="Arial"/>
                <w:b/>
                <w:bCs/>
                <w:sz w:val="20"/>
                <w:lang w:eastAsia="fr-FR"/>
              </w:rPr>
              <w:t xml:space="preserve"> from SJO</w:t>
            </w:r>
            <w:r w:rsidR="001D35DF">
              <w:rPr>
                <w:rFonts w:cs="Arial"/>
                <w:b/>
                <w:bCs/>
                <w:sz w:val="20"/>
                <w:lang w:eastAsia="fr-FR"/>
              </w:rPr>
              <w:t xml:space="preserve"> </w:t>
            </w:r>
          </w:p>
        </w:tc>
        <w:tc>
          <w:tcPr>
            <w:tcW w:w="1504" w:type="dxa"/>
            <w:tcBorders>
              <w:top w:val="nil"/>
              <w:left w:val="nil"/>
              <w:bottom w:val="single" w:sz="4" w:space="0" w:color="auto"/>
              <w:right w:val="single" w:sz="4" w:space="0" w:color="auto"/>
            </w:tcBorders>
            <w:shd w:val="clear" w:color="auto" w:fill="auto"/>
            <w:noWrap/>
            <w:vAlign w:val="bottom"/>
          </w:tcPr>
          <w:p w14:paraId="0B83EC3E" w14:textId="178EA5DC" w:rsidR="00F706BE" w:rsidRPr="00F706BE" w:rsidRDefault="003530D2" w:rsidP="00994B7D">
            <w:pPr>
              <w:jc w:val="right"/>
              <w:rPr>
                <w:rFonts w:cs="Arial"/>
                <w:sz w:val="20"/>
                <w:lang w:eastAsia="fr-FR"/>
              </w:rPr>
            </w:pPr>
            <w:r>
              <w:rPr>
                <w:rFonts w:cs="Arial"/>
                <w:sz w:val="20"/>
                <w:lang w:eastAsia="fr-FR"/>
              </w:rPr>
              <w:t>407554</w:t>
            </w:r>
          </w:p>
        </w:tc>
      </w:tr>
      <w:tr w:rsidR="00F706BE" w:rsidRPr="00F706BE" w14:paraId="702E8D46" w14:textId="77777777" w:rsidTr="00C31104">
        <w:trPr>
          <w:trHeight w:val="264"/>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0DF6245" w14:textId="77777777" w:rsidR="00F706BE" w:rsidRPr="00F706BE" w:rsidRDefault="00F706BE" w:rsidP="00F706BE">
            <w:pPr>
              <w:rPr>
                <w:rFonts w:cs="Arial"/>
                <w:b/>
                <w:bCs/>
                <w:sz w:val="20"/>
                <w:lang w:eastAsia="fr-FR"/>
              </w:rPr>
            </w:pPr>
            <w:r w:rsidRPr="00F706BE">
              <w:rPr>
                <w:rFonts w:cs="Arial"/>
                <w:b/>
                <w:bCs/>
                <w:sz w:val="20"/>
                <w:lang w:eastAsia="fr-FR"/>
              </w:rPr>
              <w:t>Total</w:t>
            </w:r>
          </w:p>
        </w:tc>
        <w:tc>
          <w:tcPr>
            <w:tcW w:w="1504" w:type="dxa"/>
            <w:tcBorders>
              <w:top w:val="nil"/>
              <w:left w:val="nil"/>
              <w:bottom w:val="single" w:sz="4" w:space="0" w:color="auto"/>
              <w:right w:val="single" w:sz="4" w:space="0" w:color="auto"/>
            </w:tcBorders>
            <w:shd w:val="clear" w:color="auto" w:fill="auto"/>
            <w:noWrap/>
            <w:vAlign w:val="bottom"/>
            <w:hideMark/>
          </w:tcPr>
          <w:p w14:paraId="24C9E3A2" w14:textId="1C7E667D" w:rsidR="00F706BE" w:rsidRPr="00F706BE" w:rsidRDefault="0081540C" w:rsidP="001D35DF">
            <w:pPr>
              <w:jc w:val="right"/>
              <w:rPr>
                <w:rFonts w:cs="Arial"/>
                <w:sz w:val="20"/>
                <w:lang w:eastAsia="fr-FR"/>
              </w:rPr>
            </w:pPr>
            <w:r>
              <w:rPr>
                <w:rFonts w:cs="Arial"/>
                <w:sz w:val="20"/>
                <w:lang w:eastAsia="fr-FR"/>
              </w:rPr>
              <w:t xml:space="preserve"> </w:t>
            </w:r>
            <w:r w:rsidR="00E12383">
              <w:rPr>
                <w:rFonts w:cs="Arial"/>
                <w:sz w:val="20"/>
                <w:lang w:eastAsia="fr-FR"/>
              </w:rPr>
              <w:t>5082</w:t>
            </w:r>
            <w:r w:rsidR="00663727">
              <w:rPr>
                <w:rFonts w:cs="Arial"/>
                <w:sz w:val="20"/>
                <w:lang w:eastAsia="fr-FR"/>
              </w:rPr>
              <w:t>224</w:t>
            </w:r>
          </w:p>
        </w:tc>
      </w:tr>
    </w:tbl>
    <w:p w14:paraId="5C97C1C1" w14:textId="77777777" w:rsidR="000A57B3" w:rsidRDefault="000A57B3" w:rsidP="00F706BE">
      <w:pPr>
        <w:pStyle w:val="Numberedpara"/>
        <w:numPr>
          <w:ilvl w:val="0"/>
          <w:numId w:val="0"/>
        </w:numPr>
        <w:tabs>
          <w:tab w:val="left" w:pos="720"/>
          <w:tab w:val="left" w:pos="2430"/>
        </w:tabs>
        <w:spacing w:after="200" w:line="276" w:lineRule="auto"/>
        <w:jc w:val="both"/>
        <w:rPr>
          <w:rFonts w:cs="Arial"/>
          <w:szCs w:val="20"/>
        </w:rPr>
      </w:pPr>
    </w:p>
    <w:p w14:paraId="67BB7250" w14:textId="77777777" w:rsidR="000A57B3" w:rsidRDefault="000A57B3" w:rsidP="009B75E2">
      <w:pPr>
        <w:pStyle w:val="Numberedpara"/>
        <w:numPr>
          <w:ilvl w:val="0"/>
          <w:numId w:val="0"/>
        </w:numPr>
        <w:tabs>
          <w:tab w:val="left" w:pos="720"/>
          <w:tab w:val="left" w:pos="2430"/>
        </w:tabs>
        <w:spacing w:after="200" w:line="276" w:lineRule="auto"/>
        <w:jc w:val="both"/>
        <w:rPr>
          <w:rFonts w:cs="Arial"/>
          <w:szCs w:val="20"/>
          <w:lang w:val="en-US"/>
        </w:rPr>
      </w:pPr>
    </w:p>
    <w:p w14:paraId="60E09F45" w14:textId="3C3C1341" w:rsidR="009B75E2" w:rsidRPr="009B75E2" w:rsidRDefault="009B75E2" w:rsidP="009B75E2">
      <w:pPr>
        <w:pStyle w:val="Numberedpara"/>
        <w:numPr>
          <w:ilvl w:val="0"/>
          <w:numId w:val="0"/>
        </w:numPr>
        <w:tabs>
          <w:tab w:val="left" w:pos="720"/>
          <w:tab w:val="left" w:pos="2430"/>
        </w:tabs>
        <w:spacing w:after="200" w:line="276" w:lineRule="auto"/>
        <w:jc w:val="both"/>
        <w:rPr>
          <w:rFonts w:cs="Arial"/>
          <w:szCs w:val="20"/>
        </w:rPr>
      </w:pPr>
      <w:r w:rsidRPr="00A151B7">
        <w:rPr>
          <w:rFonts w:cs="Arial"/>
          <w:szCs w:val="20"/>
          <w:lang w:val="en-US"/>
        </w:rPr>
        <w:t xml:space="preserve">The Office </w:t>
      </w:r>
      <w:r>
        <w:rPr>
          <w:rFonts w:cs="Arial"/>
          <w:szCs w:val="20"/>
          <w:lang w:val="en-US"/>
        </w:rPr>
        <w:t xml:space="preserve">drew 1883 contracts for a total amount of </w:t>
      </w:r>
      <w:r w:rsidRPr="00A151B7">
        <w:rPr>
          <w:rFonts w:cs="Arial"/>
          <w:szCs w:val="20"/>
          <w:lang w:val="en-US"/>
        </w:rPr>
        <w:t>US$</w:t>
      </w:r>
      <w:r>
        <w:rPr>
          <w:rFonts w:cs="Arial"/>
          <w:szCs w:val="20"/>
          <w:lang w:val="en-US"/>
        </w:rPr>
        <w:t>4,6 million between 2018 and October 2020 with a high number of Contracts for Services, small purchase orders and consultants.</w:t>
      </w:r>
    </w:p>
    <w:tbl>
      <w:tblPr>
        <w:tblW w:w="6359" w:type="dxa"/>
        <w:jc w:val="center"/>
        <w:tblCellMar>
          <w:left w:w="70" w:type="dxa"/>
          <w:right w:w="70" w:type="dxa"/>
        </w:tblCellMar>
        <w:tblLook w:val="04A0" w:firstRow="1" w:lastRow="0" w:firstColumn="1" w:lastColumn="0" w:noHBand="0" w:noVBand="1"/>
      </w:tblPr>
      <w:tblGrid>
        <w:gridCol w:w="2931"/>
        <w:gridCol w:w="1779"/>
        <w:gridCol w:w="1199"/>
        <w:gridCol w:w="907"/>
      </w:tblGrid>
      <w:tr w:rsidR="009B75E2" w:rsidRPr="00AB19E5" w14:paraId="426CD351" w14:textId="77777777" w:rsidTr="00C50A1B">
        <w:trPr>
          <w:trHeight w:val="264"/>
          <w:jc w:val="center"/>
        </w:trPr>
        <w:tc>
          <w:tcPr>
            <w:tcW w:w="0" w:type="auto"/>
            <w:tcBorders>
              <w:top w:val="nil"/>
              <w:left w:val="nil"/>
              <w:bottom w:val="single" w:sz="4" w:space="0" w:color="9BC2E6"/>
              <w:right w:val="nil"/>
            </w:tcBorders>
            <w:shd w:val="clear" w:color="DDEBF7" w:fill="DDEBF7"/>
            <w:noWrap/>
            <w:vAlign w:val="bottom"/>
            <w:hideMark/>
          </w:tcPr>
          <w:p w14:paraId="244AF45B" w14:textId="77777777" w:rsidR="009B75E2" w:rsidRPr="00AB19E5" w:rsidRDefault="009B75E2" w:rsidP="00C50A1B">
            <w:pPr>
              <w:rPr>
                <w:rFonts w:cs="Arial"/>
                <w:b/>
                <w:bCs/>
                <w:color w:val="000000"/>
                <w:sz w:val="20"/>
                <w:lang w:val="fr-FR" w:eastAsia="fr-FR"/>
              </w:rPr>
            </w:pPr>
            <w:r>
              <w:rPr>
                <w:rFonts w:cs="Arial"/>
                <w:b/>
                <w:bCs/>
                <w:color w:val="000000"/>
                <w:sz w:val="20"/>
                <w:lang w:val="fr-FR" w:eastAsia="fr-FR"/>
              </w:rPr>
              <w:t>Contract Type</w:t>
            </w:r>
          </w:p>
        </w:tc>
        <w:tc>
          <w:tcPr>
            <w:tcW w:w="1779" w:type="dxa"/>
            <w:tcBorders>
              <w:top w:val="nil"/>
              <w:left w:val="nil"/>
              <w:bottom w:val="single" w:sz="4" w:space="0" w:color="9BC2E6"/>
              <w:right w:val="nil"/>
            </w:tcBorders>
            <w:shd w:val="clear" w:color="DDEBF7" w:fill="DDEBF7"/>
            <w:noWrap/>
            <w:vAlign w:val="bottom"/>
            <w:hideMark/>
          </w:tcPr>
          <w:p w14:paraId="6A8D1C2D" w14:textId="77777777" w:rsidR="009B75E2" w:rsidRPr="00AB19E5" w:rsidRDefault="009B75E2" w:rsidP="00C50A1B">
            <w:pPr>
              <w:jc w:val="right"/>
              <w:rPr>
                <w:rFonts w:cs="Arial"/>
                <w:b/>
                <w:bCs/>
                <w:color w:val="000000"/>
                <w:sz w:val="20"/>
                <w:lang w:eastAsia="fr-FR"/>
              </w:rPr>
            </w:pPr>
            <w:r>
              <w:rPr>
                <w:rFonts w:cs="Arial"/>
                <w:b/>
                <w:bCs/>
                <w:color w:val="000000"/>
                <w:sz w:val="20"/>
                <w:lang w:eastAsia="fr-FR"/>
              </w:rPr>
              <w:t>Total</w:t>
            </w:r>
            <w:r w:rsidRPr="00AB19E5">
              <w:rPr>
                <w:rFonts w:cs="Arial"/>
                <w:b/>
                <w:bCs/>
                <w:color w:val="000000"/>
                <w:sz w:val="20"/>
                <w:lang w:eastAsia="fr-FR"/>
              </w:rPr>
              <w:t xml:space="preserve"> </w:t>
            </w:r>
            <w:r>
              <w:rPr>
                <w:rFonts w:cs="Arial"/>
                <w:b/>
                <w:bCs/>
                <w:color w:val="000000"/>
                <w:sz w:val="20"/>
                <w:lang w:eastAsia="fr-FR"/>
              </w:rPr>
              <w:t>Value</w:t>
            </w:r>
          </w:p>
        </w:tc>
        <w:tc>
          <w:tcPr>
            <w:tcW w:w="1199" w:type="dxa"/>
            <w:tcBorders>
              <w:top w:val="nil"/>
              <w:left w:val="nil"/>
              <w:bottom w:val="single" w:sz="4" w:space="0" w:color="9BC2E6"/>
              <w:right w:val="nil"/>
            </w:tcBorders>
            <w:shd w:val="clear" w:color="DDEBF7" w:fill="DDEBF7"/>
            <w:noWrap/>
            <w:vAlign w:val="bottom"/>
            <w:hideMark/>
          </w:tcPr>
          <w:p w14:paraId="427ED160" w14:textId="77777777" w:rsidR="009B75E2" w:rsidRPr="00AB19E5" w:rsidRDefault="009B75E2" w:rsidP="00C50A1B">
            <w:pPr>
              <w:rPr>
                <w:rFonts w:cs="Arial"/>
                <w:b/>
                <w:bCs/>
                <w:color w:val="000000"/>
                <w:sz w:val="20"/>
                <w:lang w:eastAsia="fr-FR"/>
              </w:rPr>
            </w:pPr>
            <w:r w:rsidRPr="00AB19E5">
              <w:rPr>
                <w:rFonts w:cs="Arial"/>
                <w:b/>
                <w:bCs/>
                <w:color w:val="000000"/>
                <w:sz w:val="20"/>
                <w:lang w:eastAsia="fr-FR"/>
              </w:rPr>
              <w:t xml:space="preserve"> </w:t>
            </w:r>
            <w:r>
              <w:rPr>
                <w:rFonts w:cs="Arial"/>
                <w:b/>
                <w:bCs/>
                <w:color w:val="000000"/>
                <w:sz w:val="20"/>
                <w:lang w:eastAsia="fr-FR"/>
              </w:rPr>
              <w:t>Number</w:t>
            </w:r>
            <w:r w:rsidRPr="00AB19E5">
              <w:rPr>
                <w:rFonts w:cs="Arial"/>
                <w:b/>
                <w:bCs/>
                <w:color w:val="000000"/>
                <w:sz w:val="20"/>
                <w:lang w:eastAsia="fr-FR"/>
              </w:rPr>
              <w:t xml:space="preserve"> </w:t>
            </w:r>
          </w:p>
        </w:tc>
        <w:tc>
          <w:tcPr>
            <w:tcW w:w="0" w:type="auto"/>
            <w:tcBorders>
              <w:top w:val="nil"/>
              <w:left w:val="nil"/>
              <w:bottom w:val="single" w:sz="4" w:space="0" w:color="9BC2E6"/>
              <w:right w:val="nil"/>
            </w:tcBorders>
            <w:shd w:val="clear" w:color="DDEBF7" w:fill="DDEBF7"/>
            <w:noWrap/>
            <w:vAlign w:val="bottom"/>
            <w:hideMark/>
          </w:tcPr>
          <w:p w14:paraId="1633205A" w14:textId="77777777" w:rsidR="009B75E2" w:rsidRPr="00AB19E5" w:rsidRDefault="009B75E2" w:rsidP="00C50A1B">
            <w:pPr>
              <w:rPr>
                <w:rFonts w:cs="Arial"/>
                <w:b/>
                <w:bCs/>
                <w:color w:val="000000"/>
                <w:sz w:val="20"/>
                <w:lang w:eastAsia="fr-FR"/>
              </w:rPr>
            </w:pPr>
            <w:r>
              <w:rPr>
                <w:rFonts w:cs="Arial"/>
                <w:b/>
                <w:bCs/>
                <w:color w:val="000000"/>
                <w:sz w:val="20"/>
                <w:lang w:eastAsia="fr-FR"/>
              </w:rPr>
              <w:t>% Value</w:t>
            </w:r>
          </w:p>
        </w:tc>
      </w:tr>
      <w:tr w:rsidR="009B75E2" w:rsidRPr="00AB19E5" w14:paraId="4FA7F7CF"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63F3B439" w14:textId="77777777" w:rsidR="009B75E2" w:rsidRPr="00AB19E5" w:rsidRDefault="009B75E2" w:rsidP="00C50A1B">
            <w:pPr>
              <w:rPr>
                <w:rFonts w:cs="Arial"/>
                <w:sz w:val="20"/>
                <w:lang w:val="fr-FR" w:eastAsia="fr-FR"/>
              </w:rPr>
            </w:pPr>
            <w:r>
              <w:rPr>
                <w:rFonts w:cs="Arial"/>
                <w:sz w:val="20"/>
                <w:lang w:val="fr-FR" w:eastAsia="fr-FR"/>
              </w:rPr>
              <w:t>Contract for Services</w:t>
            </w:r>
          </w:p>
        </w:tc>
        <w:tc>
          <w:tcPr>
            <w:tcW w:w="1779" w:type="dxa"/>
            <w:tcBorders>
              <w:top w:val="nil"/>
              <w:left w:val="nil"/>
              <w:bottom w:val="nil"/>
              <w:right w:val="nil"/>
            </w:tcBorders>
            <w:shd w:val="clear" w:color="auto" w:fill="auto"/>
            <w:noWrap/>
            <w:vAlign w:val="bottom"/>
            <w:hideMark/>
          </w:tcPr>
          <w:p w14:paraId="1755DAD5"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2 497 294,31 </w:t>
            </w:r>
          </w:p>
        </w:tc>
        <w:tc>
          <w:tcPr>
            <w:tcW w:w="1199" w:type="dxa"/>
            <w:tcBorders>
              <w:top w:val="nil"/>
              <w:left w:val="nil"/>
              <w:bottom w:val="nil"/>
              <w:right w:val="nil"/>
            </w:tcBorders>
            <w:shd w:val="clear" w:color="auto" w:fill="auto"/>
            <w:noWrap/>
            <w:vAlign w:val="bottom"/>
            <w:hideMark/>
          </w:tcPr>
          <w:p w14:paraId="53B8D4FA" w14:textId="77777777" w:rsidR="009B75E2" w:rsidRPr="00AB19E5" w:rsidRDefault="009B75E2" w:rsidP="00C50A1B">
            <w:pPr>
              <w:jc w:val="right"/>
              <w:rPr>
                <w:rFonts w:cs="Arial"/>
                <w:sz w:val="20"/>
                <w:lang w:val="fr-FR" w:eastAsia="fr-FR"/>
              </w:rPr>
            </w:pPr>
            <w:r>
              <w:rPr>
                <w:rFonts w:cs="Arial"/>
                <w:sz w:val="20"/>
                <w:lang w:val="fr-FR" w:eastAsia="fr-FR"/>
              </w:rPr>
              <w:t xml:space="preserve"> </w:t>
            </w:r>
            <w:r w:rsidRPr="00AB19E5">
              <w:rPr>
                <w:rFonts w:cs="Arial"/>
                <w:sz w:val="20"/>
                <w:lang w:val="fr-FR" w:eastAsia="fr-FR"/>
              </w:rPr>
              <w:t>966</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74CF4C1D" w14:textId="77777777" w:rsidR="009B75E2" w:rsidRPr="00AB19E5" w:rsidRDefault="009B75E2" w:rsidP="00C50A1B">
            <w:pPr>
              <w:jc w:val="right"/>
              <w:rPr>
                <w:rFonts w:cs="Arial"/>
                <w:sz w:val="20"/>
                <w:lang w:val="fr-FR" w:eastAsia="fr-FR"/>
              </w:rPr>
            </w:pPr>
            <w:r w:rsidRPr="00AB19E5">
              <w:rPr>
                <w:rFonts w:cs="Arial"/>
                <w:sz w:val="20"/>
                <w:lang w:val="fr-FR" w:eastAsia="fr-FR"/>
              </w:rPr>
              <w:t>54%</w:t>
            </w:r>
          </w:p>
        </w:tc>
      </w:tr>
      <w:tr w:rsidR="009B75E2" w:rsidRPr="00AB19E5" w14:paraId="3DF7DEEC"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79DAA307" w14:textId="77777777" w:rsidR="009B75E2" w:rsidRPr="00AB19E5" w:rsidRDefault="009B75E2" w:rsidP="00C50A1B">
            <w:pPr>
              <w:rPr>
                <w:rFonts w:cs="Arial"/>
                <w:sz w:val="20"/>
                <w:lang w:val="fr-FR" w:eastAsia="fr-FR"/>
              </w:rPr>
            </w:pPr>
            <w:r>
              <w:rPr>
                <w:rFonts w:cs="Arial"/>
                <w:sz w:val="20"/>
                <w:lang w:val="fr-FR" w:eastAsia="fr-FR"/>
              </w:rPr>
              <w:t>Other – Non standard contracts</w:t>
            </w:r>
          </w:p>
        </w:tc>
        <w:tc>
          <w:tcPr>
            <w:tcW w:w="1779" w:type="dxa"/>
            <w:tcBorders>
              <w:top w:val="nil"/>
              <w:left w:val="nil"/>
              <w:bottom w:val="nil"/>
              <w:right w:val="nil"/>
            </w:tcBorders>
            <w:shd w:val="clear" w:color="auto" w:fill="auto"/>
            <w:noWrap/>
            <w:vAlign w:val="bottom"/>
            <w:hideMark/>
          </w:tcPr>
          <w:p w14:paraId="53AD33C9"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1 379 639,25 </w:t>
            </w:r>
          </w:p>
        </w:tc>
        <w:tc>
          <w:tcPr>
            <w:tcW w:w="1199" w:type="dxa"/>
            <w:tcBorders>
              <w:top w:val="nil"/>
              <w:left w:val="nil"/>
              <w:bottom w:val="nil"/>
              <w:right w:val="nil"/>
            </w:tcBorders>
            <w:shd w:val="clear" w:color="auto" w:fill="auto"/>
            <w:noWrap/>
            <w:vAlign w:val="bottom"/>
            <w:hideMark/>
          </w:tcPr>
          <w:p w14:paraId="36A883C1" w14:textId="77777777" w:rsidR="009B75E2" w:rsidRPr="00AB19E5" w:rsidRDefault="009B75E2" w:rsidP="00C50A1B">
            <w:pPr>
              <w:jc w:val="right"/>
              <w:rPr>
                <w:rFonts w:cs="Arial"/>
                <w:sz w:val="20"/>
                <w:lang w:val="fr-FR" w:eastAsia="fr-FR"/>
              </w:rPr>
            </w:pPr>
            <w:r w:rsidRPr="00AB19E5">
              <w:rPr>
                <w:rFonts w:cs="Arial"/>
                <w:sz w:val="20"/>
                <w:lang w:val="fr-FR" w:eastAsia="fr-FR"/>
              </w:rPr>
              <w:t>26</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79D365DE" w14:textId="77777777" w:rsidR="009B75E2" w:rsidRPr="00AB19E5" w:rsidRDefault="009B75E2" w:rsidP="00C50A1B">
            <w:pPr>
              <w:jc w:val="right"/>
              <w:rPr>
                <w:rFonts w:cs="Arial"/>
                <w:sz w:val="20"/>
                <w:lang w:val="fr-FR" w:eastAsia="fr-FR"/>
              </w:rPr>
            </w:pPr>
            <w:r w:rsidRPr="00AB19E5">
              <w:rPr>
                <w:rFonts w:cs="Arial"/>
                <w:sz w:val="20"/>
                <w:lang w:val="fr-FR" w:eastAsia="fr-FR"/>
              </w:rPr>
              <w:t>30%</w:t>
            </w:r>
          </w:p>
        </w:tc>
      </w:tr>
      <w:tr w:rsidR="009B75E2" w:rsidRPr="00AB19E5" w14:paraId="450A65B2"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692FE583" w14:textId="77777777" w:rsidR="009B75E2" w:rsidRPr="00AB19E5" w:rsidRDefault="009B75E2" w:rsidP="00C50A1B">
            <w:pPr>
              <w:rPr>
                <w:rFonts w:cs="Arial"/>
                <w:sz w:val="20"/>
                <w:lang w:val="fr-FR" w:eastAsia="fr-FR"/>
              </w:rPr>
            </w:pPr>
            <w:r>
              <w:rPr>
                <w:rFonts w:cs="Arial"/>
                <w:sz w:val="20"/>
                <w:lang w:val="fr-FR" w:eastAsia="fr-FR"/>
              </w:rPr>
              <w:t>Consultants</w:t>
            </w:r>
          </w:p>
        </w:tc>
        <w:tc>
          <w:tcPr>
            <w:tcW w:w="1779" w:type="dxa"/>
            <w:tcBorders>
              <w:top w:val="nil"/>
              <w:left w:val="nil"/>
              <w:bottom w:val="nil"/>
              <w:right w:val="nil"/>
            </w:tcBorders>
            <w:shd w:val="clear" w:color="auto" w:fill="auto"/>
            <w:noWrap/>
            <w:vAlign w:val="bottom"/>
            <w:hideMark/>
          </w:tcPr>
          <w:p w14:paraId="6D84D45D"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446 370,89 </w:t>
            </w:r>
          </w:p>
        </w:tc>
        <w:tc>
          <w:tcPr>
            <w:tcW w:w="1199" w:type="dxa"/>
            <w:tcBorders>
              <w:top w:val="nil"/>
              <w:left w:val="nil"/>
              <w:bottom w:val="nil"/>
              <w:right w:val="nil"/>
            </w:tcBorders>
            <w:shd w:val="clear" w:color="auto" w:fill="auto"/>
            <w:noWrap/>
            <w:vAlign w:val="bottom"/>
            <w:hideMark/>
          </w:tcPr>
          <w:p w14:paraId="1BD3E4B4" w14:textId="77777777" w:rsidR="009B75E2" w:rsidRPr="00AB19E5" w:rsidRDefault="009B75E2" w:rsidP="00C50A1B">
            <w:pPr>
              <w:jc w:val="right"/>
              <w:rPr>
                <w:rFonts w:cs="Arial"/>
                <w:sz w:val="20"/>
                <w:lang w:val="fr-FR" w:eastAsia="fr-FR"/>
              </w:rPr>
            </w:pPr>
            <w:r w:rsidRPr="00AB19E5">
              <w:rPr>
                <w:rFonts w:cs="Arial"/>
                <w:sz w:val="20"/>
                <w:lang w:val="fr-FR" w:eastAsia="fr-FR"/>
              </w:rPr>
              <w:t>354</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2AF99D0A" w14:textId="77777777" w:rsidR="009B75E2" w:rsidRPr="00AB19E5" w:rsidRDefault="009B75E2" w:rsidP="00C50A1B">
            <w:pPr>
              <w:jc w:val="right"/>
              <w:rPr>
                <w:rFonts w:cs="Arial"/>
                <w:sz w:val="20"/>
                <w:lang w:val="fr-FR" w:eastAsia="fr-FR"/>
              </w:rPr>
            </w:pPr>
            <w:r w:rsidRPr="00AB19E5">
              <w:rPr>
                <w:rFonts w:cs="Arial"/>
                <w:sz w:val="20"/>
                <w:lang w:val="fr-FR" w:eastAsia="fr-FR"/>
              </w:rPr>
              <w:t>10%</w:t>
            </w:r>
          </w:p>
        </w:tc>
      </w:tr>
      <w:tr w:rsidR="009B75E2" w:rsidRPr="00AB19E5" w14:paraId="38B53800"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3AEC2812" w14:textId="77777777" w:rsidR="009B75E2" w:rsidRPr="00AB19E5" w:rsidRDefault="009B75E2" w:rsidP="00C50A1B">
            <w:pPr>
              <w:rPr>
                <w:rFonts w:cs="Arial"/>
                <w:sz w:val="20"/>
                <w:lang w:val="fr-FR" w:eastAsia="fr-FR"/>
              </w:rPr>
            </w:pPr>
            <w:r w:rsidRPr="00AB19E5">
              <w:rPr>
                <w:rFonts w:cs="Arial"/>
                <w:sz w:val="20"/>
                <w:lang w:val="fr-FR" w:eastAsia="fr-FR"/>
              </w:rPr>
              <w:t>IMPT</w:t>
            </w:r>
            <w:r>
              <w:rPr>
                <w:rFonts w:cs="Arial"/>
                <w:sz w:val="20"/>
                <w:lang w:val="fr-FR" w:eastAsia="fr-FR"/>
              </w:rPr>
              <w:t xml:space="preserve"> - IPA</w:t>
            </w:r>
          </w:p>
        </w:tc>
        <w:tc>
          <w:tcPr>
            <w:tcW w:w="1779" w:type="dxa"/>
            <w:tcBorders>
              <w:top w:val="nil"/>
              <w:left w:val="nil"/>
              <w:bottom w:val="nil"/>
              <w:right w:val="nil"/>
            </w:tcBorders>
            <w:shd w:val="clear" w:color="auto" w:fill="auto"/>
            <w:noWrap/>
            <w:vAlign w:val="bottom"/>
            <w:hideMark/>
          </w:tcPr>
          <w:p w14:paraId="10C9FC2E"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147 709,67 </w:t>
            </w:r>
          </w:p>
        </w:tc>
        <w:tc>
          <w:tcPr>
            <w:tcW w:w="1199" w:type="dxa"/>
            <w:tcBorders>
              <w:top w:val="nil"/>
              <w:left w:val="nil"/>
              <w:bottom w:val="nil"/>
              <w:right w:val="nil"/>
            </w:tcBorders>
            <w:shd w:val="clear" w:color="auto" w:fill="auto"/>
            <w:noWrap/>
            <w:vAlign w:val="bottom"/>
            <w:hideMark/>
          </w:tcPr>
          <w:p w14:paraId="2FDC28AF" w14:textId="77777777" w:rsidR="009B75E2" w:rsidRPr="00AB19E5" w:rsidRDefault="009B75E2" w:rsidP="00C50A1B">
            <w:pPr>
              <w:jc w:val="right"/>
              <w:rPr>
                <w:rFonts w:cs="Arial"/>
                <w:sz w:val="20"/>
                <w:lang w:val="fr-FR" w:eastAsia="fr-FR"/>
              </w:rPr>
            </w:pPr>
            <w:r w:rsidRPr="00AB19E5">
              <w:rPr>
                <w:rFonts w:cs="Arial"/>
                <w:sz w:val="20"/>
                <w:lang w:val="fr-FR" w:eastAsia="fr-FR"/>
              </w:rPr>
              <w:t>8</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2C118F5A" w14:textId="77777777" w:rsidR="009B75E2" w:rsidRPr="00AB19E5" w:rsidRDefault="009B75E2" w:rsidP="00C50A1B">
            <w:pPr>
              <w:jc w:val="right"/>
              <w:rPr>
                <w:rFonts w:cs="Arial"/>
                <w:sz w:val="20"/>
                <w:lang w:val="fr-FR" w:eastAsia="fr-FR"/>
              </w:rPr>
            </w:pPr>
            <w:r w:rsidRPr="00AB19E5">
              <w:rPr>
                <w:rFonts w:cs="Arial"/>
                <w:sz w:val="20"/>
                <w:lang w:val="fr-FR" w:eastAsia="fr-FR"/>
              </w:rPr>
              <w:t>3%</w:t>
            </w:r>
          </w:p>
        </w:tc>
      </w:tr>
      <w:tr w:rsidR="009B75E2" w:rsidRPr="00AB19E5" w14:paraId="15DC3C79"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1B323CB5" w14:textId="77777777" w:rsidR="009B75E2" w:rsidRPr="00AB19E5" w:rsidRDefault="009B75E2" w:rsidP="00C50A1B">
            <w:pPr>
              <w:rPr>
                <w:rFonts w:cs="Arial"/>
                <w:sz w:val="20"/>
                <w:lang w:val="fr-FR" w:eastAsia="fr-FR"/>
              </w:rPr>
            </w:pPr>
            <w:r w:rsidRPr="00AB19E5">
              <w:rPr>
                <w:rFonts w:cs="Arial"/>
                <w:sz w:val="20"/>
                <w:lang w:val="fr-FR" w:eastAsia="fr-FR"/>
              </w:rPr>
              <w:t>PORD</w:t>
            </w:r>
            <w:r>
              <w:rPr>
                <w:rFonts w:cs="Arial"/>
                <w:sz w:val="20"/>
                <w:lang w:val="fr-FR" w:eastAsia="fr-FR"/>
              </w:rPr>
              <w:t xml:space="preserve"> (Small PO)</w:t>
            </w:r>
          </w:p>
        </w:tc>
        <w:tc>
          <w:tcPr>
            <w:tcW w:w="1779" w:type="dxa"/>
            <w:tcBorders>
              <w:top w:val="nil"/>
              <w:left w:val="nil"/>
              <w:bottom w:val="nil"/>
              <w:right w:val="nil"/>
            </w:tcBorders>
            <w:shd w:val="clear" w:color="auto" w:fill="auto"/>
            <w:noWrap/>
            <w:vAlign w:val="bottom"/>
            <w:hideMark/>
          </w:tcPr>
          <w:p w14:paraId="714FA406"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88 599,58 </w:t>
            </w:r>
          </w:p>
        </w:tc>
        <w:tc>
          <w:tcPr>
            <w:tcW w:w="1199" w:type="dxa"/>
            <w:tcBorders>
              <w:top w:val="nil"/>
              <w:left w:val="nil"/>
              <w:bottom w:val="nil"/>
              <w:right w:val="nil"/>
            </w:tcBorders>
            <w:shd w:val="clear" w:color="auto" w:fill="auto"/>
            <w:noWrap/>
            <w:vAlign w:val="bottom"/>
            <w:hideMark/>
          </w:tcPr>
          <w:p w14:paraId="175463D5" w14:textId="77777777" w:rsidR="009B75E2" w:rsidRPr="00AB19E5" w:rsidRDefault="009B75E2" w:rsidP="00C50A1B">
            <w:pPr>
              <w:jc w:val="right"/>
              <w:rPr>
                <w:rFonts w:cs="Arial"/>
                <w:sz w:val="20"/>
                <w:lang w:val="fr-FR" w:eastAsia="fr-FR"/>
              </w:rPr>
            </w:pPr>
            <w:r w:rsidRPr="00AB19E5">
              <w:rPr>
                <w:rFonts w:cs="Arial"/>
                <w:sz w:val="20"/>
                <w:lang w:val="fr-FR" w:eastAsia="fr-FR"/>
              </w:rPr>
              <w:t>473</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1B869A5A" w14:textId="77777777" w:rsidR="009B75E2" w:rsidRPr="00AB19E5" w:rsidRDefault="009B75E2" w:rsidP="00C50A1B">
            <w:pPr>
              <w:jc w:val="right"/>
              <w:rPr>
                <w:rFonts w:cs="Arial"/>
                <w:sz w:val="20"/>
                <w:lang w:val="fr-FR" w:eastAsia="fr-FR"/>
              </w:rPr>
            </w:pPr>
            <w:r w:rsidRPr="00AB19E5">
              <w:rPr>
                <w:rFonts w:cs="Arial"/>
                <w:sz w:val="20"/>
                <w:lang w:val="fr-FR" w:eastAsia="fr-FR"/>
              </w:rPr>
              <w:t>2%</w:t>
            </w:r>
          </w:p>
        </w:tc>
      </w:tr>
      <w:tr w:rsidR="009B75E2" w:rsidRPr="00AB19E5" w14:paraId="6D5DA40C"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3D08B643" w14:textId="77777777" w:rsidR="009B75E2" w:rsidRPr="00AB19E5" w:rsidRDefault="009B75E2" w:rsidP="00C50A1B">
            <w:pPr>
              <w:rPr>
                <w:rFonts w:cs="Arial"/>
                <w:sz w:val="20"/>
                <w:lang w:val="fr-FR" w:eastAsia="fr-FR"/>
              </w:rPr>
            </w:pPr>
            <w:r>
              <w:rPr>
                <w:rFonts w:cs="Arial"/>
                <w:sz w:val="20"/>
                <w:lang w:val="fr-FR" w:eastAsia="fr-FR"/>
              </w:rPr>
              <w:t>Utilities</w:t>
            </w:r>
          </w:p>
        </w:tc>
        <w:tc>
          <w:tcPr>
            <w:tcW w:w="1779" w:type="dxa"/>
            <w:tcBorders>
              <w:top w:val="nil"/>
              <w:left w:val="nil"/>
              <w:bottom w:val="nil"/>
              <w:right w:val="nil"/>
            </w:tcBorders>
            <w:shd w:val="clear" w:color="auto" w:fill="auto"/>
            <w:noWrap/>
            <w:vAlign w:val="bottom"/>
            <w:hideMark/>
          </w:tcPr>
          <w:p w14:paraId="12450D0C"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39 826,83 </w:t>
            </w:r>
          </w:p>
        </w:tc>
        <w:tc>
          <w:tcPr>
            <w:tcW w:w="1199" w:type="dxa"/>
            <w:tcBorders>
              <w:top w:val="nil"/>
              <w:left w:val="nil"/>
              <w:bottom w:val="nil"/>
              <w:right w:val="nil"/>
            </w:tcBorders>
            <w:shd w:val="clear" w:color="auto" w:fill="auto"/>
            <w:noWrap/>
            <w:vAlign w:val="bottom"/>
            <w:hideMark/>
          </w:tcPr>
          <w:p w14:paraId="7E123DA1" w14:textId="77777777" w:rsidR="009B75E2" w:rsidRPr="00AB19E5" w:rsidRDefault="009B75E2" w:rsidP="00C50A1B">
            <w:pPr>
              <w:jc w:val="right"/>
              <w:rPr>
                <w:rFonts w:cs="Arial"/>
                <w:sz w:val="20"/>
                <w:lang w:val="fr-FR" w:eastAsia="fr-FR"/>
              </w:rPr>
            </w:pPr>
            <w:r w:rsidRPr="00AB19E5">
              <w:rPr>
                <w:rFonts w:cs="Arial"/>
                <w:sz w:val="20"/>
                <w:lang w:val="fr-FR" w:eastAsia="fr-FR"/>
              </w:rPr>
              <w:t>52</w:t>
            </w:r>
            <w:r>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1CD33324" w14:textId="77777777" w:rsidR="009B75E2" w:rsidRPr="00AB19E5" w:rsidRDefault="009B75E2" w:rsidP="00C50A1B">
            <w:pPr>
              <w:jc w:val="right"/>
              <w:rPr>
                <w:rFonts w:cs="Arial"/>
                <w:sz w:val="20"/>
                <w:lang w:val="fr-FR" w:eastAsia="fr-FR"/>
              </w:rPr>
            </w:pPr>
            <w:r w:rsidRPr="00AB19E5">
              <w:rPr>
                <w:rFonts w:cs="Arial"/>
                <w:sz w:val="20"/>
                <w:lang w:val="fr-FR" w:eastAsia="fr-FR"/>
              </w:rPr>
              <w:t>1%</w:t>
            </w:r>
          </w:p>
        </w:tc>
      </w:tr>
      <w:tr w:rsidR="009B75E2" w:rsidRPr="00AB19E5" w14:paraId="5D4F01FF" w14:textId="77777777" w:rsidTr="00C50A1B">
        <w:trPr>
          <w:trHeight w:val="264"/>
          <w:jc w:val="center"/>
        </w:trPr>
        <w:tc>
          <w:tcPr>
            <w:tcW w:w="0" w:type="auto"/>
            <w:tcBorders>
              <w:top w:val="nil"/>
              <w:left w:val="nil"/>
              <w:bottom w:val="nil"/>
              <w:right w:val="nil"/>
            </w:tcBorders>
            <w:shd w:val="clear" w:color="auto" w:fill="auto"/>
            <w:noWrap/>
            <w:vAlign w:val="bottom"/>
            <w:hideMark/>
          </w:tcPr>
          <w:p w14:paraId="3C6B5480" w14:textId="77777777" w:rsidR="009B75E2" w:rsidRPr="00AB19E5" w:rsidRDefault="009B75E2" w:rsidP="00C50A1B">
            <w:pPr>
              <w:rPr>
                <w:rFonts w:cs="Arial"/>
                <w:sz w:val="20"/>
                <w:lang w:val="fr-FR" w:eastAsia="fr-FR"/>
              </w:rPr>
            </w:pPr>
            <w:r>
              <w:rPr>
                <w:rFonts w:cs="Arial"/>
                <w:sz w:val="20"/>
                <w:lang w:val="fr-FR" w:eastAsia="fr-FR"/>
              </w:rPr>
              <w:t>Work orders</w:t>
            </w:r>
          </w:p>
        </w:tc>
        <w:tc>
          <w:tcPr>
            <w:tcW w:w="1779" w:type="dxa"/>
            <w:tcBorders>
              <w:top w:val="nil"/>
              <w:left w:val="nil"/>
              <w:bottom w:val="nil"/>
              <w:right w:val="nil"/>
            </w:tcBorders>
            <w:shd w:val="clear" w:color="auto" w:fill="auto"/>
            <w:noWrap/>
            <w:vAlign w:val="bottom"/>
            <w:hideMark/>
          </w:tcPr>
          <w:p w14:paraId="7C957AF4" w14:textId="77777777" w:rsidR="009B75E2" w:rsidRPr="00AB19E5" w:rsidRDefault="009B75E2" w:rsidP="00C50A1B">
            <w:pPr>
              <w:jc w:val="right"/>
              <w:rPr>
                <w:rFonts w:cs="Arial"/>
                <w:sz w:val="20"/>
                <w:lang w:val="fr-FR" w:eastAsia="fr-FR"/>
              </w:rPr>
            </w:pPr>
            <w:r w:rsidRPr="00AB19E5">
              <w:rPr>
                <w:rFonts w:cs="Arial"/>
                <w:sz w:val="20"/>
                <w:lang w:val="fr-FR" w:eastAsia="fr-FR"/>
              </w:rPr>
              <w:t xml:space="preserve">4 540,40 </w:t>
            </w:r>
          </w:p>
        </w:tc>
        <w:tc>
          <w:tcPr>
            <w:tcW w:w="1199" w:type="dxa"/>
            <w:tcBorders>
              <w:top w:val="nil"/>
              <w:left w:val="nil"/>
              <w:bottom w:val="nil"/>
              <w:right w:val="nil"/>
            </w:tcBorders>
            <w:shd w:val="clear" w:color="auto" w:fill="auto"/>
            <w:noWrap/>
            <w:vAlign w:val="bottom"/>
            <w:hideMark/>
          </w:tcPr>
          <w:p w14:paraId="0D9AD549" w14:textId="77777777" w:rsidR="009B75E2" w:rsidRPr="00AB19E5" w:rsidRDefault="009B75E2" w:rsidP="00C50A1B">
            <w:pPr>
              <w:jc w:val="right"/>
              <w:rPr>
                <w:rFonts w:cs="Arial"/>
                <w:sz w:val="20"/>
                <w:lang w:val="fr-FR" w:eastAsia="fr-FR"/>
              </w:rPr>
            </w:pPr>
            <w:r w:rsidRPr="00AB19E5">
              <w:rPr>
                <w:rFonts w:cs="Arial"/>
                <w:sz w:val="20"/>
                <w:lang w:val="fr-FR" w:eastAsia="fr-FR"/>
              </w:rPr>
              <w:t>4</w:t>
            </w:r>
            <w:r>
              <w:rPr>
                <w:rFonts w:cs="Arial"/>
                <w:sz w:val="20"/>
                <w:lang w:val="fr-FR" w:eastAsia="fr-FR"/>
              </w:rPr>
              <w:t xml:space="preserve"> </w:t>
            </w:r>
            <w:r w:rsidRPr="00AB19E5">
              <w:rPr>
                <w:rFonts w:cs="Arial"/>
                <w:sz w:val="20"/>
                <w:lang w:val="fr-FR" w:eastAsia="fr-FR"/>
              </w:rPr>
              <w:t xml:space="preserve"> </w:t>
            </w:r>
          </w:p>
        </w:tc>
        <w:tc>
          <w:tcPr>
            <w:tcW w:w="0" w:type="auto"/>
            <w:tcBorders>
              <w:top w:val="nil"/>
              <w:left w:val="nil"/>
              <w:bottom w:val="nil"/>
              <w:right w:val="nil"/>
            </w:tcBorders>
            <w:shd w:val="clear" w:color="auto" w:fill="auto"/>
            <w:noWrap/>
            <w:vAlign w:val="bottom"/>
            <w:hideMark/>
          </w:tcPr>
          <w:p w14:paraId="07F501B4" w14:textId="77777777" w:rsidR="009B75E2" w:rsidRPr="00AB19E5" w:rsidRDefault="009B75E2" w:rsidP="00C50A1B">
            <w:pPr>
              <w:jc w:val="right"/>
              <w:rPr>
                <w:rFonts w:cs="Arial"/>
                <w:sz w:val="20"/>
                <w:lang w:val="fr-FR" w:eastAsia="fr-FR"/>
              </w:rPr>
            </w:pPr>
            <w:r w:rsidRPr="00AB19E5">
              <w:rPr>
                <w:rFonts w:cs="Arial"/>
                <w:sz w:val="20"/>
                <w:lang w:val="fr-FR" w:eastAsia="fr-FR"/>
              </w:rPr>
              <w:t>0%</w:t>
            </w:r>
          </w:p>
        </w:tc>
      </w:tr>
      <w:tr w:rsidR="009B75E2" w:rsidRPr="00AB19E5" w14:paraId="2BBC8E39" w14:textId="77777777" w:rsidTr="00C50A1B">
        <w:trPr>
          <w:trHeight w:val="264"/>
          <w:jc w:val="center"/>
        </w:trPr>
        <w:tc>
          <w:tcPr>
            <w:tcW w:w="0" w:type="auto"/>
            <w:tcBorders>
              <w:top w:val="single" w:sz="4" w:space="0" w:color="9BC2E6"/>
              <w:left w:val="nil"/>
              <w:bottom w:val="nil"/>
              <w:right w:val="nil"/>
            </w:tcBorders>
            <w:shd w:val="clear" w:color="DDEBF7" w:fill="DDEBF7"/>
            <w:noWrap/>
            <w:vAlign w:val="bottom"/>
            <w:hideMark/>
          </w:tcPr>
          <w:p w14:paraId="3B0C88E6" w14:textId="77777777" w:rsidR="009B75E2" w:rsidRPr="00AB19E5" w:rsidRDefault="009B75E2" w:rsidP="00C50A1B">
            <w:pPr>
              <w:rPr>
                <w:rFonts w:cs="Arial"/>
                <w:b/>
                <w:bCs/>
                <w:color w:val="000000"/>
                <w:sz w:val="20"/>
                <w:lang w:val="fr-FR" w:eastAsia="fr-FR"/>
              </w:rPr>
            </w:pPr>
            <w:r w:rsidRPr="00AB19E5">
              <w:rPr>
                <w:rFonts w:cs="Arial"/>
                <w:b/>
                <w:bCs/>
                <w:color w:val="000000"/>
                <w:sz w:val="20"/>
                <w:lang w:val="fr-FR" w:eastAsia="fr-FR"/>
              </w:rPr>
              <w:t>Total</w:t>
            </w:r>
          </w:p>
        </w:tc>
        <w:tc>
          <w:tcPr>
            <w:tcW w:w="1779" w:type="dxa"/>
            <w:tcBorders>
              <w:top w:val="single" w:sz="4" w:space="0" w:color="9BC2E6"/>
              <w:left w:val="nil"/>
              <w:bottom w:val="nil"/>
              <w:right w:val="nil"/>
            </w:tcBorders>
            <w:shd w:val="clear" w:color="DDEBF7" w:fill="DDEBF7"/>
            <w:noWrap/>
            <w:vAlign w:val="bottom"/>
            <w:hideMark/>
          </w:tcPr>
          <w:p w14:paraId="6AECC3A8" w14:textId="77777777" w:rsidR="009B75E2" w:rsidRPr="00AB19E5" w:rsidRDefault="009B75E2" w:rsidP="00C50A1B">
            <w:pPr>
              <w:jc w:val="right"/>
              <w:rPr>
                <w:rFonts w:cs="Arial"/>
                <w:b/>
                <w:bCs/>
                <w:color w:val="000000"/>
                <w:sz w:val="20"/>
                <w:lang w:val="fr-FR" w:eastAsia="fr-FR"/>
              </w:rPr>
            </w:pPr>
            <w:r>
              <w:rPr>
                <w:rFonts w:cs="Arial"/>
                <w:b/>
                <w:bCs/>
                <w:color w:val="000000"/>
                <w:sz w:val="20"/>
                <w:lang w:val="fr-FR" w:eastAsia="fr-FR"/>
              </w:rPr>
              <w:t>4 603 980,93</w:t>
            </w:r>
          </w:p>
        </w:tc>
        <w:tc>
          <w:tcPr>
            <w:tcW w:w="1199" w:type="dxa"/>
            <w:tcBorders>
              <w:top w:val="single" w:sz="4" w:space="0" w:color="9BC2E6"/>
              <w:left w:val="nil"/>
              <w:bottom w:val="nil"/>
              <w:right w:val="nil"/>
            </w:tcBorders>
            <w:shd w:val="clear" w:color="DDEBF7" w:fill="DDEBF7"/>
            <w:noWrap/>
            <w:vAlign w:val="bottom"/>
            <w:hideMark/>
          </w:tcPr>
          <w:p w14:paraId="181AF7A6" w14:textId="77777777" w:rsidR="009B75E2" w:rsidRPr="00AB19E5" w:rsidRDefault="009B75E2" w:rsidP="00C50A1B">
            <w:pPr>
              <w:jc w:val="right"/>
              <w:rPr>
                <w:rFonts w:cs="Arial"/>
                <w:b/>
                <w:bCs/>
                <w:color w:val="000000"/>
                <w:sz w:val="20"/>
                <w:lang w:val="fr-FR" w:eastAsia="fr-FR"/>
              </w:rPr>
            </w:pPr>
            <w:r w:rsidRPr="00AB19E5">
              <w:rPr>
                <w:rFonts w:cs="Arial"/>
                <w:b/>
                <w:bCs/>
                <w:color w:val="000000"/>
                <w:sz w:val="20"/>
                <w:lang w:val="fr-FR" w:eastAsia="fr-FR"/>
              </w:rPr>
              <w:t>1</w:t>
            </w:r>
            <w:r>
              <w:rPr>
                <w:rFonts w:cs="Arial"/>
                <w:b/>
                <w:bCs/>
                <w:color w:val="000000"/>
                <w:sz w:val="20"/>
                <w:lang w:val="fr-FR" w:eastAsia="fr-FR"/>
              </w:rPr>
              <w:t> 883</w:t>
            </w:r>
          </w:p>
        </w:tc>
        <w:tc>
          <w:tcPr>
            <w:tcW w:w="0" w:type="auto"/>
            <w:tcBorders>
              <w:top w:val="single" w:sz="4" w:space="0" w:color="9BC2E6"/>
              <w:left w:val="nil"/>
              <w:bottom w:val="nil"/>
              <w:right w:val="nil"/>
            </w:tcBorders>
            <w:shd w:val="clear" w:color="DDEBF7" w:fill="DDEBF7"/>
            <w:noWrap/>
            <w:vAlign w:val="bottom"/>
            <w:hideMark/>
          </w:tcPr>
          <w:p w14:paraId="5D9B5945" w14:textId="77777777" w:rsidR="009B75E2" w:rsidRPr="00AB19E5" w:rsidRDefault="009B75E2" w:rsidP="00C50A1B">
            <w:pPr>
              <w:rPr>
                <w:rFonts w:cs="Arial"/>
                <w:b/>
                <w:bCs/>
                <w:color w:val="000000"/>
                <w:sz w:val="20"/>
                <w:lang w:val="fr-FR" w:eastAsia="fr-FR"/>
              </w:rPr>
            </w:pPr>
            <w:r w:rsidRPr="00AB19E5">
              <w:rPr>
                <w:rFonts w:cs="Arial"/>
                <w:b/>
                <w:bCs/>
                <w:color w:val="000000"/>
                <w:sz w:val="20"/>
                <w:lang w:val="fr-FR" w:eastAsia="fr-FR"/>
              </w:rPr>
              <w:t xml:space="preserve">                            </w:t>
            </w:r>
            <w:r>
              <w:rPr>
                <w:rFonts w:cs="Arial"/>
                <w:b/>
                <w:bCs/>
                <w:color w:val="000000"/>
                <w:sz w:val="20"/>
                <w:lang w:val="fr-FR" w:eastAsia="fr-FR"/>
              </w:rPr>
              <w:t xml:space="preserve">                      </w:t>
            </w:r>
            <w:r w:rsidRPr="00AB19E5">
              <w:rPr>
                <w:rFonts w:cs="Arial"/>
                <w:b/>
                <w:bCs/>
                <w:color w:val="000000"/>
                <w:sz w:val="20"/>
                <w:lang w:val="fr-FR" w:eastAsia="fr-FR"/>
              </w:rPr>
              <w:t xml:space="preserve"> </w:t>
            </w:r>
          </w:p>
        </w:tc>
      </w:tr>
    </w:tbl>
    <w:p w14:paraId="3E9632B2" w14:textId="77777777" w:rsidR="009B75E2" w:rsidRDefault="009B75E2" w:rsidP="00B125D4">
      <w:pPr>
        <w:pStyle w:val="Numberedpara"/>
        <w:numPr>
          <w:ilvl w:val="0"/>
          <w:numId w:val="0"/>
        </w:numPr>
        <w:tabs>
          <w:tab w:val="left" w:pos="720"/>
          <w:tab w:val="left" w:pos="2430"/>
        </w:tabs>
        <w:spacing w:after="200" w:line="276" w:lineRule="auto"/>
        <w:jc w:val="both"/>
        <w:rPr>
          <w:rFonts w:cs="Arial"/>
          <w:szCs w:val="20"/>
        </w:rPr>
      </w:pPr>
    </w:p>
    <w:p w14:paraId="73462624" w14:textId="1963DD25" w:rsidR="00F146A2" w:rsidRDefault="00B125D4" w:rsidP="00B125D4">
      <w:pPr>
        <w:pStyle w:val="Numberedpara"/>
        <w:numPr>
          <w:ilvl w:val="0"/>
          <w:numId w:val="0"/>
        </w:numPr>
        <w:tabs>
          <w:tab w:val="left" w:pos="720"/>
          <w:tab w:val="left" w:pos="2430"/>
        </w:tabs>
        <w:spacing w:after="200" w:line="276" w:lineRule="auto"/>
        <w:rPr>
          <w:rFonts w:cs="Arial"/>
          <w:b/>
          <w:szCs w:val="20"/>
        </w:rPr>
      </w:pPr>
      <w:r>
        <w:rPr>
          <w:rFonts w:cs="Arial"/>
          <w:b/>
          <w:szCs w:val="20"/>
        </w:rPr>
        <w:t>List of f</w:t>
      </w:r>
      <w:r w:rsidR="00FB5AC2">
        <w:rPr>
          <w:rFonts w:cs="Arial"/>
          <w:b/>
          <w:szCs w:val="20"/>
        </w:rPr>
        <w:t>unds</w:t>
      </w:r>
      <w:r>
        <w:rPr>
          <w:rFonts w:cs="Arial"/>
          <w:b/>
          <w:szCs w:val="20"/>
        </w:rPr>
        <w:t xml:space="preserve"> used for commitments</w:t>
      </w:r>
    </w:p>
    <w:p w14:paraId="0FCC7256" w14:textId="77777777" w:rsidR="001422A1" w:rsidRDefault="001422A1" w:rsidP="00B125D4">
      <w:pPr>
        <w:pStyle w:val="Numberedpara"/>
        <w:numPr>
          <w:ilvl w:val="0"/>
          <w:numId w:val="0"/>
        </w:numPr>
        <w:tabs>
          <w:tab w:val="left" w:pos="720"/>
          <w:tab w:val="left" w:pos="2430"/>
        </w:tabs>
        <w:spacing w:after="200" w:line="276" w:lineRule="auto"/>
        <w:rPr>
          <w:rFonts w:cs="Arial"/>
          <w:b/>
          <w:szCs w:val="20"/>
        </w:rPr>
      </w:pPr>
    </w:p>
    <w:p w14:paraId="23ACB86F" w14:textId="15823C98" w:rsidR="001422A1" w:rsidRDefault="001422A1" w:rsidP="00B125D4">
      <w:pPr>
        <w:pStyle w:val="Numberedpara"/>
        <w:numPr>
          <w:ilvl w:val="0"/>
          <w:numId w:val="0"/>
        </w:numPr>
        <w:tabs>
          <w:tab w:val="left" w:pos="720"/>
          <w:tab w:val="left" w:pos="2430"/>
        </w:tabs>
        <w:spacing w:after="200" w:line="276" w:lineRule="auto"/>
        <w:rPr>
          <w:rFonts w:cs="Arial"/>
          <w:b/>
          <w:szCs w:val="20"/>
        </w:rPr>
      </w:pPr>
      <w:r>
        <w:rPr>
          <w:rFonts w:cs="Arial"/>
          <w:b/>
          <w:szCs w:val="20"/>
        </w:rPr>
        <w:t>Top vendors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6"/>
        <w:gridCol w:w="1586"/>
      </w:tblGrid>
      <w:tr w:rsidR="00464155" w:rsidRPr="00464155" w14:paraId="25734670" w14:textId="77777777" w:rsidTr="000A57B3">
        <w:trPr>
          <w:trHeight w:val="255"/>
          <w:jc w:val="center"/>
        </w:trPr>
        <w:tc>
          <w:tcPr>
            <w:tcW w:w="0" w:type="auto"/>
            <w:shd w:val="clear" w:color="auto" w:fill="auto"/>
            <w:noWrap/>
            <w:vAlign w:val="bottom"/>
            <w:hideMark/>
          </w:tcPr>
          <w:p w14:paraId="5D527A1B" w14:textId="77777777" w:rsidR="00464155" w:rsidRPr="00464155" w:rsidRDefault="00464155" w:rsidP="00464155">
            <w:pPr>
              <w:rPr>
                <w:rFonts w:cs="Arial"/>
                <w:b/>
                <w:bCs/>
                <w:sz w:val="20"/>
                <w:lang w:val="fr-FR" w:eastAsia="zh-CN"/>
              </w:rPr>
            </w:pPr>
            <w:r w:rsidRPr="00464155">
              <w:rPr>
                <w:rFonts w:cs="Arial"/>
                <w:b/>
                <w:bCs/>
                <w:sz w:val="20"/>
                <w:lang w:val="fr-FR" w:eastAsia="zh-CN"/>
              </w:rPr>
              <w:t>Vendor Name</w:t>
            </w:r>
          </w:p>
        </w:tc>
        <w:tc>
          <w:tcPr>
            <w:tcW w:w="0" w:type="auto"/>
            <w:shd w:val="clear" w:color="auto" w:fill="auto"/>
            <w:noWrap/>
            <w:vAlign w:val="bottom"/>
            <w:hideMark/>
          </w:tcPr>
          <w:p w14:paraId="40234DFA" w14:textId="77777777" w:rsidR="00464155" w:rsidRPr="00464155" w:rsidRDefault="00464155" w:rsidP="00464155">
            <w:pPr>
              <w:rPr>
                <w:rFonts w:cs="Arial"/>
                <w:b/>
                <w:bCs/>
                <w:sz w:val="20"/>
                <w:lang w:val="fr-FR" w:eastAsia="zh-CN"/>
              </w:rPr>
            </w:pPr>
            <w:r w:rsidRPr="00464155">
              <w:rPr>
                <w:rFonts w:cs="Arial"/>
                <w:b/>
                <w:bCs/>
                <w:sz w:val="20"/>
                <w:lang w:val="fr-FR" w:eastAsia="zh-CN"/>
              </w:rPr>
              <w:t xml:space="preserve"> Total </w:t>
            </w:r>
          </w:p>
        </w:tc>
      </w:tr>
      <w:tr w:rsidR="00464155" w:rsidRPr="00464155" w14:paraId="37733B2F" w14:textId="77777777" w:rsidTr="000A57B3">
        <w:trPr>
          <w:trHeight w:val="255"/>
          <w:jc w:val="center"/>
        </w:trPr>
        <w:tc>
          <w:tcPr>
            <w:tcW w:w="0" w:type="auto"/>
            <w:shd w:val="clear" w:color="auto" w:fill="auto"/>
            <w:noWrap/>
            <w:vAlign w:val="bottom"/>
            <w:hideMark/>
          </w:tcPr>
          <w:p w14:paraId="52620FA0" w14:textId="77777777" w:rsidR="00464155" w:rsidRPr="00464155" w:rsidRDefault="00464155" w:rsidP="00464155">
            <w:pPr>
              <w:rPr>
                <w:rFonts w:cs="Arial"/>
                <w:sz w:val="20"/>
                <w:lang w:val="fr-FR" w:eastAsia="zh-CN"/>
              </w:rPr>
            </w:pPr>
            <w:r w:rsidRPr="00464155">
              <w:rPr>
                <w:rFonts w:cs="Arial"/>
                <w:sz w:val="20"/>
                <w:lang w:val="fr-FR" w:eastAsia="zh-CN"/>
              </w:rPr>
              <w:t>ILEJI SA</w:t>
            </w:r>
          </w:p>
        </w:tc>
        <w:tc>
          <w:tcPr>
            <w:tcW w:w="0" w:type="auto"/>
            <w:shd w:val="clear" w:color="auto" w:fill="auto"/>
            <w:noWrap/>
            <w:vAlign w:val="bottom"/>
            <w:hideMark/>
          </w:tcPr>
          <w:p w14:paraId="16FE5E45" w14:textId="77777777" w:rsidR="00464155" w:rsidRPr="00464155" w:rsidRDefault="00464155" w:rsidP="00464155">
            <w:pPr>
              <w:rPr>
                <w:rFonts w:cs="Arial"/>
                <w:sz w:val="20"/>
                <w:lang w:val="fr-FR" w:eastAsia="zh-CN"/>
              </w:rPr>
            </w:pPr>
            <w:r w:rsidRPr="00464155">
              <w:rPr>
                <w:rFonts w:cs="Arial"/>
                <w:sz w:val="20"/>
                <w:lang w:val="fr-FR" w:eastAsia="zh-CN"/>
              </w:rPr>
              <w:t xml:space="preserve">        516 874,00 </w:t>
            </w:r>
          </w:p>
        </w:tc>
      </w:tr>
      <w:tr w:rsidR="00464155" w:rsidRPr="00464155" w14:paraId="443F431C" w14:textId="77777777" w:rsidTr="000A57B3">
        <w:trPr>
          <w:trHeight w:val="255"/>
          <w:jc w:val="center"/>
        </w:trPr>
        <w:tc>
          <w:tcPr>
            <w:tcW w:w="0" w:type="auto"/>
            <w:shd w:val="clear" w:color="auto" w:fill="auto"/>
            <w:noWrap/>
            <w:vAlign w:val="bottom"/>
            <w:hideMark/>
          </w:tcPr>
          <w:p w14:paraId="5AB243CD" w14:textId="77777777" w:rsidR="00464155" w:rsidRPr="00464155" w:rsidRDefault="00464155" w:rsidP="00464155">
            <w:pPr>
              <w:rPr>
                <w:rFonts w:cs="Arial"/>
                <w:sz w:val="20"/>
                <w:lang w:val="fr-FR" w:eastAsia="zh-CN"/>
              </w:rPr>
            </w:pPr>
            <w:r w:rsidRPr="00464155">
              <w:rPr>
                <w:rFonts w:cs="Arial"/>
                <w:sz w:val="20"/>
                <w:lang w:val="fr-FR" w:eastAsia="zh-CN"/>
              </w:rPr>
              <w:t>SECURE SA</w:t>
            </w:r>
          </w:p>
        </w:tc>
        <w:tc>
          <w:tcPr>
            <w:tcW w:w="0" w:type="auto"/>
            <w:shd w:val="clear" w:color="auto" w:fill="auto"/>
            <w:noWrap/>
            <w:vAlign w:val="bottom"/>
            <w:hideMark/>
          </w:tcPr>
          <w:p w14:paraId="03E0057D" w14:textId="77777777" w:rsidR="00464155" w:rsidRPr="00464155" w:rsidRDefault="00464155" w:rsidP="00464155">
            <w:pPr>
              <w:rPr>
                <w:rFonts w:cs="Arial"/>
                <w:sz w:val="20"/>
                <w:lang w:val="fr-FR" w:eastAsia="zh-CN"/>
              </w:rPr>
            </w:pPr>
            <w:r w:rsidRPr="00464155">
              <w:rPr>
                <w:rFonts w:cs="Arial"/>
                <w:sz w:val="20"/>
                <w:lang w:val="fr-FR" w:eastAsia="zh-CN"/>
              </w:rPr>
              <w:t xml:space="preserve">        382 195,57 </w:t>
            </w:r>
          </w:p>
        </w:tc>
      </w:tr>
      <w:tr w:rsidR="00464155" w:rsidRPr="00464155" w14:paraId="6F3D4BC0" w14:textId="77777777" w:rsidTr="000A57B3">
        <w:trPr>
          <w:trHeight w:val="255"/>
          <w:jc w:val="center"/>
        </w:trPr>
        <w:tc>
          <w:tcPr>
            <w:tcW w:w="0" w:type="auto"/>
            <w:shd w:val="clear" w:color="auto" w:fill="auto"/>
            <w:noWrap/>
            <w:vAlign w:val="bottom"/>
            <w:hideMark/>
          </w:tcPr>
          <w:p w14:paraId="49FE5393" w14:textId="77777777" w:rsidR="00464155" w:rsidRPr="00464155" w:rsidRDefault="00464155" w:rsidP="00464155">
            <w:pPr>
              <w:rPr>
                <w:rFonts w:cs="Arial"/>
                <w:sz w:val="20"/>
                <w:lang w:val="es-ES" w:eastAsia="zh-CN"/>
              </w:rPr>
            </w:pPr>
            <w:r w:rsidRPr="00464155">
              <w:rPr>
                <w:rFonts w:cs="Arial"/>
                <w:sz w:val="20"/>
                <w:lang w:val="es-ES" w:eastAsia="zh-CN"/>
              </w:rPr>
              <w:t>Centro de Negocios El Cedral CNEC</w:t>
            </w:r>
          </w:p>
        </w:tc>
        <w:tc>
          <w:tcPr>
            <w:tcW w:w="0" w:type="auto"/>
            <w:shd w:val="clear" w:color="auto" w:fill="auto"/>
            <w:noWrap/>
            <w:vAlign w:val="bottom"/>
            <w:hideMark/>
          </w:tcPr>
          <w:p w14:paraId="3CD91667"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312 339,28 </w:t>
            </w:r>
          </w:p>
        </w:tc>
      </w:tr>
      <w:tr w:rsidR="00464155" w:rsidRPr="00464155" w14:paraId="7B59BBCB" w14:textId="77777777" w:rsidTr="000A57B3">
        <w:trPr>
          <w:trHeight w:val="255"/>
          <w:jc w:val="center"/>
        </w:trPr>
        <w:tc>
          <w:tcPr>
            <w:tcW w:w="0" w:type="auto"/>
            <w:shd w:val="clear" w:color="auto" w:fill="auto"/>
            <w:noWrap/>
            <w:vAlign w:val="bottom"/>
            <w:hideMark/>
          </w:tcPr>
          <w:p w14:paraId="1D8FF8E4" w14:textId="77777777" w:rsidR="00464155" w:rsidRPr="00464155" w:rsidRDefault="00464155" w:rsidP="00464155">
            <w:pPr>
              <w:rPr>
                <w:rFonts w:cs="Arial"/>
                <w:sz w:val="20"/>
                <w:lang w:val="fr-FR" w:eastAsia="zh-CN"/>
              </w:rPr>
            </w:pPr>
            <w:r w:rsidRPr="00464155">
              <w:rPr>
                <w:rFonts w:cs="Arial"/>
                <w:sz w:val="20"/>
                <w:lang w:val="fr-FR" w:eastAsia="zh-CN"/>
              </w:rPr>
              <w:t>MICE CENTROAMERICANA S.A.</w:t>
            </w:r>
          </w:p>
        </w:tc>
        <w:tc>
          <w:tcPr>
            <w:tcW w:w="0" w:type="auto"/>
            <w:shd w:val="clear" w:color="auto" w:fill="auto"/>
            <w:noWrap/>
            <w:vAlign w:val="bottom"/>
            <w:hideMark/>
          </w:tcPr>
          <w:p w14:paraId="374C0B49" w14:textId="77777777" w:rsidR="00464155" w:rsidRPr="00464155" w:rsidRDefault="00464155" w:rsidP="00464155">
            <w:pPr>
              <w:rPr>
                <w:rFonts w:cs="Arial"/>
                <w:sz w:val="20"/>
                <w:lang w:val="fr-FR" w:eastAsia="zh-CN"/>
              </w:rPr>
            </w:pPr>
            <w:r w:rsidRPr="00464155">
              <w:rPr>
                <w:rFonts w:cs="Arial"/>
                <w:sz w:val="20"/>
                <w:lang w:val="fr-FR" w:eastAsia="zh-CN"/>
              </w:rPr>
              <w:t xml:space="preserve">        214 464,72 </w:t>
            </w:r>
          </w:p>
        </w:tc>
      </w:tr>
      <w:tr w:rsidR="00464155" w:rsidRPr="00464155" w14:paraId="56203591" w14:textId="77777777" w:rsidTr="000A57B3">
        <w:trPr>
          <w:trHeight w:val="255"/>
          <w:jc w:val="center"/>
        </w:trPr>
        <w:tc>
          <w:tcPr>
            <w:tcW w:w="0" w:type="auto"/>
            <w:shd w:val="clear" w:color="auto" w:fill="auto"/>
            <w:noWrap/>
            <w:vAlign w:val="bottom"/>
            <w:hideMark/>
          </w:tcPr>
          <w:p w14:paraId="3C865781" w14:textId="77777777" w:rsidR="00464155" w:rsidRPr="00464155" w:rsidRDefault="00464155" w:rsidP="00464155">
            <w:pPr>
              <w:rPr>
                <w:rFonts w:cs="Arial"/>
                <w:sz w:val="20"/>
                <w:lang w:val="fr-FR" w:eastAsia="zh-CN"/>
              </w:rPr>
            </w:pPr>
            <w:r w:rsidRPr="00464155">
              <w:rPr>
                <w:rFonts w:cs="Arial"/>
                <w:sz w:val="20"/>
                <w:lang w:val="fr-FR" w:eastAsia="zh-CN"/>
              </w:rPr>
              <w:t>ICE INSTITUTO COSTARRICENSE DE</w:t>
            </w:r>
          </w:p>
        </w:tc>
        <w:tc>
          <w:tcPr>
            <w:tcW w:w="0" w:type="auto"/>
            <w:shd w:val="clear" w:color="auto" w:fill="auto"/>
            <w:noWrap/>
            <w:vAlign w:val="bottom"/>
            <w:hideMark/>
          </w:tcPr>
          <w:p w14:paraId="08D7B3FA" w14:textId="77777777" w:rsidR="00464155" w:rsidRPr="00464155" w:rsidRDefault="00464155" w:rsidP="00464155">
            <w:pPr>
              <w:rPr>
                <w:rFonts w:cs="Arial"/>
                <w:sz w:val="20"/>
                <w:lang w:val="fr-FR" w:eastAsia="zh-CN"/>
              </w:rPr>
            </w:pPr>
            <w:r w:rsidRPr="00464155">
              <w:rPr>
                <w:rFonts w:cs="Arial"/>
                <w:sz w:val="20"/>
                <w:lang w:val="fr-FR" w:eastAsia="zh-CN"/>
              </w:rPr>
              <w:t xml:space="preserve">        178 515,96 </w:t>
            </w:r>
          </w:p>
        </w:tc>
      </w:tr>
      <w:tr w:rsidR="00464155" w:rsidRPr="00464155" w14:paraId="18F36DA5" w14:textId="77777777" w:rsidTr="000A57B3">
        <w:trPr>
          <w:trHeight w:val="255"/>
          <w:jc w:val="center"/>
        </w:trPr>
        <w:tc>
          <w:tcPr>
            <w:tcW w:w="0" w:type="auto"/>
            <w:shd w:val="clear" w:color="auto" w:fill="auto"/>
            <w:noWrap/>
            <w:vAlign w:val="bottom"/>
            <w:hideMark/>
          </w:tcPr>
          <w:p w14:paraId="2CB3DAE9" w14:textId="77777777" w:rsidR="00464155" w:rsidRPr="00464155" w:rsidRDefault="00464155" w:rsidP="00464155">
            <w:pPr>
              <w:rPr>
                <w:rFonts w:cs="Arial"/>
                <w:sz w:val="20"/>
                <w:lang w:val="fr-FR" w:eastAsia="zh-CN"/>
              </w:rPr>
            </w:pPr>
            <w:r w:rsidRPr="00464155">
              <w:rPr>
                <w:rFonts w:cs="Arial"/>
                <w:sz w:val="20"/>
                <w:lang w:val="fr-FR" w:eastAsia="zh-CN"/>
              </w:rPr>
              <w:t>COORDINACION EDUCATIVA Y CULTURAL</w:t>
            </w:r>
          </w:p>
        </w:tc>
        <w:tc>
          <w:tcPr>
            <w:tcW w:w="0" w:type="auto"/>
            <w:shd w:val="clear" w:color="auto" w:fill="auto"/>
            <w:noWrap/>
            <w:vAlign w:val="bottom"/>
            <w:hideMark/>
          </w:tcPr>
          <w:p w14:paraId="0AE1F151" w14:textId="77777777" w:rsidR="00464155" w:rsidRPr="00464155" w:rsidRDefault="00464155" w:rsidP="00464155">
            <w:pPr>
              <w:rPr>
                <w:rFonts w:cs="Arial"/>
                <w:sz w:val="20"/>
                <w:lang w:val="fr-FR" w:eastAsia="zh-CN"/>
              </w:rPr>
            </w:pPr>
            <w:r w:rsidRPr="00464155">
              <w:rPr>
                <w:rFonts w:cs="Arial"/>
                <w:sz w:val="20"/>
                <w:lang w:val="fr-FR" w:eastAsia="zh-CN"/>
              </w:rPr>
              <w:t xml:space="preserve">        162 382,71 </w:t>
            </w:r>
          </w:p>
        </w:tc>
      </w:tr>
      <w:tr w:rsidR="00464155" w:rsidRPr="00464155" w14:paraId="51206179" w14:textId="77777777" w:rsidTr="000A57B3">
        <w:trPr>
          <w:trHeight w:val="255"/>
          <w:jc w:val="center"/>
        </w:trPr>
        <w:tc>
          <w:tcPr>
            <w:tcW w:w="0" w:type="auto"/>
            <w:shd w:val="clear" w:color="auto" w:fill="auto"/>
            <w:noWrap/>
            <w:vAlign w:val="bottom"/>
            <w:hideMark/>
          </w:tcPr>
          <w:p w14:paraId="4DC215C7" w14:textId="77777777" w:rsidR="00464155" w:rsidRPr="00464155" w:rsidRDefault="00464155" w:rsidP="00464155">
            <w:pPr>
              <w:rPr>
                <w:rFonts w:cs="Arial"/>
                <w:sz w:val="20"/>
                <w:lang w:val="fr-FR" w:eastAsia="zh-CN"/>
              </w:rPr>
            </w:pPr>
            <w:r w:rsidRPr="00464155">
              <w:rPr>
                <w:rFonts w:cs="Arial"/>
                <w:sz w:val="20"/>
                <w:lang w:val="fr-FR" w:eastAsia="zh-CN"/>
              </w:rPr>
              <w:t>TECNOLOGICA CONSULTORES REGIONALES,</w:t>
            </w:r>
          </w:p>
        </w:tc>
        <w:tc>
          <w:tcPr>
            <w:tcW w:w="0" w:type="auto"/>
            <w:shd w:val="clear" w:color="auto" w:fill="auto"/>
            <w:noWrap/>
            <w:vAlign w:val="bottom"/>
            <w:hideMark/>
          </w:tcPr>
          <w:p w14:paraId="29CA4E08" w14:textId="77777777" w:rsidR="00464155" w:rsidRPr="00464155" w:rsidRDefault="00464155" w:rsidP="00464155">
            <w:pPr>
              <w:rPr>
                <w:rFonts w:cs="Arial"/>
                <w:sz w:val="20"/>
                <w:lang w:val="fr-FR" w:eastAsia="zh-CN"/>
              </w:rPr>
            </w:pPr>
            <w:r w:rsidRPr="00464155">
              <w:rPr>
                <w:rFonts w:cs="Arial"/>
                <w:sz w:val="20"/>
                <w:lang w:val="fr-FR" w:eastAsia="zh-CN"/>
              </w:rPr>
              <w:t xml:space="preserve">        144 744,46 </w:t>
            </w:r>
          </w:p>
        </w:tc>
      </w:tr>
      <w:tr w:rsidR="00464155" w:rsidRPr="00464155" w14:paraId="58500DE2" w14:textId="77777777" w:rsidTr="000A57B3">
        <w:trPr>
          <w:trHeight w:val="255"/>
          <w:jc w:val="center"/>
        </w:trPr>
        <w:tc>
          <w:tcPr>
            <w:tcW w:w="0" w:type="auto"/>
            <w:shd w:val="clear" w:color="auto" w:fill="auto"/>
            <w:noWrap/>
            <w:vAlign w:val="bottom"/>
            <w:hideMark/>
          </w:tcPr>
          <w:p w14:paraId="62482D41" w14:textId="77777777" w:rsidR="00464155" w:rsidRPr="00464155" w:rsidRDefault="00464155" w:rsidP="00464155">
            <w:pPr>
              <w:rPr>
                <w:rFonts w:cs="Arial"/>
                <w:sz w:val="20"/>
                <w:lang w:val="fr-FR" w:eastAsia="zh-CN"/>
              </w:rPr>
            </w:pPr>
            <w:r w:rsidRPr="00464155">
              <w:rPr>
                <w:rFonts w:cs="Arial"/>
                <w:sz w:val="20"/>
                <w:lang w:val="fr-FR" w:eastAsia="zh-CN"/>
              </w:rPr>
              <w:t>INSTITUTO NICARAGUENSE DE CULTURA</w:t>
            </w:r>
          </w:p>
        </w:tc>
        <w:tc>
          <w:tcPr>
            <w:tcW w:w="0" w:type="auto"/>
            <w:shd w:val="clear" w:color="auto" w:fill="auto"/>
            <w:noWrap/>
            <w:vAlign w:val="bottom"/>
            <w:hideMark/>
          </w:tcPr>
          <w:p w14:paraId="05FD0FB4" w14:textId="77777777" w:rsidR="00464155" w:rsidRPr="00464155" w:rsidRDefault="00464155" w:rsidP="00464155">
            <w:pPr>
              <w:rPr>
                <w:rFonts w:cs="Arial"/>
                <w:sz w:val="20"/>
                <w:lang w:val="fr-FR" w:eastAsia="zh-CN"/>
              </w:rPr>
            </w:pPr>
            <w:r w:rsidRPr="00464155">
              <w:rPr>
                <w:rFonts w:cs="Arial"/>
                <w:sz w:val="20"/>
                <w:lang w:val="fr-FR" w:eastAsia="zh-CN"/>
              </w:rPr>
              <w:t xml:space="preserve">        126 480,00 </w:t>
            </w:r>
          </w:p>
        </w:tc>
      </w:tr>
      <w:tr w:rsidR="00464155" w:rsidRPr="00464155" w14:paraId="3D121A46" w14:textId="77777777" w:rsidTr="000A57B3">
        <w:trPr>
          <w:trHeight w:val="255"/>
          <w:jc w:val="center"/>
        </w:trPr>
        <w:tc>
          <w:tcPr>
            <w:tcW w:w="0" w:type="auto"/>
            <w:shd w:val="clear" w:color="auto" w:fill="auto"/>
            <w:noWrap/>
            <w:vAlign w:val="bottom"/>
            <w:hideMark/>
          </w:tcPr>
          <w:p w14:paraId="1231785D" w14:textId="77777777" w:rsidR="00464155" w:rsidRPr="00464155" w:rsidRDefault="00464155" w:rsidP="00464155">
            <w:pPr>
              <w:rPr>
                <w:rFonts w:cs="Arial"/>
                <w:sz w:val="20"/>
                <w:lang w:val="es-ES" w:eastAsia="zh-CN"/>
              </w:rPr>
            </w:pPr>
            <w:r w:rsidRPr="00464155">
              <w:rPr>
                <w:rFonts w:cs="Arial"/>
                <w:sz w:val="20"/>
                <w:lang w:val="es-ES" w:eastAsia="zh-CN"/>
              </w:rPr>
              <w:t>AGENCIA DE VIAJES COLÓN S.A.</w:t>
            </w:r>
          </w:p>
        </w:tc>
        <w:tc>
          <w:tcPr>
            <w:tcW w:w="0" w:type="auto"/>
            <w:shd w:val="clear" w:color="auto" w:fill="auto"/>
            <w:noWrap/>
            <w:vAlign w:val="bottom"/>
            <w:hideMark/>
          </w:tcPr>
          <w:p w14:paraId="0EE3326C"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120 252,91 </w:t>
            </w:r>
          </w:p>
        </w:tc>
      </w:tr>
      <w:tr w:rsidR="00464155" w:rsidRPr="00464155" w14:paraId="786C6001" w14:textId="77777777" w:rsidTr="000A57B3">
        <w:trPr>
          <w:trHeight w:val="255"/>
          <w:jc w:val="center"/>
        </w:trPr>
        <w:tc>
          <w:tcPr>
            <w:tcW w:w="0" w:type="auto"/>
            <w:shd w:val="clear" w:color="auto" w:fill="auto"/>
            <w:noWrap/>
            <w:vAlign w:val="bottom"/>
            <w:hideMark/>
          </w:tcPr>
          <w:p w14:paraId="7A86BC61" w14:textId="77777777" w:rsidR="00464155" w:rsidRPr="00464155" w:rsidRDefault="00464155" w:rsidP="00464155">
            <w:pPr>
              <w:rPr>
                <w:rFonts w:cs="Arial"/>
                <w:sz w:val="20"/>
                <w:lang w:val="es-ES" w:eastAsia="zh-CN"/>
              </w:rPr>
            </w:pPr>
            <w:r w:rsidRPr="00464155">
              <w:rPr>
                <w:rFonts w:cs="Arial"/>
                <w:sz w:val="20"/>
                <w:lang w:val="es-ES" w:eastAsia="zh-CN"/>
              </w:rPr>
              <w:t>CNFL COMPANIA NACIONAL DE FUERZA Y</w:t>
            </w:r>
          </w:p>
        </w:tc>
        <w:tc>
          <w:tcPr>
            <w:tcW w:w="0" w:type="auto"/>
            <w:shd w:val="clear" w:color="auto" w:fill="auto"/>
            <w:noWrap/>
            <w:vAlign w:val="bottom"/>
            <w:hideMark/>
          </w:tcPr>
          <w:p w14:paraId="1DF5C3FC"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119 290,20 </w:t>
            </w:r>
          </w:p>
        </w:tc>
      </w:tr>
      <w:tr w:rsidR="00464155" w:rsidRPr="00464155" w14:paraId="7BC26232" w14:textId="77777777" w:rsidTr="000A57B3">
        <w:trPr>
          <w:trHeight w:val="255"/>
          <w:jc w:val="center"/>
        </w:trPr>
        <w:tc>
          <w:tcPr>
            <w:tcW w:w="0" w:type="auto"/>
            <w:shd w:val="clear" w:color="auto" w:fill="auto"/>
            <w:noWrap/>
            <w:vAlign w:val="bottom"/>
            <w:hideMark/>
          </w:tcPr>
          <w:p w14:paraId="70ABEED0" w14:textId="77777777" w:rsidR="00464155" w:rsidRPr="00464155" w:rsidRDefault="00464155" w:rsidP="00464155">
            <w:pPr>
              <w:rPr>
                <w:rFonts w:cs="Arial"/>
                <w:sz w:val="20"/>
                <w:lang w:val="fr-FR" w:eastAsia="zh-CN"/>
              </w:rPr>
            </w:pPr>
            <w:r w:rsidRPr="00464155">
              <w:rPr>
                <w:rFonts w:cs="Arial"/>
                <w:sz w:val="20"/>
                <w:lang w:val="fr-FR" w:eastAsia="zh-CN"/>
              </w:rPr>
              <w:t>UNIVERSIDAD PARA LA PAZ</w:t>
            </w:r>
          </w:p>
        </w:tc>
        <w:tc>
          <w:tcPr>
            <w:tcW w:w="0" w:type="auto"/>
            <w:shd w:val="clear" w:color="auto" w:fill="auto"/>
            <w:noWrap/>
            <w:vAlign w:val="bottom"/>
            <w:hideMark/>
          </w:tcPr>
          <w:p w14:paraId="0EF5837F" w14:textId="77777777" w:rsidR="00464155" w:rsidRPr="00464155" w:rsidRDefault="00464155" w:rsidP="00464155">
            <w:pPr>
              <w:rPr>
                <w:rFonts w:cs="Arial"/>
                <w:sz w:val="20"/>
                <w:lang w:val="fr-FR" w:eastAsia="zh-CN"/>
              </w:rPr>
            </w:pPr>
            <w:r w:rsidRPr="00464155">
              <w:rPr>
                <w:rFonts w:cs="Arial"/>
                <w:sz w:val="20"/>
                <w:lang w:val="fr-FR" w:eastAsia="zh-CN"/>
              </w:rPr>
              <w:t xml:space="preserve">        118 840,00 </w:t>
            </w:r>
          </w:p>
        </w:tc>
      </w:tr>
      <w:tr w:rsidR="00464155" w:rsidRPr="00464155" w14:paraId="32F16AA9" w14:textId="77777777" w:rsidTr="000A57B3">
        <w:trPr>
          <w:trHeight w:val="255"/>
          <w:jc w:val="center"/>
        </w:trPr>
        <w:tc>
          <w:tcPr>
            <w:tcW w:w="0" w:type="auto"/>
            <w:shd w:val="clear" w:color="auto" w:fill="auto"/>
            <w:noWrap/>
            <w:vAlign w:val="bottom"/>
            <w:hideMark/>
          </w:tcPr>
          <w:p w14:paraId="6B3E07CE" w14:textId="77777777" w:rsidR="00464155" w:rsidRPr="00464155" w:rsidRDefault="00464155" w:rsidP="00464155">
            <w:pPr>
              <w:rPr>
                <w:rFonts w:cs="Arial"/>
                <w:sz w:val="20"/>
                <w:lang w:eastAsia="zh-CN"/>
              </w:rPr>
            </w:pPr>
            <w:r w:rsidRPr="00464155">
              <w:rPr>
                <w:rFonts w:cs="Arial"/>
                <w:sz w:val="20"/>
                <w:lang w:eastAsia="zh-CN"/>
              </w:rPr>
              <w:t>TIMES SQUARE TRAVE AGENCY SOCIEDAD</w:t>
            </w:r>
          </w:p>
        </w:tc>
        <w:tc>
          <w:tcPr>
            <w:tcW w:w="0" w:type="auto"/>
            <w:shd w:val="clear" w:color="auto" w:fill="auto"/>
            <w:noWrap/>
            <w:vAlign w:val="bottom"/>
            <w:hideMark/>
          </w:tcPr>
          <w:p w14:paraId="45BE5C8D" w14:textId="77777777" w:rsidR="00464155" w:rsidRPr="00464155" w:rsidRDefault="00464155" w:rsidP="00464155">
            <w:pPr>
              <w:rPr>
                <w:rFonts w:cs="Arial"/>
                <w:sz w:val="20"/>
                <w:lang w:val="fr-FR" w:eastAsia="zh-CN"/>
              </w:rPr>
            </w:pPr>
            <w:r w:rsidRPr="00464155">
              <w:rPr>
                <w:rFonts w:cs="Arial"/>
                <w:sz w:val="20"/>
                <w:lang w:eastAsia="zh-CN"/>
              </w:rPr>
              <w:t xml:space="preserve">        </w:t>
            </w:r>
            <w:r w:rsidRPr="00464155">
              <w:rPr>
                <w:rFonts w:cs="Arial"/>
                <w:sz w:val="20"/>
                <w:lang w:val="fr-FR" w:eastAsia="zh-CN"/>
              </w:rPr>
              <w:t xml:space="preserve">109 000,00 </w:t>
            </w:r>
          </w:p>
        </w:tc>
      </w:tr>
      <w:tr w:rsidR="00464155" w:rsidRPr="00464155" w14:paraId="3DE7C8B9" w14:textId="77777777" w:rsidTr="000A57B3">
        <w:trPr>
          <w:trHeight w:val="255"/>
          <w:jc w:val="center"/>
        </w:trPr>
        <w:tc>
          <w:tcPr>
            <w:tcW w:w="0" w:type="auto"/>
            <w:shd w:val="clear" w:color="auto" w:fill="auto"/>
            <w:noWrap/>
            <w:vAlign w:val="bottom"/>
            <w:hideMark/>
          </w:tcPr>
          <w:p w14:paraId="72959C46" w14:textId="77777777" w:rsidR="00464155" w:rsidRPr="00464155" w:rsidRDefault="00464155" w:rsidP="00464155">
            <w:pPr>
              <w:rPr>
                <w:rFonts w:cs="Arial"/>
                <w:sz w:val="20"/>
                <w:lang w:val="es-ES" w:eastAsia="zh-CN"/>
              </w:rPr>
            </w:pPr>
            <w:r w:rsidRPr="00464155">
              <w:rPr>
                <w:rFonts w:cs="Arial"/>
                <w:sz w:val="20"/>
                <w:lang w:val="es-ES" w:eastAsia="zh-CN"/>
              </w:rPr>
              <w:t>MINISTERIO DE HACIENDA Y CREDITO</w:t>
            </w:r>
          </w:p>
        </w:tc>
        <w:tc>
          <w:tcPr>
            <w:tcW w:w="0" w:type="auto"/>
            <w:shd w:val="clear" w:color="auto" w:fill="auto"/>
            <w:noWrap/>
            <w:vAlign w:val="bottom"/>
            <w:hideMark/>
          </w:tcPr>
          <w:p w14:paraId="7099232F"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105 383,00 </w:t>
            </w:r>
          </w:p>
        </w:tc>
      </w:tr>
      <w:tr w:rsidR="00464155" w:rsidRPr="00464155" w14:paraId="19E9DA52" w14:textId="77777777" w:rsidTr="000A57B3">
        <w:trPr>
          <w:trHeight w:val="255"/>
          <w:jc w:val="center"/>
        </w:trPr>
        <w:tc>
          <w:tcPr>
            <w:tcW w:w="0" w:type="auto"/>
            <w:shd w:val="clear" w:color="auto" w:fill="auto"/>
            <w:noWrap/>
            <w:vAlign w:val="bottom"/>
            <w:hideMark/>
          </w:tcPr>
          <w:p w14:paraId="000C246C" w14:textId="77777777" w:rsidR="00464155" w:rsidRPr="00464155" w:rsidRDefault="00464155" w:rsidP="00464155">
            <w:pPr>
              <w:rPr>
                <w:rFonts w:cs="Arial"/>
                <w:sz w:val="20"/>
                <w:lang w:val="fr-FR" w:eastAsia="zh-CN"/>
              </w:rPr>
            </w:pPr>
            <w:r w:rsidRPr="00464155">
              <w:rPr>
                <w:rFonts w:cs="Arial"/>
                <w:sz w:val="20"/>
                <w:lang w:val="fr-FR" w:eastAsia="zh-CN"/>
              </w:rPr>
              <w:t>Fundacion Comunidad</w:t>
            </w:r>
          </w:p>
        </w:tc>
        <w:tc>
          <w:tcPr>
            <w:tcW w:w="0" w:type="auto"/>
            <w:shd w:val="clear" w:color="auto" w:fill="auto"/>
            <w:noWrap/>
            <w:vAlign w:val="bottom"/>
            <w:hideMark/>
          </w:tcPr>
          <w:p w14:paraId="6CDDF416" w14:textId="77777777" w:rsidR="00464155" w:rsidRPr="00464155" w:rsidRDefault="00464155" w:rsidP="00464155">
            <w:pPr>
              <w:rPr>
                <w:rFonts w:cs="Arial"/>
                <w:sz w:val="20"/>
                <w:lang w:val="fr-FR" w:eastAsia="zh-CN"/>
              </w:rPr>
            </w:pPr>
            <w:r w:rsidRPr="00464155">
              <w:rPr>
                <w:rFonts w:cs="Arial"/>
                <w:sz w:val="20"/>
                <w:lang w:val="fr-FR" w:eastAsia="zh-CN"/>
              </w:rPr>
              <w:t xml:space="preserve">         98 200,00 </w:t>
            </w:r>
          </w:p>
        </w:tc>
      </w:tr>
      <w:tr w:rsidR="00464155" w:rsidRPr="00464155" w14:paraId="7DE6335B" w14:textId="77777777" w:rsidTr="000A57B3">
        <w:trPr>
          <w:trHeight w:val="255"/>
          <w:jc w:val="center"/>
        </w:trPr>
        <w:tc>
          <w:tcPr>
            <w:tcW w:w="0" w:type="auto"/>
            <w:shd w:val="clear" w:color="auto" w:fill="auto"/>
            <w:noWrap/>
            <w:vAlign w:val="bottom"/>
            <w:hideMark/>
          </w:tcPr>
          <w:p w14:paraId="3B693350" w14:textId="77777777" w:rsidR="00464155" w:rsidRPr="00464155" w:rsidRDefault="00464155" w:rsidP="00464155">
            <w:pPr>
              <w:rPr>
                <w:rFonts w:cs="Arial"/>
                <w:sz w:val="20"/>
                <w:lang w:val="fr-FR" w:eastAsia="zh-CN"/>
              </w:rPr>
            </w:pPr>
            <w:r w:rsidRPr="00464155">
              <w:rPr>
                <w:rFonts w:cs="Arial"/>
                <w:sz w:val="20"/>
                <w:lang w:val="fr-FR" w:eastAsia="zh-CN"/>
              </w:rPr>
              <w:t>LIMPIEZA PROFUNDA LIMPROSA</w:t>
            </w:r>
          </w:p>
        </w:tc>
        <w:tc>
          <w:tcPr>
            <w:tcW w:w="0" w:type="auto"/>
            <w:shd w:val="clear" w:color="auto" w:fill="auto"/>
            <w:noWrap/>
            <w:vAlign w:val="bottom"/>
            <w:hideMark/>
          </w:tcPr>
          <w:p w14:paraId="4DE24E64" w14:textId="77777777" w:rsidR="00464155" w:rsidRPr="00464155" w:rsidRDefault="00464155" w:rsidP="00464155">
            <w:pPr>
              <w:rPr>
                <w:rFonts w:cs="Arial"/>
                <w:sz w:val="20"/>
                <w:lang w:val="fr-FR" w:eastAsia="zh-CN"/>
              </w:rPr>
            </w:pPr>
            <w:r w:rsidRPr="00464155">
              <w:rPr>
                <w:rFonts w:cs="Arial"/>
                <w:sz w:val="20"/>
                <w:lang w:val="fr-FR" w:eastAsia="zh-CN"/>
              </w:rPr>
              <w:t xml:space="preserve">         95 181,19 </w:t>
            </w:r>
          </w:p>
        </w:tc>
      </w:tr>
      <w:tr w:rsidR="00464155" w:rsidRPr="00464155" w14:paraId="464283A6" w14:textId="77777777" w:rsidTr="000A57B3">
        <w:trPr>
          <w:trHeight w:val="255"/>
          <w:jc w:val="center"/>
        </w:trPr>
        <w:tc>
          <w:tcPr>
            <w:tcW w:w="0" w:type="auto"/>
            <w:shd w:val="clear" w:color="auto" w:fill="auto"/>
            <w:noWrap/>
            <w:vAlign w:val="bottom"/>
            <w:hideMark/>
          </w:tcPr>
          <w:p w14:paraId="034D32E2" w14:textId="77777777" w:rsidR="00464155" w:rsidRPr="00464155" w:rsidRDefault="00464155" w:rsidP="00464155">
            <w:pPr>
              <w:rPr>
                <w:rFonts w:cs="Arial"/>
                <w:sz w:val="20"/>
                <w:lang w:val="fr-FR" w:eastAsia="zh-CN"/>
              </w:rPr>
            </w:pPr>
            <w:r w:rsidRPr="00464155">
              <w:rPr>
                <w:rFonts w:cs="Arial"/>
                <w:sz w:val="20"/>
                <w:lang w:val="fr-FR" w:eastAsia="zh-CN"/>
              </w:rPr>
              <w:t>Zúñiga Briceño Sandra Ivette</w:t>
            </w:r>
          </w:p>
        </w:tc>
        <w:tc>
          <w:tcPr>
            <w:tcW w:w="0" w:type="auto"/>
            <w:shd w:val="clear" w:color="auto" w:fill="auto"/>
            <w:noWrap/>
            <w:vAlign w:val="bottom"/>
            <w:hideMark/>
          </w:tcPr>
          <w:p w14:paraId="43A5AF4A" w14:textId="77777777" w:rsidR="00464155" w:rsidRPr="00464155" w:rsidRDefault="00464155" w:rsidP="00464155">
            <w:pPr>
              <w:rPr>
                <w:rFonts w:cs="Arial"/>
                <w:sz w:val="20"/>
                <w:lang w:val="fr-FR" w:eastAsia="zh-CN"/>
              </w:rPr>
            </w:pPr>
            <w:r w:rsidRPr="00464155">
              <w:rPr>
                <w:rFonts w:cs="Arial"/>
                <w:sz w:val="20"/>
                <w:lang w:val="fr-FR" w:eastAsia="zh-CN"/>
              </w:rPr>
              <w:t xml:space="preserve">         84 975,66 </w:t>
            </w:r>
          </w:p>
        </w:tc>
      </w:tr>
      <w:tr w:rsidR="00464155" w:rsidRPr="00464155" w14:paraId="25020273" w14:textId="77777777" w:rsidTr="000A57B3">
        <w:trPr>
          <w:trHeight w:val="255"/>
          <w:jc w:val="center"/>
        </w:trPr>
        <w:tc>
          <w:tcPr>
            <w:tcW w:w="0" w:type="auto"/>
            <w:shd w:val="clear" w:color="auto" w:fill="auto"/>
            <w:noWrap/>
            <w:vAlign w:val="bottom"/>
            <w:hideMark/>
          </w:tcPr>
          <w:p w14:paraId="00C15904" w14:textId="77777777" w:rsidR="00464155" w:rsidRPr="00464155" w:rsidRDefault="00464155" w:rsidP="00464155">
            <w:pPr>
              <w:rPr>
                <w:rFonts w:cs="Arial"/>
                <w:sz w:val="20"/>
                <w:lang w:val="fr-FR" w:eastAsia="zh-CN"/>
              </w:rPr>
            </w:pPr>
            <w:r w:rsidRPr="00464155">
              <w:rPr>
                <w:rFonts w:cs="Arial"/>
                <w:sz w:val="20"/>
                <w:lang w:val="fr-FR" w:eastAsia="zh-CN"/>
              </w:rPr>
              <w:t>GALINDO OSORIO Marisela</w:t>
            </w:r>
          </w:p>
        </w:tc>
        <w:tc>
          <w:tcPr>
            <w:tcW w:w="0" w:type="auto"/>
            <w:shd w:val="clear" w:color="auto" w:fill="auto"/>
            <w:noWrap/>
            <w:vAlign w:val="bottom"/>
            <w:hideMark/>
          </w:tcPr>
          <w:p w14:paraId="14809C89" w14:textId="77777777" w:rsidR="00464155" w:rsidRPr="00464155" w:rsidRDefault="00464155" w:rsidP="00464155">
            <w:pPr>
              <w:rPr>
                <w:rFonts w:cs="Arial"/>
                <w:sz w:val="20"/>
                <w:lang w:val="fr-FR" w:eastAsia="zh-CN"/>
              </w:rPr>
            </w:pPr>
            <w:r w:rsidRPr="00464155">
              <w:rPr>
                <w:rFonts w:cs="Arial"/>
                <w:sz w:val="20"/>
                <w:lang w:val="fr-FR" w:eastAsia="zh-CN"/>
              </w:rPr>
              <w:t xml:space="preserve">         76 601,92 </w:t>
            </w:r>
          </w:p>
        </w:tc>
      </w:tr>
      <w:tr w:rsidR="00464155" w:rsidRPr="00464155" w14:paraId="653B2F9D" w14:textId="77777777" w:rsidTr="000A57B3">
        <w:trPr>
          <w:trHeight w:val="255"/>
          <w:jc w:val="center"/>
        </w:trPr>
        <w:tc>
          <w:tcPr>
            <w:tcW w:w="0" w:type="auto"/>
            <w:shd w:val="clear" w:color="auto" w:fill="auto"/>
            <w:noWrap/>
            <w:vAlign w:val="bottom"/>
            <w:hideMark/>
          </w:tcPr>
          <w:p w14:paraId="5924AA1D" w14:textId="77777777" w:rsidR="00464155" w:rsidRPr="00464155" w:rsidRDefault="00464155" w:rsidP="00464155">
            <w:pPr>
              <w:rPr>
                <w:rFonts w:cs="Arial"/>
                <w:sz w:val="20"/>
                <w:lang w:val="fr-FR" w:eastAsia="zh-CN"/>
              </w:rPr>
            </w:pPr>
            <w:r w:rsidRPr="00464155">
              <w:rPr>
                <w:rFonts w:cs="Arial"/>
                <w:sz w:val="20"/>
                <w:lang w:val="fr-FR" w:eastAsia="zh-CN"/>
              </w:rPr>
              <w:t>FLACSO Costa Rica</w:t>
            </w:r>
          </w:p>
        </w:tc>
        <w:tc>
          <w:tcPr>
            <w:tcW w:w="0" w:type="auto"/>
            <w:shd w:val="clear" w:color="auto" w:fill="auto"/>
            <w:noWrap/>
            <w:vAlign w:val="bottom"/>
            <w:hideMark/>
          </w:tcPr>
          <w:p w14:paraId="6E9F02CC" w14:textId="77777777" w:rsidR="00464155" w:rsidRPr="00464155" w:rsidRDefault="00464155" w:rsidP="00464155">
            <w:pPr>
              <w:rPr>
                <w:rFonts w:cs="Arial"/>
                <w:sz w:val="20"/>
                <w:lang w:val="fr-FR" w:eastAsia="zh-CN"/>
              </w:rPr>
            </w:pPr>
            <w:r w:rsidRPr="00464155">
              <w:rPr>
                <w:rFonts w:cs="Arial"/>
                <w:sz w:val="20"/>
                <w:lang w:val="fr-FR" w:eastAsia="zh-CN"/>
              </w:rPr>
              <w:t xml:space="preserve">         74 000,00 </w:t>
            </w:r>
          </w:p>
        </w:tc>
      </w:tr>
      <w:tr w:rsidR="00464155" w:rsidRPr="00464155" w14:paraId="5AB83B80" w14:textId="77777777" w:rsidTr="000A57B3">
        <w:trPr>
          <w:trHeight w:val="255"/>
          <w:jc w:val="center"/>
        </w:trPr>
        <w:tc>
          <w:tcPr>
            <w:tcW w:w="0" w:type="auto"/>
            <w:shd w:val="clear" w:color="auto" w:fill="auto"/>
            <w:noWrap/>
            <w:vAlign w:val="bottom"/>
            <w:hideMark/>
          </w:tcPr>
          <w:p w14:paraId="2A9E7C45" w14:textId="77777777" w:rsidR="00464155" w:rsidRPr="00464155" w:rsidRDefault="00464155" w:rsidP="00464155">
            <w:pPr>
              <w:rPr>
                <w:rFonts w:cs="Arial"/>
                <w:sz w:val="20"/>
                <w:lang w:val="fr-FR" w:eastAsia="zh-CN"/>
              </w:rPr>
            </w:pPr>
            <w:r w:rsidRPr="00464155">
              <w:rPr>
                <w:rFonts w:cs="Arial"/>
                <w:sz w:val="20"/>
                <w:lang w:val="fr-FR" w:eastAsia="zh-CN"/>
              </w:rPr>
              <w:t>Giraldo Rincón Marco Antonio</w:t>
            </w:r>
          </w:p>
        </w:tc>
        <w:tc>
          <w:tcPr>
            <w:tcW w:w="0" w:type="auto"/>
            <w:shd w:val="clear" w:color="auto" w:fill="auto"/>
            <w:noWrap/>
            <w:vAlign w:val="bottom"/>
            <w:hideMark/>
          </w:tcPr>
          <w:p w14:paraId="1D121B91" w14:textId="77777777" w:rsidR="00464155" w:rsidRPr="00464155" w:rsidRDefault="00464155" w:rsidP="00464155">
            <w:pPr>
              <w:rPr>
                <w:rFonts w:cs="Arial"/>
                <w:sz w:val="20"/>
                <w:lang w:val="fr-FR" w:eastAsia="zh-CN"/>
              </w:rPr>
            </w:pPr>
            <w:r w:rsidRPr="00464155">
              <w:rPr>
                <w:rFonts w:cs="Arial"/>
                <w:sz w:val="20"/>
                <w:lang w:val="fr-FR" w:eastAsia="zh-CN"/>
              </w:rPr>
              <w:t xml:space="preserve">         69 628,00 </w:t>
            </w:r>
          </w:p>
        </w:tc>
      </w:tr>
      <w:tr w:rsidR="00464155" w:rsidRPr="00464155" w14:paraId="7E2300E6" w14:textId="77777777" w:rsidTr="000A57B3">
        <w:trPr>
          <w:trHeight w:val="255"/>
          <w:jc w:val="center"/>
        </w:trPr>
        <w:tc>
          <w:tcPr>
            <w:tcW w:w="0" w:type="auto"/>
            <w:shd w:val="clear" w:color="auto" w:fill="auto"/>
            <w:noWrap/>
            <w:vAlign w:val="bottom"/>
            <w:hideMark/>
          </w:tcPr>
          <w:p w14:paraId="68CF95AF" w14:textId="77777777" w:rsidR="00464155" w:rsidRPr="00464155" w:rsidRDefault="00464155" w:rsidP="00464155">
            <w:pPr>
              <w:rPr>
                <w:rFonts w:cs="Arial"/>
                <w:sz w:val="20"/>
                <w:lang w:val="es-ES" w:eastAsia="zh-CN"/>
              </w:rPr>
            </w:pPr>
            <w:r w:rsidRPr="00464155">
              <w:rPr>
                <w:rFonts w:cs="Arial"/>
                <w:sz w:val="20"/>
                <w:lang w:val="es-ES" w:eastAsia="zh-CN"/>
              </w:rPr>
              <w:t>MUSEO NACIONAL DE COSTA RICA</w:t>
            </w:r>
          </w:p>
        </w:tc>
        <w:tc>
          <w:tcPr>
            <w:tcW w:w="0" w:type="auto"/>
            <w:shd w:val="clear" w:color="auto" w:fill="auto"/>
            <w:noWrap/>
            <w:vAlign w:val="bottom"/>
            <w:hideMark/>
          </w:tcPr>
          <w:p w14:paraId="7EAE41E6"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64 575,00 </w:t>
            </w:r>
          </w:p>
        </w:tc>
      </w:tr>
      <w:tr w:rsidR="00464155" w:rsidRPr="00464155" w14:paraId="5B8AE14F" w14:textId="77777777" w:rsidTr="000A57B3">
        <w:trPr>
          <w:trHeight w:val="255"/>
          <w:jc w:val="center"/>
        </w:trPr>
        <w:tc>
          <w:tcPr>
            <w:tcW w:w="0" w:type="auto"/>
            <w:shd w:val="clear" w:color="auto" w:fill="auto"/>
            <w:noWrap/>
            <w:vAlign w:val="bottom"/>
            <w:hideMark/>
          </w:tcPr>
          <w:p w14:paraId="1FE66A92" w14:textId="77777777" w:rsidR="00464155" w:rsidRPr="00464155" w:rsidRDefault="00464155" w:rsidP="00464155">
            <w:pPr>
              <w:rPr>
                <w:rFonts w:cs="Arial"/>
                <w:sz w:val="20"/>
                <w:lang w:eastAsia="zh-CN"/>
              </w:rPr>
            </w:pPr>
            <w:r w:rsidRPr="00464155">
              <w:rPr>
                <w:rFonts w:cs="Arial"/>
                <w:sz w:val="20"/>
                <w:lang w:eastAsia="zh-CN"/>
              </w:rPr>
              <w:t>Urban Developments Panama, S.A.</w:t>
            </w:r>
          </w:p>
        </w:tc>
        <w:tc>
          <w:tcPr>
            <w:tcW w:w="0" w:type="auto"/>
            <w:shd w:val="clear" w:color="auto" w:fill="auto"/>
            <w:noWrap/>
            <w:vAlign w:val="bottom"/>
            <w:hideMark/>
          </w:tcPr>
          <w:p w14:paraId="659335FC" w14:textId="77777777" w:rsidR="00464155" w:rsidRPr="00464155" w:rsidRDefault="00464155" w:rsidP="00464155">
            <w:pPr>
              <w:rPr>
                <w:rFonts w:cs="Arial"/>
                <w:sz w:val="20"/>
                <w:lang w:val="fr-FR" w:eastAsia="zh-CN"/>
              </w:rPr>
            </w:pPr>
            <w:r w:rsidRPr="00464155">
              <w:rPr>
                <w:rFonts w:cs="Arial"/>
                <w:sz w:val="20"/>
                <w:lang w:eastAsia="zh-CN"/>
              </w:rPr>
              <w:t xml:space="preserve">         </w:t>
            </w:r>
            <w:r w:rsidRPr="00464155">
              <w:rPr>
                <w:rFonts w:cs="Arial"/>
                <w:sz w:val="20"/>
                <w:lang w:val="fr-FR" w:eastAsia="zh-CN"/>
              </w:rPr>
              <w:t xml:space="preserve">59 728,00 </w:t>
            </w:r>
          </w:p>
        </w:tc>
      </w:tr>
      <w:tr w:rsidR="00464155" w:rsidRPr="00464155" w14:paraId="0DDA2372" w14:textId="77777777" w:rsidTr="000A57B3">
        <w:trPr>
          <w:trHeight w:val="255"/>
          <w:jc w:val="center"/>
        </w:trPr>
        <w:tc>
          <w:tcPr>
            <w:tcW w:w="0" w:type="auto"/>
            <w:shd w:val="clear" w:color="auto" w:fill="auto"/>
            <w:noWrap/>
            <w:vAlign w:val="bottom"/>
            <w:hideMark/>
          </w:tcPr>
          <w:p w14:paraId="79F26897" w14:textId="77777777" w:rsidR="00464155" w:rsidRPr="00464155" w:rsidRDefault="00464155" w:rsidP="00464155">
            <w:pPr>
              <w:rPr>
                <w:rFonts w:cs="Arial"/>
                <w:sz w:val="20"/>
                <w:lang w:val="fr-FR" w:eastAsia="zh-CN"/>
              </w:rPr>
            </w:pPr>
            <w:r w:rsidRPr="00464155">
              <w:rPr>
                <w:rFonts w:cs="Arial"/>
                <w:sz w:val="20"/>
                <w:lang w:val="fr-FR" w:eastAsia="zh-CN"/>
              </w:rPr>
              <w:t>Bosch Pla Cristina</w:t>
            </w:r>
          </w:p>
        </w:tc>
        <w:tc>
          <w:tcPr>
            <w:tcW w:w="0" w:type="auto"/>
            <w:shd w:val="clear" w:color="auto" w:fill="auto"/>
            <w:noWrap/>
            <w:vAlign w:val="bottom"/>
            <w:hideMark/>
          </w:tcPr>
          <w:p w14:paraId="63A36157" w14:textId="77777777" w:rsidR="00464155" w:rsidRPr="00464155" w:rsidRDefault="00464155" w:rsidP="00464155">
            <w:pPr>
              <w:rPr>
                <w:rFonts w:cs="Arial"/>
                <w:sz w:val="20"/>
                <w:lang w:val="fr-FR" w:eastAsia="zh-CN"/>
              </w:rPr>
            </w:pPr>
            <w:r w:rsidRPr="00464155">
              <w:rPr>
                <w:rFonts w:cs="Arial"/>
                <w:sz w:val="20"/>
                <w:lang w:val="fr-FR" w:eastAsia="zh-CN"/>
              </w:rPr>
              <w:t xml:space="preserve">         57 148,75 </w:t>
            </w:r>
          </w:p>
        </w:tc>
      </w:tr>
      <w:tr w:rsidR="00464155" w:rsidRPr="00464155" w14:paraId="1EAB75F1" w14:textId="77777777" w:rsidTr="000A57B3">
        <w:trPr>
          <w:trHeight w:val="255"/>
          <w:jc w:val="center"/>
        </w:trPr>
        <w:tc>
          <w:tcPr>
            <w:tcW w:w="0" w:type="auto"/>
            <w:shd w:val="clear" w:color="auto" w:fill="auto"/>
            <w:noWrap/>
            <w:vAlign w:val="bottom"/>
            <w:hideMark/>
          </w:tcPr>
          <w:p w14:paraId="048E81EB" w14:textId="77777777" w:rsidR="00464155" w:rsidRPr="00464155" w:rsidRDefault="00464155" w:rsidP="00464155">
            <w:pPr>
              <w:rPr>
                <w:rFonts w:cs="Arial"/>
                <w:sz w:val="20"/>
                <w:lang w:val="fr-FR" w:eastAsia="zh-CN"/>
              </w:rPr>
            </w:pPr>
            <w:r w:rsidRPr="00464155">
              <w:rPr>
                <w:rFonts w:cs="Arial"/>
                <w:sz w:val="20"/>
                <w:lang w:val="fr-FR" w:eastAsia="zh-CN"/>
              </w:rPr>
              <w:t>CYRANEK Günther  Heinz</w:t>
            </w:r>
          </w:p>
        </w:tc>
        <w:tc>
          <w:tcPr>
            <w:tcW w:w="0" w:type="auto"/>
            <w:shd w:val="clear" w:color="auto" w:fill="auto"/>
            <w:noWrap/>
            <w:vAlign w:val="bottom"/>
            <w:hideMark/>
          </w:tcPr>
          <w:p w14:paraId="6A1ABC02" w14:textId="77777777" w:rsidR="00464155" w:rsidRPr="00464155" w:rsidRDefault="00464155" w:rsidP="00464155">
            <w:pPr>
              <w:rPr>
                <w:rFonts w:cs="Arial"/>
                <w:sz w:val="20"/>
                <w:lang w:val="fr-FR" w:eastAsia="zh-CN"/>
              </w:rPr>
            </w:pPr>
            <w:r w:rsidRPr="00464155">
              <w:rPr>
                <w:rFonts w:cs="Arial"/>
                <w:sz w:val="20"/>
                <w:lang w:val="fr-FR" w:eastAsia="zh-CN"/>
              </w:rPr>
              <w:t xml:space="preserve">         57 093,00 </w:t>
            </w:r>
          </w:p>
        </w:tc>
      </w:tr>
      <w:tr w:rsidR="00464155" w:rsidRPr="00464155" w14:paraId="2EF4D98F" w14:textId="77777777" w:rsidTr="000A57B3">
        <w:trPr>
          <w:trHeight w:val="255"/>
          <w:jc w:val="center"/>
        </w:trPr>
        <w:tc>
          <w:tcPr>
            <w:tcW w:w="0" w:type="auto"/>
            <w:shd w:val="clear" w:color="auto" w:fill="auto"/>
            <w:noWrap/>
            <w:vAlign w:val="bottom"/>
            <w:hideMark/>
          </w:tcPr>
          <w:p w14:paraId="32D85087" w14:textId="77777777" w:rsidR="00464155" w:rsidRPr="00464155" w:rsidRDefault="00464155" w:rsidP="00464155">
            <w:pPr>
              <w:rPr>
                <w:rFonts w:cs="Arial"/>
                <w:sz w:val="20"/>
                <w:lang w:val="fr-FR" w:eastAsia="zh-CN"/>
              </w:rPr>
            </w:pPr>
            <w:r w:rsidRPr="00464155">
              <w:rPr>
                <w:rFonts w:cs="Arial"/>
                <w:sz w:val="20"/>
                <w:lang w:val="fr-FR" w:eastAsia="zh-CN"/>
              </w:rPr>
              <w:t>Condominio Horizontal Vertical</w:t>
            </w:r>
          </w:p>
        </w:tc>
        <w:tc>
          <w:tcPr>
            <w:tcW w:w="0" w:type="auto"/>
            <w:shd w:val="clear" w:color="auto" w:fill="auto"/>
            <w:noWrap/>
            <w:vAlign w:val="bottom"/>
            <w:hideMark/>
          </w:tcPr>
          <w:p w14:paraId="2F962ACD" w14:textId="77777777" w:rsidR="00464155" w:rsidRPr="00464155" w:rsidRDefault="00464155" w:rsidP="00464155">
            <w:pPr>
              <w:rPr>
                <w:rFonts w:cs="Arial"/>
                <w:sz w:val="20"/>
                <w:lang w:val="fr-FR" w:eastAsia="zh-CN"/>
              </w:rPr>
            </w:pPr>
            <w:r w:rsidRPr="00464155">
              <w:rPr>
                <w:rFonts w:cs="Arial"/>
                <w:sz w:val="20"/>
                <w:lang w:val="fr-FR" w:eastAsia="zh-CN"/>
              </w:rPr>
              <w:t xml:space="preserve">         55 566,44 </w:t>
            </w:r>
          </w:p>
        </w:tc>
      </w:tr>
      <w:tr w:rsidR="00464155" w:rsidRPr="00464155" w14:paraId="2BA1CF5C" w14:textId="77777777" w:rsidTr="000A57B3">
        <w:trPr>
          <w:trHeight w:val="255"/>
          <w:jc w:val="center"/>
        </w:trPr>
        <w:tc>
          <w:tcPr>
            <w:tcW w:w="0" w:type="auto"/>
            <w:shd w:val="clear" w:color="auto" w:fill="auto"/>
            <w:noWrap/>
            <w:vAlign w:val="bottom"/>
            <w:hideMark/>
          </w:tcPr>
          <w:p w14:paraId="024B09B0" w14:textId="77777777" w:rsidR="00464155" w:rsidRPr="00464155" w:rsidRDefault="00464155" w:rsidP="00464155">
            <w:pPr>
              <w:rPr>
                <w:rFonts w:cs="Arial"/>
                <w:sz w:val="20"/>
                <w:lang w:val="fr-FR" w:eastAsia="zh-CN"/>
              </w:rPr>
            </w:pPr>
            <w:r w:rsidRPr="00464155">
              <w:rPr>
                <w:rFonts w:cs="Arial"/>
                <w:sz w:val="20"/>
                <w:lang w:val="fr-FR" w:eastAsia="zh-CN"/>
              </w:rPr>
              <w:t>TURVI S.A.</w:t>
            </w:r>
          </w:p>
        </w:tc>
        <w:tc>
          <w:tcPr>
            <w:tcW w:w="0" w:type="auto"/>
            <w:shd w:val="clear" w:color="auto" w:fill="auto"/>
            <w:noWrap/>
            <w:vAlign w:val="bottom"/>
            <w:hideMark/>
          </w:tcPr>
          <w:p w14:paraId="13BF4409" w14:textId="77777777" w:rsidR="00464155" w:rsidRPr="00464155" w:rsidRDefault="00464155" w:rsidP="00464155">
            <w:pPr>
              <w:rPr>
                <w:rFonts w:cs="Arial"/>
                <w:sz w:val="20"/>
                <w:lang w:val="fr-FR" w:eastAsia="zh-CN"/>
              </w:rPr>
            </w:pPr>
            <w:r w:rsidRPr="00464155">
              <w:rPr>
                <w:rFonts w:cs="Arial"/>
                <w:sz w:val="20"/>
                <w:lang w:val="fr-FR" w:eastAsia="zh-CN"/>
              </w:rPr>
              <w:t xml:space="preserve">         55 000,00 </w:t>
            </w:r>
          </w:p>
        </w:tc>
      </w:tr>
      <w:tr w:rsidR="00464155" w:rsidRPr="00464155" w14:paraId="21EA4B61" w14:textId="77777777" w:rsidTr="000A57B3">
        <w:trPr>
          <w:trHeight w:val="255"/>
          <w:jc w:val="center"/>
        </w:trPr>
        <w:tc>
          <w:tcPr>
            <w:tcW w:w="0" w:type="auto"/>
            <w:shd w:val="clear" w:color="auto" w:fill="auto"/>
            <w:noWrap/>
            <w:vAlign w:val="bottom"/>
            <w:hideMark/>
          </w:tcPr>
          <w:p w14:paraId="799CCED7" w14:textId="77777777" w:rsidR="00464155" w:rsidRPr="00464155" w:rsidRDefault="00464155" w:rsidP="00464155">
            <w:pPr>
              <w:rPr>
                <w:rFonts w:cs="Arial"/>
                <w:sz w:val="20"/>
                <w:lang w:val="fr-FR" w:eastAsia="zh-CN"/>
              </w:rPr>
            </w:pPr>
            <w:r w:rsidRPr="00464155">
              <w:rPr>
                <w:rFonts w:cs="Arial"/>
                <w:sz w:val="20"/>
                <w:lang w:val="fr-FR" w:eastAsia="zh-CN"/>
              </w:rPr>
              <w:t>Consejo Latinoamericano de Ciencias</w:t>
            </w:r>
          </w:p>
        </w:tc>
        <w:tc>
          <w:tcPr>
            <w:tcW w:w="0" w:type="auto"/>
            <w:shd w:val="clear" w:color="auto" w:fill="auto"/>
            <w:noWrap/>
            <w:vAlign w:val="bottom"/>
            <w:hideMark/>
          </w:tcPr>
          <w:p w14:paraId="0FB806D1" w14:textId="77777777" w:rsidR="00464155" w:rsidRPr="00464155" w:rsidRDefault="00464155" w:rsidP="00464155">
            <w:pPr>
              <w:rPr>
                <w:rFonts w:cs="Arial"/>
                <w:sz w:val="20"/>
                <w:lang w:val="fr-FR" w:eastAsia="zh-CN"/>
              </w:rPr>
            </w:pPr>
            <w:r w:rsidRPr="00464155">
              <w:rPr>
                <w:rFonts w:cs="Arial"/>
                <w:sz w:val="20"/>
                <w:lang w:val="fr-FR" w:eastAsia="zh-CN"/>
              </w:rPr>
              <w:t xml:space="preserve">         54 741,00 </w:t>
            </w:r>
          </w:p>
        </w:tc>
      </w:tr>
      <w:tr w:rsidR="00464155" w:rsidRPr="00464155" w14:paraId="4931F57F" w14:textId="77777777" w:rsidTr="000A57B3">
        <w:trPr>
          <w:trHeight w:val="255"/>
          <w:jc w:val="center"/>
        </w:trPr>
        <w:tc>
          <w:tcPr>
            <w:tcW w:w="0" w:type="auto"/>
            <w:shd w:val="clear" w:color="auto" w:fill="auto"/>
            <w:noWrap/>
            <w:vAlign w:val="bottom"/>
            <w:hideMark/>
          </w:tcPr>
          <w:p w14:paraId="345A9EB5" w14:textId="77777777" w:rsidR="00464155" w:rsidRPr="00464155" w:rsidRDefault="00464155" w:rsidP="00464155">
            <w:pPr>
              <w:rPr>
                <w:rFonts w:cs="Arial"/>
                <w:sz w:val="20"/>
                <w:lang w:val="fr-FR" w:eastAsia="zh-CN"/>
              </w:rPr>
            </w:pPr>
            <w:r w:rsidRPr="00464155">
              <w:rPr>
                <w:rFonts w:cs="Arial"/>
                <w:sz w:val="20"/>
                <w:lang w:val="fr-FR" w:eastAsia="zh-CN"/>
              </w:rPr>
              <w:t>RODRIGUEZ OLIVA Lazaro Israel</w:t>
            </w:r>
          </w:p>
        </w:tc>
        <w:tc>
          <w:tcPr>
            <w:tcW w:w="0" w:type="auto"/>
            <w:shd w:val="clear" w:color="auto" w:fill="auto"/>
            <w:noWrap/>
            <w:vAlign w:val="bottom"/>
            <w:hideMark/>
          </w:tcPr>
          <w:p w14:paraId="138750C3" w14:textId="77777777" w:rsidR="00464155" w:rsidRPr="00464155" w:rsidRDefault="00464155" w:rsidP="00464155">
            <w:pPr>
              <w:rPr>
                <w:rFonts w:cs="Arial"/>
                <w:sz w:val="20"/>
                <w:lang w:val="fr-FR" w:eastAsia="zh-CN"/>
              </w:rPr>
            </w:pPr>
            <w:r w:rsidRPr="00464155">
              <w:rPr>
                <w:rFonts w:cs="Arial"/>
                <w:sz w:val="20"/>
                <w:lang w:val="fr-FR" w:eastAsia="zh-CN"/>
              </w:rPr>
              <w:t xml:space="preserve">         54 149,00 </w:t>
            </w:r>
          </w:p>
        </w:tc>
      </w:tr>
      <w:tr w:rsidR="00464155" w:rsidRPr="00464155" w14:paraId="67E8EEBA" w14:textId="77777777" w:rsidTr="000A57B3">
        <w:trPr>
          <w:trHeight w:val="255"/>
          <w:jc w:val="center"/>
        </w:trPr>
        <w:tc>
          <w:tcPr>
            <w:tcW w:w="0" w:type="auto"/>
            <w:shd w:val="clear" w:color="auto" w:fill="auto"/>
            <w:noWrap/>
            <w:vAlign w:val="bottom"/>
            <w:hideMark/>
          </w:tcPr>
          <w:p w14:paraId="1CA3ECDE" w14:textId="77777777" w:rsidR="00464155" w:rsidRPr="00464155" w:rsidRDefault="00464155" w:rsidP="00464155">
            <w:pPr>
              <w:rPr>
                <w:rFonts w:cs="Arial"/>
                <w:sz w:val="20"/>
                <w:lang w:val="fr-FR" w:eastAsia="zh-CN"/>
              </w:rPr>
            </w:pPr>
            <w:r w:rsidRPr="00464155">
              <w:rPr>
                <w:rFonts w:cs="Arial"/>
                <w:sz w:val="20"/>
                <w:lang w:val="fr-FR" w:eastAsia="zh-CN"/>
              </w:rPr>
              <w:t>Mildred Corrales</w:t>
            </w:r>
          </w:p>
        </w:tc>
        <w:tc>
          <w:tcPr>
            <w:tcW w:w="0" w:type="auto"/>
            <w:shd w:val="clear" w:color="auto" w:fill="auto"/>
            <w:noWrap/>
            <w:vAlign w:val="bottom"/>
            <w:hideMark/>
          </w:tcPr>
          <w:p w14:paraId="57C2D16C" w14:textId="77777777" w:rsidR="00464155" w:rsidRPr="00464155" w:rsidRDefault="00464155" w:rsidP="00464155">
            <w:pPr>
              <w:rPr>
                <w:rFonts w:cs="Arial"/>
                <w:sz w:val="20"/>
                <w:lang w:val="fr-FR" w:eastAsia="zh-CN"/>
              </w:rPr>
            </w:pPr>
            <w:r w:rsidRPr="00464155">
              <w:rPr>
                <w:rFonts w:cs="Arial"/>
                <w:sz w:val="20"/>
                <w:lang w:val="fr-FR" w:eastAsia="zh-CN"/>
              </w:rPr>
              <w:t xml:space="preserve">         52 463,56 </w:t>
            </w:r>
          </w:p>
        </w:tc>
      </w:tr>
      <w:tr w:rsidR="00464155" w:rsidRPr="00464155" w14:paraId="506B2E2D" w14:textId="77777777" w:rsidTr="000A57B3">
        <w:trPr>
          <w:trHeight w:val="255"/>
          <w:jc w:val="center"/>
        </w:trPr>
        <w:tc>
          <w:tcPr>
            <w:tcW w:w="0" w:type="auto"/>
            <w:shd w:val="clear" w:color="auto" w:fill="auto"/>
            <w:noWrap/>
            <w:vAlign w:val="bottom"/>
            <w:hideMark/>
          </w:tcPr>
          <w:p w14:paraId="6E1B553F" w14:textId="77777777" w:rsidR="00464155" w:rsidRPr="00464155" w:rsidRDefault="00464155" w:rsidP="00464155">
            <w:pPr>
              <w:rPr>
                <w:rFonts w:cs="Arial"/>
                <w:sz w:val="20"/>
                <w:lang w:val="fr-FR" w:eastAsia="zh-CN"/>
              </w:rPr>
            </w:pPr>
            <w:r w:rsidRPr="00464155">
              <w:rPr>
                <w:rFonts w:cs="Arial"/>
                <w:sz w:val="20"/>
                <w:lang w:val="fr-FR" w:eastAsia="zh-CN"/>
              </w:rPr>
              <w:t>Orellana Sergio</w:t>
            </w:r>
          </w:p>
        </w:tc>
        <w:tc>
          <w:tcPr>
            <w:tcW w:w="0" w:type="auto"/>
            <w:shd w:val="clear" w:color="auto" w:fill="auto"/>
            <w:noWrap/>
            <w:vAlign w:val="bottom"/>
            <w:hideMark/>
          </w:tcPr>
          <w:p w14:paraId="29A23F82" w14:textId="77777777" w:rsidR="00464155" w:rsidRPr="00464155" w:rsidRDefault="00464155" w:rsidP="00464155">
            <w:pPr>
              <w:rPr>
                <w:rFonts w:cs="Arial"/>
                <w:sz w:val="20"/>
                <w:lang w:val="fr-FR" w:eastAsia="zh-CN"/>
              </w:rPr>
            </w:pPr>
            <w:r w:rsidRPr="00464155">
              <w:rPr>
                <w:rFonts w:cs="Arial"/>
                <w:sz w:val="20"/>
                <w:lang w:val="fr-FR" w:eastAsia="zh-CN"/>
              </w:rPr>
              <w:t xml:space="preserve">         50 231,08 </w:t>
            </w:r>
          </w:p>
        </w:tc>
      </w:tr>
      <w:tr w:rsidR="00464155" w:rsidRPr="00464155" w14:paraId="7ABC412A" w14:textId="77777777" w:rsidTr="000A57B3">
        <w:trPr>
          <w:trHeight w:val="255"/>
          <w:jc w:val="center"/>
        </w:trPr>
        <w:tc>
          <w:tcPr>
            <w:tcW w:w="0" w:type="auto"/>
            <w:shd w:val="clear" w:color="auto" w:fill="auto"/>
            <w:noWrap/>
            <w:vAlign w:val="bottom"/>
            <w:hideMark/>
          </w:tcPr>
          <w:p w14:paraId="3AD746EB" w14:textId="77777777" w:rsidR="00464155" w:rsidRPr="00464155" w:rsidRDefault="00464155" w:rsidP="00464155">
            <w:pPr>
              <w:rPr>
                <w:rFonts w:cs="Arial"/>
                <w:sz w:val="20"/>
                <w:lang w:val="fr-FR" w:eastAsia="zh-CN"/>
              </w:rPr>
            </w:pPr>
            <w:r w:rsidRPr="00464155">
              <w:rPr>
                <w:rFonts w:cs="Arial"/>
                <w:sz w:val="20"/>
                <w:lang w:val="fr-FR" w:eastAsia="zh-CN"/>
              </w:rPr>
              <w:t>CLAUDIA CARDENAS</w:t>
            </w:r>
          </w:p>
        </w:tc>
        <w:tc>
          <w:tcPr>
            <w:tcW w:w="0" w:type="auto"/>
            <w:shd w:val="clear" w:color="auto" w:fill="auto"/>
            <w:noWrap/>
            <w:vAlign w:val="bottom"/>
            <w:hideMark/>
          </w:tcPr>
          <w:p w14:paraId="6FC885A7" w14:textId="77777777" w:rsidR="00464155" w:rsidRPr="00464155" w:rsidRDefault="00464155" w:rsidP="00464155">
            <w:pPr>
              <w:rPr>
                <w:rFonts w:cs="Arial"/>
                <w:sz w:val="20"/>
                <w:lang w:val="fr-FR" w:eastAsia="zh-CN"/>
              </w:rPr>
            </w:pPr>
            <w:r w:rsidRPr="00464155">
              <w:rPr>
                <w:rFonts w:cs="Arial"/>
                <w:sz w:val="20"/>
                <w:lang w:val="fr-FR" w:eastAsia="zh-CN"/>
              </w:rPr>
              <w:t xml:space="preserve">         49 500,00 </w:t>
            </w:r>
          </w:p>
        </w:tc>
      </w:tr>
      <w:tr w:rsidR="00464155" w:rsidRPr="00464155" w14:paraId="59FE1D63" w14:textId="77777777" w:rsidTr="000A57B3">
        <w:trPr>
          <w:trHeight w:val="255"/>
          <w:jc w:val="center"/>
        </w:trPr>
        <w:tc>
          <w:tcPr>
            <w:tcW w:w="0" w:type="auto"/>
            <w:shd w:val="clear" w:color="auto" w:fill="auto"/>
            <w:noWrap/>
            <w:vAlign w:val="bottom"/>
            <w:hideMark/>
          </w:tcPr>
          <w:p w14:paraId="231CDEDF" w14:textId="77777777" w:rsidR="00464155" w:rsidRPr="00464155" w:rsidRDefault="00464155" w:rsidP="00464155">
            <w:pPr>
              <w:rPr>
                <w:rFonts w:cs="Arial"/>
                <w:sz w:val="20"/>
                <w:lang w:val="es-ES" w:eastAsia="zh-CN"/>
              </w:rPr>
            </w:pPr>
            <w:r w:rsidRPr="00464155">
              <w:rPr>
                <w:rFonts w:cs="Arial"/>
                <w:sz w:val="20"/>
                <w:lang w:val="es-ES" w:eastAsia="zh-CN"/>
              </w:rPr>
              <w:t>KINO GLAZ S.A DE C.V.</w:t>
            </w:r>
          </w:p>
        </w:tc>
        <w:tc>
          <w:tcPr>
            <w:tcW w:w="0" w:type="auto"/>
            <w:shd w:val="clear" w:color="auto" w:fill="auto"/>
            <w:noWrap/>
            <w:vAlign w:val="bottom"/>
            <w:hideMark/>
          </w:tcPr>
          <w:p w14:paraId="259ED92B" w14:textId="77777777" w:rsidR="00464155" w:rsidRPr="00464155" w:rsidRDefault="00464155" w:rsidP="00464155">
            <w:pPr>
              <w:rPr>
                <w:rFonts w:cs="Arial"/>
                <w:sz w:val="20"/>
                <w:lang w:val="fr-FR" w:eastAsia="zh-CN"/>
              </w:rPr>
            </w:pPr>
            <w:r w:rsidRPr="00464155">
              <w:rPr>
                <w:rFonts w:cs="Arial"/>
                <w:sz w:val="20"/>
                <w:lang w:val="es-ES" w:eastAsia="zh-CN"/>
              </w:rPr>
              <w:t xml:space="preserve">         </w:t>
            </w:r>
            <w:r w:rsidRPr="00464155">
              <w:rPr>
                <w:rFonts w:cs="Arial"/>
                <w:sz w:val="20"/>
                <w:lang w:val="fr-FR" w:eastAsia="zh-CN"/>
              </w:rPr>
              <w:t xml:space="preserve">48 000,00 </w:t>
            </w:r>
          </w:p>
        </w:tc>
      </w:tr>
      <w:tr w:rsidR="00464155" w:rsidRPr="00464155" w14:paraId="63893597" w14:textId="77777777" w:rsidTr="000A57B3">
        <w:trPr>
          <w:trHeight w:val="255"/>
          <w:jc w:val="center"/>
        </w:trPr>
        <w:tc>
          <w:tcPr>
            <w:tcW w:w="0" w:type="auto"/>
            <w:shd w:val="clear" w:color="auto" w:fill="auto"/>
            <w:noWrap/>
            <w:vAlign w:val="bottom"/>
            <w:hideMark/>
          </w:tcPr>
          <w:p w14:paraId="04BA45D8" w14:textId="77777777" w:rsidR="00464155" w:rsidRPr="00464155" w:rsidRDefault="00464155" w:rsidP="00464155">
            <w:pPr>
              <w:rPr>
                <w:rFonts w:cs="Arial"/>
                <w:sz w:val="20"/>
                <w:lang w:val="fr-FR" w:eastAsia="zh-CN"/>
              </w:rPr>
            </w:pPr>
            <w:r w:rsidRPr="00464155">
              <w:rPr>
                <w:rFonts w:cs="Arial"/>
                <w:sz w:val="20"/>
                <w:lang w:val="fr-FR" w:eastAsia="zh-CN"/>
              </w:rPr>
              <w:t>DORMAELS Mathieu Nicolas</w:t>
            </w:r>
          </w:p>
        </w:tc>
        <w:tc>
          <w:tcPr>
            <w:tcW w:w="0" w:type="auto"/>
            <w:shd w:val="clear" w:color="auto" w:fill="auto"/>
            <w:noWrap/>
            <w:vAlign w:val="bottom"/>
            <w:hideMark/>
          </w:tcPr>
          <w:p w14:paraId="79163200" w14:textId="77777777" w:rsidR="00464155" w:rsidRPr="00464155" w:rsidRDefault="00464155" w:rsidP="00464155">
            <w:pPr>
              <w:rPr>
                <w:rFonts w:cs="Arial"/>
                <w:sz w:val="20"/>
                <w:lang w:val="fr-FR" w:eastAsia="zh-CN"/>
              </w:rPr>
            </w:pPr>
            <w:r w:rsidRPr="00464155">
              <w:rPr>
                <w:rFonts w:cs="Arial"/>
                <w:sz w:val="20"/>
                <w:lang w:val="fr-FR" w:eastAsia="zh-CN"/>
              </w:rPr>
              <w:t xml:space="preserve">         47 696,19 </w:t>
            </w:r>
          </w:p>
        </w:tc>
      </w:tr>
      <w:tr w:rsidR="00464155" w:rsidRPr="00464155" w14:paraId="0D45B755" w14:textId="77777777" w:rsidTr="000A57B3">
        <w:trPr>
          <w:trHeight w:val="255"/>
          <w:jc w:val="center"/>
        </w:trPr>
        <w:tc>
          <w:tcPr>
            <w:tcW w:w="0" w:type="auto"/>
            <w:shd w:val="clear" w:color="auto" w:fill="auto"/>
            <w:noWrap/>
            <w:vAlign w:val="bottom"/>
            <w:hideMark/>
          </w:tcPr>
          <w:p w14:paraId="21D9CAFB" w14:textId="77777777" w:rsidR="00464155" w:rsidRPr="00464155" w:rsidRDefault="00464155" w:rsidP="00464155">
            <w:pPr>
              <w:rPr>
                <w:rFonts w:cs="Arial"/>
                <w:sz w:val="20"/>
                <w:lang w:val="fr-FR" w:eastAsia="zh-CN"/>
              </w:rPr>
            </w:pPr>
            <w:r w:rsidRPr="00464155">
              <w:rPr>
                <w:rFonts w:cs="Arial"/>
                <w:sz w:val="20"/>
                <w:lang w:val="fr-FR" w:eastAsia="zh-CN"/>
              </w:rPr>
              <w:t>CATIE</w:t>
            </w:r>
          </w:p>
        </w:tc>
        <w:tc>
          <w:tcPr>
            <w:tcW w:w="0" w:type="auto"/>
            <w:shd w:val="clear" w:color="auto" w:fill="auto"/>
            <w:noWrap/>
            <w:vAlign w:val="bottom"/>
            <w:hideMark/>
          </w:tcPr>
          <w:p w14:paraId="3B4CD2F4" w14:textId="77777777" w:rsidR="00464155" w:rsidRPr="00464155" w:rsidRDefault="00464155" w:rsidP="00464155">
            <w:pPr>
              <w:rPr>
                <w:rFonts w:cs="Arial"/>
                <w:sz w:val="20"/>
                <w:lang w:val="fr-FR" w:eastAsia="zh-CN"/>
              </w:rPr>
            </w:pPr>
            <w:r w:rsidRPr="00464155">
              <w:rPr>
                <w:rFonts w:cs="Arial"/>
                <w:sz w:val="20"/>
                <w:lang w:val="fr-FR" w:eastAsia="zh-CN"/>
              </w:rPr>
              <w:t xml:space="preserve">         46 475,00 </w:t>
            </w:r>
          </w:p>
        </w:tc>
      </w:tr>
      <w:tr w:rsidR="00464155" w:rsidRPr="00464155" w14:paraId="103EC1B6" w14:textId="77777777" w:rsidTr="000A57B3">
        <w:trPr>
          <w:trHeight w:val="255"/>
          <w:jc w:val="center"/>
        </w:trPr>
        <w:tc>
          <w:tcPr>
            <w:tcW w:w="0" w:type="auto"/>
            <w:shd w:val="clear" w:color="auto" w:fill="auto"/>
            <w:noWrap/>
            <w:vAlign w:val="bottom"/>
            <w:hideMark/>
          </w:tcPr>
          <w:p w14:paraId="4696DF71" w14:textId="77777777" w:rsidR="00464155" w:rsidRPr="00464155" w:rsidRDefault="00464155" w:rsidP="00464155">
            <w:pPr>
              <w:rPr>
                <w:rFonts w:cs="Arial"/>
                <w:sz w:val="20"/>
                <w:lang w:val="fr-FR" w:eastAsia="zh-CN"/>
              </w:rPr>
            </w:pPr>
            <w:r w:rsidRPr="00464155">
              <w:rPr>
                <w:rFonts w:cs="Arial"/>
                <w:sz w:val="20"/>
                <w:lang w:val="fr-FR" w:eastAsia="zh-CN"/>
              </w:rPr>
              <w:t>SERVICIOS NITIDOS PROFESIONALES SA</w:t>
            </w:r>
          </w:p>
        </w:tc>
        <w:tc>
          <w:tcPr>
            <w:tcW w:w="0" w:type="auto"/>
            <w:shd w:val="clear" w:color="auto" w:fill="auto"/>
            <w:noWrap/>
            <w:vAlign w:val="bottom"/>
            <w:hideMark/>
          </w:tcPr>
          <w:p w14:paraId="2506C84C" w14:textId="77777777" w:rsidR="00464155" w:rsidRPr="00464155" w:rsidRDefault="00464155" w:rsidP="00464155">
            <w:pPr>
              <w:rPr>
                <w:rFonts w:cs="Arial"/>
                <w:sz w:val="20"/>
                <w:lang w:val="fr-FR" w:eastAsia="zh-CN"/>
              </w:rPr>
            </w:pPr>
            <w:r w:rsidRPr="00464155">
              <w:rPr>
                <w:rFonts w:cs="Arial"/>
                <w:sz w:val="20"/>
                <w:lang w:val="fr-FR" w:eastAsia="zh-CN"/>
              </w:rPr>
              <w:t xml:space="preserve">         46 268,02 </w:t>
            </w:r>
          </w:p>
        </w:tc>
      </w:tr>
      <w:tr w:rsidR="00464155" w:rsidRPr="00464155" w14:paraId="27411E21" w14:textId="77777777" w:rsidTr="000A57B3">
        <w:trPr>
          <w:trHeight w:val="255"/>
          <w:jc w:val="center"/>
        </w:trPr>
        <w:tc>
          <w:tcPr>
            <w:tcW w:w="0" w:type="auto"/>
            <w:shd w:val="clear" w:color="auto" w:fill="auto"/>
            <w:noWrap/>
            <w:vAlign w:val="bottom"/>
            <w:hideMark/>
          </w:tcPr>
          <w:p w14:paraId="529A1C23" w14:textId="77777777" w:rsidR="00464155" w:rsidRPr="00464155" w:rsidRDefault="00464155" w:rsidP="00464155">
            <w:pPr>
              <w:rPr>
                <w:rFonts w:cs="Arial"/>
                <w:sz w:val="20"/>
                <w:lang w:val="fr-FR" w:eastAsia="zh-CN"/>
              </w:rPr>
            </w:pPr>
            <w:r w:rsidRPr="00464155">
              <w:rPr>
                <w:rFonts w:cs="Arial"/>
                <w:sz w:val="20"/>
                <w:lang w:val="fr-FR" w:eastAsia="zh-CN"/>
              </w:rPr>
              <w:t>DEMETRIO Antolin Jacobo</w:t>
            </w:r>
          </w:p>
        </w:tc>
        <w:tc>
          <w:tcPr>
            <w:tcW w:w="0" w:type="auto"/>
            <w:shd w:val="clear" w:color="auto" w:fill="auto"/>
            <w:noWrap/>
            <w:vAlign w:val="bottom"/>
            <w:hideMark/>
          </w:tcPr>
          <w:p w14:paraId="7D364D51" w14:textId="77777777" w:rsidR="00464155" w:rsidRPr="00464155" w:rsidRDefault="00464155" w:rsidP="00464155">
            <w:pPr>
              <w:rPr>
                <w:rFonts w:cs="Arial"/>
                <w:sz w:val="20"/>
                <w:lang w:val="fr-FR" w:eastAsia="zh-CN"/>
              </w:rPr>
            </w:pPr>
            <w:r w:rsidRPr="00464155">
              <w:rPr>
                <w:rFonts w:cs="Arial"/>
                <w:sz w:val="20"/>
                <w:lang w:val="fr-FR" w:eastAsia="zh-CN"/>
              </w:rPr>
              <w:t xml:space="preserve">         45 835,06 </w:t>
            </w:r>
          </w:p>
        </w:tc>
      </w:tr>
      <w:tr w:rsidR="00464155" w:rsidRPr="00464155" w14:paraId="4DC040B1" w14:textId="77777777" w:rsidTr="000A57B3">
        <w:trPr>
          <w:trHeight w:val="255"/>
          <w:jc w:val="center"/>
        </w:trPr>
        <w:tc>
          <w:tcPr>
            <w:tcW w:w="0" w:type="auto"/>
            <w:shd w:val="clear" w:color="auto" w:fill="auto"/>
            <w:noWrap/>
            <w:vAlign w:val="bottom"/>
            <w:hideMark/>
          </w:tcPr>
          <w:p w14:paraId="082D9BA7" w14:textId="77777777" w:rsidR="00464155" w:rsidRPr="00464155" w:rsidRDefault="00464155" w:rsidP="00464155">
            <w:pPr>
              <w:rPr>
                <w:rFonts w:cs="Arial"/>
                <w:sz w:val="20"/>
                <w:lang w:val="fr-FR" w:eastAsia="zh-CN"/>
              </w:rPr>
            </w:pPr>
            <w:r w:rsidRPr="00464155">
              <w:rPr>
                <w:rFonts w:cs="Arial"/>
                <w:sz w:val="20"/>
                <w:lang w:val="fr-FR" w:eastAsia="zh-CN"/>
              </w:rPr>
              <w:t>SMM ENT LLC</w:t>
            </w:r>
          </w:p>
        </w:tc>
        <w:tc>
          <w:tcPr>
            <w:tcW w:w="0" w:type="auto"/>
            <w:shd w:val="clear" w:color="auto" w:fill="auto"/>
            <w:noWrap/>
            <w:vAlign w:val="bottom"/>
            <w:hideMark/>
          </w:tcPr>
          <w:p w14:paraId="58B909F7" w14:textId="77777777" w:rsidR="00464155" w:rsidRPr="00464155" w:rsidRDefault="00464155" w:rsidP="00464155">
            <w:pPr>
              <w:rPr>
                <w:rFonts w:cs="Arial"/>
                <w:sz w:val="20"/>
                <w:lang w:val="fr-FR" w:eastAsia="zh-CN"/>
              </w:rPr>
            </w:pPr>
            <w:r w:rsidRPr="00464155">
              <w:rPr>
                <w:rFonts w:cs="Arial"/>
                <w:sz w:val="20"/>
                <w:lang w:val="fr-FR" w:eastAsia="zh-CN"/>
              </w:rPr>
              <w:t xml:space="preserve">         45 000,00 </w:t>
            </w:r>
          </w:p>
        </w:tc>
      </w:tr>
    </w:tbl>
    <w:p w14:paraId="079A3903" w14:textId="77777777" w:rsidR="001422A1" w:rsidRDefault="001422A1" w:rsidP="00B125D4">
      <w:pPr>
        <w:pStyle w:val="Numberedpara"/>
        <w:numPr>
          <w:ilvl w:val="0"/>
          <w:numId w:val="0"/>
        </w:numPr>
        <w:tabs>
          <w:tab w:val="left" w:pos="720"/>
          <w:tab w:val="left" w:pos="2430"/>
        </w:tabs>
        <w:spacing w:after="200" w:line="276" w:lineRule="auto"/>
        <w:rPr>
          <w:rFonts w:cs="Arial"/>
          <w:b/>
          <w:szCs w:val="20"/>
        </w:rPr>
      </w:pPr>
    </w:p>
    <w:p w14:paraId="40AFF935" w14:textId="77777777" w:rsidR="001422A1" w:rsidRDefault="001422A1" w:rsidP="00B125D4">
      <w:pPr>
        <w:pStyle w:val="Numberedpara"/>
        <w:numPr>
          <w:ilvl w:val="0"/>
          <w:numId w:val="0"/>
        </w:numPr>
        <w:tabs>
          <w:tab w:val="left" w:pos="720"/>
          <w:tab w:val="left" w:pos="2430"/>
        </w:tabs>
        <w:spacing w:after="200" w:line="276" w:lineRule="auto"/>
        <w:rPr>
          <w:rFonts w:cs="Arial"/>
          <w:b/>
          <w:szCs w:val="20"/>
        </w:rPr>
      </w:pPr>
    </w:p>
    <w:p w14:paraId="019D82F7" w14:textId="77777777" w:rsidR="001422A1" w:rsidRDefault="001422A1" w:rsidP="00B125D4">
      <w:pPr>
        <w:pStyle w:val="Numberedpara"/>
        <w:numPr>
          <w:ilvl w:val="0"/>
          <w:numId w:val="0"/>
        </w:numPr>
        <w:tabs>
          <w:tab w:val="left" w:pos="720"/>
          <w:tab w:val="left" w:pos="2430"/>
        </w:tabs>
        <w:spacing w:after="200" w:line="276" w:lineRule="auto"/>
        <w:rPr>
          <w:rFonts w:cs="Arial"/>
          <w:b/>
          <w:szCs w:val="20"/>
        </w:rPr>
      </w:pPr>
    </w:p>
    <w:p w14:paraId="6B3DB58B" w14:textId="77777777" w:rsidR="001422A1" w:rsidRPr="002D4F6B" w:rsidRDefault="001422A1" w:rsidP="00B125D4">
      <w:pPr>
        <w:pStyle w:val="Numberedpara"/>
        <w:numPr>
          <w:ilvl w:val="0"/>
          <w:numId w:val="0"/>
        </w:numPr>
        <w:tabs>
          <w:tab w:val="left" w:pos="720"/>
          <w:tab w:val="left" w:pos="2430"/>
        </w:tabs>
        <w:spacing w:after="200" w:line="276" w:lineRule="auto"/>
        <w:rPr>
          <w:rFonts w:cs="Arial"/>
          <w:b/>
          <w:szCs w:val="20"/>
        </w:rPr>
      </w:pPr>
    </w:p>
    <w:tbl>
      <w:tblPr>
        <w:tblStyle w:val="TableGrid"/>
        <w:tblW w:w="0" w:type="auto"/>
        <w:tblLook w:val="04A0" w:firstRow="1" w:lastRow="0" w:firstColumn="1" w:lastColumn="0" w:noHBand="0" w:noVBand="1"/>
      </w:tblPr>
      <w:tblGrid>
        <w:gridCol w:w="8990"/>
      </w:tblGrid>
      <w:tr w:rsidR="00C1736E" w14:paraId="1A231FAE" w14:textId="77777777" w:rsidTr="00E56A77">
        <w:trPr>
          <w:trHeight w:val="350"/>
        </w:trPr>
        <w:tc>
          <w:tcPr>
            <w:tcW w:w="8990" w:type="dxa"/>
            <w:shd w:val="clear" w:color="auto" w:fill="B0D0E2" w:themeFill="accent1" w:themeFillTint="66"/>
            <w:vAlign w:val="center"/>
          </w:tcPr>
          <w:p w14:paraId="324B9F18" w14:textId="2D169A2A" w:rsidR="00C1736E" w:rsidRPr="00C1736E" w:rsidRDefault="00C1736E" w:rsidP="00F104D5">
            <w:pPr>
              <w:pStyle w:val="Numberedpara"/>
              <w:numPr>
                <w:ilvl w:val="0"/>
                <w:numId w:val="0"/>
              </w:numPr>
              <w:tabs>
                <w:tab w:val="left" w:pos="720"/>
                <w:tab w:val="left" w:pos="2430"/>
              </w:tabs>
              <w:spacing w:after="0" w:line="276" w:lineRule="auto"/>
              <w:jc w:val="center"/>
              <w:rPr>
                <w:rFonts w:cs="Arial"/>
                <w:b/>
                <w:sz w:val="22"/>
                <w:szCs w:val="22"/>
              </w:rPr>
            </w:pPr>
            <w:r>
              <w:rPr>
                <w:rFonts w:cs="Arial"/>
                <w:b/>
                <w:sz w:val="22"/>
                <w:szCs w:val="22"/>
              </w:rPr>
              <w:t xml:space="preserve">Information and Communication </w:t>
            </w:r>
            <w:r w:rsidRPr="00C1736E">
              <w:rPr>
                <w:rFonts w:cs="Arial"/>
                <w:b/>
                <w:sz w:val="22"/>
                <w:szCs w:val="22"/>
              </w:rPr>
              <w:t xml:space="preserve"> </w:t>
            </w:r>
          </w:p>
        </w:tc>
      </w:tr>
    </w:tbl>
    <w:p w14:paraId="30DF19C6" w14:textId="33CFB7A6" w:rsidR="00675738" w:rsidRDefault="007E2214" w:rsidP="006B5A7D">
      <w:pPr>
        <w:pStyle w:val="Numberedpara"/>
        <w:numPr>
          <w:ilvl w:val="0"/>
          <w:numId w:val="0"/>
        </w:numPr>
        <w:tabs>
          <w:tab w:val="left" w:pos="720"/>
          <w:tab w:val="left" w:pos="2430"/>
        </w:tabs>
        <w:spacing w:after="200" w:line="276" w:lineRule="auto"/>
        <w:jc w:val="both"/>
        <w:rPr>
          <w:rFonts w:cs="Arial"/>
          <w:szCs w:val="20"/>
        </w:rPr>
      </w:pPr>
      <w:r>
        <w:rPr>
          <w:rFonts w:cs="Arial"/>
          <w:szCs w:val="20"/>
        </w:rPr>
        <w:t>Explain the</w:t>
      </w:r>
      <w:r w:rsidR="006B5A7D">
        <w:rPr>
          <w:rFonts w:cs="Arial"/>
          <w:szCs w:val="20"/>
        </w:rPr>
        <w:t xml:space="preserve"> kind and sources of reports used in the sector, field office, programme, institute, etc</w:t>
      </w:r>
      <w:r w:rsidR="00E6227C">
        <w:rPr>
          <w:rFonts w:cs="Arial"/>
          <w:szCs w:val="20"/>
        </w:rPr>
        <w:t>.</w:t>
      </w:r>
      <w:r w:rsidR="006B5A7D">
        <w:rPr>
          <w:rFonts w:cs="Arial"/>
          <w:szCs w:val="20"/>
        </w:rPr>
        <w:t xml:space="preserve"> and indicate whether there are any expectations to report internally and externally. </w:t>
      </w:r>
    </w:p>
    <w:p w14:paraId="12D5BCFA" w14:textId="0DF40EB8" w:rsidR="00675738" w:rsidRPr="00675738" w:rsidRDefault="00675738" w:rsidP="001B7CF0">
      <w:pPr>
        <w:pStyle w:val="Numberedpara"/>
        <w:numPr>
          <w:ilvl w:val="0"/>
          <w:numId w:val="0"/>
        </w:numPr>
        <w:tabs>
          <w:tab w:val="left" w:pos="720"/>
          <w:tab w:val="left" w:pos="2430"/>
        </w:tabs>
        <w:spacing w:after="200" w:line="276" w:lineRule="auto"/>
        <w:rPr>
          <w:rFonts w:cs="Arial"/>
          <w:b/>
          <w:szCs w:val="20"/>
        </w:rPr>
      </w:pPr>
      <w:r w:rsidRPr="00675738">
        <w:rPr>
          <w:rFonts w:cs="Arial"/>
          <w:b/>
          <w:szCs w:val="20"/>
        </w:rPr>
        <w:t xml:space="preserve">Internal reports used and systems for data extraction </w:t>
      </w:r>
    </w:p>
    <w:p w14:paraId="66E56C34" w14:textId="51E1B511" w:rsidR="00675738" w:rsidRDefault="005B249D" w:rsidP="00EB64EC">
      <w:pPr>
        <w:pStyle w:val="Numberedpara"/>
        <w:numPr>
          <w:ilvl w:val="0"/>
          <w:numId w:val="6"/>
        </w:numPr>
        <w:tabs>
          <w:tab w:val="left" w:pos="720"/>
          <w:tab w:val="left" w:pos="2430"/>
        </w:tabs>
        <w:spacing w:after="200" w:line="276" w:lineRule="auto"/>
        <w:jc w:val="both"/>
        <w:rPr>
          <w:rFonts w:cs="Arial"/>
          <w:szCs w:val="20"/>
        </w:rPr>
      </w:pPr>
      <w:r>
        <w:rPr>
          <w:rFonts w:cs="Arial"/>
          <w:szCs w:val="20"/>
        </w:rPr>
        <w:t>Will determine whether the Office uses the P</w:t>
      </w:r>
    </w:p>
    <w:p w14:paraId="6302ED04" w14:textId="70D9ED00" w:rsidR="00675738" w:rsidRPr="00675738" w:rsidRDefault="00675738" w:rsidP="001B7CF0">
      <w:pPr>
        <w:pStyle w:val="Numberedpara"/>
        <w:numPr>
          <w:ilvl w:val="0"/>
          <w:numId w:val="0"/>
        </w:numPr>
        <w:tabs>
          <w:tab w:val="left" w:pos="720"/>
          <w:tab w:val="left" w:pos="2430"/>
        </w:tabs>
        <w:spacing w:after="200" w:line="276" w:lineRule="auto"/>
        <w:rPr>
          <w:rFonts w:cs="Arial"/>
          <w:b/>
          <w:szCs w:val="20"/>
        </w:rPr>
      </w:pPr>
      <w:r w:rsidRPr="00675738">
        <w:rPr>
          <w:rFonts w:cs="Arial"/>
          <w:b/>
          <w:szCs w:val="20"/>
        </w:rPr>
        <w:t xml:space="preserve">External reports and target audience, including any feedback from the audience </w:t>
      </w:r>
    </w:p>
    <w:p w14:paraId="1BE3C675" w14:textId="77777777" w:rsidR="00675738" w:rsidRDefault="00675738" w:rsidP="00EB64EC">
      <w:pPr>
        <w:pStyle w:val="Numberedpara"/>
        <w:numPr>
          <w:ilvl w:val="0"/>
          <w:numId w:val="6"/>
        </w:numPr>
        <w:tabs>
          <w:tab w:val="left" w:pos="720"/>
          <w:tab w:val="left" w:pos="2430"/>
        </w:tabs>
        <w:spacing w:after="200" w:line="276" w:lineRule="auto"/>
        <w:rPr>
          <w:rFonts w:cs="Arial"/>
          <w:szCs w:val="20"/>
        </w:rPr>
      </w:pPr>
    </w:p>
    <w:p w14:paraId="2B8279FF" w14:textId="39D3E3C2" w:rsidR="00675738" w:rsidRPr="007E2214" w:rsidRDefault="007E2214" w:rsidP="001B7CF0">
      <w:pPr>
        <w:pStyle w:val="Numberedpara"/>
        <w:numPr>
          <w:ilvl w:val="0"/>
          <w:numId w:val="0"/>
        </w:numPr>
        <w:tabs>
          <w:tab w:val="left" w:pos="720"/>
          <w:tab w:val="left" w:pos="2430"/>
        </w:tabs>
        <w:spacing w:after="200" w:line="276" w:lineRule="auto"/>
        <w:rPr>
          <w:rFonts w:cs="Arial"/>
          <w:b/>
          <w:szCs w:val="20"/>
        </w:rPr>
      </w:pPr>
      <w:r w:rsidRPr="007E2214">
        <w:rPr>
          <w:rFonts w:cs="Arial"/>
          <w:b/>
          <w:szCs w:val="20"/>
        </w:rPr>
        <w:t xml:space="preserve">Social media reports for any positive or negative press about the programme/projects: </w:t>
      </w:r>
    </w:p>
    <w:p w14:paraId="1D4E9C44" w14:textId="5E968A99" w:rsidR="000B77B5" w:rsidRPr="007F205E" w:rsidRDefault="000B77B5" w:rsidP="00774F63">
      <w:pPr>
        <w:pStyle w:val="Numberedpara"/>
        <w:numPr>
          <w:ilvl w:val="0"/>
          <w:numId w:val="0"/>
        </w:numPr>
        <w:tabs>
          <w:tab w:val="left" w:pos="720"/>
          <w:tab w:val="left" w:pos="2430"/>
        </w:tabs>
        <w:spacing w:after="0"/>
        <w:ind w:left="1080"/>
        <w:rPr>
          <w:rFonts w:cs="Arial"/>
          <w:szCs w:val="20"/>
          <w:lang w:val="en-US"/>
        </w:rPr>
      </w:pPr>
    </w:p>
    <w:p w14:paraId="6BCDAC59" w14:textId="3C19F041" w:rsidR="000B77B5" w:rsidRDefault="000B77B5" w:rsidP="000B77B5">
      <w:pPr>
        <w:pStyle w:val="Numberedpara"/>
        <w:numPr>
          <w:ilvl w:val="0"/>
          <w:numId w:val="6"/>
        </w:numPr>
        <w:tabs>
          <w:tab w:val="left" w:pos="720"/>
          <w:tab w:val="left" w:pos="2430"/>
        </w:tabs>
        <w:spacing w:after="200" w:line="276" w:lineRule="auto"/>
        <w:rPr>
          <w:rFonts w:cs="Arial"/>
          <w:szCs w:val="20"/>
          <w:lang w:val="fr-FR"/>
        </w:rPr>
      </w:pPr>
      <w:r w:rsidRPr="007F205E">
        <w:rPr>
          <w:rFonts w:cs="Arial"/>
          <w:i/>
          <w:color w:val="00B050"/>
          <w:szCs w:val="20"/>
          <w:lang w:val="fr-FR"/>
        </w:rPr>
        <w:t>Websites, journals, portals, newsletters, publications, etc</w:t>
      </w:r>
      <w:r w:rsidRPr="007F205E">
        <w:rPr>
          <w:rFonts w:cs="Arial"/>
          <w:szCs w:val="20"/>
          <w:lang w:val="fr-FR"/>
        </w:rPr>
        <w:t>.</w:t>
      </w:r>
    </w:p>
    <w:p w14:paraId="14E6113C" w14:textId="40A92E92" w:rsidR="00C1736E" w:rsidRPr="00C10044" w:rsidRDefault="005B249D" w:rsidP="00C10044">
      <w:pPr>
        <w:pStyle w:val="Numberedpara"/>
        <w:numPr>
          <w:ilvl w:val="0"/>
          <w:numId w:val="0"/>
        </w:numPr>
        <w:tabs>
          <w:tab w:val="left" w:pos="720"/>
          <w:tab w:val="left" w:pos="2430"/>
        </w:tabs>
        <w:spacing w:after="200" w:line="276" w:lineRule="auto"/>
        <w:rPr>
          <w:rFonts w:cs="Arial"/>
          <w:szCs w:val="20"/>
        </w:rPr>
      </w:pPr>
      <w:r w:rsidRPr="005B249D">
        <w:rPr>
          <w:rFonts w:cs="Arial"/>
          <w:szCs w:val="20"/>
        </w:rPr>
        <w:t xml:space="preserve">The office maintains a website </w:t>
      </w:r>
      <w:r>
        <w:rPr>
          <w:rFonts w:cs="Arial"/>
          <w:szCs w:val="20"/>
        </w:rPr>
        <w:t>in English with links to UNESCO news as well as publications relevant to the country.</w:t>
      </w:r>
    </w:p>
    <w:p w14:paraId="74B6D09C" w14:textId="77777777" w:rsidR="00507B56" w:rsidRPr="00C10044" w:rsidRDefault="00507B56" w:rsidP="00507B56">
      <w:pPr>
        <w:shd w:val="clear" w:color="auto" w:fill="FFFFFF"/>
        <w:spacing w:before="120"/>
        <w:rPr>
          <w:rFonts w:cs="Arial"/>
        </w:rPr>
      </w:pPr>
    </w:p>
    <w:tbl>
      <w:tblPr>
        <w:tblStyle w:val="TableGrid"/>
        <w:tblW w:w="0" w:type="auto"/>
        <w:tblLook w:val="04A0" w:firstRow="1" w:lastRow="0" w:firstColumn="1" w:lastColumn="0" w:noHBand="0" w:noVBand="1"/>
      </w:tblPr>
      <w:tblGrid>
        <w:gridCol w:w="8990"/>
      </w:tblGrid>
      <w:tr w:rsidR="008F7ECA" w:rsidDel="009D6429" w14:paraId="2968DD67" w14:textId="1C8899A2" w:rsidTr="00274ED7">
        <w:trPr>
          <w:trHeight w:val="350"/>
          <w:del w:id="2" w:author="Thanassoulias, Helen" w:date="2022-03-15T10:04:00Z"/>
        </w:trPr>
        <w:tc>
          <w:tcPr>
            <w:tcW w:w="8990" w:type="dxa"/>
            <w:shd w:val="clear" w:color="auto" w:fill="B0D0E2" w:themeFill="accent1" w:themeFillTint="66"/>
            <w:vAlign w:val="center"/>
          </w:tcPr>
          <w:p w14:paraId="43944005" w14:textId="713F1800" w:rsidR="008F7ECA" w:rsidRPr="00C1736E" w:rsidDel="009D6429" w:rsidRDefault="008F7ECA" w:rsidP="00F104D5">
            <w:pPr>
              <w:pStyle w:val="Numberedpara"/>
              <w:numPr>
                <w:ilvl w:val="0"/>
                <w:numId w:val="0"/>
              </w:numPr>
              <w:tabs>
                <w:tab w:val="left" w:pos="720"/>
                <w:tab w:val="left" w:pos="2430"/>
              </w:tabs>
              <w:spacing w:after="0" w:line="276" w:lineRule="auto"/>
              <w:jc w:val="center"/>
              <w:rPr>
                <w:del w:id="3" w:author="Thanassoulias, Helen" w:date="2022-03-15T10:04:00Z"/>
                <w:rFonts w:cs="Arial"/>
                <w:b/>
                <w:sz w:val="22"/>
                <w:szCs w:val="22"/>
              </w:rPr>
            </w:pPr>
            <w:del w:id="4" w:author="Thanassoulias, Helen" w:date="2022-03-15T10:04:00Z">
              <w:r w:rsidDel="009D6429">
                <w:rPr>
                  <w:rFonts w:cs="Arial"/>
                  <w:b/>
                  <w:sz w:val="22"/>
                  <w:szCs w:val="22"/>
                </w:rPr>
                <w:delText>Donor Requirements</w:delText>
              </w:r>
              <w:r w:rsidRPr="00C1736E" w:rsidDel="009D6429">
                <w:rPr>
                  <w:rFonts w:cs="Arial"/>
                  <w:b/>
                  <w:sz w:val="22"/>
                  <w:szCs w:val="22"/>
                </w:rPr>
                <w:delText xml:space="preserve"> </w:delText>
              </w:r>
            </w:del>
          </w:p>
        </w:tc>
      </w:tr>
    </w:tbl>
    <w:p w14:paraId="1DC4942E" w14:textId="5FC1AE2E" w:rsidR="00352A78" w:rsidDel="009D6429" w:rsidRDefault="008F7ECA" w:rsidP="00733A13">
      <w:pPr>
        <w:pStyle w:val="Numberedpara"/>
        <w:numPr>
          <w:ilvl w:val="0"/>
          <w:numId w:val="0"/>
        </w:numPr>
        <w:tabs>
          <w:tab w:val="left" w:pos="720"/>
          <w:tab w:val="left" w:pos="2430"/>
        </w:tabs>
        <w:spacing w:after="200" w:line="276" w:lineRule="auto"/>
        <w:jc w:val="both"/>
        <w:rPr>
          <w:del w:id="5" w:author="Thanassoulias, Helen" w:date="2022-03-15T10:04:00Z"/>
          <w:rFonts w:cs="Arial"/>
          <w:szCs w:val="20"/>
        </w:rPr>
      </w:pPr>
      <w:del w:id="6" w:author="Thanassoulias, Helen" w:date="2022-03-15T10:04:00Z">
        <w:r w:rsidDel="009D6429">
          <w:rPr>
            <w:rFonts w:cs="Arial"/>
            <w:szCs w:val="20"/>
          </w:rPr>
          <w:delText>Brief highlight of the donor requirements in terms of:</w:delText>
        </w:r>
      </w:del>
    </w:p>
    <w:p w14:paraId="1ABEF01D" w14:textId="0887EC8A" w:rsidR="008F7ECA" w:rsidDel="009D6429" w:rsidRDefault="008F7ECA" w:rsidP="001B7CF0">
      <w:pPr>
        <w:pStyle w:val="Numberedpara"/>
        <w:numPr>
          <w:ilvl w:val="0"/>
          <w:numId w:val="0"/>
        </w:numPr>
        <w:tabs>
          <w:tab w:val="left" w:pos="720"/>
          <w:tab w:val="left" w:pos="2430"/>
        </w:tabs>
        <w:spacing w:after="200" w:line="276" w:lineRule="auto"/>
        <w:rPr>
          <w:del w:id="7" w:author="Thanassoulias, Helen" w:date="2022-03-15T10:04:00Z"/>
          <w:rFonts w:cs="Arial"/>
          <w:szCs w:val="20"/>
        </w:rPr>
      </w:pPr>
      <w:del w:id="8" w:author="Thanassoulias, Helen" w:date="2022-03-15T10:04:00Z">
        <w:r w:rsidRPr="00FF135A" w:rsidDel="009D6429">
          <w:rPr>
            <w:rFonts w:cs="Arial"/>
            <w:b/>
            <w:szCs w:val="20"/>
          </w:rPr>
          <w:delText xml:space="preserve">Main donors and total </w:delText>
        </w:r>
        <w:r w:rsidR="00C10044" w:rsidDel="009D6429">
          <w:rPr>
            <w:rFonts w:cs="Arial"/>
            <w:b/>
            <w:szCs w:val="20"/>
          </w:rPr>
          <w:delText>spending between 20</w:delText>
        </w:r>
        <w:r w:rsidR="001422A1" w:rsidDel="009D6429">
          <w:rPr>
            <w:rFonts w:cs="Arial"/>
            <w:b/>
            <w:szCs w:val="20"/>
          </w:rPr>
          <w:delText>20</w:delText>
        </w:r>
        <w:r w:rsidR="00C10044" w:rsidDel="009D6429">
          <w:rPr>
            <w:rFonts w:cs="Arial"/>
            <w:b/>
            <w:szCs w:val="20"/>
          </w:rPr>
          <w:delText>-202</w:delText>
        </w:r>
        <w:r w:rsidR="001422A1" w:rsidDel="009D6429">
          <w:rPr>
            <w:rFonts w:cs="Arial"/>
            <w:b/>
            <w:szCs w:val="20"/>
          </w:rPr>
          <w:delText>1</w:delText>
        </w:r>
      </w:del>
    </w:p>
    <w:tbl>
      <w:tblPr>
        <w:tblStyle w:val="TableGrid"/>
        <w:tblW w:w="0" w:type="auto"/>
        <w:tblLook w:val="04A0" w:firstRow="1" w:lastRow="0" w:firstColumn="1" w:lastColumn="0" w:noHBand="0" w:noVBand="1"/>
      </w:tblPr>
      <w:tblGrid>
        <w:gridCol w:w="1297"/>
        <w:gridCol w:w="2516"/>
        <w:gridCol w:w="1559"/>
        <w:gridCol w:w="850"/>
        <w:gridCol w:w="1417"/>
      </w:tblGrid>
      <w:tr w:rsidR="008F7ECA" w:rsidRPr="002F6F41" w:rsidDel="009D6429" w14:paraId="5B013E05" w14:textId="594E3564" w:rsidTr="00C10044">
        <w:trPr>
          <w:trHeight w:val="397"/>
          <w:del w:id="9" w:author="Thanassoulias, Helen" w:date="2022-03-15T10:04:00Z"/>
        </w:trPr>
        <w:tc>
          <w:tcPr>
            <w:tcW w:w="0" w:type="auto"/>
            <w:shd w:val="clear" w:color="auto" w:fill="F8DCD3" w:themeFill="accent6" w:themeFillTint="33"/>
          </w:tcPr>
          <w:p w14:paraId="2C3B9190" w14:textId="0C762623" w:rsidR="008F7ECA" w:rsidRPr="002F6F41" w:rsidDel="009D6429" w:rsidRDefault="008F7ECA" w:rsidP="001B7CF0">
            <w:pPr>
              <w:pStyle w:val="Numberedpara"/>
              <w:numPr>
                <w:ilvl w:val="0"/>
                <w:numId w:val="0"/>
              </w:numPr>
              <w:tabs>
                <w:tab w:val="left" w:pos="720"/>
                <w:tab w:val="left" w:pos="2430"/>
              </w:tabs>
              <w:spacing w:after="200" w:line="276" w:lineRule="auto"/>
              <w:rPr>
                <w:del w:id="10" w:author="Thanassoulias, Helen" w:date="2022-03-15T10:04:00Z"/>
                <w:rFonts w:cs="Arial"/>
                <w:b/>
                <w:sz w:val="18"/>
                <w:szCs w:val="18"/>
              </w:rPr>
            </w:pPr>
            <w:del w:id="11" w:author="Thanassoulias, Helen" w:date="2022-03-15T10:04:00Z">
              <w:r w:rsidRPr="002F6F41" w:rsidDel="009D6429">
                <w:rPr>
                  <w:rFonts w:cs="Arial"/>
                  <w:b/>
                  <w:sz w:val="18"/>
                  <w:szCs w:val="18"/>
                </w:rPr>
                <w:delText>Project code</w:delText>
              </w:r>
            </w:del>
          </w:p>
        </w:tc>
        <w:tc>
          <w:tcPr>
            <w:tcW w:w="2516" w:type="dxa"/>
            <w:shd w:val="clear" w:color="auto" w:fill="F8DCD3" w:themeFill="accent6" w:themeFillTint="33"/>
          </w:tcPr>
          <w:p w14:paraId="044C03ED" w14:textId="348A3793" w:rsidR="008F7ECA" w:rsidRPr="002F6F41" w:rsidDel="009D6429" w:rsidRDefault="008F7ECA" w:rsidP="001B7CF0">
            <w:pPr>
              <w:pStyle w:val="Numberedpara"/>
              <w:numPr>
                <w:ilvl w:val="0"/>
                <w:numId w:val="0"/>
              </w:numPr>
              <w:tabs>
                <w:tab w:val="left" w:pos="720"/>
                <w:tab w:val="left" w:pos="2430"/>
              </w:tabs>
              <w:spacing w:after="200" w:line="276" w:lineRule="auto"/>
              <w:rPr>
                <w:del w:id="12" w:author="Thanassoulias, Helen" w:date="2022-03-15T10:04:00Z"/>
                <w:rFonts w:cs="Arial"/>
                <w:b/>
                <w:sz w:val="18"/>
                <w:szCs w:val="18"/>
              </w:rPr>
            </w:pPr>
            <w:del w:id="13" w:author="Thanassoulias, Helen" w:date="2022-03-15T10:04:00Z">
              <w:r w:rsidRPr="002F6F41" w:rsidDel="009D6429">
                <w:rPr>
                  <w:rFonts w:cs="Arial"/>
                  <w:b/>
                  <w:sz w:val="18"/>
                  <w:szCs w:val="18"/>
                </w:rPr>
                <w:delText xml:space="preserve">Name of </w:delText>
              </w:r>
              <w:r w:rsidR="00381F2A" w:rsidRPr="002F6F41" w:rsidDel="009D6429">
                <w:rPr>
                  <w:rFonts w:cs="Arial"/>
                  <w:b/>
                  <w:sz w:val="18"/>
                  <w:szCs w:val="18"/>
                </w:rPr>
                <w:delText>donor</w:delText>
              </w:r>
            </w:del>
          </w:p>
        </w:tc>
        <w:tc>
          <w:tcPr>
            <w:tcW w:w="1559" w:type="dxa"/>
            <w:shd w:val="clear" w:color="auto" w:fill="F8DCD3" w:themeFill="accent6" w:themeFillTint="33"/>
          </w:tcPr>
          <w:p w14:paraId="733F60EE" w14:textId="47B8F07B" w:rsidR="008F7ECA" w:rsidRPr="002F6F41" w:rsidDel="009D6429" w:rsidRDefault="00C10044" w:rsidP="00C10044">
            <w:pPr>
              <w:pStyle w:val="Numberedpara"/>
              <w:numPr>
                <w:ilvl w:val="0"/>
                <w:numId w:val="0"/>
              </w:numPr>
              <w:tabs>
                <w:tab w:val="left" w:pos="720"/>
                <w:tab w:val="left" w:pos="2430"/>
              </w:tabs>
              <w:spacing w:after="0" w:line="276" w:lineRule="auto"/>
              <w:rPr>
                <w:del w:id="14" w:author="Thanassoulias, Helen" w:date="2022-03-15T10:04:00Z"/>
                <w:rFonts w:cs="Arial"/>
                <w:b/>
                <w:sz w:val="18"/>
                <w:szCs w:val="18"/>
              </w:rPr>
            </w:pPr>
            <w:del w:id="15" w:author="Thanassoulias, Helen" w:date="2022-03-15T10:04:00Z">
              <w:r w:rsidDel="009D6429">
                <w:rPr>
                  <w:rFonts w:cs="Arial"/>
                  <w:b/>
                  <w:sz w:val="18"/>
                  <w:szCs w:val="18"/>
                </w:rPr>
                <w:delText>Spending 20</w:delText>
              </w:r>
              <w:r w:rsidR="001422A1" w:rsidDel="009D6429">
                <w:rPr>
                  <w:rFonts w:cs="Arial"/>
                  <w:b/>
                  <w:sz w:val="18"/>
                  <w:szCs w:val="18"/>
                </w:rPr>
                <w:delText>-21</w:delText>
              </w:r>
            </w:del>
          </w:p>
        </w:tc>
        <w:tc>
          <w:tcPr>
            <w:tcW w:w="850" w:type="dxa"/>
            <w:shd w:val="clear" w:color="auto" w:fill="F8DCD3" w:themeFill="accent6" w:themeFillTint="33"/>
          </w:tcPr>
          <w:p w14:paraId="61766F63" w14:textId="064A1F0F" w:rsidR="008F7ECA" w:rsidRPr="002F6F41" w:rsidDel="009D6429" w:rsidRDefault="006D41E6" w:rsidP="001B7CF0">
            <w:pPr>
              <w:pStyle w:val="Numberedpara"/>
              <w:numPr>
                <w:ilvl w:val="0"/>
                <w:numId w:val="0"/>
              </w:numPr>
              <w:tabs>
                <w:tab w:val="left" w:pos="720"/>
                <w:tab w:val="left" w:pos="2430"/>
              </w:tabs>
              <w:spacing w:after="200" w:line="276" w:lineRule="auto"/>
              <w:rPr>
                <w:del w:id="16" w:author="Thanassoulias, Helen" w:date="2022-03-15T10:04:00Z"/>
                <w:rFonts w:cs="Arial"/>
                <w:b/>
                <w:sz w:val="18"/>
                <w:szCs w:val="18"/>
              </w:rPr>
            </w:pPr>
            <w:del w:id="17" w:author="Thanassoulias, Helen" w:date="2022-03-15T10:04:00Z">
              <w:r w:rsidRPr="002F6F41" w:rsidDel="009D6429">
                <w:rPr>
                  <w:rFonts w:cs="Arial"/>
                  <w:b/>
                  <w:sz w:val="18"/>
                  <w:szCs w:val="18"/>
                </w:rPr>
                <w:delText>Sector</w:delText>
              </w:r>
            </w:del>
          </w:p>
        </w:tc>
        <w:tc>
          <w:tcPr>
            <w:tcW w:w="0" w:type="auto"/>
            <w:shd w:val="clear" w:color="auto" w:fill="F8DCD3" w:themeFill="accent6" w:themeFillTint="33"/>
          </w:tcPr>
          <w:p w14:paraId="179C1C95" w14:textId="71941749" w:rsidR="008F7ECA" w:rsidRPr="002F6F41" w:rsidDel="009D6429" w:rsidRDefault="00FF135A" w:rsidP="001B7CF0">
            <w:pPr>
              <w:pStyle w:val="Numberedpara"/>
              <w:numPr>
                <w:ilvl w:val="0"/>
                <w:numId w:val="0"/>
              </w:numPr>
              <w:tabs>
                <w:tab w:val="left" w:pos="720"/>
                <w:tab w:val="left" w:pos="2430"/>
              </w:tabs>
              <w:spacing w:after="200" w:line="276" w:lineRule="auto"/>
              <w:rPr>
                <w:del w:id="18" w:author="Thanassoulias, Helen" w:date="2022-03-15T10:04:00Z"/>
                <w:rFonts w:cs="Arial"/>
                <w:b/>
                <w:sz w:val="18"/>
                <w:szCs w:val="18"/>
              </w:rPr>
            </w:pPr>
            <w:del w:id="19" w:author="Thanassoulias, Helen" w:date="2022-03-15T10:04:00Z">
              <w:r w:rsidRPr="002F6F41" w:rsidDel="009D6429">
                <w:rPr>
                  <w:rFonts w:cs="Arial"/>
                  <w:b/>
                  <w:sz w:val="18"/>
                  <w:szCs w:val="18"/>
                </w:rPr>
                <w:delText>Requirements</w:delText>
              </w:r>
            </w:del>
          </w:p>
        </w:tc>
      </w:tr>
      <w:tr w:rsidR="008F7ECA" w:rsidRPr="002F6F41" w:rsidDel="009D6429" w14:paraId="30AA57DA" w14:textId="4982395C" w:rsidTr="00C10044">
        <w:trPr>
          <w:trHeight w:val="631"/>
          <w:del w:id="20" w:author="Thanassoulias, Helen" w:date="2022-03-15T10:04:00Z"/>
        </w:trPr>
        <w:tc>
          <w:tcPr>
            <w:tcW w:w="0" w:type="auto"/>
          </w:tcPr>
          <w:p w14:paraId="59B52101" w14:textId="2863307F" w:rsidR="008F7ECA" w:rsidRPr="002F6F41" w:rsidDel="009D6429" w:rsidRDefault="008F7ECA" w:rsidP="001B7CF0">
            <w:pPr>
              <w:pStyle w:val="Numberedpara"/>
              <w:numPr>
                <w:ilvl w:val="0"/>
                <w:numId w:val="0"/>
              </w:numPr>
              <w:tabs>
                <w:tab w:val="left" w:pos="720"/>
                <w:tab w:val="left" w:pos="2430"/>
              </w:tabs>
              <w:spacing w:after="200" w:line="276" w:lineRule="auto"/>
              <w:rPr>
                <w:del w:id="21" w:author="Thanassoulias, Helen" w:date="2022-03-15T10:04:00Z"/>
                <w:rFonts w:cs="Arial"/>
                <w:b/>
                <w:sz w:val="18"/>
                <w:szCs w:val="18"/>
              </w:rPr>
            </w:pPr>
          </w:p>
        </w:tc>
        <w:tc>
          <w:tcPr>
            <w:tcW w:w="2516" w:type="dxa"/>
          </w:tcPr>
          <w:p w14:paraId="14BFFF61" w14:textId="00483296" w:rsidR="008F7ECA" w:rsidRPr="002F6F41" w:rsidDel="009D6429" w:rsidRDefault="008F7ECA" w:rsidP="001B7CF0">
            <w:pPr>
              <w:pStyle w:val="Numberedpara"/>
              <w:numPr>
                <w:ilvl w:val="0"/>
                <w:numId w:val="0"/>
              </w:numPr>
              <w:tabs>
                <w:tab w:val="left" w:pos="720"/>
                <w:tab w:val="left" w:pos="2430"/>
              </w:tabs>
              <w:spacing w:after="200" w:line="276" w:lineRule="auto"/>
              <w:rPr>
                <w:del w:id="22" w:author="Thanassoulias, Helen" w:date="2022-03-15T10:04:00Z"/>
                <w:rFonts w:cs="Arial"/>
                <w:b/>
                <w:sz w:val="18"/>
                <w:szCs w:val="18"/>
              </w:rPr>
            </w:pPr>
          </w:p>
        </w:tc>
        <w:tc>
          <w:tcPr>
            <w:tcW w:w="1559" w:type="dxa"/>
          </w:tcPr>
          <w:p w14:paraId="24B4E1D0" w14:textId="6CC94BAD" w:rsidR="008F7ECA" w:rsidRPr="002F6F41" w:rsidDel="009D6429" w:rsidRDefault="008F7ECA" w:rsidP="00C10044">
            <w:pPr>
              <w:pStyle w:val="Numberedpara"/>
              <w:numPr>
                <w:ilvl w:val="0"/>
                <w:numId w:val="0"/>
              </w:numPr>
              <w:tabs>
                <w:tab w:val="left" w:pos="720"/>
                <w:tab w:val="left" w:pos="2430"/>
              </w:tabs>
              <w:spacing w:after="200" w:line="276" w:lineRule="auto"/>
              <w:jc w:val="right"/>
              <w:rPr>
                <w:del w:id="23" w:author="Thanassoulias, Helen" w:date="2022-03-15T10:04:00Z"/>
                <w:rFonts w:cs="Arial"/>
                <w:b/>
                <w:sz w:val="18"/>
                <w:szCs w:val="18"/>
              </w:rPr>
            </w:pPr>
          </w:p>
        </w:tc>
        <w:tc>
          <w:tcPr>
            <w:tcW w:w="850" w:type="dxa"/>
          </w:tcPr>
          <w:p w14:paraId="4A47BD88" w14:textId="01692BFB" w:rsidR="008F7ECA" w:rsidRPr="002F6F41" w:rsidDel="009D6429" w:rsidRDefault="008F7ECA" w:rsidP="001B7CF0">
            <w:pPr>
              <w:pStyle w:val="Numberedpara"/>
              <w:numPr>
                <w:ilvl w:val="0"/>
                <w:numId w:val="0"/>
              </w:numPr>
              <w:tabs>
                <w:tab w:val="left" w:pos="720"/>
                <w:tab w:val="left" w:pos="2430"/>
              </w:tabs>
              <w:spacing w:after="200" w:line="276" w:lineRule="auto"/>
              <w:rPr>
                <w:del w:id="24" w:author="Thanassoulias, Helen" w:date="2022-03-15T10:04:00Z"/>
                <w:rFonts w:cs="Arial"/>
                <w:b/>
                <w:sz w:val="18"/>
                <w:szCs w:val="18"/>
              </w:rPr>
            </w:pPr>
          </w:p>
        </w:tc>
        <w:tc>
          <w:tcPr>
            <w:tcW w:w="0" w:type="auto"/>
          </w:tcPr>
          <w:p w14:paraId="3D3EE37F" w14:textId="3AC8EEE9" w:rsidR="008F7ECA" w:rsidRPr="00C10044" w:rsidDel="009D6429" w:rsidRDefault="008F7ECA" w:rsidP="00C10044">
            <w:pPr>
              <w:pStyle w:val="Numberedpara"/>
              <w:numPr>
                <w:ilvl w:val="0"/>
                <w:numId w:val="0"/>
              </w:numPr>
              <w:tabs>
                <w:tab w:val="left" w:pos="720"/>
                <w:tab w:val="left" w:pos="2430"/>
              </w:tabs>
              <w:spacing w:after="200" w:line="276" w:lineRule="auto"/>
              <w:rPr>
                <w:del w:id="25" w:author="Thanassoulias, Helen" w:date="2022-03-15T10:04:00Z"/>
                <w:rFonts w:cs="Arial"/>
                <w:sz w:val="18"/>
                <w:szCs w:val="18"/>
              </w:rPr>
            </w:pPr>
          </w:p>
        </w:tc>
      </w:tr>
      <w:tr w:rsidR="008F7ECA" w:rsidRPr="002F6F41" w:rsidDel="009D6429" w14:paraId="106B9659" w14:textId="6A6238B9" w:rsidTr="00C10044">
        <w:trPr>
          <w:del w:id="26" w:author="Thanassoulias, Helen" w:date="2022-03-15T10:04:00Z"/>
        </w:trPr>
        <w:tc>
          <w:tcPr>
            <w:tcW w:w="0" w:type="auto"/>
          </w:tcPr>
          <w:p w14:paraId="11F9226F" w14:textId="23DF6620" w:rsidR="008F7ECA" w:rsidRPr="002F6F41" w:rsidDel="009D6429" w:rsidRDefault="008F7ECA" w:rsidP="001B7CF0">
            <w:pPr>
              <w:pStyle w:val="Numberedpara"/>
              <w:numPr>
                <w:ilvl w:val="0"/>
                <w:numId w:val="0"/>
              </w:numPr>
              <w:tabs>
                <w:tab w:val="left" w:pos="720"/>
                <w:tab w:val="left" w:pos="2430"/>
              </w:tabs>
              <w:spacing w:after="200" w:line="276" w:lineRule="auto"/>
              <w:rPr>
                <w:del w:id="27" w:author="Thanassoulias, Helen" w:date="2022-03-15T10:04:00Z"/>
                <w:rFonts w:cs="Arial"/>
                <w:b/>
                <w:sz w:val="18"/>
                <w:szCs w:val="18"/>
              </w:rPr>
            </w:pPr>
          </w:p>
        </w:tc>
        <w:tc>
          <w:tcPr>
            <w:tcW w:w="2516" w:type="dxa"/>
          </w:tcPr>
          <w:p w14:paraId="1DAAC6CE" w14:textId="4C5D9C16" w:rsidR="008F7ECA" w:rsidRPr="002F6F41" w:rsidDel="009D6429" w:rsidRDefault="008F7ECA" w:rsidP="001B7CF0">
            <w:pPr>
              <w:pStyle w:val="Numberedpara"/>
              <w:numPr>
                <w:ilvl w:val="0"/>
                <w:numId w:val="0"/>
              </w:numPr>
              <w:tabs>
                <w:tab w:val="left" w:pos="720"/>
                <w:tab w:val="left" w:pos="2430"/>
              </w:tabs>
              <w:spacing w:after="200" w:line="276" w:lineRule="auto"/>
              <w:rPr>
                <w:del w:id="28" w:author="Thanassoulias, Helen" w:date="2022-03-15T10:04:00Z"/>
                <w:rFonts w:cs="Arial"/>
                <w:b/>
                <w:sz w:val="18"/>
                <w:szCs w:val="18"/>
              </w:rPr>
            </w:pPr>
          </w:p>
        </w:tc>
        <w:tc>
          <w:tcPr>
            <w:tcW w:w="1559" w:type="dxa"/>
          </w:tcPr>
          <w:p w14:paraId="3B999571" w14:textId="3E39D641" w:rsidR="008F7ECA" w:rsidRPr="002F6F41" w:rsidDel="009D6429" w:rsidRDefault="008F7ECA" w:rsidP="00C10044">
            <w:pPr>
              <w:pStyle w:val="Numberedpara"/>
              <w:numPr>
                <w:ilvl w:val="0"/>
                <w:numId w:val="0"/>
              </w:numPr>
              <w:tabs>
                <w:tab w:val="left" w:pos="720"/>
                <w:tab w:val="left" w:pos="2430"/>
              </w:tabs>
              <w:spacing w:after="200" w:line="276" w:lineRule="auto"/>
              <w:jc w:val="right"/>
              <w:rPr>
                <w:del w:id="29" w:author="Thanassoulias, Helen" w:date="2022-03-15T10:04:00Z"/>
                <w:rFonts w:cs="Arial"/>
                <w:b/>
                <w:sz w:val="18"/>
                <w:szCs w:val="18"/>
              </w:rPr>
            </w:pPr>
          </w:p>
        </w:tc>
        <w:tc>
          <w:tcPr>
            <w:tcW w:w="850" w:type="dxa"/>
          </w:tcPr>
          <w:p w14:paraId="0E06EA45" w14:textId="4BDD426C" w:rsidR="008F7ECA" w:rsidRPr="002F6F41" w:rsidDel="009D6429" w:rsidRDefault="008F7ECA" w:rsidP="001B7CF0">
            <w:pPr>
              <w:pStyle w:val="Numberedpara"/>
              <w:numPr>
                <w:ilvl w:val="0"/>
                <w:numId w:val="0"/>
              </w:numPr>
              <w:tabs>
                <w:tab w:val="left" w:pos="720"/>
                <w:tab w:val="left" w:pos="2430"/>
              </w:tabs>
              <w:spacing w:after="200" w:line="276" w:lineRule="auto"/>
              <w:rPr>
                <w:del w:id="30" w:author="Thanassoulias, Helen" w:date="2022-03-15T10:04:00Z"/>
                <w:rFonts w:cs="Arial"/>
                <w:b/>
                <w:sz w:val="18"/>
                <w:szCs w:val="18"/>
              </w:rPr>
            </w:pPr>
          </w:p>
        </w:tc>
        <w:tc>
          <w:tcPr>
            <w:tcW w:w="0" w:type="auto"/>
          </w:tcPr>
          <w:p w14:paraId="3A5600DB" w14:textId="0249F5AA" w:rsidR="008F7ECA" w:rsidRPr="00C10044" w:rsidDel="009D6429" w:rsidRDefault="008F7ECA" w:rsidP="001B7CF0">
            <w:pPr>
              <w:pStyle w:val="Numberedpara"/>
              <w:numPr>
                <w:ilvl w:val="0"/>
                <w:numId w:val="0"/>
              </w:numPr>
              <w:tabs>
                <w:tab w:val="left" w:pos="720"/>
                <w:tab w:val="left" w:pos="2430"/>
              </w:tabs>
              <w:spacing w:after="200" w:line="276" w:lineRule="auto"/>
              <w:rPr>
                <w:del w:id="31" w:author="Thanassoulias, Helen" w:date="2022-03-15T10:04:00Z"/>
                <w:rFonts w:cs="Arial"/>
                <w:sz w:val="18"/>
                <w:szCs w:val="18"/>
              </w:rPr>
            </w:pPr>
          </w:p>
        </w:tc>
      </w:tr>
      <w:tr w:rsidR="00FF135A" w:rsidRPr="002F6F41" w:rsidDel="009D6429" w14:paraId="48C690D8" w14:textId="6C61A802" w:rsidTr="00C10044">
        <w:trPr>
          <w:del w:id="32" w:author="Thanassoulias, Helen" w:date="2022-03-15T10:04:00Z"/>
        </w:trPr>
        <w:tc>
          <w:tcPr>
            <w:tcW w:w="0" w:type="auto"/>
          </w:tcPr>
          <w:p w14:paraId="4BC3A4A0" w14:textId="5526F35D" w:rsidR="00FF135A" w:rsidRPr="002F6F41" w:rsidDel="009D6429" w:rsidRDefault="00FF135A" w:rsidP="001B7CF0">
            <w:pPr>
              <w:pStyle w:val="Numberedpara"/>
              <w:numPr>
                <w:ilvl w:val="0"/>
                <w:numId w:val="0"/>
              </w:numPr>
              <w:tabs>
                <w:tab w:val="left" w:pos="720"/>
                <w:tab w:val="left" w:pos="2430"/>
              </w:tabs>
              <w:spacing w:after="200" w:line="276" w:lineRule="auto"/>
              <w:rPr>
                <w:del w:id="33" w:author="Thanassoulias, Helen" w:date="2022-03-15T10:04:00Z"/>
                <w:rFonts w:cs="Arial"/>
                <w:b/>
                <w:sz w:val="18"/>
                <w:szCs w:val="18"/>
              </w:rPr>
            </w:pPr>
          </w:p>
        </w:tc>
        <w:tc>
          <w:tcPr>
            <w:tcW w:w="2516" w:type="dxa"/>
          </w:tcPr>
          <w:p w14:paraId="2B8F7168" w14:textId="525325AE" w:rsidR="00FF135A" w:rsidRPr="002F6F41" w:rsidDel="009D6429" w:rsidRDefault="00FF135A" w:rsidP="001B7CF0">
            <w:pPr>
              <w:pStyle w:val="Numberedpara"/>
              <w:numPr>
                <w:ilvl w:val="0"/>
                <w:numId w:val="0"/>
              </w:numPr>
              <w:tabs>
                <w:tab w:val="left" w:pos="720"/>
                <w:tab w:val="left" w:pos="2430"/>
              </w:tabs>
              <w:spacing w:after="200" w:line="276" w:lineRule="auto"/>
              <w:rPr>
                <w:del w:id="34" w:author="Thanassoulias, Helen" w:date="2022-03-15T10:04:00Z"/>
                <w:rFonts w:cs="Arial"/>
                <w:b/>
                <w:sz w:val="18"/>
                <w:szCs w:val="18"/>
              </w:rPr>
            </w:pPr>
          </w:p>
        </w:tc>
        <w:tc>
          <w:tcPr>
            <w:tcW w:w="1559" w:type="dxa"/>
          </w:tcPr>
          <w:p w14:paraId="38FE701C" w14:textId="5AD95774" w:rsidR="00FF135A" w:rsidRPr="002F6F41" w:rsidDel="009D6429" w:rsidRDefault="00FF135A" w:rsidP="00C10044">
            <w:pPr>
              <w:pStyle w:val="Numberedpara"/>
              <w:numPr>
                <w:ilvl w:val="0"/>
                <w:numId w:val="0"/>
              </w:numPr>
              <w:tabs>
                <w:tab w:val="left" w:pos="720"/>
                <w:tab w:val="left" w:pos="2430"/>
              </w:tabs>
              <w:spacing w:after="200" w:line="276" w:lineRule="auto"/>
              <w:jc w:val="right"/>
              <w:rPr>
                <w:del w:id="35" w:author="Thanassoulias, Helen" w:date="2022-03-15T10:04:00Z"/>
                <w:rFonts w:cs="Arial"/>
                <w:b/>
                <w:sz w:val="18"/>
                <w:szCs w:val="18"/>
              </w:rPr>
            </w:pPr>
          </w:p>
        </w:tc>
        <w:tc>
          <w:tcPr>
            <w:tcW w:w="850" w:type="dxa"/>
          </w:tcPr>
          <w:p w14:paraId="141FA709" w14:textId="5EFCF5C6" w:rsidR="00FF135A" w:rsidRPr="002F6F41" w:rsidDel="009D6429" w:rsidRDefault="00FF135A" w:rsidP="001B7CF0">
            <w:pPr>
              <w:pStyle w:val="Numberedpara"/>
              <w:numPr>
                <w:ilvl w:val="0"/>
                <w:numId w:val="0"/>
              </w:numPr>
              <w:tabs>
                <w:tab w:val="left" w:pos="720"/>
                <w:tab w:val="left" w:pos="2430"/>
              </w:tabs>
              <w:spacing w:after="200" w:line="276" w:lineRule="auto"/>
              <w:rPr>
                <w:del w:id="36" w:author="Thanassoulias, Helen" w:date="2022-03-15T10:04:00Z"/>
                <w:rFonts w:cs="Arial"/>
                <w:b/>
                <w:sz w:val="18"/>
                <w:szCs w:val="18"/>
              </w:rPr>
            </w:pPr>
          </w:p>
        </w:tc>
        <w:tc>
          <w:tcPr>
            <w:tcW w:w="0" w:type="auto"/>
          </w:tcPr>
          <w:p w14:paraId="1D57B4FA" w14:textId="296D97B4" w:rsidR="00FF135A" w:rsidRPr="002F6F41" w:rsidDel="009D6429" w:rsidRDefault="00FF135A" w:rsidP="001140B9">
            <w:pPr>
              <w:pStyle w:val="Numberedpara"/>
              <w:numPr>
                <w:ilvl w:val="0"/>
                <w:numId w:val="0"/>
              </w:numPr>
              <w:tabs>
                <w:tab w:val="left" w:pos="720"/>
                <w:tab w:val="left" w:pos="2430"/>
              </w:tabs>
              <w:spacing w:after="200" w:line="276" w:lineRule="auto"/>
              <w:rPr>
                <w:del w:id="37" w:author="Thanassoulias, Helen" w:date="2022-03-15T10:04:00Z"/>
                <w:rFonts w:cs="Arial"/>
                <w:b/>
                <w:sz w:val="18"/>
                <w:szCs w:val="18"/>
              </w:rPr>
            </w:pPr>
          </w:p>
        </w:tc>
      </w:tr>
      <w:tr w:rsidR="00FF135A" w:rsidRPr="002F6F41" w:rsidDel="009D6429" w14:paraId="5870B94C" w14:textId="380D40A7" w:rsidTr="00C10044">
        <w:trPr>
          <w:del w:id="38" w:author="Thanassoulias, Helen" w:date="2022-03-15T10:04:00Z"/>
        </w:trPr>
        <w:tc>
          <w:tcPr>
            <w:tcW w:w="0" w:type="auto"/>
          </w:tcPr>
          <w:p w14:paraId="67A84BCE" w14:textId="797749D6" w:rsidR="00FF135A" w:rsidRPr="002F6F41" w:rsidDel="009D6429" w:rsidRDefault="00FF135A" w:rsidP="001B7CF0">
            <w:pPr>
              <w:pStyle w:val="Numberedpara"/>
              <w:numPr>
                <w:ilvl w:val="0"/>
                <w:numId w:val="0"/>
              </w:numPr>
              <w:tabs>
                <w:tab w:val="left" w:pos="720"/>
                <w:tab w:val="left" w:pos="2430"/>
              </w:tabs>
              <w:spacing w:after="200" w:line="276" w:lineRule="auto"/>
              <w:rPr>
                <w:del w:id="39" w:author="Thanassoulias, Helen" w:date="2022-03-15T10:04:00Z"/>
                <w:rFonts w:cs="Arial"/>
                <w:b/>
                <w:sz w:val="18"/>
                <w:szCs w:val="18"/>
              </w:rPr>
            </w:pPr>
          </w:p>
        </w:tc>
        <w:tc>
          <w:tcPr>
            <w:tcW w:w="2516" w:type="dxa"/>
          </w:tcPr>
          <w:p w14:paraId="3E710862" w14:textId="70589358" w:rsidR="00FF135A" w:rsidRPr="002F6F41" w:rsidDel="009D6429" w:rsidRDefault="00FF135A" w:rsidP="001B7CF0">
            <w:pPr>
              <w:pStyle w:val="Numberedpara"/>
              <w:numPr>
                <w:ilvl w:val="0"/>
                <w:numId w:val="0"/>
              </w:numPr>
              <w:tabs>
                <w:tab w:val="left" w:pos="720"/>
                <w:tab w:val="left" w:pos="2430"/>
              </w:tabs>
              <w:spacing w:after="200" w:line="276" w:lineRule="auto"/>
              <w:rPr>
                <w:del w:id="40" w:author="Thanassoulias, Helen" w:date="2022-03-15T10:04:00Z"/>
                <w:rFonts w:cs="Arial"/>
                <w:b/>
                <w:sz w:val="18"/>
                <w:szCs w:val="18"/>
              </w:rPr>
            </w:pPr>
          </w:p>
        </w:tc>
        <w:tc>
          <w:tcPr>
            <w:tcW w:w="1559" w:type="dxa"/>
          </w:tcPr>
          <w:p w14:paraId="115B7CAF" w14:textId="111999DF" w:rsidR="00FF135A" w:rsidRPr="002F6F41" w:rsidDel="009D6429" w:rsidRDefault="00FF135A" w:rsidP="00C10044">
            <w:pPr>
              <w:pStyle w:val="Numberedpara"/>
              <w:numPr>
                <w:ilvl w:val="0"/>
                <w:numId w:val="0"/>
              </w:numPr>
              <w:tabs>
                <w:tab w:val="left" w:pos="720"/>
                <w:tab w:val="left" w:pos="2430"/>
              </w:tabs>
              <w:spacing w:after="200" w:line="276" w:lineRule="auto"/>
              <w:jc w:val="right"/>
              <w:rPr>
                <w:del w:id="41" w:author="Thanassoulias, Helen" w:date="2022-03-15T10:04:00Z"/>
                <w:rFonts w:cs="Arial"/>
                <w:b/>
                <w:sz w:val="18"/>
                <w:szCs w:val="18"/>
              </w:rPr>
            </w:pPr>
          </w:p>
        </w:tc>
        <w:tc>
          <w:tcPr>
            <w:tcW w:w="850" w:type="dxa"/>
          </w:tcPr>
          <w:p w14:paraId="7DCAFA52" w14:textId="1E30C014" w:rsidR="00FF135A" w:rsidRPr="002F6F41" w:rsidDel="009D6429" w:rsidRDefault="00FF135A" w:rsidP="001B7CF0">
            <w:pPr>
              <w:pStyle w:val="Numberedpara"/>
              <w:numPr>
                <w:ilvl w:val="0"/>
                <w:numId w:val="0"/>
              </w:numPr>
              <w:tabs>
                <w:tab w:val="left" w:pos="720"/>
                <w:tab w:val="left" w:pos="2430"/>
              </w:tabs>
              <w:spacing w:after="200" w:line="276" w:lineRule="auto"/>
              <w:rPr>
                <w:del w:id="42" w:author="Thanassoulias, Helen" w:date="2022-03-15T10:04:00Z"/>
                <w:rFonts w:cs="Arial"/>
                <w:b/>
                <w:sz w:val="18"/>
                <w:szCs w:val="18"/>
              </w:rPr>
            </w:pPr>
          </w:p>
        </w:tc>
        <w:tc>
          <w:tcPr>
            <w:tcW w:w="0" w:type="auto"/>
          </w:tcPr>
          <w:p w14:paraId="6EF21732" w14:textId="4F457E5B" w:rsidR="00FF135A" w:rsidRPr="002F6F41" w:rsidDel="009D6429" w:rsidRDefault="00FF135A" w:rsidP="001B7CF0">
            <w:pPr>
              <w:pStyle w:val="Numberedpara"/>
              <w:numPr>
                <w:ilvl w:val="0"/>
                <w:numId w:val="0"/>
              </w:numPr>
              <w:tabs>
                <w:tab w:val="left" w:pos="720"/>
                <w:tab w:val="left" w:pos="2430"/>
              </w:tabs>
              <w:spacing w:after="200" w:line="276" w:lineRule="auto"/>
              <w:rPr>
                <w:del w:id="43" w:author="Thanassoulias, Helen" w:date="2022-03-15T10:04:00Z"/>
                <w:rFonts w:cs="Arial"/>
                <w:b/>
                <w:sz w:val="18"/>
                <w:szCs w:val="18"/>
              </w:rPr>
            </w:pPr>
          </w:p>
        </w:tc>
      </w:tr>
      <w:tr w:rsidR="001140B9" w:rsidRPr="002F6F41" w:rsidDel="009D6429" w14:paraId="54F09106" w14:textId="0BD53C47" w:rsidTr="00C10044">
        <w:trPr>
          <w:del w:id="44" w:author="Thanassoulias, Helen" w:date="2022-03-15T10:04:00Z"/>
        </w:trPr>
        <w:tc>
          <w:tcPr>
            <w:tcW w:w="0" w:type="auto"/>
          </w:tcPr>
          <w:p w14:paraId="163186A1" w14:textId="6F76071B" w:rsidR="001140B9" w:rsidRPr="00C10044" w:rsidDel="009D6429" w:rsidRDefault="001140B9" w:rsidP="001B7CF0">
            <w:pPr>
              <w:pStyle w:val="Numberedpara"/>
              <w:numPr>
                <w:ilvl w:val="0"/>
                <w:numId w:val="0"/>
              </w:numPr>
              <w:tabs>
                <w:tab w:val="left" w:pos="720"/>
                <w:tab w:val="left" w:pos="2430"/>
              </w:tabs>
              <w:spacing w:after="200" w:line="276" w:lineRule="auto"/>
              <w:rPr>
                <w:del w:id="45" w:author="Thanassoulias, Helen" w:date="2022-03-15T10:04:00Z"/>
                <w:rFonts w:cs="Arial"/>
                <w:b/>
                <w:sz w:val="18"/>
                <w:szCs w:val="18"/>
              </w:rPr>
            </w:pPr>
          </w:p>
        </w:tc>
        <w:tc>
          <w:tcPr>
            <w:tcW w:w="2516" w:type="dxa"/>
          </w:tcPr>
          <w:p w14:paraId="05067993" w14:textId="1DFB78BE" w:rsidR="001140B9" w:rsidRPr="002F6F41" w:rsidDel="009D6429" w:rsidRDefault="001140B9" w:rsidP="001B7CF0">
            <w:pPr>
              <w:pStyle w:val="Numberedpara"/>
              <w:numPr>
                <w:ilvl w:val="0"/>
                <w:numId w:val="0"/>
              </w:numPr>
              <w:tabs>
                <w:tab w:val="left" w:pos="720"/>
                <w:tab w:val="left" w:pos="2430"/>
              </w:tabs>
              <w:spacing w:after="200" w:line="276" w:lineRule="auto"/>
              <w:rPr>
                <w:del w:id="46" w:author="Thanassoulias, Helen" w:date="2022-03-15T10:04:00Z"/>
                <w:rFonts w:cs="Arial"/>
                <w:color w:val="000000" w:themeColor="text1"/>
                <w:sz w:val="18"/>
                <w:szCs w:val="18"/>
              </w:rPr>
            </w:pPr>
          </w:p>
        </w:tc>
        <w:tc>
          <w:tcPr>
            <w:tcW w:w="1559" w:type="dxa"/>
          </w:tcPr>
          <w:p w14:paraId="6472C0E3" w14:textId="5353D415" w:rsidR="001140B9" w:rsidRPr="00C10044" w:rsidDel="009D6429" w:rsidRDefault="001140B9" w:rsidP="001140B9">
            <w:pPr>
              <w:pStyle w:val="Numberedpara"/>
              <w:numPr>
                <w:ilvl w:val="0"/>
                <w:numId w:val="0"/>
              </w:numPr>
              <w:tabs>
                <w:tab w:val="left" w:pos="720"/>
                <w:tab w:val="left" w:pos="2430"/>
              </w:tabs>
              <w:spacing w:after="200" w:line="276" w:lineRule="auto"/>
              <w:jc w:val="right"/>
              <w:rPr>
                <w:del w:id="47" w:author="Thanassoulias, Helen" w:date="2022-03-15T10:04:00Z"/>
                <w:rFonts w:cs="Arial"/>
                <w:b/>
                <w:sz w:val="18"/>
                <w:szCs w:val="18"/>
              </w:rPr>
            </w:pPr>
          </w:p>
        </w:tc>
        <w:tc>
          <w:tcPr>
            <w:tcW w:w="850" w:type="dxa"/>
          </w:tcPr>
          <w:p w14:paraId="215E9F0E" w14:textId="51FC1945" w:rsidR="001140B9" w:rsidDel="009D6429" w:rsidRDefault="001140B9" w:rsidP="001B7CF0">
            <w:pPr>
              <w:pStyle w:val="Numberedpara"/>
              <w:numPr>
                <w:ilvl w:val="0"/>
                <w:numId w:val="0"/>
              </w:numPr>
              <w:tabs>
                <w:tab w:val="left" w:pos="720"/>
                <w:tab w:val="left" w:pos="2430"/>
              </w:tabs>
              <w:spacing w:after="200" w:line="276" w:lineRule="auto"/>
              <w:rPr>
                <w:del w:id="48" w:author="Thanassoulias, Helen" w:date="2022-03-15T10:04:00Z"/>
                <w:rFonts w:cs="Arial"/>
                <w:b/>
                <w:sz w:val="18"/>
                <w:szCs w:val="18"/>
              </w:rPr>
            </w:pPr>
          </w:p>
        </w:tc>
        <w:tc>
          <w:tcPr>
            <w:tcW w:w="0" w:type="auto"/>
          </w:tcPr>
          <w:p w14:paraId="4608A6B7" w14:textId="4F625EA2" w:rsidR="001140B9" w:rsidDel="009D6429" w:rsidRDefault="001140B9" w:rsidP="001B7CF0">
            <w:pPr>
              <w:pStyle w:val="Numberedpara"/>
              <w:numPr>
                <w:ilvl w:val="0"/>
                <w:numId w:val="0"/>
              </w:numPr>
              <w:tabs>
                <w:tab w:val="left" w:pos="720"/>
                <w:tab w:val="left" w:pos="2430"/>
              </w:tabs>
              <w:spacing w:after="200" w:line="276" w:lineRule="auto"/>
              <w:rPr>
                <w:del w:id="49" w:author="Thanassoulias, Helen" w:date="2022-03-15T10:04:00Z"/>
                <w:rFonts w:cs="Arial"/>
                <w:sz w:val="18"/>
                <w:szCs w:val="18"/>
              </w:rPr>
            </w:pPr>
          </w:p>
        </w:tc>
      </w:tr>
    </w:tbl>
    <w:p w14:paraId="5280BB22" w14:textId="77777777" w:rsidR="008F7ECA" w:rsidRDefault="008F7ECA" w:rsidP="001B7CF0">
      <w:pPr>
        <w:pStyle w:val="Numberedpara"/>
        <w:numPr>
          <w:ilvl w:val="0"/>
          <w:numId w:val="0"/>
        </w:numPr>
        <w:tabs>
          <w:tab w:val="left" w:pos="720"/>
          <w:tab w:val="left" w:pos="2430"/>
        </w:tabs>
        <w:spacing w:after="200" w:line="276" w:lineRule="auto"/>
        <w:rPr>
          <w:rFonts w:cs="Arial"/>
          <w:b/>
          <w:szCs w:val="20"/>
        </w:rPr>
      </w:pPr>
    </w:p>
    <w:p w14:paraId="5D0FE226" w14:textId="7B765C0A" w:rsidR="006D41E6" w:rsidRDefault="006D41E6" w:rsidP="006D41E6">
      <w:pPr>
        <w:pStyle w:val="Numberedpara"/>
        <w:numPr>
          <w:ilvl w:val="0"/>
          <w:numId w:val="0"/>
        </w:numPr>
        <w:tabs>
          <w:tab w:val="left" w:pos="720"/>
          <w:tab w:val="left" w:pos="2430"/>
        </w:tabs>
        <w:spacing w:after="200" w:line="276" w:lineRule="auto"/>
        <w:jc w:val="both"/>
        <w:rPr>
          <w:rFonts w:cs="Arial"/>
          <w:b/>
          <w:szCs w:val="20"/>
        </w:rPr>
      </w:pPr>
      <w:r>
        <w:rPr>
          <w:rFonts w:cs="Arial"/>
          <w:b/>
          <w:szCs w:val="20"/>
        </w:rPr>
        <w:t>Results of donor inspections/spot checks/monitoring exercises and progress towards resolution of areas of improvement</w:t>
      </w:r>
    </w:p>
    <w:p w14:paraId="104B8F04" w14:textId="68922BAF" w:rsidR="00401D73" w:rsidRDefault="001422A1" w:rsidP="001A1853">
      <w:pPr>
        <w:shd w:val="clear" w:color="auto" w:fill="FFFFFF"/>
        <w:spacing w:before="120" w:after="120"/>
        <w:rPr>
          <w:rFonts w:eastAsia="PMingLiU" w:cs="Arial"/>
          <w:color w:val="000000" w:themeColor="text1"/>
        </w:rPr>
      </w:pPr>
      <w:r>
        <w:rPr>
          <w:rFonts w:eastAsia="PMingLiU" w:cs="Arial"/>
          <w:color w:val="000000" w:themeColor="text1"/>
          <w:lang w:eastAsia="x-none"/>
        </w:rPr>
        <w:t xml:space="preserve"> </w:t>
      </w:r>
    </w:p>
    <w:p w14:paraId="65453793" w14:textId="0C049FD8" w:rsidR="008F7ECA" w:rsidRDefault="008F7ECA" w:rsidP="001B7CF0">
      <w:pPr>
        <w:pStyle w:val="Numberedpara"/>
        <w:numPr>
          <w:ilvl w:val="0"/>
          <w:numId w:val="0"/>
        </w:numPr>
        <w:tabs>
          <w:tab w:val="left" w:pos="720"/>
          <w:tab w:val="left" w:pos="2430"/>
        </w:tabs>
        <w:spacing w:after="200" w:line="276" w:lineRule="auto"/>
        <w:rPr>
          <w:rFonts w:cs="Arial"/>
          <w:szCs w:val="20"/>
        </w:rPr>
      </w:pPr>
    </w:p>
    <w:tbl>
      <w:tblPr>
        <w:tblStyle w:val="TableGrid"/>
        <w:tblW w:w="0" w:type="auto"/>
        <w:tblLook w:val="04A0" w:firstRow="1" w:lastRow="0" w:firstColumn="1" w:lastColumn="0" w:noHBand="0" w:noVBand="1"/>
      </w:tblPr>
      <w:tblGrid>
        <w:gridCol w:w="8990"/>
      </w:tblGrid>
      <w:tr w:rsidR="001A1853" w14:paraId="3C09C99C" w14:textId="77777777" w:rsidTr="001A1853">
        <w:trPr>
          <w:trHeight w:val="163"/>
        </w:trPr>
        <w:tc>
          <w:tcPr>
            <w:tcW w:w="8990" w:type="dxa"/>
            <w:shd w:val="clear" w:color="auto" w:fill="B0D0E2" w:themeFill="accent1" w:themeFillTint="66"/>
            <w:vAlign w:val="center"/>
          </w:tcPr>
          <w:p w14:paraId="626AF36F" w14:textId="1A576A73" w:rsidR="001A1853" w:rsidRPr="00C1736E" w:rsidRDefault="001A1853" w:rsidP="001A1853">
            <w:pPr>
              <w:pStyle w:val="Numberedpara"/>
              <w:numPr>
                <w:ilvl w:val="0"/>
                <w:numId w:val="0"/>
              </w:numPr>
              <w:tabs>
                <w:tab w:val="left" w:pos="720"/>
                <w:tab w:val="left" w:pos="2430"/>
              </w:tabs>
              <w:spacing w:after="0" w:line="276" w:lineRule="auto"/>
              <w:jc w:val="center"/>
              <w:rPr>
                <w:rFonts w:cs="Arial"/>
                <w:b/>
                <w:sz w:val="22"/>
                <w:szCs w:val="22"/>
              </w:rPr>
            </w:pPr>
            <w:r>
              <w:rPr>
                <w:rFonts w:cs="Arial"/>
                <w:b/>
                <w:sz w:val="22"/>
                <w:szCs w:val="22"/>
              </w:rPr>
              <w:t>Prior Reports by Assurance Providers</w:t>
            </w:r>
            <w:r w:rsidRPr="00C1736E">
              <w:rPr>
                <w:rFonts w:cs="Arial"/>
                <w:b/>
                <w:sz w:val="22"/>
                <w:szCs w:val="22"/>
              </w:rPr>
              <w:t xml:space="preserve"> </w:t>
            </w:r>
          </w:p>
        </w:tc>
      </w:tr>
    </w:tbl>
    <w:p w14:paraId="7F966B4E" w14:textId="77777777" w:rsidR="0063099D" w:rsidRDefault="00D96FA5" w:rsidP="006F388D">
      <w:pPr>
        <w:shd w:val="clear" w:color="auto" w:fill="FFFFFF"/>
        <w:spacing w:before="120" w:line="276" w:lineRule="auto"/>
        <w:jc w:val="both"/>
        <w:rPr>
          <w:rFonts w:eastAsia="PMingLiU" w:cs="Arial"/>
          <w:szCs w:val="24"/>
          <w:lang w:val="en-US" w:eastAsia="x-none"/>
        </w:rPr>
      </w:pPr>
      <w:r>
        <w:rPr>
          <w:rFonts w:eastAsia="PMingLiU" w:cs="Arial"/>
          <w:szCs w:val="24"/>
          <w:lang w:val="en-US" w:eastAsia="x-none"/>
        </w:rPr>
        <w:t>IOS has done several audits of the YAO Office in the past</w:t>
      </w:r>
      <w:r w:rsidR="00545A0C">
        <w:rPr>
          <w:rFonts w:eastAsia="PMingLiU" w:cs="Arial"/>
          <w:szCs w:val="24"/>
          <w:lang w:val="en-US" w:eastAsia="x-none"/>
        </w:rPr>
        <w:t>. For the purpose of the current</w:t>
      </w:r>
      <w:r w:rsidR="0018778F">
        <w:rPr>
          <w:rFonts w:eastAsia="PMingLiU" w:cs="Arial"/>
          <w:szCs w:val="24"/>
          <w:lang w:val="en-US" w:eastAsia="x-none"/>
        </w:rPr>
        <w:t xml:space="preserve"> assignment, </w:t>
      </w:r>
      <w:r w:rsidR="00CB6104">
        <w:rPr>
          <w:rFonts w:eastAsia="PMingLiU" w:cs="Arial"/>
          <w:szCs w:val="24"/>
          <w:lang w:val="en-US" w:eastAsia="x-none"/>
        </w:rPr>
        <w:t>IOS took into account the latest audit report completed</w:t>
      </w:r>
      <w:r w:rsidR="00F04602">
        <w:rPr>
          <w:rFonts w:eastAsia="PMingLiU" w:cs="Arial"/>
          <w:szCs w:val="24"/>
          <w:lang w:val="en-US" w:eastAsia="x-none"/>
        </w:rPr>
        <w:t xml:space="preserve"> in April 2019</w:t>
      </w:r>
      <w:r w:rsidR="00031A5D">
        <w:rPr>
          <w:rFonts w:eastAsia="PMingLiU" w:cs="Arial"/>
          <w:szCs w:val="24"/>
          <w:lang w:val="en-US" w:eastAsia="x-none"/>
        </w:rPr>
        <w:t>, attached hereunder</w:t>
      </w:r>
      <w:r w:rsidR="001F082C">
        <w:rPr>
          <w:rFonts w:eastAsia="PMingLiU" w:cs="Arial"/>
          <w:szCs w:val="24"/>
          <w:lang w:val="en-US" w:eastAsia="x-none"/>
        </w:rPr>
        <w:t>.</w:t>
      </w:r>
      <w:r w:rsidR="003410FF">
        <w:rPr>
          <w:rFonts w:eastAsia="PMingLiU" w:cs="Arial"/>
          <w:szCs w:val="24"/>
          <w:lang w:val="en-US" w:eastAsia="x-none"/>
        </w:rPr>
        <w:t xml:space="preserve"> It is the most relevant one as well considering th</w:t>
      </w:r>
      <w:r w:rsidR="0063099D">
        <w:rPr>
          <w:rFonts w:eastAsia="PMingLiU" w:cs="Arial"/>
          <w:szCs w:val="24"/>
          <w:lang w:val="en-US" w:eastAsia="x-none"/>
        </w:rPr>
        <w:t>at it provides a good benchmark against which to measure the office as the current Director took up his functions in 2018.</w:t>
      </w:r>
    </w:p>
    <w:p w14:paraId="54703CA4" w14:textId="6E11A0D4" w:rsidR="00031A5D" w:rsidRDefault="0063099D" w:rsidP="006F388D">
      <w:pPr>
        <w:shd w:val="clear" w:color="auto" w:fill="FFFFFF"/>
        <w:spacing w:before="120" w:line="276" w:lineRule="auto"/>
        <w:jc w:val="both"/>
        <w:rPr>
          <w:rFonts w:eastAsia="PMingLiU" w:cs="Arial"/>
          <w:szCs w:val="24"/>
          <w:lang w:val="en-US" w:eastAsia="x-none"/>
        </w:rPr>
      </w:pPr>
      <w:r>
        <w:rPr>
          <w:rFonts w:eastAsia="PMingLiU" w:cs="Arial"/>
          <w:szCs w:val="24"/>
          <w:lang w:val="en-US" w:eastAsia="x-none"/>
        </w:rPr>
        <w:t>The reports</w:t>
      </w:r>
      <w:r w:rsidR="000C44B5">
        <w:rPr>
          <w:rFonts w:eastAsia="PMingLiU" w:cs="Arial"/>
          <w:szCs w:val="24"/>
          <w:lang w:val="en-US" w:eastAsia="x-none"/>
        </w:rPr>
        <w:t xml:space="preserve"> consist</w:t>
      </w:r>
      <w:r w:rsidR="001F082C">
        <w:rPr>
          <w:rFonts w:eastAsia="PMingLiU" w:cs="Arial"/>
          <w:szCs w:val="24"/>
          <w:lang w:val="en-US" w:eastAsia="x-none"/>
        </w:rPr>
        <w:t>s</w:t>
      </w:r>
      <w:r w:rsidR="000C44B5">
        <w:rPr>
          <w:rFonts w:eastAsia="PMingLiU" w:cs="Arial"/>
          <w:szCs w:val="24"/>
          <w:lang w:val="en-US" w:eastAsia="x-none"/>
        </w:rPr>
        <w:t xml:space="preserve"> of 7 recommendations (4 High Priority and 3 Medium Priority). IOS notes that all recommendations were closed</w:t>
      </w:r>
      <w:r w:rsidR="008F20A2">
        <w:rPr>
          <w:rFonts w:eastAsia="PMingLiU" w:cs="Arial"/>
          <w:szCs w:val="24"/>
          <w:lang w:val="en-US" w:eastAsia="x-none"/>
        </w:rPr>
        <w:t xml:space="preserve"> as it was concluded that agreed actions were implemented</w:t>
      </w:r>
      <w:r w:rsidR="00A75645">
        <w:rPr>
          <w:rFonts w:eastAsia="PMingLiU" w:cs="Arial"/>
          <w:szCs w:val="24"/>
          <w:lang w:val="en-US" w:eastAsia="x-none"/>
        </w:rPr>
        <w:t xml:space="preserve"> (see excel spreadsheet </w:t>
      </w:r>
      <w:r w:rsidR="006F388D">
        <w:rPr>
          <w:rFonts w:eastAsia="PMingLiU" w:cs="Arial"/>
          <w:szCs w:val="24"/>
          <w:lang w:val="en-US" w:eastAsia="x-none"/>
        </w:rPr>
        <w:t>below with comments from the Client).</w:t>
      </w:r>
    </w:p>
    <w:p w14:paraId="1217CCDD" w14:textId="6997F28F" w:rsidR="001A1853" w:rsidRDefault="00CB6104" w:rsidP="00C11123">
      <w:pPr>
        <w:shd w:val="clear" w:color="auto" w:fill="FFFFFF"/>
        <w:spacing w:before="120" w:line="276" w:lineRule="auto"/>
        <w:rPr>
          <w:rFonts w:eastAsia="PMingLiU" w:cs="Arial"/>
          <w:szCs w:val="24"/>
          <w:lang w:val="en-US" w:eastAsia="x-none"/>
        </w:rPr>
      </w:pPr>
      <w:r>
        <w:rPr>
          <w:rFonts w:eastAsia="PMingLiU" w:cs="Arial"/>
          <w:szCs w:val="24"/>
          <w:lang w:val="en-US" w:eastAsia="x-none"/>
        </w:rPr>
        <w:t xml:space="preserve"> </w:t>
      </w:r>
      <w:r w:rsidR="0001538C">
        <w:rPr>
          <w:rFonts w:eastAsia="PMingLiU" w:cs="Arial"/>
          <w:szCs w:val="24"/>
          <w:lang w:val="en-US" w:eastAsia="x-none"/>
        </w:rPr>
        <w:t xml:space="preserve">(  </w:t>
      </w:r>
      <w:r w:rsidR="00F04602">
        <w:object w:dxaOrig="1534" w:dyaOrig="997" w14:anchorId="03EE0241">
          <v:shape id="_x0000_i1026" type="#_x0000_t75" style="width:37.5pt;height:25.5pt" o:ole="">
            <v:imagedata r:id="rId28" o:title=""/>
          </v:shape>
          <o:OLEObject Type="Embed" ProgID="AcroExch.Document.DC" ShapeID="_x0000_i1026" DrawAspect="Icon" ObjectID="_1716625837" r:id="rId29"/>
        </w:object>
      </w:r>
      <w:r w:rsidR="00A605FD">
        <w:t>)</w:t>
      </w:r>
      <w:r w:rsidR="001422A1">
        <w:rPr>
          <w:rFonts w:eastAsia="PMingLiU" w:cs="Arial"/>
          <w:szCs w:val="24"/>
          <w:lang w:val="en-US" w:eastAsia="x-none"/>
        </w:rPr>
        <w:t xml:space="preserve"> </w:t>
      </w:r>
      <w:r w:rsidR="009E1022">
        <w:rPr>
          <w:rFonts w:eastAsia="PMingLiU" w:cs="Arial"/>
          <w:szCs w:val="24"/>
          <w:lang w:val="en-US" w:eastAsia="x-none"/>
        </w:rPr>
        <w:t xml:space="preserve">         </w:t>
      </w:r>
    </w:p>
    <w:p w14:paraId="4A7CCEA4" w14:textId="77777777" w:rsidR="00512BF2" w:rsidRDefault="00512BF2" w:rsidP="00C11123">
      <w:pPr>
        <w:shd w:val="clear" w:color="auto" w:fill="FFFFFF"/>
        <w:spacing w:before="120" w:line="276" w:lineRule="auto"/>
        <w:rPr>
          <w:rFonts w:eastAsia="PMingLiU" w:cs="Arial"/>
          <w:szCs w:val="24"/>
          <w:lang w:val="en-US" w:eastAsia="x-none"/>
        </w:rPr>
      </w:pPr>
    </w:p>
    <w:p w14:paraId="3319CD4B" w14:textId="72D5F15F" w:rsidR="009E1022" w:rsidRDefault="009E1022" w:rsidP="00C05382">
      <w:pPr>
        <w:shd w:val="clear" w:color="auto" w:fill="FFFFFF"/>
        <w:spacing w:before="120" w:line="276" w:lineRule="auto"/>
        <w:jc w:val="both"/>
        <w:rPr>
          <w:rFonts w:eastAsia="PMingLiU" w:cs="Arial"/>
          <w:szCs w:val="24"/>
          <w:lang w:val="en-US" w:eastAsia="x-none"/>
        </w:rPr>
      </w:pPr>
      <w:r>
        <w:rPr>
          <w:rFonts w:eastAsia="PMingLiU" w:cs="Arial"/>
          <w:szCs w:val="24"/>
          <w:lang w:val="en-US" w:eastAsia="x-none"/>
        </w:rPr>
        <w:t xml:space="preserve">IOS notes in its preliminary analysis of the current assignment that </w:t>
      </w:r>
      <w:r w:rsidR="00F1500F">
        <w:rPr>
          <w:rFonts w:eastAsia="PMingLiU" w:cs="Arial"/>
          <w:szCs w:val="24"/>
          <w:lang w:val="en-US" w:eastAsia="x-none"/>
        </w:rPr>
        <w:t xml:space="preserve">some recommendations </w:t>
      </w:r>
      <w:r w:rsidR="00305227">
        <w:rPr>
          <w:rFonts w:eastAsia="PMingLiU" w:cs="Arial"/>
          <w:szCs w:val="24"/>
          <w:lang w:val="en-US" w:eastAsia="x-none"/>
        </w:rPr>
        <w:t xml:space="preserve">(Recommendations 5 and 6) </w:t>
      </w:r>
      <w:r w:rsidR="00F1500F">
        <w:rPr>
          <w:rFonts w:eastAsia="PMingLiU" w:cs="Arial"/>
          <w:szCs w:val="24"/>
          <w:lang w:val="en-US" w:eastAsia="x-none"/>
        </w:rPr>
        <w:t xml:space="preserve">should not have been closed. Concern regarding procurement, contract management, </w:t>
      </w:r>
      <w:r w:rsidR="00C05382">
        <w:rPr>
          <w:rFonts w:eastAsia="PMingLiU" w:cs="Arial"/>
          <w:szCs w:val="24"/>
          <w:lang w:val="en-US" w:eastAsia="x-none"/>
        </w:rPr>
        <w:t>accountabilities still prevail today. The audit fieldwork will further confirm this in due time.</w:t>
      </w:r>
    </w:p>
    <w:p w14:paraId="48F9BF62" w14:textId="77777777" w:rsidR="00512BF2" w:rsidRDefault="00512BF2" w:rsidP="00C11123">
      <w:pPr>
        <w:shd w:val="clear" w:color="auto" w:fill="FFFFFF"/>
        <w:spacing w:before="120" w:line="276" w:lineRule="auto"/>
        <w:rPr>
          <w:rFonts w:eastAsia="PMingLiU" w:cs="Arial"/>
          <w:szCs w:val="24"/>
          <w:lang w:val="en-US" w:eastAsia="x-none"/>
        </w:rPr>
      </w:pPr>
    </w:p>
    <w:p w14:paraId="72492C98" w14:textId="77777777" w:rsidR="003B37B3" w:rsidRDefault="003B37B3" w:rsidP="003B37B3">
      <w:pPr>
        <w:pStyle w:val="Numberedpara"/>
        <w:numPr>
          <w:ilvl w:val="0"/>
          <w:numId w:val="0"/>
        </w:numPr>
        <w:tabs>
          <w:tab w:val="left" w:pos="720"/>
          <w:tab w:val="left" w:pos="2430"/>
        </w:tabs>
        <w:spacing w:after="0" w:line="276" w:lineRule="auto"/>
        <w:rPr>
          <w:rFonts w:cs="Arial"/>
          <w:lang w:val="en-US"/>
        </w:rPr>
      </w:pPr>
    </w:p>
    <w:p w14:paraId="36C7B043" w14:textId="569FF834" w:rsidR="003B37B3" w:rsidRPr="00C1736E" w:rsidRDefault="003B37B3" w:rsidP="003B37B3">
      <w:pPr>
        <w:pStyle w:val="Numberedpara"/>
        <w:numPr>
          <w:ilvl w:val="0"/>
          <w:numId w:val="0"/>
        </w:numPr>
        <w:pBdr>
          <w:top w:val="single" w:sz="4" w:space="1" w:color="auto"/>
          <w:left w:val="single" w:sz="4" w:space="4" w:color="auto"/>
          <w:bottom w:val="single" w:sz="4" w:space="1" w:color="auto"/>
          <w:right w:val="single" w:sz="4" w:space="4" w:color="auto"/>
        </w:pBdr>
        <w:shd w:val="clear" w:color="auto" w:fill="B0D0E2" w:themeFill="accent1" w:themeFillTint="66"/>
        <w:tabs>
          <w:tab w:val="left" w:pos="720"/>
          <w:tab w:val="left" w:pos="2430"/>
        </w:tabs>
        <w:spacing w:after="0" w:line="276" w:lineRule="auto"/>
        <w:jc w:val="center"/>
        <w:rPr>
          <w:rFonts w:cs="Arial"/>
          <w:b/>
          <w:sz w:val="22"/>
          <w:szCs w:val="22"/>
        </w:rPr>
      </w:pPr>
      <w:r>
        <w:rPr>
          <w:rFonts w:cs="Arial"/>
          <w:b/>
          <w:sz w:val="22"/>
          <w:szCs w:val="22"/>
        </w:rPr>
        <w:t>Preliminary Findings</w:t>
      </w:r>
    </w:p>
    <w:p w14:paraId="404D65E4" w14:textId="5553CB15" w:rsidR="003B37B3" w:rsidRDefault="003B37B3" w:rsidP="00C11123">
      <w:pPr>
        <w:shd w:val="clear" w:color="auto" w:fill="FFFFFF"/>
        <w:spacing w:before="120" w:line="276" w:lineRule="auto"/>
        <w:rPr>
          <w:rFonts w:eastAsia="PMingLiU" w:cs="Arial"/>
          <w:szCs w:val="24"/>
          <w:lang w:val="en-US" w:eastAsia="x-none"/>
        </w:rPr>
      </w:pPr>
      <w:r>
        <w:rPr>
          <w:rFonts w:eastAsia="PMingLiU" w:cs="Arial"/>
          <w:szCs w:val="24"/>
          <w:lang w:val="en-US" w:eastAsia="x-none"/>
        </w:rPr>
        <w:t>Interviews during the planning phase include:</w:t>
      </w:r>
    </w:p>
    <w:p w14:paraId="4F360661" w14:textId="40ADAA2B" w:rsidR="00865A6C" w:rsidRPr="00865A6C" w:rsidRDefault="001422A1" w:rsidP="00865A6C">
      <w:pPr>
        <w:pStyle w:val="ListParagraph"/>
        <w:numPr>
          <w:ilvl w:val="0"/>
          <w:numId w:val="34"/>
        </w:numPr>
        <w:shd w:val="clear" w:color="auto" w:fill="FFFFFF"/>
        <w:spacing w:before="120" w:line="276" w:lineRule="auto"/>
        <w:rPr>
          <w:rFonts w:eastAsia="PMingLiU" w:cs="Arial"/>
          <w:b/>
          <w:szCs w:val="24"/>
          <w:lang w:val="en-US" w:eastAsia="x-none"/>
        </w:rPr>
      </w:pPr>
      <w:r>
        <w:rPr>
          <w:rFonts w:eastAsia="PMingLiU" w:cs="Arial"/>
          <w:szCs w:val="24"/>
          <w:lang w:val="en-US" w:eastAsia="x-none"/>
        </w:rPr>
        <w:t xml:space="preserve"> </w:t>
      </w:r>
    </w:p>
    <w:p w14:paraId="3188FE63" w14:textId="77777777" w:rsidR="00917FC6" w:rsidRDefault="00917FC6" w:rsidP="00917FC6">
      <w:pPr>
        <w:pStyle w:val="ListParagraph"/>
        <w:shd w:val="clear" w:color="auto" w:fill="FFFFFF"/>
        <w:spacing w:before="120" w:line="276" w:lineRule="auto"/>
        <w:rPr>
          <w:rFonts w:eastAsia="PMingLiU" w:cs="Arial"/>
          <w:szCs w:val="24"/>
          <w:lang w:val="en-US" w:eastAsia="x-none"/>
        </w:rPr>
      </w:pPr>
    </w:p>
    <w:tbl>
      <w:tblPr>
        <w:tblStyle w:val="TableGrid"/>
        <w:tblW w:w="0" w:type="auto"/>
        <w:tblLook w:val="04A0" w:firstRow="1" w:lastRow="0" w:firstColumn="1" w:lastColumn="0" w:noHBand="0" w:noVBand="1"/>
      </w:tblPr>
      <w:tblGrid>
        <w:gridCol w:w="8990"/>
      </w:tblGrid>
      <w:tr w:rsidR="00E90658" w14:paraId="780DC0FA" w14:textId="77777777" w:rsidTr="00274ED7">
        <w:trPr>
          <w:trHeight w:val="350"/>
        </w:trPr>
        <w:tc>
          <w:tcPr>
            <w:tcW w:w="8990" w:type="dxa"/>
            <w:shd w:val="clear" w:color="auto" w:fill="B0D0E2" w:themeFill="accent1" w:themeFillTint="66"/>
            <w:vAlign w:val="center"/>
          </w:tcPr>
          <w:p w14:paraId="7B7FFCAF" w14:textId="5C1D5F28" w:rsidR="00E90658" w:rsidRPr="00C1736E" w:rsidRDefault="00E90658" w:rsidP="001A1853">
            <w:pPr>
              <w:pStyle w:val="Numberedpara"/>
              <w:numPr>
                <w:ilvl w:val="0"/>
                <w:numId w:val="0"/>
              </w:numPr>
              <w:tabs>
                <w:tab w:val="left" w:pos="720"/>
                <w:tab w:val="left" w:pos="2430"/>
              </w:tabs>
              <w:spacing w:after="0" w:line="276" w:lineRule="auto"/>
              <w:jc w:val="center"/>
              <w:rPr>
                <w:rFonts w:cs="Arial"/>
                <w:b/>
                <w:sz w:val="22"/>
                <w:szCs w:val="22"/>
              </w:rPr>
            </w:pPr>
            <w:r>
              <w:rPr>
                <w:rFonts w:cs="Arial"/>
                <w:b/>
                <w:sz w:val="22"/>
                <w:szCs w:val="22"/>
              </w:rPr>
              <w:t>Audit Rationale, Scope and Objective</w:t>
            </w:r>
            <w:r w:rsidRPr="00C1736E">
              <w:rPr>
                <w:rFonts w:cs="Arial"/>
                <w:b/>
                <w:sz w:val="22"/>
                <w:szCs w:val="22"/>
              </w:rPr>
              <w:t xml:space="preserve"> </w:t>
            </w:r>
          </w:p>
        </w:tc>
      </w:tr>
    </w:tbl>
    <w:p w14:paraId="2874C669" w14:textId="6F7913C4" w:rsidR="00E90658" w:rsidRPr="00E90658" w:rsidRDefault="00E90658" w:rsidP="001B7CF0">
      <w:pPr>
        <w:pStyle w:val="Numberedpara"/>
        <w:numPr>
          <w:ilvl w:val="0"/>
          <w:numId w:val="0"/>
        </w:numPr>
        <w:tabs>
          <w:tab w:val="left" w:pos="720"/>
          <w:tab w:val="left" w:pos="2430"/>
        </w:tabs>
        <w:spacing w:after="200" w:line="276" w:lineRule="auto"/>
        <w:rPr>
          <w:rFonts w:cs="Arial"/>
          <w:b/>
          <w:szCs w:val="20"/>
        </w:rPr>
      </w:pPr>
      <w:r w:rsidRPr="00E90658">
        <w:rPr>
          <w:rFonts w:cs="Arial"/>
          <w:b/>
          <w:szCs w:val="20"/>
        </w:rPr>
        <w:t xml:space="preserve">Audit rationale </w:t>
      </w:r>
    </w:p>
    <w:p w14:paraId="448EE4DC" w14:textId="4B5F5F52" w:rsidR="00D8795A" w:rsidRDefault="00032062" w:rsidP="00937B71">
      <w:pPr>
        <w:pStyle w:val="Numberedpara"/>
        <w:numPr>
          <w:ilvl w:val="0"/>
          <w:numId w:val="0"/>
        </w:numPr>
        <w:tabs>
          <w:tab w:val="left" w:pos="720"/>
          <w:tab w:val="left" w:pos="2430"/>
        </w:tabs>
        <w:spacing w:after="200" w:line="276" w:lineRule="auto"/>
        <w:jc w:val="both"/>
        <w:rPr>
          <w:rFonts w:cs="Arial"/>
          <w:szCs w:val="20"/>
        </w:rPr>
      </w:pPr>
      <w:r w:rsidRPr="00032062">
        <w:rPr>
          <w:rFonts w:cs="Arial"/>
          <w:szCs w:val="20"/>
        </w:rPr>
        <w:t xml:space="preserve">The Office </w:t>
      </w:r>
      <w:r>
        <w:rPr>
          <w:rFonts w:cs="Arial"/>
          <w:szCs w:val="20"/>
        </w:rPr>
        <w:t xml:space="preserve">was last audited by IOS in </w:t>
      </w:r>
      <w:r w:rsidR="006A780D">
        <w:rPr>
          <w:rFonts w:cs="Arial"/>
          <w:szCs w:val="20"/>
        </w:rPr>
        <w:t>2018</w:t>
      </w:r>
      <w:r>
        <w:rPr>
          <w:rFonts w:cs="Arial"/>
          <w:szCs w:val="20"/>
        </w:rPr>
        <w:t xml:space="preserve"> and by the External Auditor in </w:t>
      </w:r>
      <w:r w:rsidR="001422A1">
        <w:rPr>
          <w:rFonts w:cs="Arial"/>
          <w:szCs w:val="20"/>
        </w:rPr>
        <w:t xml:space="preserve"> </w:t>
      </w:r>
      <w:r>
        <w:rPr>
          <w:rFonts w:cs="Arial"/>
          <w:szCs w:val="20"/>
        </w:rPr>
        <w:t xml:space="preserve"> for the review of the consolidated financial statements. </w:t>
      </w:r>
      <w:r w:rsidR="001422A1">
        <w:rPr>
          <w:rFonts w:cs="Arial"/>
          <w:szCs w:val="20"/>
        </w:rPr>
        <w:t xml:space="preserve"> </w:t>
      </w:r>
    </w:p>
    <w:p w14:paraId="476592ED" w14:textId="73639ACC" w:rsidR="00E90658" w:rsidRPr="00E90658" w:rsidRDefault="00E90658" w:rsidP="00E90658">
      <w:pPr>
        <w:pStyle w:val="Numberedpara"/>
        <w:numPr>
          <w:ilvl w:val="0"/>
          <w:numId w:val="0"/>
        </w:numPr>
        <w:tabs>
          <w:tab w:val="left" w:pos="720"/>
          <w:tab w:val="left" w:pos="2430"/>
        </w:tabs>
        <w:spacing w:after="200" w:line="276" w:lineRule="auto"/>
        <w:jc w:val="both"/>
        <w:rPr>
          <w:rFonts w:cs="Arial"/>
          <w:b/>
          <w:szCs w:val="20"/>
        </w:rPr>
      </w:pPr>
      <w:r w:rsidRPr="00E90658">
        <w:rPr>
          <w:rFonts w:cs="Arial"/>
          <w:b/>
          <w:szCs w:val="20"/>
        </w:rPr>
        <w:t xml:space="preserve">Audit objective </w:t>
      </w:r>
    </w:p>
    <w:p w14:paraId="1536E939" w14:textId="5E788BFD" w:rsidR="00032062" w:rsidRPr="000621AD" w:rsidRDefault="00032062" w:rsidP="00032062">
      <w:pPr>
        <w:pStyle w:val="Numberedpara"/>
        <w:numPr>
          <w:ilvl w:val="0"/>
          <w:numId w:val="0"/>
        </w:numPr>
        <w:tabs>
          <w:tab w:val="left" w:pos="720"/>
          <w:tab w:val="left" w:pos="2430"/>
        </w:tabs>
        <w:spacing w:after="200" w:line="276" w:lineRule="auto"/>
        <w:jc w:val="both"/>
        <w:rPr>
          <w:rFonts w:cs="Arial"/>
        </w:rPr>
      </w:pPr>
      <w:r w:rsidRPr="1D7B7AB9">
        <w:rPr>
          <w:rFonts w:cs="Arial"/>
          <w:lang w:val="en-US"/>
        </w:rPr>
        <w:t xml:space="preserve">The objective of the audit is to provide assurance on the effectiveness of internal controls, governance and risk management processes </w:t>
      </w:r>
      <w:r w:rsidR="00115CFA">
        <w:rPr>
          <w:rFonts w:cs="Arial"/>
          <w:lang w:val="en-US"/>
        </w:rPr>
        <w:t xml:space="preserve">of the </w:t>
      </w:r>
      <w:r w:rsidR="006A780D">
        <w:rPr>
          <w:rFonts w:cs="Arial"/>
          <w:lang w:val="en-US"/>
        </w:rPr>
        <w:t>Yaounde Regional</w:t>
      </w:r>
      <w:r w:rsidRPr="1D7B7AB9">
        <w:rPr>
          <w:rFonts w:cs="Arial"/>
          <w:lang w:val="en-US"/>
        </w:rPr>
        <w:t xml:space="preserve"> Office. Furthermore, review the efficiency, effectiveness and economy of the Office’s operations (including programme management, financial controls, procurement, travel, human resources management, security, IT, and general administration). </w:t>
      </w:r>
      <w:r>
        <w:rPr>
          <w:rFonts w:cs="Arial"/>
          <w:lang w:val="en-US"/>
        </w:rPr>
        <w:t>T</w:t>
      </w:r>
      <w:r w:rsidRPr="005D2B88">
        <w:rPr>
          <w:rFonts w:cs="Arial"/>
          <w:lang w:val="en-US"/>
        </w:rPr>
        <w:t xml:space="preserve">hese audit objectives will be </w:t>
      </w:r>
      <w:r>
        <w:rPr>
          <w:rFonts w:cs="Arial"/>
          <w:lang w:val="en-US"/>
        </w:rPr>
        <w:t>assessed in the context of COVID</w:t>
      </w:r>
      <w:r w:rsidRPr="005D2B88">
        <w:rPr>
          <w:rFonts w:cs="Arial"/>
          <w:lang w:val="en-US"/>
        </w:rPr>
        <w:t>-19 and how the office has responded to it</w:t>
      </w:r>
      <w:r>
        <w:rPr>
          <w:rFonts w:cs="Arial"/>
          <w:lang w:val="en-US"/>
        </w:rPr>
        <w:t>.</w:t>
      </w:r>
      <w:r w:rsidRPr="005D2B88">
        <w:rPr>
          <w:rFonts w:cs="Arial"/>
          <w:lang w:val="en-US"/>
        </w:rPr>
        <w:t xml:space="preserve"> </w:t>
      </w:r>
      <w:r w:rsidRPr="1D7B7AB9">
        <w:rPr>
          <w:rFonts w:cs="Arial"/>
          <w:lang w:val="en-US"/>
        </w:rPr>
        <w:t>Due to travel restrictions as a result of COVID-19, the audit can only provide limited assurance as no physical inspections will be conducted. IOS/AUD is considering partnerships with local UN auditors to conduct physical inspections</w:t>
      </w:r>
      <w:r w:rsidR="00384CA5">
        <w:rPr>
          <w:rFonts w:cs="Arial"/>
          <w:lang w:val="en-US"/>
        </w:rPr>
        <w:t>, if deemed necessary</w:t>
      </w:r>
      <w:r w:rsidRPr="1D7B7AB9">
        <w:rPr>
          <w:rFonts w:cs="Arial"/>
          <w:lang w:val="en-US"/>
        </w:rPr>
        <w:t xml:space="preserve">. </w:t>
      </w:r>
    </w:p>
    <w:p w14:paraId="52515F72" w14:textId="06347189" w:rsidR="00E90658" w:rsidRPr="00E90658" w:rsidRDefault="00E90658" w:rsidP="00E90658">
      <w:pPr>
        <w:pStyle w:val="Numberedpara"/>
        <w:numPr>
          <w:ilvl w:val="0"/>
          <w:numId w:val="0"/>
        </w:numPr>
        <w:tabs>
          <w:tab w:val="left" w:pos="720"/>
          <w:tab w:val="left" w:pos="2430"/>
        </w:tabs>
        <w:spacing w:after="200" w:line="276" w:lineRule="auto"/>
        <w:jc w:val="both"/>
        <w:rPr>
          <w:rFonts w:cs="Arial"/>
          <w:b/>
          <w:szCs w:val="20"/>
        </w:rPr>
      </w:pPr>
      <w:r w:rsidRPr="00E90658">
        <w:rPr>
          <w:rFonts w:cs="Arial"/>
          <w:b/>
          <w:szCs w:val="20"/>
        </w:rPr>
        <w:t>A</w:t>
      </w:r>
      <w:r>
        <w:rPr>
          <w:rFonts w:cs="Arial"/>
          <w:b/>
          <w:szCs w:val="20"/>
        </w:rPr>
        <w:t>udit scope and period</w:t>
      </w:r>
      <w:r w:rsidRPr="00E90658">
        <w:rPr>
          <w:rFonts w:cs="Arial"/>
          <w:b/>
          <w:szCs w:val="20"/>
        </w:rPr>
        <w:t xml:space="preserve"> </w:t>
      </w:r>
    </w:p>
    <w:p w14:paraId="5D6B6BC9" w14:textId="2F02965B" w:rsidR="00384CA5" w:rsidRDefault="00384CA5" w:rsidP="00384CA5">
      <w:pPr>
        <w:pStyle w:val="Numberedpara"/>
        <w:numPr>
          <w:ilvl w:val="0"/>
          <w:numId w:val="0"/>
        </w:numPr>
        <w:tabs>
          <w:tab w:val="left" w:pos="720"/>
          <w:tab w:val="left" w:pos="2430"/>
        </w:tabs>
        <w:spacing w:after="200" w:line="276" w:lineRule="auto"/>
        <w:jc w:val="both"/>
        <w:rPr>
          <w:rFonts w:cs="Arial"/>
          <w:szCs w:val="20"/>
        </w:rPr>
      </w:pPr>
      <w:r w:rsidRPr="00E90658">
        <w:rPr>
          <w:rFonts w:cs="Arial"/>
          <w:szCs w:val="20"/>
        </w:rPr>
        <w:t>The audit will cover the Programme activities from 1 J</w:t>
      </w:r>
      <w:r w:rsidR="00E20B96">
        <w:rPr>
          <w:rFonts w:cs="Arial"/>
          <w:szCs w:val="20"/>
        </w:rPr>
        <w:t>anuary 2019</w:t>
      </w:r>
      <w:r w:rsidR="0043459D">
        <w:rPr>
          <w:rFonts w:cs="Arial"/>
          <w:szCs w:val="20"/>
        </w:rPr>
        <w:t xml:space="preserve"> to 30</w:t>
      </w:r>
      <w:r w:rsidRPr="00E90658">
        <w:rPr>
          <w:rFonts w:cs="Arial"/>
          <w:szCs w:val="20"/>
        </w:rPr>
        <w:t xml:space="preserve"> </w:t>
      </w:r>
      <w:r w:rsidR="0043459D">
        <w:rPr>
          <w:rFonts w:cs="Arial"/>
          <w:szCs w:val="20"/>
        </w:rPr>
        <w:t>October</w:t>
      </w:r>
      <w:r w:rsidRPr="00E90658">
        <w:rPr>
          <w:rFonts w:cs="Arial"/>
          <w:szCs w:val="20"/>
        </w:rPr>
        <w:t xml:space="preserve"> 2020, the audit team may also review other periods if necessary. The audit is planned as a full scope</w:t>
      </w:r>
      <w:r w:rsidRPr="00F86FA0">
        <w:rPr>
          <w:rFonts w:cs="Arial"/>
          <w:szCs w:val="20"/>
        </w:rPr>
        <w:t xml:space="preserve"> </w:t>
      </w:r>
      <w:r w:rsidRPr="00E90658">
        <w:rPr>
          <w:rFonts w:cs="Arial"/>
          <w:szCs w:val="20"/>
        </w:rPr>
        <w:t>exercise</w:t>
      </w:r>
      <w:r>
        <w:rPr>
          <w:rFonts w:cs="Arial"/>
          <w:szCs w:val="20"/>
        </w:rPr>
        <w:t xml:space="preserve">, with a limited assurance due to the inability to physically travel to </w:t>
      </w:r>
      <w:r w:rsidR="00E20B96">
        <w:rPr>
          <w:rFonts w:cs="Arial"/>
          <w:szCs w:val="20"/>
        </w:rPr>
        <w:t>Kathmandu, Nepal</w:t>
      </w:r>
      <w:r>
        <w:rPr>
          <w:rFonts w:cs="Arial"/>
          <w:szCs w:val="20"/>
        </w:rPr>
        <w:t xml:space="preserve"> during the COVID-19 global pandemic. T</w:t>
      </w:r>
      <w:r w:rsidRPr="00E90658">
        <w:rPr>
          <w:rFonts w:cs="Arial"/>
          <w:szCs w:val="20"/>
        </w:rPr>
        <w:t xml:space="preserve">he </w:t>
      </w:r>
      <w:r>
        <w:rPr>
          <w:rFonts w:cs="Arial"/>
          <w:szCs w:val="20"/>
        </w:rPr>
        <w:t xml:space="preserve">audit will cover the </w:t>
      </w:r>
      <w:r w:rsidRPr="00E90658">
        <w:rPr>
          <w:rFonts w:cs="Arial"/>
          <w:szCs w:val="20"/>
        </w:rPr>
        <w:t>following areas:</w:t>
      </w:r>
      <w:r>
        <w:rPr>
          <w:rFonts w:cs="Arial"/>
          <w:szCs w:val="20"/>
        </w:rPr>
        <w:t xml:space="preserve"> </w:t>
      </w:r>
    </w:p>
    <w:p w14:paraId="7D12DB01" w14:textId="77777777" w:rsidR="00384CA5" w:rsidRDefault="00384CA5" w:rsidP="00384CA5">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Overall governance of the Office (including objective setting, planning, and risk management)</w:t>
      </w:r>
    </w:p>
    <w:p w14:paraId="57689F29" w14:textId="77777777" w:rsidR="00384CA5" w:rsidRDefault="00384CA5" w:rsidP="00384CA5">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 xml:space="preserve">Programme </w:t>
      </w:r>
    </w:p>
    <w:p w14:paraId="63AED404" w14:textId="77777777" w:rsidR="00384CA5" w:rsidRDefault="00384CA5" w:rsidP="00384CA5">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Financial control</w:t>
      </w:r>
    </w:p>
    <w:p w14:paraId="45087B6A" w14:textId="77777777" w:rsidR="00384CA5" w:rsidRDefault="00384CA5" w:rsidP="00384CA5">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Contracting and procurement</w:t>
      </w:r>
    </w:p>
    <w:p w14:paraId="717362CD" w14:textId="77777777" w:rsidR="00384CA5" w:rsidRDefault="00384CA5" w:rsidP="00384CA5">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 xml:space="preserve">Travel </w:t>
      </w:r>
    </w:p>
    <w:p w14:paraId="5EB01B9C" w14:textId="77777777" w:rsidR="00865A6C" w:rsidRPr="00865A6C" w:rsidRDefault="00384CA5" w:rsidP="00865A6C">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Human resources</w:t>
      </w:r>
    </w:p>
    <w:p w14:paraId="51F1BE92" w14:textId="6E37687B" w:rsidR="00955A8E" w:rsidRPr="00865A6C" w:rsidRDefault="00384CA5" w:rsidP="00865A6C">
      <w:pPr>
        <w:numPr>
          <w:ilvl w:val="0"/>
          <w:numId w:val="9"/>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t>General administration</w:t>
      </w:r>
    </w:p>
    <w:p w14:paraId="5E20F6AB" w14:textId="77777777" w:rsidR="001422A1" w:rsidRDefault="001422A1" w:rsidP="00955A8E">
      <w:pPr>
        <w:pStyle w:val="Numberedpara"/>
        <w:numPr>
          <w:ilvl w:val="0"/>
          <w:numId w:val="0"/>
        </w:numPr>
        <w:tabs>
          <w:tab w:val="left" w:pos="720"/>
          <w:tab w:val="left" w:pos="2430"/>
        </w:tabs>
        <w:spacing w:after="200" w:line="276" w:lineRule="auto"/>
        <w:rPr>
          <w:rFonts w:cs="Arial"/>
          <w:b/>
          <w:szCs w:val="20"/>
        </w:rPr>
      </w:pPr>
    </w:p>
    <w:p w14:paraId="5E0E02AD" w14:textId="61D25C04" w:rsidR="00955A8E" w:rsidRDefault="00955A8E" w:rsidP="00955A8E">
      <w:pPr>
        <w:pStyle w:val="Numberedpara"/>
        <w:numPr>
          <w:ilvl w:val="0"/>
          <w:numId w:val="0"/>
        </w:numPr>
        <w:tabs>
          <w:tab w:val="left" w:pos="720"/>
          <w:tab w:val="left" w:pos="2430"/>
        </w:tabs>
        <w:spacing w:after="200" w:line="276" w:lineRule="auto"/>
        <w:rPr>
          <w:rFonts w:cs="Arial"/>
          <w:b/>
          <w:szCs w:val="20"/>
        </w:rPr>
      </w:pPr>
      <w:r w:rsidRPr="00955A8E">
        <w:rPr>
          <w:rFonts w:cs="Arial"/>
          <w:b/>
          <w:szCs w:val="20"/>
        </w:rPr>
        <w:t xml:space="preserve">Audit methodology </w:t>
      </w:r>
    </w:p>
    <w:p w14:paraId="2515B0E4" w14:textId="02174095" w:rsidR="003B6FB2" w:rsidRDefault="00955A8E" w:rsidP="00955A8E">
      <w:pPr>
        <w:pStyle w:val="Numberedpara"/>
        <w:numPr>
          <w:ilvl w:val="0"/>
          <w:numId w:val="0"/>
        </w:numPr>
        <w:tabs>
          <w:tab w:val="left" w:pos="720"/>
          <w:tab w:val="left" w:pos="2430"/>
        </w:tabs>
        <w:spacing w:after="200" w:line="276" w:lineRule="auto"/>
        <w:jc w:val="both"/>
        <w:rPr>
          <w:rFonts w:cs="Arial"/>
          <w:b/>
          <w:szCs w:val="20"/>
        </w:rPr>
      </w:pPr>
      <w:r w:rsidRPr="001B7CF0">
        <w:t xml:space="preserve">The audit will be </w:t>
      </w:r>
      <w:r w:rsidR="003B6FB2">
        <w:t>performed</w:t>
      </w:r>
      <w:r w:rsidR="003B6FB2" w:rsidRPr="001B7CF0">
        <w:t xml:space="preserve"> </w:t>
      </w:r>
      <w:r w:rsidRPr="001B7CF0">
        <w:t>in accordance with the</w:t>
      </w:r>
      <w:r w:rsidRPr="001B7CF0">
        <w:rPr>
          <w:i/>
        </w:rPr>
        <w:t xml:space="preserve"> International Standards for the Professional Practice of Internal Auditing</w:t>
      </w:r>
      <w:r w:rsidR="003B6FB2">
        <w:t xml:space="preserve"> and </w:t>
      </w:r>
      <w:r w:rsidR="006F7BD8">
        <w:t>OS audit manual</w:t>
      </w:r>
      <w:r w:rsidR="003B6FB2">
        <w:t xml:space="preserve">.  </w:t>
      </w:r>
    </w:p>
    <w:p w14:paraId="05722C57" w14:textId="307ED607" w:rsidR="00955A8E" w:rsidRPr="00955A8E" w:rsidRDefault="00955A8E" w:rsidP="00955A8E">
      <w:pPr>
        <w:pStyle w:val="Numberedpara"/>
        <w:numPr>
          <w:ilvl w:val="0"/>
          <w:numId w:val="0"/>
        </w:numPr>
        <w:tabs>
          <w:tab w:val="left" w:pos="720"/>
          <w:tab w:val="left" w:pos="2430"/>
        </w:tabs>
        <w:spacing w:after="200" w:line="276" w:lineRule="auto"/>
        <w:jc w:val="both"/>
        <w:rPr>
          <w:rFonts w:cs="Arial"/>
          <w:b/>
          <w:szCs w:val="20"/>
        </w:rPr>
      </w:pPr>
      <w:r w:rsidRPr="001B7CF0">
        <w:rPr>
          <w:rFonts w:cs="Arial"/>
          <w:szCs w:val="20"/>
        </w:rPr>
        <w:t xml:space="preserve">The audit will assess the functioning of internal controls within the defined scope in order to identify major risks to the achievement of </w:t>
      </w:r>
      <w:r w:rsidRPr="00384CA5">
        <w:rPr>
          <w:rFonts w:cs="Arial"/>
          <w:szCs w:val="20"/>
        </w:rPr>
        <w:t xml:space="preserve">the </w:t>
      </w:r>
      <w:r w:rsidR="00384CA5" w:rsidRPr="00384CA5">
        <w:rPr>
          <w:rFonts w:cs="Arial"/>
          <w:szCs w:val="20"/>
        </w:rPr>
        <w:t>Kathmandu Office</w:t>
      </w:r>
      <w:r w:rsidRPr="00384CA5">
        <w:rPr>
          <w:rFonts w:cs="Arial"/>
          <w:szCs w:val="20"/>
        </w:rPr>
        <w:t xml:space="preserve"> objectives</w:t>
      </w:r>
      <w:r w:rsidRPr="001B7CF0">
        <w:rPr>
          <w:rFonts w:cs="Arial"/>
          <w:szCs w:val="20"/>
        </w:rPr>
        <w:t xml:space="preserve">. Action plans will be agreed to strengthen risk management and controls, and to improve operations where </w:t>
      </w:r>
      <w:r w:rsidRPr="00E61675">
        <w:rPr>
          <w:rFonts w:cs="Arial"/>
          <w:szCs w:val="20"/>
        </w:rPr>
        <w:t xml:space="preserve">warranted.  </w:t>
      </w:r>
    </w:p>
    <w:p w14:paraId="6058B6B4" w14:textId="31920784" w:rsidR="00955A8E" w:rsidRDefault="00955A8E" w:rsidP="00955A8E">
      <w:pPr>
        <w:pStyle w:val="Numberedpara"/>
        <w:numPr>
          <w:ilvl w:val="0"/>
          <w:numId w:val="0"/>
        </w:numPr>
        <w:tabs>
          <w:tab w:val="left" w:pos="720"/>
          <w:tab w:val="left" w:pos="2430"/>
        </w:tabs>
        <w:spacing w:after="200" w:line="276" w:lineRule="auto"/>
        <w:jc w:val="both"/>
        <w:rPr>
          <w:rFonts w:cs="Arial"/>
          <w:szCs w:val="20"/>
        </w:rPr>
      </w:pPr>
      <w:r w:rsidRPr="00E61675">
        <w:rPr>
          <w:rFonts w:cs="Arial"/>
          <w:szCs w:val="20"/>
        </w:rPr>
        <w:t>The audit will be based on</w:t>
      </w:r>
      <w:r>
        <w:rPr>
          <w:rFonts w:cs="Arial"/>
          <w:szCs w:val="20"/>
        </w:rPr>
        <w:t xml:space="preserve"> surveys,</w:t>
      </w:r>
      <w:r w:rsidRPr="00E61675">
        <w:rPr>
          <w:rFonts w:cs="Arial"/>
          <w:szCs w:val="20"/>
        </w:rPr>
        <w:t xml:space="preserve"> interviews, </w:t>
      </w:r>
      <w:r w:rsidR="001C2D2F" w:rsidRPr="00E61675">
        <w:rPr>
          <w:rFonts w:cs="Arial"/>
          <w:szCs w:val="20"/>
        </w:rPr>
        <w:t>data analysis</w:t>
      </w:r>
      <w:r w:rsidR="001C2D2F">
        <w:rPr>
          <w:rFonts w:cs="Arial"/>
          <w:szCs w:val="20"/>
        </w:rPr>
        <w:t xml:space="preserve">, </w:t>
      </w:r>
      <w:r w:rsidRPr="00E61675">
        <w:rPr>
          <w:rFonts w:cs="Arial"/>
          <w:szCs w:val="20"/>
        </w:rPr>
        <w:t>document</w:t>
      </w:r>
      <w:r w:rsidR="001C2D2F">
        <w:rPr>
          <w:rFonts w:cs="Arial"/>
          <w:szCs w:val="20"/>
        </w:rPr>
        <w:t>ation review</w:t>
      </w:r>
      <w:r w:rsidR="000621AD">
        <w:rPr>
          <w:rFonts w:cs="Arial"/>
          <w:szCs w:val="20"/>
        </w:rPr>
        <w:t>, etc</w:t>
      </w:r>
      <w:r w:rsidRPr="00E61675">
        <w:rPr>
          <w:rFonts w:cs="Arial"/>
          <w:szCs w:val="20"/>
        </w:rPr>
        <w:t xml:space="preserve">. The audit team </w:t>
      </w:r>
      <w:r w:rsidR="00660159">
        <w:rPr>
          <w:rFonts w:cs="Arial"/>
          <w:szCs w:val="20"/>
        </w:rPr>
        <w:t xml:space="preserve">will </w:t>
      </w:r>
      <w:r w:rsidR="00660159" w:rsidRPr="00E61675">
        <w:rPr>
          <w:rFonts w:cs="Arial"/>
          <w:szCs w:val="20"/>
        </w:rPr>
        <w:t>select</w:t>
      </w:r>
      <w:r w:rsidR="000621AD">
        <w:rPr>
          <w:rFonts w:cs="Arial"/>
          <w:szCs w:val="20"/>
        </w:rPr>
        <w:t xml:space="preserve"> the</w:t>
      </w:r>
      <w:r w:rsidR="00660159">
        <w:rPr>
          <w:rFonts w:cs="Arial"/>
          <w:szCs w:val="20"/>
        </w:rPr>
        <w:t xml:space="preserve"> </w:t>
      </w:r>
      <w:r w:rsidR="001C2D2F">
        <w:rPr>
          <w:rFonts w:cs="Arial"/>
          <w:szCs w:val="20"/>
        </w:rPr>
        <w:t>sampling techn</w:t>
      </w:r>
      <w:r w:rsidR="000621AD">
        <w:rPr>
          <w:rFonts w:cs="Arial"/>
          <w:szCs w:val="20"/>
        </w:rPr>
        <w:t>iques</w:t>
      </w:r>
      <w:r w:rsidR="001C2D2F">
        <w:rPr>
          <w:rFonts w:cs="Arial"/>
          <w:szCs w:val="20"/>
        </w:rPr>
        <w:t xml:space="preserve"> such as judgemental, statistical, representative, etc</w:t>
      </w:r>
      <w:r w:rsidR="000621AD">
        <w:rPr>
          <w:rFonts w:cs="Arial"/>
          <w:szCs w:val="20"/>
        </w:rPr>
        <w:t>.</w:t>
      </w:r>
      <w:r w:rsidR="001C2D2F">
        <w:rPr>
          <w:rFonts w:cs="Arial"/>
          <w:szCs w:val="20"/>
        </w:rPr>
        <w:t xml:space="preserve"> to ensure the sampling approach remains relevant to the test objectives.</w:t>
      </w:r>
      <w:r w:rsidR="000621AD">
        <w:rPr>
          <w:rFonts w:cs="Arial"/>
          <w:szCs w:val="20"/>
        </w:rPr>
        <w:t xml:space="preserve"> </w:t>
      </w:r>
    </w:p>
    <w:p w14:paraId="7F47D4E9" w14:textId="0F9C6227" w:rsidR="00955A8E" w:rsidRPr="00D8795A" w:rsidRDefault="00D8795A" w:rsidP="001B7CF0">
      <w:pPr>
        <w:pStyle w:val="Numberedpara"/>
        <w:numPr>
          <w:ilvl w:val="0"/>
          <w:numId w:val="0"/>
        </w:numPr>
        <w:tabs>
          <w:tab w:val="left" w:pos="720"/>
          <w:tab w:val="left" w:pos="2430"/>
        </w:tabs>
        <w:spacing w:after="200" w:line="276" w:lineRule="auto"/>
        <w:rPr>
          <w:rFonts w:cs="Arial"/>
          <w:b/>
          <w:szCs w:val="20"/>
        </w:rPr>
      </w:pPr>
      <w:r>
        <w:rPr>
          <w:rFonts w:cs="Arial"/>
          <w:b/>
          <w:szCs w:val="20"/>
        </w:rPr>
        <w:t>Key milestones</w:t>
      </w:r>
      <w:r w:rsidRPr="00D8795A">
        <w:rPr>
          <w:rFonts w:cs="Arial"/>
          <w:b/>
          <w:szCs w:val="20"/>
        </w:rPr>
        <w:t xml:space="preserve"> </w:t>
      </w:r>
    </w:p>
    <w:p w14:paraId="6E896479" w14:textId="0966A3DD" w:rsidR="00D8795A" w:rsidRPr="00D8795A" w:rsidRDefault="00D8795A" w:rsidP="00D8795A">
      <w:pPr>
        <w:tabs>
          <w:tab w:val="left" w:pos="720"/>
        </w:tabs>
        <w:spacing w:after="200" w:line="276" w:lineRule="auto"/>
        <w:jc w:val="both"/>
        <w:rPr>
          <w:rFonts w:eastAsia="PMingLiU" w:cs="Arial"/>
          <w:lang w:eastAsia="x-none"/>
        </w:rPr>
      </w:pPr>
      <w:r w:rsidRPr="00D8795A">
        <w:rPr>
          <w:rFonts w:eastAsia="PMingLiU" w:cs="Arial"/>
          <w:lang w:eastAsia="x-none"/>
        </w:rPr>
        <w:t xml:space="preserve">IOS will conduct the audit of the </w:t>
      </w:r>
      <w:r w:rsidR="00032062">
        <w:rPr>
          <w:rFonts w:eastAsia="PMingLiU" w:cs="Arial"/>
          <w:lang w:eastAsia="x-none"/>
        </w:rPr>
        <w:t xml:space="preserve">Office </w:t>
      </w:r>
      <w:r w:rsidRPr="00D8795A">
        <w:rPr>
          <w:rFonts w:eastAsia="PMingLiU" w:cs="Arial"/>
          <w:lang w:eastAsia="x-none"/>
        </w:rPr>
        <w:t>per these timelines:</w:t>
      </w:r>
    </w:p>
    <w:tbl>
      <w:tblPr>
        <w:tblStyle w:val="TableGrid1"/>
        <w:tblW w:w="0" w:type="auto"/>
        <w:jc w:val="center"/>
        <w:tblLook w:val="04A0" w:firstRow="1" w:lastRow="0" w:firstColumn="1" w:lastColumn="0" w:noHBand="0" w:noVBand="1"/>
      </w:tblPr>
      <w:tblGrid>
        <w:gridCol w:w="1897"/>
        <w:gridCol w:w="3768"/>
      </w:tblGrid>
      <w:tr w:rsidR="00D8795A" w:rsidRPr="00D8795A" w14:paraId="42721D36" w14:textId="77777777" w:rsidTr="00274ED7">
        <w:trPr>
          <w:tblHeader/>
          <w:jc w:val="center"/>
        </w:trPr>
        <w:tc>
          <w:tcPr>
            <w:tcW w:w="1897" w:type="dxa"/>
            <w:shd w:val="clear" w:color="auto" w:fill="89B9D4" w:themeFill="accent1" w:themeFillTint="99"/>
          </w:tcPr>
          <w:p w14:paraId="27E06A53" w14:textId="77777777" w:rsidR="00D8795A" w:rsidRPr="00D8795A" w:rsidRDefault="00D8795A" w:rsidP="00D8795A">
            <w:pPr>
              <w:spacing w:after="50"/>
              <w:rPr>
                <w:rFonts w:cs="Arial"/>
                <w:b/>
                <w:bCs/>
                <w:color w:val="000000"/>
                <w:sz w:val="18"/>
                <w:szCs w:val="18"/>
                <w:lang w:val="en-US"/>
              </w:rPr>
            </w:pPr>
            <w:r w:rsidRPr="00D8795A">
              <w:rPr>
                <w:rFonts w:cs="Arial"/>
                <w:b/>
                <w:bCs/>
                <w:color w:val="000000"/>
                <w:sz w:val="18"/>
                <w:szCs w:val="18"/>
                <w:lang w:val="en-US"/>
              </w:rPr>
              <w:t>Milestone</w:t>
            </w:r>
          </w:p>
        </w:tc>
        <w:tc>
          <w:tcPr>
            <w:tcW w:w="3768" w:type="dxa"/>
            <w:shd w:val="clear" w:color="auto" w:fill="89B9D4" w:themeFill="accent1" w:themeFillTint="99"/>
          </w:tcPr>
          <w:p w14:paraId="675BA913" w14:textId="77777777" w:rsidR="00D8795A" w:rsidRPr="00D8795A" w:rsidRDefault="00D8795A" w:rsidP="00D8795A">
            <w:pPr>
              <w:spacing w:after="50"/>
              <w:rPr>
                <w:rFonts w:cs="Arial"/>
                <w:b/>
                <w:bCs/>
                <w:color w:val="000000"/>
                <w:sz w:val="18"/>
                <w:szCs w:val="18"/>
                <w:lang w:val="en-US"/>
              </w:rPr>
            </w:pPr>
            <w:r w:rsidRPr="00D8795A">
              <w:rPr>
                <w:rFonts w:cs="Arial"/>
                <w:b/>
                <w:bCs/>
                <w:color w:val="000000"/>
                <w:sz w:val="18"/>
                <w:szCs w:val="18"/>
                <w:lang w:val="en-US"/>
              </w:rPr>
              <w:t>Planned date</w:t>
            </w:r>
          </w:p>
        </w:tc>
      </w:tr>
      <w:tr w:rsidR="00D8795A" w:rsidRPr="00D8795A" w14:paraId="2F51011D" w14:textId="77777777" w:rsidTr="00274ED7">
        <w:trPr>
          <w:jc w:val="center"/>
        </w:trPr>
        <w:tc>
          <w:tcPr>
            <w:tcW w:w="1897" w:type="dxa"/>
          </w:tcPr>
          <w:p w14:paraId="2ED77C42"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Notification letter</w:t>
            </w:r>
          </w:p>
        </w:tc>
        <w:tc>
          <w:tcPr>
            <w:tcW w:w="3768" w:type="dxa"/>
          </w:tcPr>
          <w:p w14:paraId="1BC6A913" w14:textId="6D379679" w:rsidR="00D8795A" w:rsidRPr="00D8795A" w:rsidRDefault="00512BF2" w:rsidP="00F924F1">
            <w:pPr>
              <w:spacing w:after="50"/>
              <w:rPr>
                <w:rFonts w:cs="Arial"/>
                <w:bCs/>
                <w:color w:val="000000"/>
                <w:sz w:val="18"/>
                <w:szCs w:val="18"/>
                <w:lang w:val="en-US"/>
              </w:rPr>
            </w:pPr>
            <w:r>
              <w:rPr>
                <w:rFonts w:cs="Arial"/>
                <w:bCs/>
                <w:color w:val="000000"/>
                <w:sz w:val="18"/>
                <w:szCs w:val="18"/>
                <w:lang w:val="en-US"/>
              </w:rPr>
              <w:t>14 February 2022</w:t>
            </w:r>
          </w:p>
        </w:tc>
      </w:tr>
      <w:tr w:rsidR="00D8795A" w:rsidRPr="00D8795A" w14:paraId="32E28514" w14:textId="77777777" w:rsidTr="00274ED7">
        <w:trPr>
          <w:jc w:val="center"/>
        </w:trPr>
        <w:tc>
          <w:tcPr>
            <w:tcW w:w="1897" w:type="dxa"/>
          </w:tcPr>
          <w:p w14:paraId="51A48CC0"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End of planning</w:t>
            </w:r>
          </w:p>
        </w:tc>
        <w:tc>
          <w:tcPr>
            <w:tcW w:w="3768" w:type="dxa"/>
          </w:tcPr>
          <w:p w14:paraId="30B88C13" w14:textId="54E9DC9B" w:rsidR="00D8795A" w:rsidRPr="00D8795A" w:rsidRDefault="006D77EB" w:rsidP="00D8795A">
            <w:pPr>
              <w:spacing w:after="50"/>
              <w:rPr>
                <w:rFonts w:cs="Arial"/>
                <w:bCs/>
                <w:color w:val="000000"/>
                <w:sz w:val="18"/>
                <w:szCs w:val="18"/>
                <w:lang w:val="en-US"/>
              </w:rPr>
            </w:pPr>
            <w:r>
              <w:rPr>
                <w:rFonts w:cs="Arial"/>
                <w:bCs/>
                <w:color w:val="000000"/>
                <w:sz w:val="18"/>
                <w:szCs w:val="18"/>
                <w:lang w:val="en-US"/>
              </w:rPr>
              <w:t>27</w:t>
            </w:r>
            <w:r w:rsidR="00F924F1">
              <w:rPr>
                <w:rFonts w:cs="Arial"/>
                <w:bCs/>
                <w:color w:val="000000"/>
                <w:sz w:val="18"/>
                <w:szCs w:val="18"/>
                <w:lang w:val="en-US"/>
              </w:rPr>
              <w:t xml:space="preserve"> November 2020</w:t>
            </w:r>
          </w:p>
        </w:tc>
      </w:tr>
      <w:tr w:rsidR="00D8795A" w:rsidRPr="00D8795A" w14:paraId="39440B28" w14:textId="77777777" w:rsidTr="00274ED7">
        <w:trPr>
          <w:jc w:val="center"/>
        </w:trPr>
        <w:tc>
          <w:tcPr>
            <w:tcW w:w="1897" w:type="dxa"/>
          </w:tcPr>
          <w:p w14:paraId="37181161"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End of fieldwork</w:t>
            </w:r>
          </w:p>
        </w:tc>
        <w:tc>
          <w:tcPr>
            <w:tcW w:w="3768" w:type="dxa"/>
          </w:tcPr>
          <w:p w14:paraId="315F8A29" w14:textId="24690AB8" w:rsidR="00D8795A" w:rsidRPr="00D8795A" w:rsidRDefault="006D77EB" w:rsidP="00D8795A">
            <w:pPr>
              <w:spacing w:after="50"/>
              <w:rPr>
                <w:rFonts w:cs="Arial"/>
                <w:bCs/>
                <w:color w:val="000000"/>
                <w:sz w:val="18"/>
                <w:szCs w:val="18"/>
                <w:lang w:val="en-US"/>
              </w:rPr>
            </w:pPr>
            <w:r>
              <w:rPr>
                <w:rFonts w:cs="Arial"/>
                <w:bCs/>
                <w:color w:val="000000"/>
                <w:sz w:val="18"/>
                <w:szCs w:val="18"/>
                <w:lang w:val="en-US"/>
              </w:rPr>
              <w:t>23</w:t>
            </w:r>
            <w:r w:rsidR="00F924F1">
              <w:rPr>
                <w:rFonts w:cs="Arial"/>
                <w:bCs/>
                <w:color w:val="000000"/>
                <w:sz w:val="18"/>
                <w:szCs w:val="18"/>
                <w:lang w:val="en-US"/>
              </w:rPr>
              <w:t xml:space="preserve"> December 2020</w:t>
            </w:r>
          </w:p>
        </w:tc>
      </w:tr>
      <w:tr w:rsidR="00D8795A" w:rsidRPr="00D8795A" w14:paraId="432E84E1" w14:textId="77777777" w:rsidTr="00274ED7">
        <w:trPr>
          <w:jc w:val="center"/>
        </w:trPr>
        <w:tc>
          <w:tcPr>
            <w:tcW w:w="1897" w:type="dxa"/>
          </w:tcPr>
          <w:p w14:paraId="026CC338"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Draft report</w:t>
            </w:r>
          </w:p>
        </w:tc>
        <w:tc>
          <w:tcPr>
            <w:tcW w:w="3768" w:type="dxa"/>
          </w:tcPr>
          <w:p w14:paraId="2189EBF9" w14:textId="6965F259" w:rsidR="00D8795A" w:rsidRPr="00D8795A" w:rsidRDefault="00353DFF" w:rsidP="00D8795A">
            <w:pPr>
              <w:spacing w:after="50"/>
              <w:rPr>
                <w:rFonts w:cs="Arial"/>
                <w:bCs/>
                <w:color w:val="000000"/>
                <w:sz w:val="18"/>
                <w:szCs w:val="18"/>
                <w:lang w:val="en-US"/>
              </w:rPr>
            </w:pPr>
            <w:r>
              <w:rPr>
                <w:rFonts w:cs="Arial"/>
                <w:bCs/>
                <w:color w:val="000000"/>
                <w:sz w:val="18"/>
                <w:szCs w:val="18"/>
                <w:lang w:val="en-US"/>
              </w:rPr>
              <w:t>22</w:t>
            </w:r>
            <w:r w:rsidR="00F924F1">
              <w:rPr>
                <w:rFonts w:cs="Arial"/>
                <w:bCs/>
                <w:color w:val="000000"/>
                <w:sz w:val="18"/>
                <w:szCs w:val="18"/>
                <w:lang w:val="en-US"/>
              </w:rPr>
              <w:t xml:space="preserve"> January 2020</w:t>
            </w:r>
          </w:p>
        </w:tc>
      </w:tr>
      <w:tr w:rsidR="00D8795A" w:rsidRPr="00D8795A" w14:paraId="36D7CA8E" w14:textId="77777777" w:rsidTr="00274ED7">
        <w:trPr>
          <w:jc w:val="center"/>
        </w:trPr>
        <w:tc>
          <w:tcPr>
            <w:tcW w:w="1897" w:type="dxa"/>
          </w:tcPr>
          <w:p w14:paraId="6AAC78EA"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Final report</w:t>
            </w:r>
          </w:p>
        </w:tc>
        <w:tc>
          <w:tcPr>
            <w:tcW w:w="3768" w:type="dxa"/>
          </w:tcPr>
          <w:p w14:paraId="75A7864A" w14:textId="77777777" w:rsidR="00D8795A" w:rsidRPr="00D8795A" w:rsidRDefault="00D8795A" w:rsidP="00D8795A">
            <w:pPr>
              <w:spacing w:after="50"/>
              <w:rPr>
                <w:rFonts w:cs="Arial"/>
                <w:bCs/>
                <w:color w:val="000000"/>
                <w:sz w:val="18"/>
                <w:szCs w:val="18"/>
                <w:lang w:val="en-US"/>
              </w:rPr>
            </w:pPr>
            <w:r w:rsidRPr="00D8795A">
              <w:rPr>
                <w:rFonts w:cs="Arial"/>
                <w:bCs/>
                <w:color w:val="000000"/>
                <w:sz w:val="18"/>
                <w:szCs w:val="18"/>
                <w:lang w:val="en-US"/>
              </w:rPr>
              <w:t>Within two weeks of receiving comments</w:t>
            </w:r>
          </w:p>
        </w:tc>
      </w:tr>
    </w:tbl>
    <w:p w14:paraId="7A5FE909" w14:textId="64AE558E" w:rsidR="00E90658" w:rsidRDefault="00E90658" w:rsidP="001B7CF0">
      <w:pPr>
        <w:pStyle w:val="Numberedpara"/>
        <w:numPr>
          <w:ilvl w:val="0"/>
          <w:numId w:val="0"/>
        </w:numPr>
        <w:tabs>
          <w:tab w:val="left" w:pos="720"/>
          <w:tab w:val="left" w:pos="2430"/>
        </w:tabs>
        <w:spacing w:after="200" w:line="276" w:lineRule="auto"/>
        <w:rPr>
          <w:rFonts w:cs="Arial"/>
          <w:szCs w:val="20"/>
        </w:rPr>
      </w:pPr>
    </w:p>
    <w:p w14:paraId="0F150A98" w14:textId="3B96C3C7" w:rsidR="00D8795A" w:rsidRPr="00D8795A" w:rsidRDefault="00D8795A" w:rsidP="001B7CF0">
      <w:pPr>
        <w:pStyle w:val="Numberedpara"/>
        <w:numPr>
          <w:ilvl w:val="0"/>
          <w:numId w:val="0"/>
        </w:numPr>
        <w:tabs>
          <w:tab w:val="left" w:pos="720"/>
          <w:tab w:val="left" w:pos="2430"/>
        </w:tabs>
        <w:spacing w:after="200" w:line="276" w:lineRule="auto"/>
        <w:rPr>
          <w:rFonts w:cs="Arial"/>
          <w:b/>
          <w:szCs w:val="20"/>
        </w:rPr>
      </w:pPr>
      <w:r w:rsidRPr="00D8795A">
        <w:rPr>
          <w:rFonts w:cs="Arial"/>
          <w:b/>
          <w:szCs w:val="20"/>
        </w:rPr>
        <w:t xml:space="preserve">Audit resources </w:t>
      </w:r>
    </w:p>
    <w:p w14:paraId="376AAE32" w14:textId="77777777" w:rsidR="00D8795A" w:rsidRDefault="00D8795A" w:rsidP="00D8795A">
      <w:pPr>
        <w:spacing w:after="200" w:line="276" w:lineRule="auto"/>
        <w:rPr>
          <w:rFonts w:cs="Arial"/>
          <w:szCs w:val="21"/>
        </w:rPr>
      </w:pPr>
      <w:r w:rsidRPr="00960788">
        <w:rPr>
          <w:rFonts w:cs="Arial"/>
          <w:szCs w:val="21"/>
        </w:rPr>
        <w:t xml:space="preserve">The budgeted days for this assignment are </w:t>
      </w:r>
      <w:r w:rsidRPr="00437B6B">
        <w:rPr>
          <w:rFonts w:cs="Arial"/>
          <w:color w:val="FF0000"/>
          <w:szCs w:val="21"/>
        </w:rPr>
        <w:t xml:space="preserve">80 </w:t>
      </w:r>
      <w:r w:rsidRPr="00960788">
        <w:rPr>
          <w:rFonts w:cs="Arial"/>
          <w:szCs w:val="21"/>
        </w:rPr>
        <w:t>days as follows:</w:t>
      </w:r>
    </w:p>
    <w:tbl>
      <w:tblPr>
        <w:tblW w:w="8980" w:type="dxa"/>
        <w:jc w:val="center"/>
        <w:tblLook w:val="04A0" w:firstRow="1" w:lastRow="0" w:firstColumn="1" w:lastColumn="0" w:noHBand="0" w:noVBand="1"/>
      </w:tblPr>
      <w:tblGrid>
        <w:gridCol w:w="2684"/>
        <w:gridCol w:w="1479"/>
        <w:gridCol w:w="1195"/>
        <w:gridCol w:w="1464"/>
        <w:gridCol w:w="1371"/>
        <w:gridCol w:w="798"/>
      </w:tblGrid>
      <w:tr w:rsidR="00D8795A" w:rsidRPr="007D55E2" w14:paraId="7709014E" w14:textId="77777777" w:rsidTr="00F924F1">
        <w:trPr>
          <w:trHeight w:val="315"/>
          <w:jc w:val="center"/>
        </w:trPr>
        <w:tc>
          <w:tcPr>
            <w:tcW w:w="2680" w:type="dxa"/>
            <w:tcBorders>
              <w:top w:val="single" w:sz="8" w:space="0" w:color="auto"/>
              <w:left w:val="single" w:sz="8" w:space="0" w:color="auto"/>
              <w:bottom w:val="single" w:sz="4" w:space="0" w:color="auto"/>
              <w:right w:val="single" w:sz="8" w:space="0" w:color="auto"/>
            </w:tcBorders>
            <w:shd w:val="clear" w:color="auto" w:fill="F8DCD3" w:themeFill="accent6" w:themeFillTint="33"/>
            <w:noWrap/>
            <w:vAlign w:val="center"/>
            <w:hideMark/>
          </w:tcPr>
          <w:p w14:paraId="12A99353" w14:textId="77777777"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Activity/ Persons-days</w:t>
            </w:r>
          </w:p>
        </w:tc>
        <w:tc>
          <w:tcPr>
            <w:tcW w:w="1477"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0E85A4DB" w14:textId="7D79FCEC"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Planning</w:t>
            </w:r>
          </w:p>
        </w:tc>
        <w:tc>
          <w:tcPr>
            <w:tcW w:w="1195"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381226E6" w14:textId="77777777"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Fieldwork</w:t>
            </w:r>
          </w:p>
        </w:tc>
        <w:tc>
          <w:tcPr>
            <w:tcW w:w="1462"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2B6B0805" w14:textId="77777777"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Draft report</w:t>
            </w:r>
          </w:p>
        </w:tc>
        <w:tc>
          <w:tcPr>
            <w:tcW w:w="1369"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441F5FB7" w14:textId="4BE8EA16"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Finalization</w:t>
            </w:r>
          </w:p>
        </w:tc>
        <w:tc>
          <w:tcPr>
            <w:tcW w:w="797"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02A7B64B" w14:textId="77777777" w:rsidR="00D8795A" w:rsidRPr="001B4AB0" w:rsidRDefault="00D8795A" w:rsidP="00F924F1">
            <w:pPr>
              <w:rPr>
                <w:rFonts w:cs="Arial"/>
                <w:b/>
                <w:bCs/>
                <w:color w:val="000000"/>
                <w:sz w:val="20"/>
                <w:szCs w:val="21"/>
                <w:lang w:val="en-US"/>
              </w:rPr>
            </w:pPr>
            <w:r w:rsidRPr="001B4AB0">
              <w:rPr>
                <w:rFonts w:cs="Arial"/>
                <w:b/>
                <w:bCs/>
                <w:color w:val="000000"/>
                <w:sz w:val="20"/>
                <w:szCs w:val="21"/>
                <w:lang w:val="en-US"/>
              </w:rPr>
              <w:t>Total</w:t>
            </w:r>
          </w:p>
        </w:tc>
      </w:tr>
      <w:tr w:rsidR="00D8795A" w:rsidRPr="007D55E2" w14:paraId="3D65CCA0" w14:textId="77777777" w:rsidTr="00F924F1">
        <w:trPr>
          <w:trHeight w:val="300"/>
          <w:jc w:val="center"/>
        </w:trPr>
        <w:tc>
          <w:tcPr>
            <w:tcW w:w="2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41808" w14:textId="77777777" w:rsidR="00D8795A" w:rsidRPr="001B4AB0" w:rsidRDefault="00D8795A" w:rsidP="00F924F1">
            <w:pPr>
              <w:rPr>
                <w:rFonts w:cs="Arial"/>
                <w:color w:val="000000"/>
                <w:sz w:val="20"/>
                <w:szCs w:val="21"/>
                <w:lang w:val="en-US"/>
              </w:rPr>
            </w:pPr>
            <w:r w:rsidRPr="001B4AB0">
              <w:rPr>
                <w:rFonts w:cs="Arial"/>
                <w:color w:val="000000"/>
                <w:sz w:val="20"/>
                <w:szCs w:val="21"/>
                <w:lang w:val="en-US"/>
              </w:rPr>
              <w:t>Head of Audit (Soriano)</w:t>
            </w:r>
          </w:p>
        </w:tc>
        <w:tc>
          <w:tcPr>
            <w:tcW w:w="1479" w:type="dxa"/>
            <w:tcBorders>
              <w:top w:val="nil"/>
              <w:left w:val="single" w:sz="4" w:space="0" w:color="auto"/>
              <w:bottom w:val="single" w:sz="8" w:space="0" w:color="000000"/>
              <w:right w:val="single" w:sz="8" w:space="0" w:color="auto"/>
            </w:tcBorders>
            <w:shd w:val="clear" w:color="auto" w:fill="auto"/>
            <w:noWrap/>
            <w:vAlign w:val="center"/>
          </w:tcPr>
          <w:p w14:paraId="799ABDB3" w14:textId="22B3C3D3" w:rsidR="00D8795A" w:rsidRPr="001B4AB0" w:rsidRDefault="004C6E17" w:rsidP="00F924F1">
            <w:pPr>
              <w:rPr>
                <w:rFonts w:cs="Arial"/>
                <w:color w:val="000000"/>
                <w:sz w:val="20"/>
                <w:szCs w:val="21"/>
                <w:lang w:val="en-US"/>
              </w:rPr>
            </w:pPr>
            <w:r w:rsidRPr="001B4AB0">
              <w:rPr>
                <w:rFonts w:cs="Arial"/>
                <w:color w:val="000000"/>
                <w:sz w:val="20"/>
                <w:szCs w:val="21"/>
                <w:lang w:val="en-US"/>
              </w:rPr>
              <w:t>1</w:t>
            </w:r>
          </w:p>
        </w:tc>
        <w:tc>
          <w:tcPr>
            <w:tcW w:w="1184" w:type="dxa"/>
            <w:tcBorders>
              <w:top w:val="nil"/>
              <w:left w:val="single" w:sz="8" w:space="0" w:color="auto"/>
              <w:bottom w:val="single" w:sz="8" w:space="0" w:color="000000"/>
              <w:right w:val="single" w:sz="8" w:space="0" w:color="auto"/>
            </w:tcBorders>
            <w:shd w:val="clear" w:color="auto" w:fill="auto"/>
            <w:noWrap/>
            <w:vAlign w:val="center"/>
          </w:tcPr>
          <w:p w14:paraId="406C7137" w14:textId="4A6FE4B7" w:rsidR="00D8795A" w:rsidRPr="001B4AB0" w:rsidRDefault="006D366F" w:rsidP="00F924F1">
            <w:pPr>
              <w:rPr>
                <w:rFonts w:cs="Arial"/>
                <w:color w:val="000000"/>
                <w:sz w:val="20"/>
                <w:szCs w:val="21"/>
                <w:lang w:val="en-US"/>
              </w:rPr>
            </w:pPr>
            <w:r w:rsidRPr="001B4AB0">
              <w:rPr>
                <w:rFonts w:cs="Arial"/>
                <w:color w:val="000000"/>
                <w:sz w:val="20"/>
                <w:szCs w:val="21"/>
                <w:lang w:val="en-US"/>
              </w:rPr>
              <w:t>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1B40281E" w14:textId="1860975B" w:rsidR="00D8795A" w:rsidRPr="001B4AB0" w:rsidRDefault="004C6E17" w:rsidP="004C6E17">
            <w:pPr>
              <w:rPr>
                <w:rFonts w:cs="Arial"/>
                <w:color w:val="000000"/>
                <w:sz w:val="20"/>
                <w:szCs w:val="21"/>
                <w:lang w:val="en-US"/>
              </w:rPr>
            </w:pPr>
            <w:r w:rsidRPr="001B4AB0">
              <w:rPr>
                <w:rFonts w:cs="Arial"/>
                <w:color w:val="000000"/>
                <w:sz w:val="20"/>
                <w:szCs w:val="21"/>
                <w:lang w:val="en-US"/>
              </w:rPr>
              <w:t>1</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074FD846" w14:textId="5EB12E7C" w:rsidR="00D8795A" w:rsidRPr="001B4AB0" w:rsidRDefault="004C6E17" w:rsidP="004C6E17">
            <w:pPr>
              <w:rPr>
                <w:rFonts w:cs="Arial"/>
                <w:color w:val="000000"/>
                <w:sz w:val="20"/>
                <w:szCs w:val="21"/>
                <w:lang w:val="en-US"/>
              </w:rPr>
            </w:pPr>
            <w:r w:rsidRPr="001B4AB0">
              <w:rPr>
                <w:rFonts w:cs="Arial"/>
                <w:color w:val="000000"/>
                <w:sz w:val="20"/>
                <w:szCs w:val="21"/>
                <w:lang w:val="en-US"/>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1D28B2F3" w14:textId="7DB479B2" w:rsidR="00D8795A" w:rsidRPr="001B4AB0" w:rsidRDefault="004C6E17" w:rsidP="004C6E17">
            <w:pPr>
              <w:rPr>
                <w:rFonts w:cs="Arial"/>
                <w:color w:val="000000"/>
                <w:sz w:val="20"/>
                <w:szCs w:val="21"/>
                <w:lang w:val="en-US"/>
              </w:rPr>
            </w:pPr>
            <w:r w:rsidRPr="001B4AB0">
              <w:rPr>
                <w:rFonts w:cs="Arial"/>
                <w:color w:val="000000"/>
                <w:sz w:val="20"/>
                <w:szCs w:val="21"/>
                <w:lang w:val="en-US"/>
              </w:rPr>
              <w:t>3</w:t>
            </w:r>
          </w:p>
        </w:tc>
      </w:tr>
      <w:tr w:rsidR="00D8795A" w:rsidRPr="007D55E2" w14:paraId="27B55772" w14:textId="77777777" w:rsidTr="00F924F1">
        <w:trPr>
          <w:trHeight w:val="300"/>
          <w:jc w:val="center"/>
        </w:trPr>
        <w:tc>
          <w:tcPr>
            <w:tcW w:w="2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67E062" w14:textId="4DBCC520" w:rsidR="00D8795A" w:rsidRPr="001B4AB0" w:rsidRDefault="00D8795A" w:rsidP="00F924F1">
            <w:pPr>
              <w:rPr>
                <w:rFonts w:cs="Arial"/>
                <w:color w:val="000000"/>
                <w:sz w:val="20"/>
                <w:szCs w:val="21"/>
                <w:lang w:val="en-US"/>
              </w:rPr>
            </w:pPr>
            <w:r w:rsidRPr="001B4AB0">
              <w:rPr>
                <w:rFonts w:cs="Arial"/>
                <w:color w:val="000000"/>
                <w:sz w:val="20"/>
                <w:szCs w:val="21"/>
                <w:lang w:val="en-US"/>
              </w:rPr>
              <w:t>Principal Auditor (</w:t>
            </w:r>
            <w:del w:id="50" w:author="Muco, Christian" w:date="2022-03-15T14:35:00Z">
              <w:r w:rsidR="00F924F1" w:rsidRPr="001B4AB0" w:rsidDel="00D14950">
                <w:rPr>
                  <w:rFonts w:cs="Arial"/>
                  <w:color w:val="000000"/>
                  <w:sz w:val="20"/>
                  <w:szCs w:val="21"/>
                  <w:lang w:val="en-US"/>
                </w:rPr>
                <w:delText>Grabiel</w:delText>
              </w:r>
            </w:del>
            <w:ins w:id="51" w:author="Muco, Christian" w:date="2022-03-15T14:35:00Z">
              <w:r w:rsidR="00D14950">
                <w:rPr>
                  <w:rFonts w:cs="Arial"/>
                  <w:color w:val="000000"/>
                  <w:sz w:val="20"/>
                  <w:szCs w:val="21"/>
                  <w:lang w:val="en-US"/>
                </w:rPr>
                <w:t>Thanassoulias</w:t>
              </w:r>
            </w:ins>
            <w:r w:rsidRPr="001B4AB0">
              <w:rPr>
                <w:rFonts w:cs="Arial"/>
                <w:color w:val="000000"/>
                <w:sz w:val="20"/>
                <w:szCs w:val="21"/>
                <w:lang w:val="en-US"/>
              </w:rPr>
              <w:t>)</w:t>
            </w:r>
          </w:p>
        </w:tc>
        <w:tc>
          <w:tcPr>
            <w:tcW w:w="1479" w:type="dxa"/>
            <w:tcBorders>
              <w:top w:val="nil"/>
              <w:left w:val="single" w:sz="4" w:space="0" w:color="auto"/>
              <w:bottom w:val="single" w:sz="8" w:space="0" w:color="000000"/>
              <w:right w:val="single" w:sz="8" w:space="0" w:color="auto"/>
            </w:tcBorders>
            <w:shd w:val="clear" w:color="auto" w:fill="auto"/>
            <w:noWrap/>
            <w:vAlign w:val="center"/>
          </w:tcPr>
          <w:p w14:paraId="7D17C34C" w14:textId="02912BB1" w:rsidR="00D8795A" w:rsidRPr="001B4AB0" w:rsidRDefault="006D366F" w:rsidP="00037FDD">
            <w:pPr>
              <w:rPr>
                <w:rFonts w:cs="Arial"/>
                <w:color w:val="000000"/>
                <w:sz w:val="20"/>
                <w:szCs w:val="21"/>
                <w:lang w:val="en-US"/>
              </w:rPr>
            </w:pPr>
            <w:r w:rsidRPr="001B4AB0">
              <w:rPr>
                <w:rFonts w:cs="Arial"/>
                <w:color w:val="000000"/>
                <w:sz w:val="20"/>
                <w:szCs w:val="21"/>
                <w:lang w:val="en-US"/>
              </w:rPr>
              <w:t>1</w:t>
            </w:r>
            <w:r w:rsidR="00037FDD" w:rsidRPr="001B4AB0">
              <w:rPr>
                <w:rFonts w:cs="Arial"/>
                <w:color w:val="000000"/>
                <w:sz w:val="20"/>
                <w:szCs w:val="21"/>
                <w:lang w:val="en-US"/>
              </w:rPr>
              <w:t>5</w:t>
            </w:r>
          </w:p>
        </w:tc>
        <w:tc>
          <w:tcPr>
            <w:tcW w:w="1184" w:type="dxa"/>
            <w:tcBorders>
              <w:top w:val="nil"/>
              <w:left w:val="single" w:sz="8" w:space="0" w:color="auto"/>
              <w:bottom w:val="single" w:sz="8" w:space="0" w:color="000000"/>
              <w:right w:val="single" w:sz="8" w:space="0" w:color="auto"/>
            </w:tcBorders>
            <w:shd w:val="clear" w:color="auto" w:fill="auto"/>
            <w:noWrap/>
            <w:vAlign w:val="center"/>
          </w:tcPr>
          <w:p w14:paraId="13AC478D" w14:textId="2E21C248" w:rsidR="00D8795A" w:rsidRPr="001B4AB0" w:rsidRDefault="00037FDD" w:rsidP="00F924F1">
            <w:pPr>
              <w:rPr>
                <w:rFonts w:cs="Arial"/>
                <w:color w:val="000000"/>
                <w:sz w:val="20"/>
                <w:szCs w:val="21"/>
                <w:lang w:val="en-US"/>
              </w:rPr>
            </w:pPr>
            <w:r w:rsidRPr="001B4AB0">
              <w:rPr>
                <w:rFonts w:cs="Arial"/>
                <w:color w:val="000000"/>
                <w:sz w:val="20"/>
                <w:szCs w:val="21"/>
                <w:lang w:val="en-US"/>
              </w:rPr>
              <w:t>15</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5341B953" w14:textId="0F73D5C7" w:rsidR="00D8795A" w:rsidRPr="001B4AB0" w:rsidRDefault="006D366F" w:rsidP="00F924F1">
            <w:pPr>
              <w:rPr>
                <w:rFonts w:cs="Arial"/>
                <w:color w:val="000000"/>
                <w:sz w:val="20"/>
                <w:szCs w:val="21"/>
                <w:lang w:val="en-US"/>
              </w:rPr>
            </w:pPr>
            <w:r w:rsidRPr="001B4AB0">
              <w:rPr>
                <w:rFonts w:cs="Arial"/>
                <w:color w:val="000000"/>
                <w:sz w:val="20"/>
                <w:szCs w:val="21"/>
                <w:lang w:val="en-US"/>
              </w:rPr>
              <w:t>10</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1B6F7B79" w14:textId="769AEF84" w:rsidR="00D8795A" w:rsidRPr="001B4AB0" w:rsidRDefault="006D366F" w:rsidP="00F924F1">
            <w:pPr>
              <w:rPr>
                <w:rFonts w:cs="Arial"/>
                <w:color w:val="000000"/>
                <w:sz w:val="20"/>
                <w:szCs w:val="21"/>
                <w:lang w:val="en-US"/>
              </w:rPr>
            </w:pPr>
            <w:r w:rsidRPr="001B4AB0">
              <w:rPr>
                <w:rFonts w:cs="Arial"/>
                <w:color w:val="000000"/>
                <w:sz w:val="20"/>
                <w:szCs w:val="21"/>
                <w:lang w:val="en-US"/>
              </w:rPr>
              <w:t>2</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1EE08E07" w14:textId="51950B5E" w:rsidR="00D8795A" w:rsidRPr="001B4AB0" w:rsidRDefault="006D366F" w:rsidP="00F924F1">
            <w:pPr>
              <w:rPr>
                <w:rFonts w:cs="Arial"/>
                <w:color w:val="000000"/>
                <w:sz w:val="20"/>
                <w:szCs w:val="21"/>
                <w:lang w:val="en-US"/>
              </w:rPr>
            </w:pPr>
            <w:r w:rsidRPr="001B4AB0">
              <w:rPr>
                <w:rFonts w:cs="Arial"/>
                <w:color w:val="000000"/>
                <w:sz w:val="20"/>
                <w:szCs w:val="21"/>
                <w:lang w:val="en-US"/>
              </w:rPr>
              <w:t>42</w:t>
            </w:r>
          </w:p>
        </w:tc>
      </w:tr>
      <w:tr w:rsidR="00D8795A" w:rsidRPr="007D55E2" w14:paraId="1130A1DD" w14:textId="77777777" w:rsidTr="00F924F1">
        <w:trPr>
          <w:trHeight w:val="300"/>
          <w:jc w:val="center"/>
        </w:trPr>
        <w:tc>
          <w:tcPr>
            <w:tcW w:w="2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4C23BA" w14:textId="4C767AE3" w:rsidR="00D8795A" w:rsidRPr="001B4AB0" w:rsidRDefault="00937B71" w:rsidP="00F924F1">
            <w:pPr>
              <w:rPr>
                <w:rFonts w:cs="Arial"/>
                <w:color w:val="000000"/>
                <w:sz w:val="20"/>
                <w:szCs w:val="21"/>
                <w:lang w:val="en-US"/>
              </w:rPr>
            </w:pPr>
            <w:r w:rsidRPr="001B4AB0">
              <w:rPr>
                <w:rFonts w:cs="Arial"/>
                <w:color w:val="000000"/>
                <w:sz w:val="20"/>
                <w:szCs w:val="21"/>
                <w:lang w:val="en-US"/>
              </w:rPr>
              <w:t>Associate Auditor (</w:t>
            </w:r>
            <w:r w:rsidR="00F924F1" w:rsidRPr="001B4AB0">
              <w:rPr>
                <w:rFonts w:cs="Arial"/>
                <w:color w:val="000000"/>
                <w:sz w:val="20"/>
                <w:szCs w:val="21"/>
                <w:lang w:val="en-US"/>
              </w:rPr>
              <w:t>Tumurbaatar</w:t>
            </w:r>
            <w:r w:rsidR="00D8795A" w:rsidRPr="001B4AB0">
              <w:rPr>
                <w:rFonts w:cs="Arial"/>
                <w:color w:val="000000"/>
                <w:sz w:val="20"/>
                <w:szCs w:val="21"/>
                <w:lang w:val="en-US"/>
              </w:rPr>
              <w:t>)</w:t>
            </w:r>
          </w:p>
        </w:tc>
        <w:tc>
          <w:tcPr>
            <w:tcW w:w="1479" w:type="dxa"/>
            <w:tcBorders>
              <w:top w:val="nil"/>
              <w:left w:val="single" w:sz="4" w:space="0" w:color="auto"/>
              <w:bottom w:val="single" w:sz="8" w:space="0" w:color="000000"/>
              <w:right w:val="single" w:sz="8" w:space="0" w:color="auto"/>
            </w:tcBorders>
            <w:shd w:val="clear" w:color="auto" w:fill="auto"/>
            <w:noWrap/>
            <w:vAlign w:val="center"/>
          </w:tcPr>
          <w:p w14:paraId="39037A4D" w14:textId="7B2B9978" w:rsidR="00D8795A" w:rsidRPr="001B4AB0" w:rsidRDefault="004C6E17" w:rsidP="004C6E17">
            <w:pPr>
              <w:rPr>
                <w:rFonts w:cs="Arial"/>
                <w:color w:val="000000"/>
                <w:sz w:val="20"/>
                <w:szCs w:val="21"/>
                <w:lang w:val="en-US"/>
              </w:rPr>
            </w:pPr>
            <w:r w:rsidRPr="001B4AB0">
              <w:rPr>
                <w:rFonts w:cs="Arial"/>
                <w:color w:val="000000"/>
                <w:sz w:val="20"/>
                <w:szCs w:val="21"/>
                <w:lang w:val="en-US"/>
              </w:rPr>
              <w:t>9</w:t>
            </w:r>
          </w:p>
        </w:tc>
        <w:tc>
          <w:tcPr>
            <w:tcW w:w="1184" w:type="dxa"/>
            <w:tcBorders>
              <w:top w:val="nil"/>
              <w:left w:val="single" w:sz="8" w:space="0" w:color="auto"/>
              <w:bottom w:val="single" w:sz="8" w:space="0" w:color="000000"/>
              <w:right w:val="single" w:sz="8" w:space="0" w:color="auto"/>
            </w:tcBorders>
            <w:shd w:val="clear" w:color="auto" w:fill="auto"/>
            <w:noWrap/>
            <w:vAlign w:val="center"/>
          </w:tcPr>
          <w:p w14:paraId="5577ACBF" w14:textId="5209995D" w:rsidR="00D8795A" w:rsidRPr="001B4AB0" w:rsidRDefault="004C6E17" w:rsidP="006D366F">
            <w:pPr>
              <w:rPr>
                <w:rFonts w:cs="Arial"/>
                <w:color w:val="000000"/>
                <w:sz w:val="20"/>
                <w:szCs w:val="21"/>
                <w:lang w:val="en-US"/>
              </w:rPr>
            </w:pPr>
            <w:r w:rsidRPr="001B4AB0">
              <w:rPr>
                <w:rFonts w:cs="Arial"/>
                <w:color w:val="000000"/>
                <w:sz w:val="20"/>
                <w:szCs w:val="21"/>
                <w:lang w:val="en-US"/>
              </w:rPr>
              <w:t>20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6B2AEDE1" w14:textId="63A71455" w:rsidR="00D8795A" w:rsidRPr="001B4AB0" w:rsidRDefault="006D366F" w:rsidP="00F924F1">
            <w:pPr>
              <w:rPr>
                <w:rFonts w:cs="Arial"/>
                <w:color w:val="000000"/>
                <w:sz w:val="20"/>
                <w:szCs w:val="21"/>
                <w:lang w:val="en-US"/>
              </w:rPr>
            </w:pPr>
            <w:r w:rsidRPr="001B4AB0">
              <w:rPr>
                <w:rFonts w:cs="Arial"/>
                <w:color w:val="000000"/>
                <w:sz w:val="20"/>
                <w:szCs w:val="21"/>
                <w:lang w:val="en-US"/>
              </w:rPr>
              <w:t>5</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68F4D06A" w14:textId="4B63E609" w:rsidR="00D8795A" w:rsidRPr="001B4AB0" w:rsidRDefault="006D366F" w:rsidP="00F924F1">
            <w:pPr>
              <w:rPr>
                <w:rFonts w:cs="Arial"/>
                <w:color w:val="000000"/>
                <w:sz w:val="20"/>
                <w:szCs w:val="21"/>
                <w:lang w:val="en-US"/>
              </w:rPr>
            </w:pPr>
            <w:r w:rsidRPr="001B4AB0">
              <w:rPr>
                <w:rFonts w:cs="Arial"/>
                <w:color w:val="000000"/>
                <w:sz w:val="20"/>
                <w:szCs w:val="21"/>
                <w:lang w:val="en-US"/>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12EC6022" w14:textId="65544DFA" w:rsidR="00D8795A" w:rsidRPr="001B4AB0" w:rsidRDefault="004C6E17" w:rsidP="004C6E17">
            <w:pPr>
              <w:rPr>
                <w:rFonts w:cs="Arial"/>
                <w:color w:val="000000"/>
                <w:sz w:val="20"/>
                <w:szCs w:val="21"/>
                <w:lang w:val="en-US"/>
              </w:rPr>
            </w:pPr>
            <w:r w:rsidRPr="001B4AB0">
              <w:rPr>
                <w:rFonts w:cs="Arial"/>
                <w:color w:val="000000"/>
                <w:sz w:val="20"/>
                <w:szCs w:val="21"/>
                <w:lang w:val="en-US"/>
              </w:rPr>
              <w:t>35</w:t>
            </w:r>
          </w:p>
        </w:tc>
      </w:tr>
      <w:tr w:rsidR="00D8795A" w:rsidRPr="007D55E2" w14:paraId="26CFDB07" w14:textId="77777777" w:rsidTr="00F924F1">
        <w:trPr>
          <w:trHeight w:val="315"/>
          <w:jc w:val="center"/>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E66E4" w14:textId="77777777" w:rsidR="00D8795A" w:rsidRPr="001B4AB0" w:rsidRDefault="00D8795A" w:rsidP="00F924F1">
            <w:pPr>
              <w:rPr>
                <w:rFonts w:cs="Arial"/>
                <w:color w:val="000000"/>
                <w:sz w:val="20"/>
                <w:szCs w:val="21"/>
                <w:lang w:val="en-US"/>
              </w:rPr>
            </w:pPr>
            <w:r w:rsidRPr="001B4AB0">
              <w:rPr>
                <w:rFonts w:cs="Arial"/>
                <w:color w:val="000000"/>
                <w:sz w:val="20"/>
                <w:szCs w:val="21"/>
                <w:lang w:val="en-US"/>
              </w:rPr>
              <w:t>Total</w:t>
            </w:r>
          </w:p>
        </w:tc>
        <w:tc>
          <w:tcPr>
            <w:tcW w:w="1477" w:type="dxa"/>
            <w:tcBorders>
              <w:top w:val="nil"/>
              <w:left w:val="single" w:sz="4" w:space="0" w:color="auto"/>
              <w:bottom w:val="single" w:sz="8" w:space="0" w:color="auto"/>
              <w:right w:val="single" w:sz="8" w:space="0" w:color="auto"/>
            </w:tcBorders>
            <w:shd w:val="clear" w:color="auto" w:fill="auto"/>
            <w:noWrap/>
            <w:vAlign w:val="center"/>
          </w:tcPr>
          <w:p w14:paraId="507DF6DE" w14:textId="2771A7ED" w:rsidR="00D8795A" w:rsidRPr="001B4AB0" w:rsidRDefault="006D366F" w:rsidP="004C6E17">
            <w:pPr>
              <w:rPr>
                <w:rFonts w:cs="Arial"/>
                <w:color w:val="000000"/>
                <w:sz w:val="20"/>
                <w:szCs w:val="21"/>
                <w:lang w:val="en-US"/>
              </w:rPr>
            </w:pPr>
            <w:r w:rsidRPr="001B4AB0">
              <w:rPr>
                <w:rFonts w:cs="Arial"/>
                <w:color w:val="000000"/>
                <w:sz w:val="20"/>
                <w:szCs w:val="21"/>
                <w:lang w:val="en-US"/>
              </w:rPr>
              <w:t>2</w:t>
            </w:r>
            <w:r w:rsidR="004C6E17" w:rsidRPr="001B4AB0">
              <w:rPr>
                <w:rFonts w:cs="Arial"/>
                <w:color w:val="000000"/>
                <w:sz w:val="20"/>
                <w:szCs w:val="21"/>
                <w:lang w:val="en-US"/>
              </w:rPr>
              <w:t>0</w:t>
            </w:r>
          </w:p>
        </w:tc>
        <w:tc>
          <w:tcPr>
            <w:tcW w:w="1195" w:type="dxa"/>
            <w:tcBorders>
              <w:top w:val="nil"/>
              <w:left w:val="nil"/>
              <w:bottom w:val="single" w:sz="8" w:space="0" w:color="auto"/>
              <w:right w:val="single" w:sz="8" w:space="0" w:color="auto"/>
            </w:tcBorders>
            <w:shd w:val="clear" w:color="auto" w:fill="auto"/>
            <w:noWrap/>
            <w:vAlign w:val="center"/>
          </w:tcPr>
          <w:p w14:paraId="0B748BC7" w14:textId="0BAC58B6" w:rsidR="00D8795A" w:rsidRPr="001B4AB0" w:rsidRDefault="004C6E17" w:rsidP="00F924F1">
            <w:pPr>
              <w:rPr>
                <w:rFonts w:cs="Arial"/>
                <w:color w:val="000000"/>
                <w:sz w:val="20"/>
                <w:szCs w:val="21"/>
                <w:lang w:val="en-US"/>
              </w:rPr>
            </w:pPr>
            <w:r w:rsidRPr="001B4AB0">
              <w:rPr>
                <w:rFonts w:cs="Arial"/>
                <w:color w:val="000000"/>
                <w:sz w:val="20"/>
                <w:szCs w:val="21"/>
                <w:lang w:val="en-US"/>
              </w:rPr>
              <w:t>40</w:t>
            </w:r>
          </w:p>
        </w:tc>
        <w:tc>
          <w:tcPr>
            <w:tcW w:w="1462" w:type="dxa"/>
            <w:tcBorders>
              <w:top w:val="nil"/>
              <w:left w:val="nil"/>
              <w:bottom w:val="single" w:sz="8" w:space="0" w:color="auto"/>
              <w:right w:val="single" w:sz="8" w:space="0" w:color="auto"/>
            </w:tcBorders>
            <w:shd w:val="clear" w:color="auto" w:fill="auto"/>
            <w:noWrap/>
            <w:vAlign w:val="center"/>
          </w:tcPr>
          <w:p w14:paraId="1122FEB4" w14:textId="21791F49" w:rsidR="00D8795A" w:rsidRPr="001B4AB0" w:rsidRDefault="006D366F" w:rsidP="00F924F1">
            <w:pPr>
              <w:rPr>
                <w:rFonts w:cs="Arial"/>
                <w:color w:val="000000"/>
                <w:sz w:val="20"/>
                <w:szCs w:val="21"/>
                <w:lang w:val="en-US"/>
              </w:rPr>
            </w:pPr>
            <w:r w:rsidRPr="001B4AB0">
              <w:rPr>
                <w:rFonts w:cs="Arial"/>
                <w:color w:val="000000"/>
                <w:sz w:val="20"/>
                <w:szCs w:val="21"/>
                <w:lang w:val="en-US"/>
              </w:rPr>
              <w:t>16</w:t>
            </w:r>
          </w:p>
        </w:tc>
        <w:tc>
          <w:tcPr>
            <w:tcW w:w="1369" w:type="dxa"/>
            <w:tcBorders>
              <w:top w:val="nil"/>
              <w:left w:val="nil"/>
              <w:bottom w:val="single" w:sz="8" w:space="0" w:color="auto"/>
              <w:right w:val="single" w:sz="8" w:space="0" w:color="auto"/>
            </w:tcBorders>
            <w:shd w:val="clear" w:color="auto" w:fill="auto"/>
            <w:noWrap/>
            <w:vAlign w:val="center"/>
          </w:tcPr>
          <w:p w14:paraId="0691F5B8" w14:textId="4E83DD6A" w:rsidR="00D8795A" w:rsidRPr="001B4AB0" w:rsidRDefault="006D366F" w:rsidP="00F924F1">
            <w:pPr>
              <w:rPr>
                <w:rFonts w:cs="Arial"/>
                <w:color w:val="000000"/>
                <w:sz w:val="20"/>
                <w:szCs w:val="21"/>
                <w:lang w:val="en-US"/>
              </w:rPr>
            </w:pPr>
            <w:r w:rsidRPr="001B4AB0">
              <w:rPr>
                <w:rFonts w:cs="Arial"/>
                <w:color w:val="000000"/>
                <w:sz w:val="20"/>
                <w:szCs w:val="21"/>
                <w:lang w:val="en-US"/>
              </w:rPr>
              <w:t>4</w:t>
            </w:r>
          </w:p>
        </w:tc>
        <w:tc>
          <w:tcPr>
            <w:tcW w:w="797" w:type="dxa"/>
            <w:tcBorders>
              <w:top w:val="nil"/>
              <w:left w:val="nil"/>
              <w:bottom w:val="single" w:sz="8" w:space="0" w:color="auto"/>
              <w:right w:val="single" w:sz="8" w:space="0" w:color="auto"/>
            </w:tcBorders>
            <w:shd w:val="clear" w:color="auto" w:fill="auto"/>
            <w:noWrap/>
            <w:vAlign w:val="center"/>
          </w:tcPr>
          <w:p w14:paraId="288C3B68" w14:textId="63F0FE7F" w:rsidR="00D8795A" w:rsidRPr="001B4AB0" w:rsidRDefault="004C6E17" w:rsidP="004C6E17">
            <w:pPr>
              <w:rPr>
                <w:rFonts w:cs="Arial"/>
                <w:color w:val="000000"/>
                <w:sz w:val="20"/>
                <w:szCs w:val="21"/>
                <w:lang w:val="en-US"/>
              </w:rPr>
            </w:pPr>
            <w:r w:rsidRPr="001B4AB0">
              <w:rPr>
                <w:rFonts w:cs="Arial"/>
                <w:color w:val="000000"/>
                <w:sz w:val="20"/>
                <w:szCs w:val="21"/>
                <w:lang w:val="en-US"/>
              </w:rPr>
              <w:t>80</w:t>
            </w:r>
          </w:p>
        </w:tc>
      </w:tr>
    </w:tbl>
    <w:p w14:paraId="78425788" w14:textId="58D80D19" w:rsidR="00C1736E" w:rsidRDefault="00C1736E" w:rsidP="001B7CF0">
      <w:pPr>
        <w:pStyle w:val="Numberedpara"/>
        <w:numPr>
          <w:ilvl w:val="0"/>
          <w:numId w:val="0"/>
        </w:numPr>
        <w:tabs>
          <w:tab w:val="left" w:pos="720"/>
          <w:tab w:val="left" w:pos="2430"/>
        </w:tabs>
        <w:spacing w:after="200" w:line="276" w:lineRule="auto"/>
        <w:rPr>
          <w:rFonts w:cs="Arial"/>
          <w:szCs w:val="20"/>
        </w:rPr>
      </w:pPr>
    </w:p>
    <w:sectPr w:rsidR="00C1736E" w:rsidSect="00D4784C">
      <w:headerReference w:type="even" r:id="rId30"/>
      <w:headerReference w:type="default" r:id="rId31"/>
      <w:footerReference w:type="default" r:id="rId32"/>
      <w:headerReference w:type="first" r:id="rId33"/>
      <w:pgSz w:w="11906" w:h="16838"/>
      <w:pgMar w:top="1440" w:right="141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2D061" w14:textId="77777777" w:rsidR="0084342A" w:rsidRDefault="0084342A" w:rsidP="0085405E">
      <w:r>
        <w:separator/>
      </w:r>
    </w:p>
  </w:endnote>
  <w:endnote w:type="continuationSeparator" w:id="0">
    <w:p w14:paraId="6EB9C53E" w14:textId="77777777" w:rsidR="0084342A" w:rsidRDefault="0084342A" w:rsidP="0085405E">
      <w:r>
        <w:continuationSeparator/>
      </w:r>
    </w:p>
  </w:endnote>
  <w:endnote w:type="continuationNotice" w:id="1">
    <w:p w14:paraId="4F3486CD" w14:textId="77777777" w:rsidR="0084342A" w:rsidRDefault="008434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Grande">
    <w:altName w:val="Arial"/>
    <w:charset w:val="00"/>
    <w:family w:val="swiss"/>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619145532"/>
      <w:docPartObj>
        <w:docPartGallery w:val="Page Numbers (Bottom of Page)"/>
        <w:docPartUnique/>
      </w:docPartObj>
    </w:sdtPr>
    <w:sdtEndPr/>
    <w:sdtContent>
      <w:sdt>
        <w:sdtPr>
          <w:rPr>
            <w:sz w:val="20"/>
          </w:rPr>
          <w:id w:val="1153794198"/>
          <w:docPartObj>
            <w:docPartGallery w:val="Page Numbers (Top of Page)"/>
            <w:docPartUnique/>
          </w:docPartObj>
        </w:sdtPr>
        <w:sdtEndPr/>
        <w:sdtContent>
          <w:p w14:paraId="7EE7A4CD" w14:textId="3CE1D94D" w:rsidR="00B72F0C" w:rsidRPr="00E71C2A" w:rsidRDefault="00B72F0C" w:rsidP="00E71C2A">
            <w:pPr>
              <w:pStyle w:val="Footer"/>
              <w:rPr>
                <w:bCs/>
                <w:sz w:val="16"/>
                <w:szCs w:val="16"/>
              </w:rPr>
            </w:pPr>
            <w:r w:rsidRPr="00E71C2A">
              <w:rPr>
                <w:bCs/>
                <w:sz w:val="16"/>
                <w:szCs w:val="16"/>
              </w:rPr>
              <w:t>Pr</w:t>
            </w:r>
            <w:r>
              <w:rPr>
                <w:bCs/>
                <w:sz w:val="16"/>
                <w:szCs w:val="16"/>
              </w:rPr>
              <w:t>eparer: xxx</w:t>
            </w:r>
          </w:p>
          <w:p w14:paraId="17AA4D5A" w14:textId="5FBB817C" w:rsidR="00B72F0C" w:rsidRPr="000E2556" w:rsidRDefault="00B72F0C" w:rsidP="0034300F">
            <w:pPr>
              <w:pStyle w:val="Footer"/>
              <w:rPr>
                <w:sz w:val="20"/>
              </w:rPr>
            </w:pPr>
            <w:r>
              <w:rPr>
                <w:bCs/>
                <w:sz w:val="20"/>
              </w:rPr>
              <w:tab/>
            </w:r>
            <w:r w:rsidRPr="000E2556">
              <w:rPr>
                <w:sz w:val="20"/>
              </w:rPr>
              <w:t xml:space="preserve"> Page </w:t>
            </w:r>
            <w:r w:rsidRPr="000E2556">
              <w:rPr>
                <w:b/>
                <w:bCs/>
                <w:sz w:val="20"/>
              </w:rPr>
              <w:fldChar w:fldCharType="begin"/>
            </w:r>
            <w:r w:rsidRPr="000E2556">
              <w:rPr>
                <w:b/>
                <w:bCs/>
                <w:sz w:val="20"/>
              </w:rPr>
              <w:instrText xml:space="preserve"> PAGE </w:instrText>
            </w:r>
            <w:r w:rsidRPr="000E2556">
              <w:rPr>
                <w:b/>
                <w:bCs/>
                <w:sz w:val="20"/>
              </w:rPr>
              <w:fldChar w:fldCharType="separate"/>
            </w:r>
            <w:r w:rsidR="006603B4">
              <w:rPr>
                <w:b/>
                <w:bCs/>
                <w:noProof/>
                <w:sz w:val="20"/>
              </w:rPr>
              <w:t>13</w:t>
            </w:r>
            <w:r w:rsidRPr="000E2556">
              <w:rPr>
                <w:b/>
                <w:bCs/>
                <w:sz w:val="20"/>
              </w:rPr>
              <w:fldChar w:fldCharType="end"/>
            </w:r>
            <w:r w:rsidRPr="000E2556">
              <w:rPr>
                <w:sz w:val="20"/>
              </w:rPr>
              <w:t xml:space="preserve"> of </w:t>
            </w:r>
            <w:r w:rsidRPr="000E2556">
              <w:rPr>
                <w:b/>
                <w:bCs/>
                <w:sz w:val="20"/>
              </w:rPr>
              <w:fldChar w:fldCharType="begin"/>
            </w:r>
            <w:r w:rsidRPr="000E2556">
              <w:rPr>
                <w:b/>
                <w:bCs/>
                <w:sz w:val="20"/>
              </w:rPr>
              <w:instrText xml:space="preserve"> NUMPAGES  </w:instrText>
            </w:r>
            <w:r w:rsidRPr="000E2556">
              <w:rPr>
                <w:b/>
                <w:bCs/>
                <w:sz w:val="20"/>
              </w:rPr>
              <w:fldChar w:fldCharType="separate"/>
            </w:r>
            <w:r w:rsidR="006603B4">
              <w:rPr>
                <w:b/>
                <w:bCs/>
                <w:noProof/>
                <w:sz w:val="20"/>
              </w:rPr>
              <w:t>16</w:t>
            </w:r>
            <w:r w:rsidRPr="000E2556">
              <w:rPr>
                <w:b/>
                <w:bCs/>
                <w:sz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446B" w14:textId="77777777" w:rsidR="0084342A" w:rsidRDefault="0084342A" w:rsidP="0085405E">
      <w:r>
        <w:separator/>
      </w:r>
    </w:p>
  </w:footnote>
  <w:footnote w:type="continuationSeparator" w:id="0">
    <w:p w14:paraId="33C72B2B" w14:textId="77777777" w:rsidR="0084342A" w:rsidRDefault="0084342A" w:rsidP="0085405E">
      <w:r>
        <w:continuationSeparator/>
      </w:r>
    </w:p>
  </w:footnote>
  <w:footnote w:type="continuationNotice" w:id="1">
    <w:p w14:paraId="156B2227" w14:textId="77777777" w:rsidR="0084342A" w:rsidRDefault="0084342A"/>
  </w:footnote>
  <w:footnote w:id="2">
    <w:p w14:paraId="5CE25B6F" w14:textId="2AA60E4C" w:rsidR="6CE139C4" w:rsidRDefault="6CE139C4">
      <w:r>
        <w:footnoteRef/>
      </w:r>
      <w:r>
        <w:t xml:space="preserve"> </w:t>
      </w:r>
      <w:r w:rsidR="00C92D29" w:rsidRPr="00C92D29">
        <w:rPr>
          <w:sz w:val="18"/>
          <w:szCs w:val="18"/>
        </w:rPr>
        <w:t>https://fr.unesco.org/fieldoffice/yaounde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F61" w14:textId="258DAC23" w:rsidR="00B72F0C" w:rsidRDefault="0084342A">
    <w:pPr>
      <w:pStyle w:val="Header"/>
    </w:pPr>
    <w:r>
      <w:rPr>
        <w:noProof/>
      </w:rPr>
      <w:pict w14:anchorId="037E7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4" o:spid="_x0000_s2050" type="#_x0000_t136" style="position:absolute;margin-left:0;margin-top:0;width:453.15pt;height:181.25pt;rotation:315;z-index:-251658239;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6C8F9" w14:textId="77777777" w:rsidR="00B72F0C" w:rsidRPr="00266697" w:rsidRDefault="00B72F0C" w:rsidP="00266697">
    <w:pPr>
      <w:tabs>
        <w:tab w:val="left" w:pos="495"/>
        <w:tab w:val="center" w:pos="4320"/>
        <w:tab w:val="right" w:pos="8640"/>
        <w:tab w:val="right" w:pos="9388"/>
      </w:tabs>
      <w:rPr>
        <w:b/>
        <w:smallCaps/>
        <w:noProof/>
        <w:sz w:val="20"/>
      </w:rPr>
    </w:pPr>
    <w:r w:rsidRPr="00266697">
      <w:rPr>
        <w:b/>
        <w:smallCaps/>
        <w:noProof/>
        <w:sz w:val="20"/>
        <w:lang w:val="en-US"/>
      </w:rPr>
      <w:drawing>
        <wp:anchor distT="0" distB="0" distL="114300" distR="114300" simplePos="0" relativeHeight="251658243" behindDoc="0" locked="0" layoutInCell="1" allowOverlap="1" wp14:anchorId="2415A33C" wp14:editId="6D23F382">
          <wp:simplePos x="0" y="0"/>
          <wp:positionH relativeFrom="margin">
            <wp:align>right</wp:align>
          </wp:positionH>
          <wp:positionV relativeFrom="paragraph">
            <wp:posOffset>-202565</wp:posOffset>
          </wp:positionV>
          <wp:extent cx="712264" cy="683212"/>
          <wp:effectExtent l="0" t="0" r="0" b="3175"/>
          <wp:wrapSquare wrapText="bothSides"/>
          <wp:docPr id="9" name="Picture 9" descr="C:\Users\h_thanassoulias\AppData\Local\Microsoft\Windows\INetCache\Content.Outlook\S9S3IZ8B\unesco_logo_en_285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_thanassoulias\AppData\Local\Microsoft\Windows\INetCache\Content.Outlook\S9S3IZ8B\unesco_logo_en_285 (00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2264" cy="683212"/>
                  </a:xfrm>
                  <a:prstGeom prst="rect">
                    <a:avLst/>
                  </a:prstGeom>
                  <a:noFill/>
                  <a:ln>
                    <a:noFill/>
                  </a:ln>
                </pic:spPr>
              </pic:pic>
            </a:graphicData>
          </a:graphic>
        </wp:anchor>
      </w:drawing>
    </w:r>
    <w:r w:rsidRPr="68A001D5">
      <w:rPr>
        <w:b/>
        <w:bCs/>
        <w:smallCaps/>
        <w:color w:val="0070C0"/>
        <w:sz w:val="20"/>
      </w:rPr>
      <w:t>internal Oversight Service</w:t>
    </w:r>
    <w:r w:rsidRPr="00266697">
      <w:rPr>
        <w:b/>
        <w:smallCaps/>
        <w:color w:val="7F7F7F"/>
        <w:sz w:val="20"/>
      </w:rPr>
      <w:tab/>
    </w:r>
    <w:r w:rsidRPr="68A001D5">
      <w:rPr>
        <w:b/>
        <w:bCs/>
        <w:smallCaps/>
        <w:color w:val="7F7F7F"/>
        <w:sz w:val="20"/>
      </w:rPr>
      <w:t xml:space="preserve">                                                                                                                               </w:t>
    </w:r>
  </w:p>
  <w:p w14:paraId="0E38FEE2" w14:textId="77777777" w:rsidR="00B72F0C" w:rsidRPr="00266697" w:rsidRDefault="00B72F0C" w:rsidP="00266697">
    <w:pPr>
      <w:tabs>
        <w:tab w:val="left" w:pos="495"/>
        <w:tab w:val="center" w:pos="4320"/>
        <w:tab w:val="right" w:pos="8640"/>
        <w:tab w:val="right" w:pos="9388"/>
      </w:tabs>
      <w:rPr>
        <w:smallCaps/>
        <w:noProof/>
        <w:sz w:val="20"/>
      </w:rPr>
    </w:pPr>
  </w:p>
  <w:p w14:paraId="3B96D27C" w14:textId="77777777" w:rsidR="00B72F0C" w:rsidRPr="00266697" w:rsidRDefault="00B72F0C" w:rsidP="00266697">
    <w:pPr>
      <w:tabs>
        <w:tab w:val="left" w:pos="495"/>
        <w:tab w:val="center" w:pos="4320"/>
        <w:tab w:val="right" w:pos="8640"/>
        <w:tab w:val="right" w:pos="9388"/>
      </w:tabs>
      <w:rPr>
        <w:smallCaps/>
        <w:color w:val="7F7F7F"/>
        <w:sz w:val="20"/>
      </w:rPr>
    </w:pPr>
    <w:r w:rsidRPr="00266697">
      <w:rPr>
        <w:smallCaps/>
        <w:color w:val="7F7F7F"/>
        <w:sz w:val="20"/>
      </w:rPr>
      <w:tab/>
    </w:r>
    <w:r w:rsidRPr="00266697">
      <w:rPr>
        <w:smallCaps/>
        <w:color w:val="7F7F7F"/>
        <w:sz w:val="20"/>
      </w:rPr>
      <w:tab/>
    </w:r>
  </w:p>
  <w:p w14:paraId="1408573D" w14:textId="572EF06B" w:rsidR="00B72F0C" w:rsidRDefault="0084342A" w:rsidP="00266697">
    <w:pPr>
      <w:pStyle w:val="Header"/>
    </w:pPr>
    <w:r>
      <w:rPr>
        <w:noProof/>
      </w:rPr>
      <w:pict w14:anchorId="4E02A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5" o:spid="_x0000_s2051" type="#_x0000_t136" style="position:absolute;margin-left:0;margin-top:0;width:453.15pt;height:181.25pt;rotation:315;z-index:-25165823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3D5" w14:textId="2CACE9B3" w:rsidR="00B72F0C" w:rsidRDefault="0084342A">
    <w:pPr>
      <w:pStyle w:val="Header"/>
    </w:pPr>
    <w:r>
      <w:rPr>
        <w:noProof/>
      </w:rPr>
      <w:pict w14:anchorId="38A4F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3" o:spid="_x0000_s2049" type="#_x0000_t136" style="position:absolute;margin-left:0;margin-top:0;width:453.15pt;height:181.25pt;rotation:315;z-index:-25165824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B49"/>
    <w:multiLevelType w:val="hybridMultilevel"/>
    <w:tmpl w:val="E08E6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8B05FF"/>
    <w:multiLevelType w:val="hybridMultilevel"/>
    <w:tmpl w:val="84BCC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A30ADF"/>
    <w:multiLevelType w:val="hybridMultilevel"/>
    <w:tmpl w:val="1728BD9E"/>
    <w:lvl w:ilvl="0" w:tplc="E0DCED46">
      <w:start w:val="1"/>
      <w:numFmt w:val="decimal"/>
      <w:pStyle w:val="Numberedparagraph"/>
      <w:lvlText w:val="%1."/>
      <w:lvlJc w:val="left"/>
      <w:pPr>
        <w:tabs>
          <w:tab w:val="num" w:pos="567"/>
        </w:tabs>
        <w:ind w:left="562" w:hanging="562"/>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0D43D8D"/>
    <w:multiLevelType w:val="hybridMultilevel"/>
    <w:tmpl w:val="F9F8548E"/>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 w15:restartNumberingAfterBreak="0">
    <w:nsid w:val="116C1DEA"/>
    <w:multiLevelType w:val="multilevel"/>
    <w:tmpl w:val="0558599E"/>
    <w:lvl w:ilvl="0">
      <w:start w:val="1"/>
      <w:numFmt w:val="decimal"/>
      <w:pStyle w:val="AP-Style1"/>
      <w:lvlText w:val="%1."/>
      <w:lvlJc w:val="left"/>
      <w:pPr>
        <w:ind w:left="360" w:hanging="360"/>
      </w:pPr>
      <w:rPr>
        <w:rFonts w:hint="default"/>
      </w:rPr>
    </w:lvl>
    <w:lvl w:ilvl="1">
      <w:start w:val="1"/>
      <w:numFmt w:val="decimal"/>
      <w:pStyle w:val="AP-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1E41109"/>
    <w:multiLevelType w:val="hybridMultilevel"/>
    <w:tmpl w:val="8BE8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264AF"/>
    <w:multiLevelType w:val="hybridMultilevel"/>
    <w:tmpl w:val="B2CE1A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CB2E96"/>
    <w:multiLevelType w:val="hybridMultilevel"/>
    <w:tmpl w:val="EC16C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F554E3"/>
    <w:multiLevelType w:val="hybridMultilevel"/>
    <w:tmpl w:val="2CA876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FD0232"/>
    <w:multiLevelType w:val="hybridMultilevel"/>
    <w:tmpl w:val="ECE4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97F4F"/>
    <w:multiLevelType w:val="hybridMultilevel"/>
    <w:tmpl w:val="6548E112"/>
    <w:lvl w:ilvl="0" w:tplc="FFFFFFFF">
      <w:start w:val="1"/>
      <w:numFmt w:val="decimal"/>
      <w:pStyle w:val="Numberedpara"/>
      <w:lvlText w:val="%1."/>
      <w:lvlJc w:val="left"/>
      <w:pPr>
        <w:tabs>
          <w:tab w:val="num" w:pos="562"/>
        </w:tabs>
        <w:ind w:left="0" w:firstLine="0"/>
      </w:pPr>
      <w:rPr>
        <w:sz w:val="21"/>
        <w:szCs w:val="21"/>
      </w:rPr>
    </w:lvl>
    <w:lvl w:ilvl="1" w:tplc="0409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23B32AB"/>
    <w:multiLevelType w:val="hybridMultilevel"/>
    <w:tmpl w:val="EFD2E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5473F1"/>
    <w:multiLevelType w:val="hybridMultilevel"/>
    <w:tmpl w:val="4C5014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F794785"/>
    <w:multiLevelType w:val="hybridMultilevel"/>
    <w:tmpl w:val="00621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5A779A"/>
    <w:multiLevelType w:val="hybridMultilevel"/>
    <w:tmpl w:val="81169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644845"/>
    <w:multiLevelType w:val="hybridMultilevel"/>
    <w:tmpl w:val="A8647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C27601"/>
    <w:multiLevelType w:val="hybridMultilevel"/>
    <w:tmpl w:val="FDD0C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89376D"/>
    <w:multiLevelType w:val="hybridMultilevel"/>
    <w:tmpl w:val="2D7C5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EF3545"/>
    <w:multiLevelType w:val="hybridMultilevel"/>
    <w:tmpl w:val="CB52839C"/>
    <w:lvl w:ilvl="0" w:tplc="03006430">
      <w:start w:val="1"/>
      <w:numFmt w:val="decimal"/>
      <w:pStyle w:val="Recommendation"/>
      <w:lvlText w:val="Recommendation %1 "/>
      <w:lvlJc w:val="left"/>
      <w:pPr>
        <w:tabs>
          <w:tab w:val="num" w:pos="567"/>
        </w:tabs>
        <w:ind w:left="567" w:firstLine="0"/>
      </w:pPr>
      <w:rPr>
        <w:rFonts w:ascii="Arial" w:hAnsi="Arial" w:hint="default"/>
        <w:b/>
        <w:i w:val="0"/>
      </w:rPr>
    </w:lvl>
    <w:lvl w:ilvl="1" w:tplc="79C89172">
      <w:start w:val="1"/>
      <w:numFmt w:val="decimal"/>
      <w:lvlText w:val="%2."/>
      <w:lvlJc w:val="left"/>
      <w:pPr>
        <w:tabs>
          <w:tab w:val="num" w:pos="1440"/>
        </w:tabs>
        <w:ind w:left="1440" w:hanging="360"/>
      </w:pPr>
      <w:rPr>
        <w:rFonts w:hint="default"/>
        <w:b/>
        <w:i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15:restartNumberingAfterBreak="0">
    <w:nsid w:val="503126CB"/>
    <w:multiLevelType w:val="hybridMultilevel"/>
    <w:tmpl w:val="60F639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701C93"/>
    <w:multiLevelType w:val="hybridMultilevel"/>
    <w:tmpl w:val="AF5E5D40"/>
    <w:lvl w:ilvl="0" w:tplc="04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BF6124"/>
    <w:multiLevelType w:val="multilevel"/>
    <w:tmpl w:val="7C0444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24C7715"/>
    <w:multiLevelType w:val="hybridMultilevel"/>
    <w:tmpl w:val="D302B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B51EA6"/>
    <w:multiLevelType w:val="hybridMultilevel"/>
    <w:tmpl w:val="0DFA7E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B9144D"/>
    <w:multiLevelType w:val="hybridMultilevel"/>
    <w:tmpl w:val="2140E8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5E85EAD"/>
    <w:multiLevelType w:val="hybridMultilevel"/>
    <w:tmpl w:val="269EE4FE"/>
    <w:lvl w:ilvl="0" w:tplc="81CC0532">
      <w:start w:val="1"/>
      <w:numFmt w:val="decimal"/>
      <w:lvlText w:val="%1."/>
      <w:lvlJc w:val="left"/>
      <w:pPr>
        <w:tabs>
          <w:tab w:val="num" w:pos="360"/>
        </w:tabs>
        <w:ind w:left="360" w:hanging="360"/>
      </w:pPr>
      <w:rPr>
        <w:rFonts w:hint="default"/>
        <w:b w:val="0"/>
        <w:i w:val="0"/>
        <w:color w:val="auto"/>
      </w:rPr>
    </w:lvl>
    <w:lvl w:ilvl="1" w:tplc="040C0019">
      <w:start w:val="1"/>
      <w:numFmt w:val="lowerLetter"/>
      <w:lvlText w:val="%2."/>
      <w:lvlJc w:val="left"/>
      <w:pPr>
        <w:ind w:left="360" w:hanging="360"/>
      </w:pPr>
    </w:lvl>
    <w:lvl w:ilvl="2" w:tplc="040C0001">
      <w:start w:val="1"/>
      <w:numFmt w:val="bullet"/>
      <w:lvlText w:val=""/>
      <w:lvlJc w:val="left"/>
      <w:pPr>
        <w:ind w:left="1080" w:hanging="180"/>
      </w:pPr>
      <w:rPr>
        <w:rFonts w:ascii="Symbol" w:hAnsi="Symbol" w:hint="default"/>
      </w:r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26" w15:restartNumberingAfterBreak="0">
    <w:nsid w:val="582706FB"/>
    <w:multiLevelType w:val="hybridMultilevel"/>
    <w:tmpl w:val="1B3E84B6"/>
    <w:lvl w:ilvl="0" w:tplc="04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C0499A"/>
    <w:multiLevelType w:val="hybridMultilevel"/>
    <w:tmpl w:val="AD62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0675C"/>
    <w:multiLevelType w:val="hybridMultilevel"/>
    <w:tmpl w:val="F1B42B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60305529"/>
    <w:multiLevelType w:val="hybridMultilevel"/>
    <w:tmpl w:val="965CE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6E2EB8"/>
    <w:multiLevelType w:val="hybridMultilevel"/>
    <w:tmpl w:val="F75E7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E07933"/>
    <w:multiLevelType w:val="hybridMultilevel"/>
    <w:tmpl w:val="D230F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EDC42C4"/>
    <w:multiLevelType w:val="hybridMultilevel"/>
    <w:tmpl w:val="26F27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212275"/>
    <w:multiLevelType w:val="hybridMultilevel"/>
    <w:tmpl w:val="213C66AC"/>
    <w:lvl w:ilvl="0" w:tplc="04906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8"/>
  </w:num>
  <w:num w:numId="4">
    <w:abstractNumId w:val="2"/>
  </w:num>
  <w:num w:numId="5">
    <w:abstractNumId w:val="21"/>
  </w:num>
  <w:num w:numId="6">
    <w:abstractNumId w:val="8"/>
  </w:num>
  <w:num w:numId="7">
    <w:abstractNumId w:val="7"/>
  </w:num>
  <w:num w:numId="8">
    <w:abstractNumId w:val="1"/>
  </w:num>
  <w:num w:numId="9">
    <w:abstractNumId w:val="14"/>
  </w:num>
  <w:num w:numId="10">
    <w:abstractNumId w:val="13"/>
  </w:num>
  <w:num w:numId="11">
    <w:abstractNumId w:val="16"/>
  </w:num>
  <w:num w:numId="12">
    <w:abstractNumId w:val="10"/>
  </w:num>
  <w:num w:numId="13">
    <w:abstractNumId w:val="10"/>
  </w:num>
  <w:num w:numId="14">
    <w:abstractNumId w:val="32"/>
  </w:num>
  <w:num w:numId="15">
    <w:abstractNumId w:val="17"/>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31"/>
  </w:num>
  <w:num w:numId="23">
    <w:abstractNumId w:val="29"/>
  </w:num>
  <w:num w:numId="24">
    <w:abstractNumId w:val="27"/>
  </w:num>
  <w:num w:numId="25">
    <w:abstractNumId w:val="25"/>
  </w:num>
  <w:num w:numId="26">
    <w:abstractNumId w:val="33"/>
  </w:num>
  <w:num w:numId="27">
    <w:abstractNumId w:val="5"/>
  </w:num>
  <w:num w:numId="28">
    <w:abstractNumId w:val="23"/>
  </w:num>
  <w:num w:numId="29">
    <w:abstractNumId w:val="12"/>
  </w:num>
  <w:num w:numId="30">
    <w:abstractNumId w:val="3"/>
  </w:num>
  <w:num w:numId="31">
    <w:abstractNumId w:val="10"/>
  </w:num>
  <w:num w:numId="32">
    <w:abstractNumId w:val="10"/>
  </w:num>
  <w:num w:numId="33">
    <w:abstractNumId w:val="15"/>
  </w:num>
  <w:num w:numId="34">
    <w:abstractNumId w:val="19"/>
  </w:num>
  <w:num w:numId="35">
    <w:abstractNumId w:val="30"/>
  </w:num>
  <w:num w:numId="36">
    <w:abstractNumId w:val="20"/>
  </w:num>
  <w:num w:numId="37">
    <w:abstractNumId w:val="26"/>
  </w:num>
  <w:num w:numId="38">
    <w:abstractNumId w:val="0"/>
  </w:num>
  <w:num w:numId="39">
    <w:abstractNumId w:val="11"/>
  </w:num>
  <w:num w:numId="40">
    <w:abstractNumId w:val="22"/>
  </w:num>
  <w:num w:numId="41">
    <w:abstractNumId w:val="6"/>
  </w:num>
  <w:num w:numId="42">
    <w:abstractNumId w:val="28"/>
  </w:num>
  <w:num w:numId="43">
    <w:abstractNumId w:val="24"/>
  </w:num>
  <w:num w:numId="44">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nassoulias, Helen">
    <w15:presenceInfo w15:providerId="AD" w15:userId="S::h.thanassoulias@unesco.org::3bea839e-112b-43b0-8a7f-f8e8a8dfe686"/>
  </w15:person>
  <w15:person w15:author="Muco, Christian">
    <w15:presenceInfo w15:providerId="AD" w15:userId="S::c.muco@unesco.org::56466d3b-a251-4256-9e0d-803acff7b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defaultTabStop w:val="720"/>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7E"/>
    <w:rsid w:val="0000070D"/>
    <w:rsid w:val="00001453"/>
    <w:rsid w:val="000019DA"/>
    <w:rsid w:val="00005502"/>
    <w:rsid w:val="00007095"/>
    <w:rsid w:val="00010238"/>
    <w:rsid w:val="00010BFE"/>
    <w:rsid w:val="0001128E"/>
    <w:rsid w:val="00013873"/>
    <w:rsid w:val="00014939"/>
    <w:rsid w:val="00015142"/>
    <w:rsid w:val="0001538C"/>
    <w:rsid w:val="000212EC"/>
    <w:rsid w:val="000226F5"/>
    <w:rsid w:val="00022FBF"/>
    <w:rsid w:val="00023DCF"/>
    <w:rsid w:val="00025209"/>
    <w:rsid w:val="00026B86"/>
    <w:rsid w:val="00027556"/>
    <w:rsid w:val="00027E67"/>
    <w:rsid w:val="00031A5D"/>
    <w:rsid w:val="00032062"/>
    <w:rsid w:val="0003385E"/>
    <w:rsid w:val="00034CF8"/>
    <w:rsid w:val="00036CD7"/>
    <w:rsid w:val="00037FDD"/>
    <w:rsid w:val="00046648"/>
    <w:rsid w:val="00047BE7"/>
    <w:rsid w:val="00054B42"/>
    <w:rsid w:val="00054EB9"/>
    <w:rsid w:val="00055036"/>
    <w:rsid w:val="000558F3"/>
    <w:rsid w:val="00056C48"/>
    <w:rsid w:val="00057618"/>
    <w:rsid w:val="000603BF"/>
    <w:rsid w:val="00060EA9"/>
    <w:rsid w:val="000621AD"/>
    <w:rsid w:val="0006738B"/>
    <w:rsid w:val="000711B9"/>
    <w:rsid w:val="000718E5"/>
    <w:rsid w:val="00075A4E"/>
    <w:rsid w:val="0008347F"/>
    <w:rsid w:val="00085A4A"/>
    <w:rsid w:val="00086FAB"/>
    <w:rsid w:val="00086FE1"/>
    <w:rsid w:val="00087946"/>
    <w:rsid w:val="00091258"/>
    <w:rsid w:val="00094466"/>
    <w:rsid w:val="00096C46"/>
    <w:rsid w:val="0009702C"/>
    <w:rsid w:val="000A02A0"/>
    <w:rsid w:val="000A17A0"/>
    <w:rsid w:val="000A2A05"/>
    <w:rsid w:val="000A4CC4"/>
    <w:rsid w:val="000A4CE4"/>
    <w:rsid w:val="000A4FEA"/>
    <w:rsid w:val="000A57B3"/>
    <w:rsid w:val="000A629B"/>
    <w:rsid w:val="000A7B03"/>
    <w:rsid w:val="000B04E2"/>
    <w:rsid w:val="000B05EF"/>
    <w:rsid w:val="000B2A89"/>
    <w:rsid w:val="000B334E"/>
    <w:rsid w:val="000B3D3A"/>
    <w:rsid w:val="000B54DC"/>
    <w:rsid w:val="000B589E"/>
    <w:rsid w:val="000B640D"/>
    <w:rsid w:val="000B673D"/>
    <w:rsid w:val="000B77B5"/>
    <w:rsid w:val="000C0506"/>
    <w:rsid w:val="000C29A8"/>
    <w:rsid w:val="000C331E"/>
    <w:rsid w:val="000C373C"/>
    <w:rsid w:val="000C44B5"/>
    <w:rsid w:val="000C4558"/>
    <w:rsid w:val="000C4B69"/>
    <w:rsid w:val="000C52EF"/>
    <w:rsid w:val="000C587B"/>
    <w:rsid w:val="000C617A"/>
    <w:rsid w:val="000D2DBF"/>
    <w:rsid w:val="000D3BE6"/>
    <w:rsid w:val="000D3BF8"/>
    <w:rsid w:val="000D57BD"/>
    <w:rsid w:val="000D60D7"/>
    <w:rsid w:val="000E2556"/>
    <w:rsid w:val="000E337B"/>
    <w:rsid w:val="000E3506"/>
    <w:rsid w:val="000E68CC"/>
    <w:rsid w:val="000E76B9"/>
    <w:rsid w:val="000F0FFA"/>
    <w:rsid w:val="000F27FF"/>
    <w:rsid w:val="000F2C98"/>
    <w:rsid w:val="000F2EAB"/>
    <w:rsid w:val="000F34EC"/>
    <w:rsid w:val="000F41F4"/>
    <w:rsid w:val="000F42B0"/>
    <w:rsid w:val="000F53F8"/>
    <w:rsid w:val="000F6E48"/>
    <w:rsid w:val="00101466"/>
    <w:rsid w:val="00103037"/>
    <w:rsid w:val="00103855"/>
    <w:rsid w:val="00106A0C"/>
    <w:rsid w:val="00107A07"/>
    <w:rsid w:val="00107FF5"/>
    <w:rsid w:val="0011290A"/>
    <w:rsid w:val="00112AAD"/>
    <w:rsid w:val="00112F3B"/>
    <w:rsid w:val="001137E8"/>
    <w:rsid w:val="001140B9"/>
    <w:rsid w:val="00115CFA"/>
    <w:rsid w:val="001258EC"/>
    <w:rsid w:val="00127ADB"/>
    <w:rsid w:val="00133BA5"/>
    <w:rsid w:val="00134C34"/>
    <w:rsid w:val="001351EB"/>
    <w:rsid w:val="001355EC"/>
    <w:rsid w:val="001364B5"/>
    <w:rsid w:val="001374DA"/>
    <w:rsid w:val="00140B1F"/>
    <w:rsid w:val="00140BCD"/>
    <w:rsid w:val="00140EC8"/>
    <w:rsid w:val="00140F72"/>
    <w:rsid w:val="0014211A"/>
    <w:rsid w:val="001422A1"/>
    <w:rsid w:val="00142E94"/>
    <w:rsid w:val="00145851"/>
    <w:rsid w:val="00146D24"/>
    <w:rsid w:val="0014758E"/>
    <w:rsid w:val="00150AA4"/>
    <w:rsid w:val="00151FD3"/>
    <w:rsid w:val="001520EA"/>
    <w:rsid w:val="00152F70"/>
    <w:rsid w:val="0015480B"/>
    <w:rsid w:val="001575C3"/>
    <w:rsid w:val="00157BD0"/>
    <w:rsid w:val="001608B0"/>
    <w:rsid w:val="001630B7"/>
    <w:rsid w:val="0016381B"/>
    <w:rsid w:val="00164A7A"/>
    <w:rsid w:val="001654E4"/>
    <w:rsid w:val="00165EB9"/>
    <w:rsid w:val="00172A56"/>
    <w:rsid w:val="001752F5"/>
    <w:rsid w:val="001759E3"/>
    <w:rsid w:val="001766A9"/>
    <w:rsid w:val="0018136E"/>
    <w:rsid w:val="0018235B"/>
    <w:rsid w:val="001826BE"/>
    <w:rsid w:val="001829B3"/>
    <w:rsid w:val="00184B8E"/>
    <w:rsid w:val="0018696A"/>
    <w:rsid w:val="0018778F"/>
    <w:rsid w:val="0018798E"/>
    <w:rsid w:val="00191642"/>
    <w:rsid w:val="00191F65"/>
    <w:rsid w:val="0019414D"/>
    <w:rsid w:val="00194BE4"/>
    <w:rsid w:val="00196F4F"/>
    <w:rsid w:val="00197000"/>
    <w:rsid w:val="00197B8B"/>
    <w:rsid w:val="00197C91"/>
    <w:rsid w:val="001A0EC2"/>
    <w:rsid w:val="001A11FE"/>
    <w:rsid w:val="001A1853"/>
    <w:rsid w:val="001B1EF8"/>
    <w:rsid w:val="001B292E"/>
    <w:rsid w:val="001B2DD7"/>
    <w:rsid w:val="001B304F"/>
    <w:rsid w:val="001B4AB0"/>
    <w:rsid w:val="001B7CF0"/>
    <w:rsid w:val="001C1090"/>
    <w:rsid w:val="001C1619"/>
    <w:rsid w:val="001C1A2A"/>
    <w:rsid w:val="001C1D10"/>
    <w:rsid w:val="001C1DCB"/>
    <w:rsid w:val="001C2D2F"/>
    <w:rsid w:val="001C4824"/>
    <w:rsid w:val="001C5CC8"/>
    <w:rsid w:val="001D038A"/>
    <w:rsid w:val="001D35DF"/>
    <w:rsid w:val="001D3D30"/>
    <w:rsid w:val="001D4963"/>
    <w:rsid w:val="001D5538"/>
    <w:rsid w:val="001D5B8B"/>
    <w:rsid w:val="001D6B72"/>
    <w:rsid w:val="001E0F1A"/>
    <w:rsid w:val="001E1866"/>
    <w:rsid w:val="001E22CC"/>
    <w:rsid w:val="001F082C"/>
    <w:rsid w:val="001F2B0B"/>
    <w:rsid w:val="001F52AB"/>
    <w:rsid w:val="001F793E"/>
    <w:rsid w:val="002002B7"/>
    <w:rsid w:val="00201F29"/>
    <w:rsid w:val="00202C55"/>
    <w:rsid w:val="002030FA"/>
    <w:rsid w:val="00203AB5"/>
    <w:rsid w:val="002049C6"/>
    <w:rsid w:val="002064A3"/>
    <w:rsid w:val="002070B8"/>
    <w:rsid w:val="00207E16"/>
    <w:rsid w:val="00210A88"/>
    <w:rsid w:val="00212907"/>
    <w:rsid w:val="00214CF9"/>
    <w:rsid w:val="00215F0A"/>
    <w:rsid w:val="00216ACC"/>
    <w:rsid w:val="00217839"/>
    <w:rsid w:val="0022043A"/>
    <w:rsid w:val="00230590"/>
    <w:rsid w:val="00231198"/>
    <w:rsid w:val="00232D3D"/>
    <w:rsid w:val="002334A2"/>
    <w:rsid w:val="00233D42"/>
    <w:rsid w:val="00237832"/>
    <w:rsid w:val="00241DFF"/>
    <w:rsid w:val="00242A52"/>
    <w:rsid w:val="00244F5E"/>
    <w:rsid w:val="00246348"/>
    <w:rsid w:val="00246364"/>
    <w:rsid w:val="00247271"/>
    <w:rsid w:val="0024776C"/>
    <w:rsid w:val="002501D4"/>
    <w:rsid w:val="002504FE"/>
    <w:rsid w:val="002529AC"/>
    <w:rsid w:val="00254565"/>
    <w:rsid w:val="00254DD2"/>
    <w:rsid w:val="00260E1F"/>
    <w:rsid w:val="002650D8"/>
    <w:rsid w:val="00266697"/>
    <w:rsid w:val="0026712F"/>
    <w:rsid w:val="00270BD1"/>
    <w:rsid w:val="00271189"/>
    <w:rsid w:val="00273B75"/>
    <w:rsid w:val="00274ED7"/>
    <w:rsid w:val="00275051"/>
    <w:rsid w:val="00277265"/>
    <w:rsid w:val="00277AE0"/>
    <w:rsid w:val="0028253A"/>
    <w:rsid w:val="00282CBB"/>
    <w:rsid w:val="00282DF3"/>
    <w:rsid w:val="002838F7"/>
    <w:rsid w:val="00285F8D"/>
    <w:rsid w:val="00285FAC"/>
    <w:rsid w:val="002864FF"/>
    <w:rsid w:val="002914C5"/>
    <w:rsid w:val="00292105"/>
    <w:rsid w:val="00292B8A"/>
    <w:rsid w:val="0029395B"/>
    <w:rsid w:val="002A2BE8"/>
    <w:rsid w:val="002A5EA1"/>
    <w:rsid w:val="002A61F8"/>
    <w:rsid w:val="002A6939"/>
    <w:rsid w:val="002A7AE9"/>
    <w:rsid w:val="002B09A2"/>
    <w:rsid w:val="002B2956"/>
    <w:rsid w:val="002B6153"/>
    <w:rsid w:val="002C0BC5"/>
    <w:rsid w:val="002C1C15"/>
    <w:rsid w:val="002C4A06"/>
    <w:rsid w:val="002D003C"/>
    <w:rsid w:val="002D4F6B"/>
    <w:rsid w:val="002D534D"/>
    <w:rsid w:val="002D7CA1"/>
    <w:rsid w:val="002E14D4"/>
    <w:rsid w:val="002E1BE2"/>
    <w:rsid w:val="002E21C5"/>
    <w:rsid w:val="002E22A4"/>
    <w:rsid w:val="002E2BDA"/>
    <w:rsid w:val="002E792C"/>
    <w:rsid w:val="002F1F16"/>
    <w:rsid w:val="002F29B6"/>
    <w:rsid w:val="002F6F41"/>
    <w:rsid w:val="0030037C"/>
    <w:rsid w:val="0030158C"/>
    <w:rsid w:val="003019D0"/>
    <w:rsid w:val="00304DC8"/>
    <w:rsid w:val="00305227"/>
    <w:rsid w:val="00306195"/>
    <w:rsid w:val="00306E2A"/>
    <w:rsid w:val="00306EB0"/>
    <w:rsid w:val="00311C3E"/>
    <w:rsid w:val="00312EEC"/>
    <w:rsid w:val="003138E3"/>
    <w:rsid w:val="0031602C"/>
    <w:rsid w:val="00316756"/>
    <w:rsid w:val="003177F1"/>
    <w:rsid w:val="00317D07"/>
    <w:rsid w:val="003216F2"/>
    <w:rsid w:val="003256A3"/>
    <w:rsid w:val="00325BE3"/>
    <w:rsid w:val="0032669B"/>
    <w:rsid w:val="0033047D"/>
    <w:rsid w:val="00332A77"/>
    <w:rsid w:val="00332BD4"/>
    <w:rsid w:val="00332F59"/>
    <w:rsid w:val="003333DA"/>
    <w:rsid w:val="00334136"/>
    <w:rsid w:val="00336744"/>
    <w:rsid w:val="00336CB0"/>
    <w:rsid w:val="00340403"/>
    <w:rsid w:val="003410FF"/>
    <w:rsid w:val="0034289C"/>
    <w:rsid w:val="0034300F"/>
    <w:rsid w:val="003456BA"/>
    <w:rsid w:val="00346B10"/>
    <w:rsid w:val="00346C12"/>
    <w:rsid w:val="003471FC"/>
    <w:rsid w:val="00347486"/>
    <w:rsid w:val="00350030"/>
    <w:rsid w:val="00350336"/>
    <w:rsid w:val="00352835"/>
    <w:rsid w:val="00352A78"/>
    <w:rsid w:val="003530D2"/>
    <w:rsid w:val="003536DA"/>
    <w:rsid w:val="00353DFF"/>
    <w:rsid w:val="003540EE"/>
    <w:rsid w:val="003572ED"/>
    <w:rsid w:val="003602EB"/>
    <w:rsid w:val="0036422F"/>
    <w:rsid w:val="00365EBC"/>
    <w:rsid w:val="00371293"/>
    <w:rsid w:val="00372EA9"/>
    <w:rsid w:val="00373735"/>
    <w:rsid w:val="003752B6"/>
    <w:rsid w:val="00375416"/>
    <w:rsid w:val="00375634"/>
    <w:rsid w:val="0037597F"/>
    <w:rsid w:val="003767A0"/>
    <w:rsid w:val="00376C9F"/>
    <w:rsid w:val="00380D5B"/>
    <w:rsid w:val="00381F2A"/>
    <w:rsid w:val="00382CCC"/>
    <w:rsid w:val="00384057"/>
    <w:rsid w:val="00384CA5"/>
    <w:rsid w:val="00387328"/>
    <w:rsid w:val="003873A0"/>
    <w:rsid w:val="00392ADD"/>
    <w:rsid w:val="00393208"/>
    <w:rsid w:val="00393817"/>
    <w:rsid w:val="003A29A9"/>
    <w:rsid w:val="003A49DC"/>
    <w:rsid w:val="003A4DDB"/>
    <w:rsid w:val="003B2227"/>
    <w:rsid w:val="003B22C1"/>
    <w:rsid w:val="003B2AE8"/>
    <w:rsid w:val="003B37B3"/>
    <w:rsid w:val="003B6FB2"/>
    <w:rsid w:val="003B7E6D"/>
    <w:rsid w:val="003C0760"/>
    <w:rsid w:val="003C35DA"/>
    <w:rsid w:val="003C371F"/>
    <w:rsid w:val="003C3ADE"/>
    <w:rsid w:val="003C43C9"/>
    <w:rsid w:val="003C465E"/>
    <w:rsid w:val="003C466F"/>
    <w:rsid w:val="003D1317"/>
    <w:rsid w:val="003D2634"/>
    <w:rsid w:val="003D296B"/>
    <w:rsid w:val="003D36C0"/>
    <w:rsid w:val="003D5742"/>
    <w:rsid w:val="003D6002"/>
    <w:rsid w:val="003D66B3"/>
    <w:rsid w:val="003E1EBA"/>
    <w:rsid w:val="003E3390"/>
    <w:rsid w:val="003E3DAE"/>
    <w:rsid w:val="003E6318"/>
    <w:rsid w:val="003F0C57"/>
    <w:rsid w:val="003F2AF5"/>
    <w:rsid w:val="003F5074"/>
    <w:rsid w:val="003F678E"/>
    <w:rsid w:val="00401D73"/>
    <w:rsid w:val="0040300E"/>
    <w:rsid w:val="004031AA"/>
    <w:rsid w:val="0040778C"/>
    <w:rsid w:val="00407C3E"/>
    <w:rsid w:val="00412E97"/>
    <w:rsid w:val="004137CA"/>
    <w:rsid w:val="00413ECC"/>
    <w:rsid w:val="00422820"/>
    <w:rsid w:val="00423752"/>
    <w:rsid w:val="00426629"/>
    <w:rsid w:val="004274A2"/>
    <w:rsid w:val="00432773"/>
    <w:rsid w:val="004330B1"/>
    <w:rsid w:val="00433624"/>
    <w:rsid w:val="00433CB7"/>
    <w:rsid w:val="0043459D"/>
    <w:rsid w:val="00437B6B"/>
    <w:rsid w:val="004505E4"/>
    <w:rsid w:val="00450941"/>
    <w:rsid w:val="0045123C"/>
    <w:rsid w:val="00451A1E"/>
    <w:rsid w:val="004533FE"/>
    <w:rsid w:val="00454A6E"/>
    <w:rsid w:val="00457CDD"/>
    <w:rsid w:val="00464155"/>
    <w:rsid w:val="0046449A"/>
    <w:rsid w:val="00464F07"/>
    <w:rsid w:val="0046537B"/>
    <w:rsid w:val="0046798F"/>
    <w:rsid w:val="004764B2"/>
    <w:rsid w:val="0047792C"/>
    <w:rsid w:val="0048093D"/>
    <w:rsid w:val="00480D40"/>
    <w:rsid w:val="004821D9"/>
    <w:rsid w:val="004829D1"/>
    <w:rsid w:val="004849F5"/>
    <w:rsid w:val="00487B49"/>
    <w:rsid w:val="00487F37"/>
    <w:rsid w:val="00490832"/>
    <w:rsid w:val="00492705"/>
    <w:rsid w:val="00492B61"/>
    <w:rsid w:val="00495C8F"/>
    <w:rsid w:val="00497570"/>
    <w:rsid w:val="004A2B90"/>
    <w:rsid w:val="004A7968"/>
    <w:rsid w:val="004B0449"/>
    <w:rsid w:val="004B210F"/>
    <w:rsid w:val="004B4B0E"/>
    <w:rsid w:val="004B5CC5"/>
    <w:rsid w:val="004C01D4"/>
    <w:rsid w:val="004C0321"/>
    <w:rsid w:val="004C13BA"/>
    <w:rsid w:val="004C3EB8"/>
    <w:rsid w:val="004C6685"/>
    <w:rsid w:val="004C6E17"/>
    <w:rsid w:val="004C78CF"/>
    <w:rsid w:val="004C78FE"/>
    <w:rsid w:val="004D2FC6"/>
    <w:rsid w:val="004D3D83"/>
    <w:rsid w:val="004D5B10"/>
    <w:rsid w:val="004D7770"/>
    <w:rsid w:val="004D7DA3"/>
    <w:rsid w:val="004E110D"/>
    <w:rsid w:val="004E365C"/>
    <w:rsid w:val="004E3F0F"/>
    <w:rsid w:val="004E4B1C"/>
    <w:rsid w:val="004E4DC9"/>
    <w:rsid w:val="004F0A0B"/>
    <w:rsid w:val="004F19DF"/>
    <w:rsid w:val="004F2058"/>
    <w:rsid w:val="004F22D4"/>
    <w:rsid w:val="004F2719"/>
    <w:rsid w:val="004F30F7"/>
    <w:rsid w:val="004F3FF5"/>
    <w:rsid w:val="004F64EA"/>
    <w:rsid w:val="004F74E2"/>
    <w:rsid w:val="005039A0"/>
    <w:rsid w:val="0050456C"/>
    <w:rsid w:val="005049CD"/>
    <w:rsid w:val="00505293"/>
    <w:rsid w:val="0050630E"/>
    <w:rsid w:val="005072F5"/>
    <w:rsid w:val="00507B56"/>
    <w:rsid w:val="00510570"/>
    <w:rsid w:val="00512BF2"/>
    <w:rsid w:val="0051498D"/>
    <w:rsid w:val="00514B9E"/>
    <w:rsid w:val="0051588F"/>
    <w:rsid w:val="0051668F"/>
    <w:rsid w:val="005174FC"/>
    <w:rsid w:val="00522E8D"/>
    <w:rsid w:val="00524F74"/>
    <w:rsid w:val="00525091"/>
    <w:rsid w:val="00525A0B"/>
    <w:rsid w:val="00525E01"/>
    <w:rsid w:val="005274D9"/>
    <w:rsid w:val="005279E8"/>
    <w:rsid w:val="00527CB1"/>
    <w:rsid w:val="005359B2"/>
    <w:rsid w:val="00535B65"/>
    <w:rsid w:val="00536195"/>
    <w:rsid w:val="0053706E"/>
    <w:rsid w:val="00540B8B"/>
    <w:rsid w:val="0054218E"/>
    <w:rsid w:val="00542CAA"/>
    <w:rsid w:val="005442F5"/>
    <w:rsid w:val="00545A0C"/>
    <w:rsid w:val="00546455"/>
    <w:rsid w:val="00547A40"/>
    <w:rsid w:val="00551B20"/>
    <w:rsid w:val="00551E75"/>
    <w:rsid w:val="0055335A"/>
    <w:rsid w:val="0055547B"/>
    <w:rsid w:val="00556D19"/>
    <w:rsid w:val="005632F0"/>
    <w:rsid w:val="00563E6F"/>
    <w:rsid w:val="0057012E"/>
    <w:rsid w:val="0057051C"/>
    <w:rsid w:val="00570C68"/>
    <w:rsid w:val="00575D23"/>
    <w:rsid w:val="00576DFB"/>
    <w:rsid w:val="005771FF"/>
    <w:rsid w:val="00580E51"/>
    <w:rsid w:val="00583563"/>
    <w:rsid w:val="005848DC"/>
    <w:rsid w:val="00585F20"/>
    <w:rsid w:val="00586440"/>
    <w:rsid w:val="00590B6B"/>
    <w:rsid w:val="0059220A"/>
    <w:rsid w:val="00594510"/>
    <w:rsid w:val="00595954"/>
    <w:rsid w:val="00596F69"/>
    <w:rsid w:val="005A0A69"/>
    <w:rsid w:val="005A2407"/>
    <w:rsid w:val="005A6BEB"/>
    <w:rsid w:val="005A7B13"/>
    <w:rsid w:val="005B06E5"/>
    <w:rsid w:val="005B249D"/>
    <w:rsid w:val="005B37EC"/>
    <w:rsid w:val="005B4D3A"/>
    <w:rsid w:val="005C143A"/>
    <w:rsid w:val="005C1D17"/>
    <w:rsid w:val="005C3664"/>
    <w:rsid w:val="005C7D2F"/>
    <w:rsid w:val="005D02DF"/>
    <w:rsid w:val="005D1E9A"/>
    <w:rsid w:val="005D2395"/>
    <w:rsid w:val="005D2720"/>
    <w:rsid w:val="005D77E0"/>
    <w:rsid w:val="005D7A40"/>
    <w:rsid w:val="005E0D9A"/>
    <w:rsid w:val="005E1E74"/>
    <w:rsid w:val="005E2525"/>
    <w:rsid w:val="005F0970"/>
    <w:rsid w:val="005F27A2"/>
    <w:rsid w:val="005F3E56"/>
    <w:rsid w:val="005F41D6"/>
    <w:rsid w:val="005F4EA0"/>
    <w:rsid w:val="0060097C"/>
    <w:rsid w:val="00602848"/>
    <w:rsid w:val="00602996"/>
    <w:rsid w:val="00605A9D"/>
    <w:rsid w:val="00607248"/>
    <w:rsid w:val="00607E9C"/>
    <w:rsid w:val="00611322"/>
    <w:rsid w:val="00611959"/>
    <w:rsid w:val="00612C81"/>
    <w:rsid w:val="00616F43"/>
    <w:rsid w:val="006175F4"/>
    <w:rsid w:val="00617994"/>
    <w:rsid w:val="00621AFF"/>
    <w:rsid w:val="00624FBA"/>
    <w:rsid w:val="00625098"/>
    <w:rsid w:val="0062514A"/>
    <w:rsid w:val="00627D5C"/>
    <w:rsid w:val="0063099D"/>
    <w:rsid w:val="00633056"/>
    <w:rsid w:val="00635D5C"/>
    <w:rsid w:val="00635FCA"/>
    <w:rsid w:val="00636EFD"/>
    <w:rsid w:val="00641240"/>
    <w:rsid w:val="00650020"/>
    <w:rsid w:val="00651448"/>
    <w:rsid w:val="00654115"/>
    <w:rsid w:val="00655129"/>
    <w:rsid w:val="00655575"/>
    <w:rsid w:val="00656515"/>
    <w:rsid w:val="006568AA"/>
    <w:rsid w:val="00657BC3"/>
    <w:rsid w:val="00660159"/>
    <w:rsid w:val="006603B4"/>
    <w:rsid w:val="00663727"/>
    <w:rsid w:val="00664102"/>
    <w:rsid w:val="00666B06"/>
    <w:rsid w:val="00666E46"/>
    <w:rsid w:val="006673DA"/>
    <w:rsid w:val="00670E69"/>
    <w:rsid w:val="006733E7"/>
    <w:rsid w:val="0067354E"/>
    <w:rsid w:val="00673F11"/>
    <w:rsid w:val="006745FE"/>
    <w:rsid w:val="0067487D"/>
    <w:rsid w:val="00675738"/>
    <w:rsid w:val="00676F92"/>
    <w:rsid w:val="00680013"/>
    <w:rsid w:val="00680108"/>
    <w:rsid w:val="0068089F"/>
    <w:rsid w:val="0068156F"/>
    <w:rsid w:val="00681EB2"/>
    <w:rsid w:val="00683FA9"/>
    <w:rsid w:val="00684082"/>
    <w:rsid w:val="00684FBC"/>
    <w:rsid w:val="00685B44"/>
    <w:rsid w:val="0068716A"/>
    <w:rsid w:val="006A0317"/>
    <w:rsid w:val="006A1CCE"/>
    <w:rsid w:val="006A2789"/>
    <w:rsid w:val="006A75B0"/>
    <w:rsid w:val="006A76E6"/>
    <w:rsid w:val="006A780D"/>
    <w:rsid w:val="006A7D75"/>
    <w:rsid w:val="006B0F3B"/>
    <w:rsid w:val="006B2365"/>
    <w:rsid w:val="006B3A73"/>
    <w:rsid w:val="006B5A7D"/>
    <w:rsid w:val="006B6371"/>
    <w:rsid w:val="006C012A"/>
    <w:rsid w:val="006C4E45"/>
    <w:rsid w:val="006C51AA"/>
    <w:rsid w:val="006C673E"/>
    <w:rsid w:val="006D25A4"/>
    <w:rsid w:val="006D271E"/>
    <w:rsid w:val="006D282F"/>
    <w:rsid w:val="006D366F"/>
    <w:rsid w:val="006D41E6"/>
    <w:rsid w:val="006D4234"/>
    <w:rsid w:val="006D43F9"/>
    <w:rsid w:val="006D511D"/>
    <w:rsid w:val="006D59E1"/>
    <w:rsid w:val="006D6B8B"/>
    <w:rsid w:val="006D72A2"/>
    <w:rsid w:val="006D77EB"/>
    <w:rsid w:val="006E017E"/>
    <w:rsid w:val="006E022D"/>
    <w:rsid w:val="006E3175"/>
    <w:rsid w:val="006E4D1D"/>
    <w:rsid w:val="006E5930"/>
    <w:rsid w:val="006F15E2"/>
    <w:rsid w:val="006F1D03"/>
    <w:rsid w:val="006F2735"/>
    <w:rsid w:val="006F3801"/>
    <w:rsid w:val="006F388D"/>
    <w:rsid w:val="006F3E57"/>
    <w:rsid w:val="006F5F5E"/>
    <w:rsid w:val="006F6FDF"/>
    <w:rsid w:val="006F72E5"/>
    <w:rsid w:val="006F78AB"/>
    <w:rsid w:val="006F7BD8"/>
    <w:rsid w:val="006F7F05"/>
    <w:rsid w:val="00704951"/>
    <w:rsid w:val="00705FE4"/>
    <w:rsid w:val="0070689F"/>
    <w:rsid w:val="00714B10"/>
    <w:rsid w:val="007166AA"/>
    <w:rsid w:val="00720573"/>
    <w:rsid w:val="007207A5"/>
    <w:rsid w:val="00721351"/>
    <w:rsid w:val="00721FE6"/>
    <w:rsid w:val="00722736"/>
    <w:rsid w:val="00722825"/>
    <w:rsid w:val="0072550F"/>
    <w:rsid w:val="0073175D"/>
    <w:rsid w:val="00733A13"/>
    <w:rsid w:val="00737705"/>
    <w:rsid w:val="00742AAE"/>
    <w:rsid w:val="007563F7"/>
    <w:rsid w:val="00756BEF"/>
    <w:rsid w:val="007579C3"/>
    <w:rsid w:val="0076051F"/>
    <w:rsid w:val="00761AA6"/>
    <w:rsid w:val="00763A4E"/>
    <w:rsid w:val="00766C19"/>
    <w:rsid w:val="00772AA6"/>
    <w:rsid w:val="00772FAC"/>
    <w:rsid w:val="0077333E"/>
    <w:rsid w:val="00774116"/>
    <w:rsid w:val="00774F63"/>
    <w:rsid w:val="00776153"/>
    <w:rsid w:val="0077639A"/>
    <w:rsid w:val="0077683D"/>
    <w:rsid w:val="00776F3A"/>
    <w:rsid w:val="00777CD6"/>
    <w:rsid w:val="00784959"/>
    <w:rsid w:val="007857DA"/>
    <w:rsid w:val="00787D77"/>
    <w:rsid w:val="00792361"/>
    <w:rsid w:val="007929F9"/>
    <w:rsid w:val="00793A1B"/>
    <w:rsid w:val="00793EF8"/>
    <w:rsid w:val="00795987"/>
    <w:rsid w:val="007965E8"/>
    <w:rsid w:val="007A3774"/>
    <w:rsid w:val="007B58B7"/>
    <w:rsid w:val="007B5F96"/>
    <w:rsid w:val="007B62E7"/>
    <w:rsid w:val="007B6A14"/>
    <w:rsid w:val="007C4229"/>
    <w:rsid w:val="007D04B6"/>
    <w:rsid w:val="007D0ED0"/>
    <w:rsid w:val="007D170C"/>
    <w:rsid w:val="007D1736"/>
    <w:rsid w:val="007D1E0B"/>
    <w:rsid w:val="007D292A"/>
    <w:rsid w:val="007D55E2"/>
    <w:rsid w:val="007D7667"/>
    <w:rsid w:val="007E0B87"/>
    <w:rsid w:val="007E149D"/>
    <w:rsid w:val="007E2214"/>
    <w:rsid w:val="007E35AF"/>
    <w:rsid w:val="007E388A"/>
    <w:rsid w:val="007E6A63"/>
    <w:rsid w:val="007F1992"/>
    <w:rsid w:val="007F54F3"/>
    <w:rsid w:val="007F5ECE"/>
    <w:rsid w:val="008019A9"/>
    <w:rsid w:val="008022FC"/>
    <w:rsid w:val="00805307"/>
    <w:rsid w:val="00806C48"/>
    <w:rsid w:val="008072B1"/>
    <w:rsid w:val="0081540C"/>
    <w:rsid w:val="00815F76"/>
    <w:rsid w:val="00816ADD"/>
    <w:rsid w:val="0081737C"/>
    <w:rsid w:val="00820AEA"/>
    <w:rsid w:val="00820AFE"/>
    <w:rsid w:val="0082418B"/>
    <w:rsid w:val="0082608C"/>
    <w:rsid w:val="00826194"/>
    <w:rsid w:val="00827EDB"/>
    <w:rsid w:val="008328ED"/>
    <w:rsid w:val="00832E5F"/>
    <w:rsid w:val="00832EE6"/>
    <w:rsid w:val="0083533F"/>
    <w:rsid w:val="008354FD"/>
    <w:rsid w:val="00835788"/>
    <w:rsid w:val="008359EF"/>
    <w:rsid w:val="008368F9"/>
    <w:rsid w:val="0083691D"/>
    <w:rsid w:val="00837A5E"/>
    <w:rsid w:val="00842E59"/>
    <w:rsid w:val="0084342A"/>
    <w:rsid w:val="008450C6"/>
    <w:rsid w:val="0084541A"/>
    <w:rsid w:val="00846555"/>
    <w:rsid w:val="00846AD5"/>
    <w:rsid w:val="00846BB3"/>
    <w:rsid w:val="008475B4"/>
    <w:rsid w:val="00847617"/>
    <w:rsid w:val="008535D1"/>
    <w:rsid w:val="0085405E"/>
    <w:rsid w:val="00854F1F"/>
    <w:rsid w:val="008559C9"/>
    <w:rsid w:val="00855ABB"/>
    <w:rsid w:val="00857B13"/>
    <w:rsid w:val="00860A17"/>
    <w:rsid w:val="00860C1D"/>
    <w:rsid w:val="0086364D"/>
    <w:rsid w:val="00865A6C"/>
    <w:rsid w:val="00865FFF"/>
    <w:rsid w:val="008706BA"/>
    <w:rsid w:val="00870F77"/>
    <w:rsid w:val="00871E7F"/>
    <w:rsid w:val="0087502B"/>
    <w:rsid w:val="00881400"/>
    <w:rsid w:val="00881DD9"/>
    <w:rsid w:val="00881E12"/>
    <w:rsid w:val="00886AF7"/>
    <w:rsid w:val="0088758F"/>
    <w:rsid w:val="0089258E"/>
    <w:rsid w:val="00893D43"/>
    <w:rsid w:val="00894FB1"/>
    <w:rsid w:val="00897DFE"/>
    <w:rsid w:val="008A0F04"/>
    <w:rsid w:val="008A24D9"/>
    <w:rsid w:val="008A4942"/>
    <w:rsid w:val="008A4A3B"/>
    <w:rsid w:val="008A5871"/>
    <w:rsid w:val="008A6171"/>
    <w:rsid w:val="008A6538"/>
    <w:rsid w:val="008B0014"/>
    <w:rsid w:val="008B3B17"/>
    <w:rsid w:val="008B3FAC"/>
    <w:rsid w:val="008B40F7"/>
    <w:rsid w:val="008C1D4E"/>
    <w:rsid w:val="008C28A8"/>
    <w:rsid w:val="008C30ED"/>
    <w:rsid w:val="008C3B29"/>
    <w:rsid w:val="008C498D"/>
    <w:rsid w:val="008C49B8"/>
    <w:rsid w:val="008C4AEC"/>
    <w:rsid w:val="008C5892"/>
    <w:rsid w:val="008C7028"/>
    <w:rsid w:val="008D21B8"/>
    <w:rsid w:val="008D31B6"/>
    <w:rsid w:val="008D4670"/>
    <w:rsid w:val="008E0DB9"/>
    <w:rsid w:val="008E3195"/>
    <w:rsid w:val="008E4065"/>
    <w:rsid w:val="008E4A27"/>
    <w:rsid w:val="008E4A80"/>
    <w:rsid w:val="008E5C22"/>
    <w:rsid w:val="008E768E"/>
    <w:rsid w:val="008E7A52"/>
    <w:rsid w:val="008F0257"/>
    <w:rsid w:val="008F20A2"/>
    <w:rsid w:val="008F3083"/>
    <w:rsid w:val="008F4B40"/>
    <w:rsid w:val="008F69A5"/>
    <w:rsid w:val="008F7ECA"/>
    <w:rsid w:val="00901DF6"/>
    <w:rsid w:val="00903E4F"/>
    <w:rsid w:val="00904546"/>
    <w:rsid w:val="00905245"/>
    <w:rsid w:val="00905D94"/>
    <w:rsid w:val="009067A1"/>
    <w:rsid w:val="00907E33"/>
    <w:rsid w:val="00911602"/>
    <w:rsid w:val="00912666"/>
    <w:rsid w:val="00913526"/>
    <w:rsid w:val="00915F7B"/>
    <w:rsid w:val="00916834"/>
    <w:rsid w:val="0091748D"/>
    <w:rsid w:val="00917FC6"/>
    <w:rsid w:val="00921013"/>
    <w:rsid w:val="00921965"/>
    <w:rsid w:val="009234C1"/>
    <w:rsid w:val="00924167"/>
    <w:rsid w:val="00924E3C"/>
    <w:rsid w:val="00925DFD"/>
    <w:rsid w:val="00930D34"/>
    <w:rsid w:val="00933123"/>
    <w:rsid w:val="009331B0"/>
    <w:rsid w:val="00935C6D"/>
    <w:rsid w:val="00936551"/>
    <w:rsid w:val="00937B71"/>
    <w:rsid w:val="00943517"/>
    <w:rsid w:val="00943E88"/>
    <w:rsid w:val="00950F22"/>
    <w:rsid w:val="00951B34"/>
    <w:rsid w:val="009523DF"/>
    <w:rsid w:val="00955A8E"/>
    <w:rsid w:val="00955E14"/>
    <w:rsid w:val="00955F50"/>
    <w:rsid w:val="009605FF"/>
    <w:rsid w:val="00960788"/>
    <w:rsid w:val="00961117"/>
    <w:rsid w:val="00965538"/>
    <w:rsid w:val="009676E0"/>
    <w:rsid w:val="00971040"/>
    <w:rsid w:val="009711DE"/>
    <w:rsid w:val="00973E45"/>
    <w:rsid w:val="0097490C"/>
    <w:rsid w:val="00975102"/>
    <w:rsid w:val="00976D25"/>
    <w:rsid w:val="009814D7"/>
    <w:rsid w:val="00981CD6"/>
    <w:rsid w:val="00981DC5"/>
    <w:rsid w:val="0098279B"/>
    <w:rsid w:val="0098424D"/>
    <w:rsid w:val="00987127"/>
    <w:rsid w:val="00987690"/>
    <w:rsid w:val="0099056A"/>
    <w:rsid w:val="00991D11"/>
    <w:rsid w:val="00992235"/>
    <w:rsid w:val="0099421D"/>
    <w:rsid w:val="009948FA"/>
    <w:rsid w:val="00994B7D"/>
    <w:rsid w:val="00994D1E"/>
    <w:rsid w:val="009951A6"/>
    <w:rsid w:val="00995A30"/>
    <w:rsid w:val="009965FA"/>
    <w:rsid w:val="009A01C3"/>
    <w:rsid w:val="009A21E2"/>
    <w:rsid w:val="009A2EA2"/>
    <w:rsid w:val="009A4A29"/>
    <w:rsid w:val="009A5A2A"/>
    <w:rsid w:val="009A6F74"/>
    <w:rsid w:val="009A7C90"/>
    <w:rsid w:val="009A7F59"/>
    <w:rsid w:val="009B4BA9"/>
    <w:rsid w:val="009B4C90"/>
    <w:rsid w:val="009B6C29"/>
    <w:rsid w:val="009B75E2"/>
    <w:rsid w:val="009C142F"/>
    <w:rsid w:val="009C3013"/>
    <w:rsid w:val="009C48C5"/>
    <w:rsid w:val="009C5BCA"/>
    <w:rsid w:val="009C5D04"/>
    <w:rsid w:val="009C652C"/>
    <w:rsid w:val="009C785B"/>
    <w:rsid w:val="009D0005"/>
    <w:rsid w:val="009D0010"/>
    <w:rsid w:val="009D2BBF"/>
    <w:rsid w:val="009D3878"/>
    <w:rsid w:val="009D5184"/>
    <w:rsid w:val="009D55CF"/>
    <w:rsid w:val="009D6429"/>
    <w:rsid w:val="009D6DB2"/>
    <w:rsid w:val="009D79D5"/>
    <w:rsid w:val="009E0B59"/>
    <w:rsid w:val="009E1022"/>
    <w:rsid w:val="009E145A"/>
    <w:rsid w:val="009E554D"/>
    <w:rsid w:val="009E663C"/>
    <w:rsid w:val="009F30E4"/>
    <w:rsid w:val="009F3D3A"/>
    <w:rsid w:val="009F46FF"/>
    <w:rsid w:val="009F66D3"/>
    <w:rsid w:val="009F676C"/>
    <w:rsid w:val="00A01730"/>
    <w:rsid w:val="00A0264C"/>
    <w:rsid w:val="00A04263"/>
    <w:rsid w:val="00A06963"/>
    <w:rsid w:val="00A07274"/>
    <w:rsid w:val="00A07D8D"/>
    <w:rsid w:val="00A07E02"/>
    <w:rsid w:val="00A10AE4"/>
    <w:rsid w:val="00A11E23"/>
    <w:rsid w:val="00A149F6"/>
    <w:rsid w:val="00A151B7"/>
    <w:rsid w:val="00A15A05"/>
    <w:rsid w:val="00A16786"/>
    <w:rsid w:val="00A169FD"/>
    <w:rsid w:val="00A2373E"/>
    <w:rsid w:val="00A2546D"/>
    <w:rsid w:val="00A32E61"/>
    <w:rsid w:val="00A33587"/>
    <w:rsid w:val="00A34031"/>
    <w:rsid w:val="00A343B2"/>
    <w:rsid w:val="00A36E31"/>
    <w:rsid w:val="00A4152C"/>
    <w:rsid w:val="00A427C6"/>
    <w:rsid w:val="00A45021"/>
    <w:rsid w:val="00A46F20"/>
    <w:rsid w:val="00A47DFC"/>
    <w:rsid w:val="00A55876"/>
    <w:rsid w:val="00A5782A"/>
    <w:rsid w:val="00A57BB5"/>
    <w:rsid w:val="00A605FD"/>
    <w:rsid w:val="00A62061"/>
    <w:rsid w:val="00A640FF"/>
    <w:rsid w:val="00A6501C"/>
    <w:rsid w:val="00A7078A"/>
    <w:rsid w:val="00A7145D"/>
    <w:rsid w:val="00A73909"/>
    <w:rsid w:val="00A75645"/>
    <w:rsid w:val="00A7566D"/>
    <w:rsid w:val="00A763F9"/>
    <w:rsid w:val="00A77267"/>
    <w:rsid w:val="00A77F66"/>
    <w:rsid w:val="00A806DF"/>
    <w:rsid w:val="00A826A3"/>
    <w:rsid w:val="00A83167"/>
    <w:rsid w:val="00A83190"/>
    <w:rsid w:val="00A8354C"/>
    <w:rsid w:val="00A86952"/>
    <w:rsid w:val="00A873E6"/>
    <w:rsid w:val="00A87FC9"/>
    <w:rsid w:val="00A901C5"/>
    <w:rsid w:val="00A94DE8"/>
    <w:rsid w:val="00A95B5B"/>
    <w:rsid w:val="00A95B69"/>
    <w:rsid w:val="00AA1412"/>
    <w:rsid w:val="00AA1D96"/>
    <w:rsid w:val="00AA27B6"/>
    <w:rsid w:val="00AA2EF5"/>
    <w:rsid w:val="00AA423C"/>
    <w:rsid w:val="00AA4870"/>
    <w:rsid w:val="00AA5C1C"/>
    <w:rsid w:val="00AA7516"/>
    <w:rsid w:val="00AA7E71"/>
    <w:rsid w:val="00AB106E"/>
    <w:rsid w:val="00AB19E5"/>
    <w:rsid w:val="00AB1D7B"/>
    <w:rsid w:val="00AB29E5"/>
    <w:rsid w:val="00AB2BF3"/>
    <w:rsid w:val="00AB4164"/>
    <w:rsid w:val="00AB42D6"/>
    <w:rsid w:val="00AB4F40"/>
    <w:rsid w:val="00AB5A35"/>
    <w:rsid w:val="00AC0749"/>
    <w:rsid w:val="00AC1323"/>
    <w:rsid w:val="00AC745D"/>
    <w:rsid w:val="00AD06A8"/>
    <w:rsid w:val="00AD095C"/>
    <w:rsid w:val="00AD1D1F"/>
    <w:rsid w:val="00AD1D87"/>
    <w:rsid w:val="00AD5451"/>
    <w:rsid w:val="00AD7236"/>
    <w:rsid w:val="00AE0DD7"/>
    <w:rsid w:val="00AE4595"/>
    <w:rsid w:val="00AE5FE7"/>
    <w:rsid w:val="00AE75FA"/>
    <w:rsid w:val="00AF2B8F"/>
    <w:rsid w:val="00AF424A"/>
    <w:rsid w:val="00AF539B"/>
    <w:rsid w:val="00AF7F8A"/>
    <w:rsid w:val="00B0026A"/>
    <w:rsid w:val="00B0049E"/>
    <w:rsid w:val="00B049D4"/>
    <w:rsid w:val="00B05656"/>
    <w:rsid w:val="00B058A7"/>
    <w:rsid w:val="00B05C89"/>
    <w:rsid w:val="00B118B3"/>
    <w:rsid w:val="00B125D4"/>
    <w:rsid w:val="00B15B51"/>
    <w:rsid w:val="00B169AD"/>
    <w:rsid w:val="00B16E6B"/>
    <w:rsid w:val="00B2437E"/>
    <w:rsid w:val="00B248DA"/>
    <w:rsid w:val="00B33298"/>
    <w:rsid w:val="00B37ADD"/>
    <w:rsid w:val="00B419C3"/>
    <w:rsid w:val="00B4390B"/>
    <w:rsid w:val="00B45AD5"/>
    <w:rsid w:val="00B46148"/>
    <w:rsid w:val="00B46C62"/>
    <w:rsid w:val="00B52871"/>
    <w:rsid w:val="00B532EB"/>
    <w:rsid w:val="00B5569F"/>
    <w:rsid w:val="00B60111"/>
    <w:rsid w:val="00B618FF"/>
    <w:rsid w:val="00B61FF8"/>
    <w:rsid w:val="00B632CC"/>
    <w:rsid w:val="00B6605F"/>
    <w:rsid w:val="00B70869"/>
    <w:rsid w:val="00B70D43"/>
    <w:rsid w:val="00B72F0C"/>
    <w:rsid w:val="00B76313"/>
    <w:rsid w:val="00B76F66"/>
    <w:rsid w:val="00B80887"/>
    <w:rsid w:val="00B84A51"/>
    <w:rsid w:val="00B8508B"/>
    <w:rsid w:val="00B85FB2"/>
    <w:rsid w:val="00B86DB7"/>
    <w:rsid w:val="00B90F06"/>
    <w:rsid w:val="00B913F7"/>
    <w:rsid w:val="00B92247"/>
    <w:rsid w:val="00B92389"/>
    <w:rsid w:val="00B931E8"/>
    <w:rsid w:val="00B9345F"/>
    <w:rsid w:val="00B938E0"/>
    <w:rsid w:val="00B94CC5"/>
    <w:rsid w:val="00B96232"/>
    <w:rsid w:val="00B96B72"/>
    <w:rsid w:val="00BA38F1"/>
    <w:rsid w:val="00BA7D38"/>
    <w:rsid w:val="00BB1E86"/>
    <w:rsid w:val="00BB2206"/>
    <w:rsid w:val="00BB270F"/>
    <w:rsid w:val="00BB2782"/>
    <w:rsid w:val="00BB6E22"/>
    <w:rsid w:val="00BC1E84"/>
    <w:rsid w:val="00BC284F"/>
    <w:rsid w:val="00BC2EA3"/>
    <w:rsid w:val="00BC35E7"/>
    <w:rsid w:val="00BC5ABC"/>
    <w:rsid w:val="00BC7E9A"/>
    <w:rsid w:val="00BD0B0D"/>
    <w:rsid w:val="00BD11B2"/>
    <w:rsid w:val="00BD2E2F"/>
    <w:rsid w:val="00BD43F3"/>
    <w:rsid w:val="00BD79A0"/>
    <w:rsid w:val="00BE2074"/>
    <w:rsid w:val="00BE4E1E"/>
    <w:rsid w:val="00BE737B"/>
    <w:rsid w:val="00BF0182"/>
    <w:rsid w:val="00BF1939"/>
    <w:rsid w:val="00BF1F12"/>
    <w:rsid w:val="00BF241D"/>
    <w:rsid w:val="00BF274D"/>
    <w:rsid w:val="00BF6CC9"/>
    <w:rsid w:val="00BF71B5"/>
    <w:rsid w:val="00C00C1D"/>
    <w:rsid w:val="00C0246E"/>
    <w:rsid w:val="00C038A2"/>
    <w:rsid w:val="00C03E57"/>
    <w:rsid w:val="00C05382"/>
    <w:rsid w:val="00C05F66"/>
    <w:rsid w:val="00C0638D"/>
    <w:rsid w:val="00C10044"/>
    <w:rsid w:val="00C10523"/>
    <w:rsid w:val="00C10C63"/>
    <w:rsid w:val="00C11123"/>
    <w:rsid w:val="00C126D6"/>
    <w:rsid w:val="00C13103"/>
    <w:rsid w:val="00C14366"/>
    <w:rsid w:val="00C15DD0"/>
    <w:rsid w:val="00C15E87"/>
    <w:rsid w:val="00C1736E"/>
    <w:rsid w:val="00C270EE"/>
    <w:rsid w:val="00C27F19"/>
    <w:rsid w:val="00C31104"/>
    <w:rsid w:val="00C322F3"/>
    <w:rsid w:val="00C334FF"/>
    <w:rsid w:val="00C3475F"/>
    <w:rsid w:val="00C34E88"/>
    <w:rsid w:val="00C35268"/>
    <w:rsid w:val="00C36541"/>
    <w:rsid w:val="00C368BA"/>
    <w:rsid w:val="00C42E19"/>
    <w:rsid w:val="00C4360F"/>
    <w:rsid w:val="00C43AC7"/>
    <w:rsid w:val="00C44A72"/>
    <w:rsid w:val="00C4574B"/>
    <w:rsid w:val="00C468B8"/>
    <w:rsid w:val="00C50A1B"/>
    <w:rsid w:val="00C51B65"/>
    <w:rsid w:val="00C5464C"/>
    <w:rsid w:val="00C54803"/>
    <w:rsid w:val="00C55D47"/>
    <w:rsid w:val="00C579CF"/>
    <w:rsid w:val="00C6282F"/>
    <w:rsid w:val="00C62BE5"/>
    <w:rsid w:val="00C63562"/>
    <w:rsid w:val="00C64D18"/>
    <w:rsid w:val="00C65BA6"/>
    <w:rsid w:val="00C67105"/>
    <w:rsid w:val="00C6758B"/>
    <w:rsid w:val="00C70B70"/>
    <w:rsid w:val="00C70DCB"/>
    <w:rsid w:val="00C76900"/>
    <w:rsid w:val="00C80213"/>
    <w:rsid w:val="00C804E0"/>
    <w:rsid w:val="00C809D1"/>
    <w:rsid w:val="00C8135C"/>
    <w:rsid w:val="00C83430"/>
    <w:rsid w:val="00C84DA0"/>
    <w:rsid w:val="00C91081"/>
    <w:rsid w:val="00C92D29"/>
    <w:rsid w:val="00C94EAD"/>
    <w:rsid w:val="00C94F75"/>
    <w:rsid w:val="00C96393"/>
    <w:rsid w:val="00C96823"/>
    <w:rsid w:val="00CA2CF7"/>
    <w:rsid w:val="00CA4675"/>
    <w:rsid w:val="00CA6FB6"/>
    <w:rsid w:val="00CB007B"/>
    <w:rsid w:val="00CB2060"/>
    <w:rsid w:val="00CB4147"/>
    <w:rsid w:val="00CB41A2"/>
    <w:rsid w:val="00CB5484"/>
    <w:rsid w:val="00CB5987"/>
    <w:rsid w:val="00CB5A55"/>
    <w:rsid w:val="00CB6104"/>
    <w:rsid w:val="00CB67D8"/>
    <w:rsid w:val="00CC1DE3"/>
    <w:rsid w:val="00CC4045"/>
    <w:rsid w:val="00CC4D7C"/>
    <w:rsid w:val="00CC545E"/>
    <w:rsid w:val="00CC5E10"/>
    <w:rsid w:val="00CC6E0C"/>
    <w:rsid w:val="00CC77B9"/>
    <w:rsid w:val="00CC77C6"/>
    <w:rsid w:val="00CD3D88"/>
    <w:rsid w:val="00CD4FD6"/>
    <w:rsid w:val="00CD6602"/>
    <w:rsid w:val="00CD7CAE"/>
    <w:rsid w:val="00CE0242"/>
    <w:rsid w:val="00CE0F9F"/>
    <w:rsid w:val="00CE3825"/>
    <w:rsid w:val="00CE570A"/>
    <w:rsid w:val="00CE5B7E"/>
    <w:rsid w:val="00CE604A"/>
    <w:rsid w:val="00CE793E"/>
    <w:rsid w:val="00CF14DF"/>
    <w:rsid w:val="00CF180A"/>
    <w:rsid w:val="00CF1A93"/>
    <w:rsid w:val="00CF1C86"/>
    <w:rsid w:val="00CF4700"/>
    <w:rsid w:val="00D01A35"/>
    <w:rsid w:val="00D01B5E"/>
    <w:rsid w:val="00D020BF"/>
    <w:rsid w:val="00D069F7"/>
    <w:rsid w:val="00D07878"/>
    <w:rsid w:val="00D116D0"/>
    <w:rsid w:val="00D14725"/>
    <w:rsid w:val="00D14950"/>
    <w:rsid w:val="00D15344"/>
    <w:rsid w:val="00D16D6F"/>
    <w:rsid w:val="00D207A3"/>
    <w:rsid w:val="00D2250C"/>
    <w:rsid w:val="00D24DC0"/>
    <w:rsid w:val="00D31060"/>
    <w:rsid w:val="00D310B9"/>
    <w:rsid w:val="00D322CF"/>
    <w:rsid w:val="00D32957"/>
    <w:rsid w:val="00D34540"/>
    <w:rsid w:val="00D36468"/>
    <w:rsid w:val="00D43123"/>
    <w:rsid w:val="00D4337E"/>
    <w:rsid w:val="00D4784C"/>
    <w:rsid w:val="00D51130"/>
    <w:rsid w:val="00D53B1A"/>
    <w:rsid w:val="00D54319"/>
    <w:rsid w:val="00D55715"/>
    <w:rsid w:val="00D56EA8"/>
    <w:rsid w:val="00D60D7C"/>
    <w:rsid w:val="00D62A9E"/>
    <w:rsid w:val="00D64D25"/>
    <w:rsid w:val="00D65435"/>
    <w:rsid w:val="00D656AA"/>
    <w:rsid w:val="00D72640"/>
    <w:rsid w:val="00D7564D"/>
    <w:rsid w:val="00D7645C"/>
    <w:rsid w:val="00D76739"/>
    <w:rsid w:val="00D77F79"/>
    <w:rsid w:val="00D80298"/>
    <w:rsid w:val="00D8090D"/>
    <w:rsid w:val="00D81341"/>
    <w:rsid w:val="00D82542"/>
    <w:rsid w:val="00D827D6"/>
    <w:rsid w:val="00D8508A"/>
    <w:rsid w:val="00D8551E"/>
    <w:rsid w:val="00D861F5"/>
    <w:rsid w:val="00D86983"/>
    <w:rsid w:val="00D86A67"/>
    <w:rsid w:val="00D8795A"/>
    <w:rsid w:val="00D87AA6"/>
    <w:rsid w:val="00D90676"/>
    <w:rsid w:val="00D90AD9"/>
    <w:rsid w:val="00D9108C"/>
    <w:rsid w:val="00D926CD"/>
    <w:rsid w:val="00D92960"/>
    <w:rsid w:val="00D96FA5"/>
    <w:rsid w:val="00D9761D"/>
    <w:rsid w:val="00D97A6A"/>
    <w:rsid w:val="00D97DB1"/>
    <w:rsid w:val="00DA02BF"/>
    <w:rsid w:val="00DA11AC"/>
    <w:rsid w:val="00DA233F"/>
    <w:rsid w:val="00DA2BA6"/>
    <w:rsid w:val="00DA3C8A"/>
    <w:rsid w:val="00DB08AE"/>
    <w:rsid w:val="00DC5C2D"/>
    <w:rsid w:val="00DC6555"/>
    <w:rsid w:val="00DD0697"/>
    <w:rsid w:val="00DD1A2D"/>
    <w:rsid w:val="00DD2285"/>
    <w:rsid w:val="00DD2362"/>
    <w:rsid w:val="00DD49B6"/>
    <w:rsid w:val="00DD6D03"/>
    <w:rsid w:val="00DD6F21"/>
    <w:rsid w:val="00DE0FB5"/>
    <w:rsid w:val="00DE1268"/>
    <w:rsid w:val="00DE3809"/>
    <w:rsid w:val="00DE4147"/>
    <w:rsid w:val="00DE5BC7"/>
    <w:rsid w:val="00DE6115"/>
    <w:rsid w:val="00DF2176"/>
    <w:rsid w:val="00DF2519"/>
    <w:rsid w:val="00DF66B7"/>
    <w:rsid w:val="00DF697E"/>
    <w:rsid w:val="00DF6EF4"/>
    <w:rsid w:val="00DF79AA"/>
    <w:rsid w:val="00E01A38"/>
    <w:rsid w:val="00E020C9"/>
    <w:rsid w:val="00E06812"/>
    <w:rsid w:val="00E06902"/>
    <w:rsid w:val="00E07E4E"/>
    <w:rsid w:val="00E10066"/>
    <w:rsid w:val="00E102E5"/>
    <w:rsid w:val="00E12383"/>
    <w:rsid w:val="00E15067"/>
    <w:rsid w:val="00E16EEB"/>
    <w:rsid w:val="00E20B96"/>
    <w:rsid w:val="00E23CA9"/>
    <w:rsid w:val="00E2562D"/>
    <w:rsid w:val="00E26710"/>
    <w:rsid w:val="00E307D5"/>
    <w:rsid w:val="00E31A0C"/>
    <w:rsid w:val="00E31B59"/>
    <w:rsid w:val="00E33123"/>
    <w:rsid w:val="00E345AE"/>
    <w:rsid w:val="00E35F4A"/>
    <w:rsid w:val="00E36F15"/>
    <w:rsid w:val="00E3716F"/>
    <w:rsid w:val="00E3750B"/>
    <w:rsid w:val="00E433D6"/>
    <w:rsid w:val="00E505B4"/>
    <w:rsid w:val="00E5095E"/>
    <w:rsid w:val="00E5170C"/>
    <w:rsid w:val="00E51717"/>
    <w:rsid w:val="00E52186"/>
    <w:rsid w:val="00E52CB7"/>
    <w:rsid w:val="00E53039"/>
    <w:rsid w:val="00E5633E"/>
    <w:rsid w:val="00E56A77"/>
    <w:rsid w:val="00E606FB"/>
    <w:rsid w:val="00E61675"/>
    <w:rsid w:val="00E6227C"/>
    <w:rsid w:val="00E62E04"/>
    <w:rsid w:val="00E63492"/>
    <w:rsid w:val="00E64212"/>
    <w:rsid w:val="00E65C6A"/>
    <w:rsid w:val="00E666CC"/>
    <w:rsid w:val="00E674E5"/>
    <w:rsid w:val="00E701B9"/>
    <w:rsid w:val="00E70EF6"/>
    <w:rsid w:val="00E71C2A"/>
    <w:rsid w:val="00E71E08"/>
    <w:rsid w:val="00E72599"/>
    <w:rsid w:val="00E728B0"/>
    <w:rsid w:val="00E73995"/>
    <w:rsid w:val="00E75AC8"/>
    <w:rsid w:val="00E77133"/>
    <w:rsid w:val="00E777C8"/>
    <w:rsid w:val="00E77BFE"/>
    <w:rsid w:val="00E8464A"/>
    <w:rsid w:val="00E84BFC"/>
    <w:rsid w:val="00E8683A"/>
    <w:rsid w:val="00E86CE6"/>
    <w:rsid w:val="00E8785C"/>
    <w:rsid w:val="00E905AA"/>
    <w:rsid w:val="00E90658"/>
    <w:rsid w:val="00E97178"/>
    <w:rsid w:val="00EA29F4"/>
    <w:rsid w:val="00EA3DA6"/>
    <w:rsid w:val="00EA6860"/>
    <w:rsid w:val="00EB42A5"/>
    <w:rsid w:val="00EB48FF"/>
    <w:rsid w:val="00EB526E"/>
    <w:rsid w:val="00EB5ACE"/>
    <w:rsid w:val="00EB64EC"/>
    <w:rsid w:val="00EC0125"/>
    <w:rsid w:val="00EC06A1"/>
    <w:rsid w:val="00EC0A0B"/>
    <w:rsid w:val="00EC24E3"/>
    <w:rsid w:val="00EC2BB7"/>
    <w:rsid w:val="00EC3C7A"/>
    <w:rsid w:val="00EC4355"/>
    <w:rsid w:val="00EC5D34"/>
    <w:rsid w:val="00EC77B1"/>
    <w:rsid w:val="00ED07A3"/>
    <w:rsid w:val="00ED0DD0"/>
    <w:rsid w:val="00ED1039"/>
    <w:rsid w:val="00ED6268"/>
    <w:rsid w:val="00ED78E8"/>
    <w:rsid w:val="00EE0272"/>
    <w:rsid w:val="00EE2470"/>
    <w:rsid w:val="00EF0262"/>
    <w:rsid w:val="00EF3AC5"/>
    <w:rsid w:val="00EF45C9"/>
    <w:rsid w:val="00EF631A"/>
    <w:rsid w:val="00F00160"/>
    <w:rsid w:val="00F00DE1"/>
    <w:rsid w:val="00F039B6"/>
    <w:rsid w:val="00F04374"/>
    <w:rsid w:val="00F04602"/>
    <w:rsid w:val="00F05164"/>
    <w:rsid w:val="00F05EC9"/>
    <w:rsid w:val="00F104D5"/>
    <w:rsid w:val="00F104D7"/>
    <w:rsid w:val="00F111F7"/>
    <w:rsid w:val="00F146A2"/>
    <w:rsid w:val="00F147C6"/>
    <w:rsid w:val="00F1500F"/>
    <w:rsid w:val="00F164F4"/>
    <w:rsid w:val="00F1789A"/>
    <w:rsid w:val="00F22474"/>
    <w:rsid w:val="00F262A6"/>
    <w:rsid w:val="00F27DD2"/>
    <w:rsid w:val="00F364AD"/>
    <w:rsid w:val="00F41277"/>
    <w:rsid w:val="00F46158"/>
    <w:rsid w:val="00F507D6"/>
    <w:rsid w:val="00F510B9"/>
    <w:rsid w:val="00F516A8"/>
    <w:rsid w:val="00F53C78"/>
    <w:rsid w:val="00F6398F"/>
    <w:rsid w:val="00F706BE"/>
    <w:rsid w:val="00F76CD7"/>
    <w:rsid w:val="00F829F8"/>
    <w:rsid w:val="00F87CE2"/>
    <w:rsid w:val="00F924F1"/>
    <w:rsid w:val="00F949DB"/>
    <w:rsid w:val="00F94BDA"/>
    <w:rsid w:val="00F94D9D"/>
    <w:rsid w:val="00F973CD"/>
    <w:rsid w:val="00F979D2"/>
    <w:rsid w:val="00FA0EA5"/>
    <w:rsid w:val="00FA1E4D"/>
    <w:rsid w:val="00FA3211"/>
    <w:rsid w:val="00FA3794"/>
    <w:rsid w:val="00FA63EA"/>
    <w:rsid w:val="00FA7BA2"/>
    <w:rsid w:val="00FA7C46"/>
    <w:rsid w:val="00FB3ECE"/>
    <w:rsid w:val="00FB56C5"/>
    <w:rsid w:val="00FB5AC2"/>
    <w:rsid w:val="00FB69A9"/>
    <w:rsid w:val="00FC21AA"/>
    <w:rsid w:val="00FC2C63"/>
    <w:rsid w:val="00FC2D3D"/>
    <w:rsid w:val="00FC31B7"/>
    <w:rsid w:val="00FC3C19"/>
    <w:rsid w:val="00FD1260"/>
    <w:rsid w:val="00FD1989"/>
    <w:rsid w:val="00FD1D93"/>
    <w:rsid w:val="00FD2154"/>
    <w:rsid w:val="00FD278F"/>
    <w:rsid w:val="00FD5926"/>
    <w:rsid w:val="00FD7189"/>
    <w:rsid w:val="00FE14A1"/>
    <w:rsid w:val="00FE2EF7"/>
    <w:rsid w:val="00FE46C0"/>
    <w:rsid w:val="00FE5E28"/>
    <w:rsid w:val="00FE627E"/>
    <w:rsid w:val="00FE6B8D"/>
    <w:rsid w:val="00FF0023"/>
    <w:rsid w:val="00FF0AE1"/>
    <w:rsid w:val="00FF135A"/>
    <w:rsid w:val="00FF2446"/>
    <w:rsid w:val="00FF3D45"/>
    <w:rsid w:val="00FF3E74"/>
    <w:rsid w:val="00FF727B"/>
    <w:rsid w:val="01333FC3"/>
    <w:rsid w:val="0230893A"/>
    <w:rsid w:val="04957CEC"/>
    <w:rsid w:val="04D68929"/>
    <w:rsid w:val="04E3C562"/>
    <w:rsid w:val="053B5590"/>
    <w:rsid w:val="05F78434"/>
    <w:rsid w:val="07A15257"/>
    <w:rsid w:val="091D2FCA"/>
    <w:rsid w:val="093D5CCF"/>
    <w:rsid w:val="0978988A"/>
    <w:rsid w:val="0B6CC362"/>
    <w:rsid w:val="0BE36C91"/>
    <w:rsid w:val="0C43C78B"/>
    <w:rsid w:val="0C876674"/>
    <w:rsid w:val="0E518C5D"/>
    <w:rsid w:val="0E73DD2B"/>
    <w:rsid w:val="0ECDD82F"/>
    <w:rsid w:val="0F5362F9"/>
    <w:rsid w:val="112ECD74"/>
    <w:rsid w:val="13FDA236"/>
    <w:rsid w:val="15D4E869"/>
    <w:rsid w:val="164083E6"/>
    <w:rsid w:val="178092DB"/>
    <w:rsid w:val="180BAFA9"/>
    <w:rsid w:val="18BDDC0E"/>
    <w:rsid w:val="1A7E80DA"/>
    <w:rsid w:val="1A918F0F"/>
    <w:rsid w:val="1B79FE82"/>
    <w:rsid w:val="1C6217A7"/>
    <w:rsid w:val="1CB1F3AA"/>
    <w:rsid w:val="1CD367AA"/>
    <w:rsid w:val="1E0DC219"/>
    <w:rsid w:val="221BCF8C"/>
    <w:rsid w:val="2374D497"/>
    <w:rsid w:val="24275C59"/>
    <w:rsid w:val="24443919"/>
    <w:rsid w:val="25281C9F"/>
    <w:rsid w:val="26F3946F"/>
    <w:rsid w:val="287DEC8C"/>
    <w:rsid w:val="28BA55D9"/>
    <w:rsid w:val="28F59E92"/>
    <w:rsid w:val="29318AE7"/>
    <w:rsid w:val="2A68ADEF"/>
    <w:rsid w:val="2A7A8381"/>
    <w:rsid w:val="2C222F86"/>
    <w:rsid w:val="2C7C14F3"/>
    <w:rsid w:val="2CBD6531"/>
    <w:rsid w:val="2D286936"/>
    <w:rsid w:val="302743E3"/>
    <w:rsid w:val="31240BE7"/>
    <w:rsid w:val="31390CC1"/>
    <w:rsid w:val="32F65AE7"/>
    <w:rsid w:val="330E5454"/>
    <w:rsid w:val="339B3431"/>
    <w:rsid w:val="341BA0F2"/>
    <w:rsid w:val="3700D461"/>
    <w:rsid w:val="384C3204"/>
    <w:rsid w:val="3A3E3689"/>
    <w:rsid w:val="3B5DFADA"/>
    <w:rsid w:val="3F482A4F"/>
    <w:rsid w:val="3F78B7DC"/>
    <w:rsid w:val="40197037"/>
    <w:rsid w:val="4091B0FC"/>
    <w:rsid w:val="42064E60"/>
    <w:rsid w:val="44E2F278"/>
    <w:rsid w:val="465D7748"/>
    <w:rsid w:val="471D197C"/>
    <w:rsid w:val="4939B30D"/>
    <w:rsid w:val="4B61BB0F"/>
    <w:rsid w:val="4B9302CB"/>
    <w:rsid w:val="4E17E96B"/>
    <w:rsid w:val="4ED65CAF"/>
    <w:rsid w:val="4F7E6A1D"/>
    <w:rsid w:val="50BDE19A"/>
    <w:rsid w:val="510E1CB5"/>
    <w:rsid w:val="51980A93"/>
    <w:rsid w:val="528779C6"/>
    <w:rsid w:val="5311230D"/>
    <w:rsid w:val="533F9416"/>
    <w:rsid w:val="53597CE8"/>
    <w:rsid w:val="53ED95D1"/>
    <w:rsid w:val="545995F5"/>
    <w:rsid w:val="54FDA4F6"/>
    <w:rsid w:val="550C59D2"/>
    <w:rsid w:val="552D0D4E"/>
    <w:rsid w:val="555E2F18"/>
    <w:rsid w:val="55AE6A33"/>
    <w:rsid w:val="55F43766"/>
    <w:rsid w:val="57909F3F"/>
    <w:rsid w:val="57BB0015"/>
    <w:rsid w:val="58EE0476"/>
    <w:rsid w:val="5A147971"/>
    <w:rsid w:val="5BB9981E"/>
    <w:rsid w:val="5CE1E077"/>
    <w:rsid w:val="5CE736D1"/>
    <w:rsid w:val="5E51E246"/>
    <w:rsid w:val="5E61274E"/>
    <w:rsid w:val="61EC0F05"/>
    <w:rsid w:val="62176BFA"/>
    <w:rsid w:val="63457928"/>
    <w:rsid w:val="63F90B57"/>
    <w:rsid w:val="6492D17D"/>
    <w:rsid w:val="6507569F"/>
    <w:rsid w:val="651C93EA"/>
    <w:rsid w:val="653FFCF4"/>
    <w:rsid w:val="66BDF573"/>
    <w:rsid w:val="6803E2DD"/>
    <w:rsid w:val="68137707"/>
    <w:rsid w:val="683A1371"/>
    <w:rsid w:val="6877063E"/>
    <w:rsid w:val="68A001D5"/>
    <w:rsid w:val="69045B11"/>
    <w:rsid w:val="698E48EF"/>
    <w:rsid w:val="6B6E78C7"/>
    <w:rsid w:val="6C9DA572"/>
    <w:rsid w:val="6CE139C4"/>
    <w:rsid w:val="6DAD0FFD"/>
    <w:rsid w:val="6DB1F1EF"/>
    <w:rsid w:val="6DF188B0"/>
    <w:rsid w:val="6E1CC323"/>
    <w:rsid w:val="6E34CCA7"/>
    <w:rsid w:val="6F41C780"/>
    <w:rsid w:val="726B9647"/>
    <w:rsid w:val="73FFB8E9"/>
    <w:rsid w:val="740F2F85"/>
    <w:rsid w:val="7417B256"/>
    <w:rsid w:val="75F74AB6"/>
    <w:rsid w:val="76220200"/>
    <w:rsid w:val="77CDBAA5"/>
    <w:rsid w:val="78CAB7D9"/>
    <w:rsid w:val="79E1AF55"/>
    <w:rsid w:val="7A7AE1CD"/>
    <w:rsid w:val="7A916802"/>
    <w:rsid w:val="7E3480E6"/>
    <w:rsid w:val="7F0BAE25"/>
    <w:rsid w:val="7FC03B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E359F2"/>
  <w15:chartTrackingRefBased/>
  <w15:docId w15:val="{F96E880D-7CED-4F50-A3F6-18235175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95A"/>
    <w:pPr>
      <w:spacing w:after="0" w:line="240" w:lineRule="auto"/>
    </w:pPr>
    <w:rPr>
      <w:rFonts w:ascii="Arial" w:eastAsia="Times New Roman" w:hAnsi="Arial" w:cs="Times New Roman"/>
      <w:sz w:val="21"/>
      <w:szCs w:val="20"/>
      <w:lang w:val="en-GB"/>
    </w:rPr>
  </w:style>
  <w:style w:type="paragraph" w:styleId="Heading1">
    <w:name w:val="heading 1"/>
    <w:basedOn w:val="Normal"/>
    <w:next w:val="Normal"/>
    <w:link w:val="Heading1Char"/>
    <w:uiPriority w:val="9"/>
    <w:qFormat/>
    <w:rsid w:val="002914C5"/>
    <w:pPr>
      <w:keepNext/>
      <w:keepLines/>
      <w:numPr>
        <w:numId w:val="5"/>
      </w:numPr>
      <w:spacing w:before="240" w:after="120"/>
      <w:outlineLvl w:val="0"/>
    </w:pPr>
    <w:rPr>
      <w:rFonts w:eastAsiaTheme="majorEastAsia" w:cs="Arial"/>
      <w:sz w:val="32"/>
      <w:szCs w:val="32"/>
    </w:rPr>
  </w:style>
  <w:style w:type="paragraph" w:styleId="Heading2">
    <w:name w:val="heading 2"/>
    <w:basedOn w:val="Normal"/>
    <w:next w:val="Normal"/>
    <w:link w:val="Heading2Char"/>
    <w:uiPriority w:val="9"/>
    <w:unhideWhenUsed/>
    <w:qFormat/>
    <w:rsid w:val="002914C5"/>
    <w:pPr>
      <w:keepNext/>
      <w:keepLines/>
      <w:numPr>
        <w:ilvl w:val="1"/>
        <w:numId w:val="5"/>
      </w:numPr>
      <w:spacing w:before="120" w:after="120"/>
      <w:outlineLvl w:val="1"/>
    </w:pPr>
    <w:rPr>
      <w:rFonts w:eastAsiaTheme="majorEastAsia" w:cs="Arial"/>
      <w:b/>
      <w:sz w:val="24"/>
      <w:szCs w:val="26"/>
    </w:rPr>
  </w:style>
  <w:style w:type="paragraph" w:styleId="Heading3">
    <w:name w:val="heading 3"/>
    <w:basedOn w:val="Normal"/>
    <w:next w:val="Normal"/>
    <w:link w:val="Heading3Char"/>
    <w:uiPriority w:val="9"/>
    <w:unhideWhenUsed/>
    <w:qFormat/>
    <w:rsid w:val="002914C5"/>
    <w:pPr>
      <w:keepNext/>
      <w:keepLines/>
      <w:numPr>
        <w:ilvl w:val="2"/>
        <w:numId w:val="5"/>
      </w:numPr>
      <w:spacing w:before="120" w:after="120"/>
      <w:outlineLvl w:val="2"/>
    </w:pPr>
    <w:rPr>
      <w:rFonts w:eastAsiaTheme="majorEastAsia" w:cs="Arial"/>
      <w:b/>
      <w:sz w:val="24"/>
      <w:szCs w:val="24"/>
    </w:rPr>
  </w:style>
  <w:style w:type="paragraph" w:styleId="Heading4">
    <w:name w:val="heading 4"/>
    <w:basedOn w:val="Normal"/>
    <w:next w:val="Normal"/>
    <w:link w:val="Heading4Char"/>
    <w:uiPriority w:val="9"/>
    <w:semiHidden/>
    <w:unhideWhenUsed/>
    <w:qFormat/>
    <w:rsid w:val="002914C5"/>
    <w:pPr>
      <w:keepNext/>
      <w:keepLines/>
      <w:numPr>
        <w:ilvl w:val="3"/>
        <w:numId w:val="5"/>
      </w:numPr>
      <w:spacing w:before="40"/>
      <w:outlineLvl w:val="3"/>
    </w:pPr>
    <w:rPr>
      <w:rFonts w:asciiTheme="majorHAnsi" w:eastAsiaTheme="majorEastAsia" w:hAnsiTheme="majorHAnsi" w:cstheme="majorBidi"/>
      <w:i/>
      <w:iCs/>
      <w:color w:val="306785" w:themeColor="accent1" w:themeShade="BF"/>
    </w:rPr>
  </w:style>
  <w:style w:type="paragraph" w:styleId="Heading5">
    <w:name w:val="heading 5"/>
    <w:basedOn w:val="Normal"/>
    <w:next w:val="Normal"/>
    <w:link w:val="Heading5Char"/>
    <w:uiPriority w:val="9"/>
    <w:semiHidden/>
    <w:unhideWhenUsed/>
    <w:qFormat/>
    <w:rsid w:val="002914C5"/>
    <w:pPr>
      <w:keepNext/>
      <w:keepLines/>
      <w:numPr>
        <w:ilvl w:val="4"/>
        <w:numId w:val="5"/>
      </w:numPr>
      <w:spacing w:before="40"/>
      <w:outlineLvl w:val="4"/>
    </w:pPr>
    <w:rPr>
      <w:rFonts w:asciiTheme="majorHAnsi" w:eastAsiaTheme="majorEastAsia" w:hAnsiTheme="majorHAnsi" w:cstheme="majorBidi"/>
      <w:color w:val="306785" w:themeColor="accent1" w:themeShade="BF"/>
    </w:rPr>
  </w:style>
  <w:style w:type="paragraph" w:styleId="Heading6">
    <w:name w:val="heading 6"/>
    <w:basedOn w:val="Normal"/>
    <w:next w:val="Normal"/>
    <w:link w:val="Heading6Char"/>
    <w:uiPriority w:val="9"/>
    <w:semiHidden/>
    <w:unhideWhenUsed/>
    <w:qFormat/>
    <w:rsid w:val="002914C5"/>
    <w:pPr>
      <w:keepNext/>
      <w:keepLines/>
      <w:numPr>
        <w:ilvl w:val="5"/>
        <w:numId w:val="5"/>
      </w:numPr>
      <w:spacing w:before="40"/>
      <w:outlineLvl w:val="5"/>
    </w:pPr>
    <w:rPr>
      <w:rFonts w:asciiTheme="majorHAnsi" w:eastAsiaTheme="majorEastAsia" w:hAnsiTheme="majorHAnsi" w:cstheme="majorBidi"/>
      <w:color w:val="204458" w:themeColor="accent1" w:themeShade="7F"/>
    </w:rPr>
  </w:style>
  <w:style w:type="paragraph" w:styleId="Heading7">
    <w:name w:val="heading 7"/>
    <w:basedOn w:val="Normal"/>
    <w:next w:val="Normal"/>
    <w:link w:val="Heading7Char"/>
    <w:uiPriority w:val="9"/>
    <w:semiHidden/>
    <w:unhideWhenUsed/>
    <w:qFormat/>
    <w:rsid w:val="002914C5"/>
    <w:pPr>
      <w:keepNext/>
      <w:keepLines/>
      <w:numPr>
        <w:ilvl w:val="6"/>
        <w:numId w:val="5"/>
      </w:numPr>
      <w:spacing w:before="40"/>
      <w:outlineLvl w:val="6"/>
    </w:pPr>
    <w:rPr>
      <w:rFonts w:asciiTheme="majorHAnsi" w:eastAsiaTheme="majorEastAsia" w:hAnsiTheme="majorHAnsi" w:cstheme="majorBidi"/>
      <w:i/>
      <w:iCs/>
      <w:color w:val="204458" w:themeColor="accent1" w:themeShade="7F"/>
    </w:rPr>
  </w:style>
  <w:style w:type="paragraph" w:styleId="Heading8">
    <w:name w:val="heading 8"/>
    <w:basedOn w:val="Normal"/>
    <w:next w:val="Normal"/>
    <w:link w:val="Heading8Char"/>
    <w:uiPriority w:val="9"/>
    <w:semiHidden/>
    <w:unhideWhenUsed/>
    <w:qFormat/>
    <w:rsid w:val="002914C5"/>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914C5"/>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D7C"/>
    <w:pPr>
      <w:ind w:left="720"/>
      <w:contextualSpacing/>
    </w:pPr>
  </w:style>
  <w:style w:type="paragraph" w:customStyle="1" w:styleId="AP-Style1">
    <w:name w:val="AP-Style1"/>
    <w:basedOn w:val="ListParagraph"/>
    <w:link w:val="AP-Style1Char"/>
    <w:qFormat/>
    <w:rsid w:val="00203AB5"/>
    <w:pPr>
      <w:numPr>
        <w:numId w:val="1"/>
      </w:numPr>
      <w:tabs>
        <w:tab w:val="left" w:pos="360"/>
      </w:tabs>
      <w:spacing w:after="210" w:line="276" w:lineRule="auto"/>
      <w:contextualSpacing w:val="0"/>
      <w:jc w:val="both"/>
    </w:pPr>
    <w:rPr>
      <w:rFonts w:cs="Arial"/>
      <w:b/>
      <w:szCs w:val="21"/>
    </w:rPr>
  </w:style>
  <w:style w:type="paragraph" w:customStyle="1" w:styleId="AP-Style2">
    <w:name w:val="AP-Style2"/>
    <w:basedOn w:val="ListParagraph"/>
    <w:link w:val="AP-Style2Char"/>
    <w:qFormat/>
    <w:rsid w:val="00203AB5"/>
    <w:pPr>
      <w:numPr>
        <w:ilvl w:val="1"/>
        <w:numId w:val="1"/>
      </w:numPr>
      <w:tabs>
        <w:tab w:val="left" w:pos="360"/>
      </w:tabs>
      <w:spacing w:before="240" w:after="240" w:line="276" w:lineRule="auto"/>
      <w:jc w:val="both"/>
    </w:pPr>
    <w:rPr>
      <w:rFonts w:cs="Arial"/>
      <w:b/>
      <w:szCs w:val="21"/>
    </w:rPr>
  </w:style>
  <w:style w:type="character" w:customStyle="1" w:styleId="ListParagraphChar">
    <w:name w:val="List Paragraph Char"/>
    <w:basedOn w:val="DefaultParagraphFont"/>
    <w:link w:val="ListParagraph"/>
    <w:uiPriority w:val="34"/>
    <w:rsid w:val="00306195"/>
    <w:rPr>
      <w:rFonts w:ascii="Arial" w:eastAsia="Times New Roman" w:hAnsi="Arial" w:cs="Times New Roman"/>
      <w:sz w:val="21"/>
      <w:szCs w:val="20"/>
      <w:lang w:val="en-GB"/>
    </w:rPr>
  </w:style>
  <w:style w:type="character" w:customStyle="1" w:styleId="AP-Style1Char">
    <w:name w:val="AP-Style1 Char"/>
    <w:basedOn w:val="ListParagraphChar"/>
    <w:link w:val="AP-Style1"/>
    <w:rsid w:val="00203AB5"/>
    <w:rPr>
      <w:rFonts w:ascii="Arial" w:eastAsia="Times New Roman" w:hAnsi="Arial" w:cs="Arial"/>
      <w:b/>
      <w:sz w:val="21"/>
      <w:szCs w:val="21"/>
      <w:lang w:val="en-GB"/>
    </w:rPr>
  </w:style>
  <w:style w:type="character" w:customStyle="1" w:styleId="AP-Style2Char">
    <w:name w:val="AP-Style2 Char"/>
    <w:basedOn w:val="ListParagraphChar"/>
    <w:link w:val="AP-Style2"/>
    <w:rsid w:val="00203AB5"/>
    <w:rPr>
      <w:rFonts w:ascii="Arial" w:eastAsia="Times New Roman" w:hAnsi="Arial" w:cs="Arial"/>
      <w:b/>
      <w:sz w:val="21"/>
      <w:szCs w:val="21"/>
      <w:lang w:val="en-GB"/>
    </w:rPr>
  </w:style>
  <w:style w:type="paragraph" w:styleId="Header">
    <w:name w:val="header"/>
    <w:basedOn w:val="Normal"/>
    <w:link w:val="HeaderChar"/>
    <w:uiPriority w:val="99"/>
    <w:unhideWhenUsed/>
    <w:rsid w:val="0085405E"/>
    <w:pPr>
      <w:tabs>
        <w:tab w:val="center" w:pos="4513"/>
        <w:tab w:val="right" w:pos="9026"/>
      </w:tabs>
    </w:pPr>
  </w:style>
  <w:style w:type="character" w:customStyle="1" w:styleId="HeaderChar">
    <w:name w:val="Header Char"/>
    <w:basedOn w:val="DefaultParagraphFont"/>
    <w:link w:val="Header"/>
    <w:uiPriority w:val="99"/>
    <w:rsid w:val="0085405E"/>
    <w:rPr>
      <w:rFonts w:ascii="Arial" w:eastAsia="Times New Roman" w:hAnsi="Arial" w:cs="Times New Roman"/>
      <w:sz w:val="21"/>
      <w:szCs w:val="20"/>
      <w:lang w:val="en-GB"/>
    </w:rPr>
  </w:style>
  <w:style w:type="paragraph" w:styleId="Footer">
    <w:name w:val="footer"/>
    <w:basedOn w:val="Normal"/>
    <w:link w:val="FooterChar"/>
    <w:uiPriority w:val="99"/>
    <w:unhideWhenUsed/>
    <w:rsid w:val="0085405E"/>
    <w:pPr>
      <w:tabs>
        <w:tab w:val="center" w:pos="4513"/>
        <w:tab w:val="right" w:pos="9026"/>
      </w:tabs>
    </w:pPr>
  </w:style>
  <w:style w:type="character" w:customStyle="1" w:styleId="FooterChar">
    <w:name w:val="Footer Char"/>
    <w:basedOn w:val="DefaultParagraphFont"/>
    <w:link w:val="Footer"/>
    <w:uiPriority w:val="99"/>
    <w:rsid w:val="0085405E"/>
    <w:rPr>
      <w:rFonts w:ascii="Arial" w:eastAsia="Times New Roman" w:hAnsi="Arial" w:cs="Times New Roman"/>
      <w:sz w:val="21"/>
      <w:szCs w:val="20"/>
      <w:lang w:val="en-GB"/>
    </w:rPr>
  </w:style>
  <w:style w:type="table" w:styleId="TableGrid">
    <w:name w:val="Table Grid"/>
    <w:basedOn w:val="TableNormal"/>
    <w:rsid w:val="0085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
    <w:name w:val="Numbered para"/>
    <w:basedOn w:val="Normal"/>
    <w:link w:val="NumberedparaCharChar"/>
    <w:rsid w:val="009523DF"/>
    <w:pPr>
      <w:numPr>
        <w:numId w:val="2"/>
      </w:numPr>
      <w:spacing w:after="240"/>
    </w:pPr>
    <w:rPr>
      <w:rFonts w:eastAsia="PMingLiU"/>
      <w:szCs w:val="24"/>
      <w:lang w:eastAsia="x-none"/>
    </w:rPr>
  </w:style>
  <w:style w:type="character" w:customStyle="1" w:styleId="NumberedparaCharChar">
    <w:name w:val="Numbered para Char Char"/>
    <w:link w:val="Numberedpara"/>
    <w:rsid w:val="009523DF"/>
    <w:rPr>
      <w:rFonts w:ascii="Arial" w:eastAsia="PMingLiU" w:hAnsi="Arial" w:cs="Times New Roman"/>
      <w:sz w:val="21"/>
      <w:szCs w:val="24"/>
      <w:lang w:val="en-GB" w:eastAsia="x-none"/>
    </w:rPr>
  </w:style>
  <w:style w:type="character" w:customStyle="1" w:styleId="Heading1Char">
    <w:name w:val="Heading 1 Char"/>
    <w:basedOn w:val="DefaultParagraphFont"/>
    <w:link w:val="Heading1"/>
    <w:uiPriority w:val="9"/>
    <w:rsid w:val="002914C5"/>
    <w:rPr>
      <w:rFonts w:ascii="Arial" w:eastAsiaTheme="majorEastAsia" w:hAnsi="Arial" w:cs="Arial"/>
      <w:sz w:val="32"/>
      <w:szCs w:val="32"/>
      <w:lang w:val="en-GB"/>
    </w:rPr>
  </w:style>
  <w:style w:type="paragraph" w:styleId="TOCHeading">
    <w:name w:val="TOC Heading"/>
    <w:basedOn w:val="Heading1"/>
    <w:next w:val="Normal"/>
    <w:uiPriority w:val="39"/>
    <w:unhideWhenUsed/>
    <w:qFormat/>
    <w:rsid w:val="00AD1D87"/>
    <w:pPr>
      <w:spacing w:line="259" w:lineRule="auto"/>
      <w:outlineLvl w:val="9"/>
    </w:pPr>
    <w:rPr>
      <w:lang w:val="en-US"/>
    </w:rPr>
  </w:style>
  <w:style w:type="character" w:customStyle="1" w:styleId="Heading2Char">
    <w:name w:val="Heading 2 Char"/>
    <w:basedOn w:val="DefaultParagraphFont"/>
    <w:link w:val="Heading2"/>
    <w:uiPriority w:val="9"/>
    <w:rsid w:val="002914C5"/>
    <w:rPr>
      <w:rFonts w:ascii="Arial" w:eastAsiaTheme="majorEastAsia" w:hAnsi="Arial" w:cs="Arial"/>
      <w:b/>
      <w:sz w:val="24"/>
      <w:szCs w:val="26"/>
      <w:lang w:val="en-GB"/>
    </w:rPr>
  </w:style>
  <w:style w:type="paragraph" w:customStyle="1" w:styleId="Numberedparagraph">
    <w:name w:val="Numbered paragraph"/>
    <w:basedOn w:val="Normal"/>
    <w:link w:val="NumberedparagraphCar"/>
    <w:rsid w:val="002864FF"/>
    <w:pPr>
      <w:numPr>
        <w:numId w:val="4"/>
      </w:numPr>
      <w:spacing w:after="240"/>
    </w:pPr>
  </w:style>
  <w:style w:type="character" w:customStyle="1" w:styleId="NumberedparagraphCar">
    <w:name w:val="Numbered paragraph Car"/>
    <w:basedOn w:val="DefaultParagraphFont"/>
    <w:link w:val="Numberedparagraph"/>
    <w:rsid w:val="002864FF"/>
    <w:rPr>
      <w:rFonts w:ascii="Arial" w:eastAsia="Times New Roman" w:hAnsi="Arial" w:cs="Times New Roman"/>
      <w:sz w:val="21"/>
      <w:szCs w:val="20"/>
      <w:lang w:val="en-GB"/>
    </w:rPr>
  </w:style>
  <w:style w:type="paragraph" w:customStyle="1" w:styleId="Recommendation">
    <w:name w:val="Recommendation"/>
    <w:basedOn w:val="Normal"/>
    <w:rsid w:val="002864FF"/>
    <w:pPr>
      <w:numPr>
        <w:numId w:val="3"/>
      </w:numPr>
      <w:tabs>
        <w:tab w:val="left" w:pos="2693"/>
      </w:tabs>
      <w:spacing w:after="240"/>
    </w:pPr>
  </w:style>
  <w:style w:type="paragraph" w:customStyle="1" w:styleId="Default">
    <w:name w:val="Default"/>
    <w:rsid w:val="002864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FootnoteText">
    <w:name w:val="footnote text"/>
    <w:aliases w:val="Schriftart: 9 pt,Schriftart: 10 pt,Schriftart: 8 pt,WB-Fußnotentext,Footnote Text Char2,Footnote Text Char1 Char,Footnote Text Char2 Char Char,Footnote Text Char1 Char Char Char,Footnote Text Char2 Char Char Char Char,Footnote"/>
    <w:basedOn w:val="Normal"/>
    <w:link w:val="FootnoteTextChar"/>
    <w:uiPriority w:val="99"/>
    <w:unhideWhenUsed/>
    <w:qFormat/>
    <w:rsid w:val="002864FF"/>
    <w:rPr>
      <w:rFonts w:ascii="Times New Roman" w:hAnsi="Times New Roman"/>
      <w:sz w:val="20"/>
      <w:lang w:val="en-US"/>
    </w:rPr>
  </w:style>
  <w:style w:type="character" w:customStyle="1" w:styleId="FootnoteTextChar">
    <w:name w:val="Footnote Text Char"/>
    <w:aliases w:val="Schriftart: 9 pt Char,Schriftart: 10 pt Char,Schriftart: 8 pt Char,WB-Fußnotentext Char,Footnote Text Char2 Char,Footnote Text Char1 Char Char,Footnote Text Char2 Char Char Char,Footnote Text Char1 Char Char Char Char,Footnote Char"/>
    <w:basedOn w:val="DefaultParagraphFont"/>
    <w:link w:val="FootnoteText"/>
    <w:uiPriority w:val="99"/>
    <w:rsid w:val="002864FF"/>
    <w:rPr>
      <w:rFonts w:ascii="Times New Roman" w:eastAsia="Times New Roman" w:hAnsi="Times New Roman" w:cs="Times New Roman"/>
      <w:sz w:val="20"/>
      <w:szCs w:val="20"/>
    </w:rPr>
  </w:style>
  <w:style w:type="character" w:styleId="FootnoteReference">
    <w:name w:val="footnote reference"/>
    <w:aliases w:val="Footnote Reference Superscript,ESPON Footnote No,Footnote symbol,ftref,Footnote number,Footnote Reference Number,Footnote reference number,Times 10 Point,Exposant 3 Point,note TESI,SUPERS,EN Footnote Reference,Ref"/>
    <w:basedOn w:val="DefaultParagraphFont"/>
    <w:uiPriority w:val="99"/>
    <w:unhideWhenUsed/>
    <w:rsid w:val="002864FF"/>
    <w:rPr>
      <w:vertAlign w:val="superscript"/>
    </w:rPr>
  </w:style>
  <w:style w:type="paragraph" w:styleId="CommentText">
    <w:name w:val="annotation text"/>
    <w:basedOn w:val="Normal"/>
    <w:link w:val="CommentTextChar"/>
    <w:uiPriority w:val="99"/>
    <w:unhideWhenUsed/>
    <w:rsid w:val="002864FF"/>
    <w:rPr>
      <w:rFonts w:ascii="Times New Roman" w:hAnsi="Times New Roman"/>
      <w:sz w:val="20"/>
      <w:lang w:val="en-US"/>
    </w:rPr>
  </w:style>
  <w:style w:type="character" w:customStyle="1" w:styleId="CommentTextChar">
    <w:name w:val="Comment Text Char"/>
    <w:basedOn w:val="DefaultParagraphFont"/>
    <w:link w:val="CommentText"/>
    <w:uiPriority w:val="99"/>
    <w:rsid w:val="002864F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32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957"/>
    <w:rPr>
      <w:rFonts w:ascii="Segoe UI" w:eastAsia="Times New Roman" w:hAnsi="Segoe UI" w:cs="Segoe UI"/>
      <w:sz w:val="18"/>
      <w:szCs w:val="18"/>
      <w:lang w:val="en-GB"/>
    </w:rPr>
  </w:style>
  <w:style w:type="paragraph" w:styleId="TOC2">
    <w:name w:val="toc 2"/>
    <w:basedOn w:val="Normal"/>
    <w:next w:val="Normal"/>
    <w:autoRedefine/>
    <w:uiPriority w:val="39"/>
    <w:unhideWhenUsed/>
    <w:rsid w:val="00DF2176"/>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DF2176"/>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DF2176"/>
    <w:pPr>
      <w:spacing w:after="100" w:line="259" w:lineRule="auto"/>
      <w:ind w:left="440"/>
    </w:pPr>
    <w:rPr>
      <w:rFonts w:asciiTheme="minorHAnsi" w:eastAsiaTheme="minorEastAsia" w:hAnsiTheme="minorHAnsi"/>
      <w:sz w:val="22"/>
      <w:szCs w:val="22"/>
      <w:lang w:val="en-US"/>
    </w:rPr>
  </w:style>
  <w:style w:type="character" w:styleId="Strong">
    <w:name w:val="Strong"/>
    <w:uiPriority w:val="22"/>
    <w:qFormat/>
    <w:rsid w:val="002E14D4"/>
    <w:rPr>
      <w:b/>
      <w:bCs/>
    </w:rPr>
  </w:style>
  <w:style w:type="character" w:styleId="Hyperlink">
    <w:name w:val="Hyperlink"/>
    <w:basedOn w:val="DefaultParagraphFont"/>
    <w:uiPriority w:val="99"/>
    <w:unhideWhenUsed/>
    <w:rsid w:val="00E01A38"/>
    <w:rPr>
      <w:color w:val="0000FF"/>
      <w:u w:val="single"/>
    </w:rPr>
  </w:style>
  <w:style w:type="character" w:customStyle="1" w:styleId="Heading3Char">
    <w:name w:val="Heading 3 Char"/>
    <w:basedOn w:val="DefaultParagraphFont"/>
    <w:link w:val="Heading3"/>
    <w:uiPriority w:val="9"/>
    <w:rsid w:val="002914C5"/>
    <w:rPr>
      <w:rFonts w:ascii="Arial" w:eastAsiaTheme="majorEastAsia" w:hAnsi="Arial" w:cs="Arial"/>
      <w:b/>
      <w:sz w:val="24"/>
      <w:szCs w:val="24"/>
      <w:lang w:val="en-GB"/>
    </w:rPr>
  </w:style>
  <w:style w:type="character" w:customStyle="1" w:styleId="Heading4Char">
    <w:name w:val="Heading 4 Char"/>
    <w:basedOn w:val="DefaultParagraphFont"/>
    <w:link w:val="Heading4"/>
    <w:uiPriority w:val="9"/>
    <w:semiHidden/>
    <w:rsid w:val="002914C5"/>
    <w:rPr>
      <w:rFonts w:asciiTheme="majorHAnsi" w:eastAsiaTheme="majorEastAsia" w:hAnsiTheme="majorHAnsi" w:cstheme="majorBidi"/>
      <w:i/>
      <w:iCs/>
      <w:color w:val="306785" w:themeColor="accent1" w:themeShade="BF"/>
      <w:sz w:val="21"/>
      <w:szCs w:val="20"/>
      <w:lang w:val="en-GB"/>
    </w:rPr>
  </w:style>
  <w:style w:type="character" w:customStyle="1" w:styleId="Heading5Char">
    <w:name w:val="Heading 5 Char"/>
    <w:basedOn w:val="DefaultParagraphFont"/>
    <w:link w:val="Heading5"/>
    <w:uiPriority w:val="9"/>
    <w:semiHidden/>
    <w:rsid w:val="002914C5"/>
    <w:rPr>
      <w:rFonts w:asciiTheme="majorHAnsi" w:eastAsiaTheme="majorEastAsia" w:hAnsiTheme="majorHAnsi" w:cstheme="majorBidi"/>
      <w:color w:val="306785" w:themeColor="accent1" w:themeShade="BF"/>
      <w:sz w:val="21"/>
      <w:szCs w:val="20"/>
      <w:lang w:val="en-GB"/>
    </w:rPr>
  </w:style>
  <w:style w:type="character" w:customStyle="1" w:styleId="Heading6Char">
    <w:name w:val="Heading 6 Char"/>
    <w:basedOn w:val="DefaultParagraphFont"/>
    <w:link w:val="Heading6"/>
    <w:uiPriority w:val="9"/>
    <w:semiHidden/>
    <w:rsid w:val="002914C5"/>
    <w:rPr>
      <w:rFonts w:asciiTheme="majorHAnsi" w:eastAsiaTheme="majorEastAsia" w:hAnsiTheme="majorHAnsi" w:cstheme="majorBidi"/>
      <w:color w:val="204458" w:themeColor="accent1" w:themeShade="7F"/>
      <w:sz w:val="21"/>
      <w:szCs w:val="20"/>
      <w:lang w:val="en-GB"/>
    </w:rPr>
  </w:style>
  <w:style w:type="character" w:customStyle="1" w:styleId="Heading7Char">
    <w:name w:val="Heading 7 Char"/>
    <w:basedOn w:val="DefaultParagraphFont"/>
    <w:link w:val="Heading7"/>
    <w:uiPriority w:val="9"/>
    <w:semiHidden/>
    <w:rsid w:val="002914C5"/>
    <w:rPr>
      <w:rFonts w:asciiTheme="majorHAnsi" w:eastAsiaTheme="majorEastAsia" w:hAnsiTheme="majorHAnsi" w:cstheme="majorBidi"/>
      <w:i/>
      <w:iCs/>
      <w:color w:val="204458" w:themeColor="accent1" w:themeShade="7F"/>
      <w:sz w:val="21"/>
      <w:szCs w:val="20"/>
      <w:lang w:val="en-GB"/>
    </w:rPr>
  </w:style>
  <w:style w:type="character" w:customStyle="1" w:styleId="Heading8Char">
    <w:name w:val="Heading 8 Char"/>
    <w:basedOn w:val="DefaultParagraphFont"/>
    <w:link w:val="Heading8"/>
    <w:uiPriority w:val="9"/>
    <w:semiHidden/>
    <w:rsid w:val="002914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914C5"/>
    <w:rPr>
      <w:rFonts w:asciiTheme="majorHAnsi" w:eastAsiaTheme="majorEastAsia" w:hAnsiTheme="majorHAnsi" w:cstheme="majorBidi"/>
      <w:i/>
      <w:iCs/>
      <w:color w:val="272727" w:themeColor="text1" w:themeTint="D8"/>
      <w:sz w:val="21"/>
      <w:szCs w:val="21"/>
      <w:lang w:val="en-GB"/>
    </w:rPr>
  </w:style>
  <w:style w:type="paragraph" w:styleId="z-TopofForm">
    <w:name w:val="HTML Top of Form"/>
    <w:basedOn w:val="Normal"/>
    <w:next w:val="Normal"/>
    <w:link w:val="z-TopofFormChar"/>
    <w:hidden/>
    <w:uiPriority w:val="99"/>
    <w:semiHidden/>
    <w:unhideWhenUsed/>
    <w:rsid w:val="00FA3794"/>
    <w:pPr>
      <w:pBdr>
        <w:bottom w:val="single" w:sz="6" w:space="1" w:color="auto"/>
      </w:pBdr>
      <w:jc w:val="center"/>
    </w:pPr>
    <w:rPr>
      <w:rFonts w:cs="Arial"/>
      <w:vanish/>
      <w:sz w:val="16"/>
      <w:szCs w:val="16"/>
      <w:lang w:val="en-US"/>
    </w:rPr>
  </w:style>
  <w:style w:type="character" w:customStyle="1" w:styleId="z-TopofFormChar">
    <w:name w:val="z-Top of Form Char"/>
    <w:basedOn w:val="DefaultParagraphFont"/>
    <w:link w:val="z-TopofForm"/>
    <w:uiPriority w:val="99"/>
    <w:semiHidden/>
    <w:rsid w:val="00FA379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A3794"/>
    <w:pPr>
      <w:pBdr>
        <w:top w:val="single" w:sz="6" w:space="1" w:color="auto"/>
      </w:pBdr>
      <w:jc w:val="center"/>
    </w:pPr>
    <w:rPr>
      <w:rFonts w:cs="Arial"/>
      <w:vanish/>
      <w:sz w:val="16"/>
      <w:szCs w:val="16"/>
      <w:lang w:val="en-US"/>
    </w:rPr>
  </w:style>
  <w:style w:type="character" w:customStyle="1" w:styleId="z-BottomofFormChar">
    <w:name w:val="z-Bottom of Form Char"/>
    <w:basedOn w:val="DefaultParagraphFont"/>
    <w:link w:val="z-BottomofForm"/>
    <w:uiPriority w:val="99"/>
    <w:semiHidden/>
    <w:rsid w:val="00FA3794"/>
    <w:rPr>
      <w:rFonts w:ascii="Arial" w:eastAsia="Times New Roman" w:hAnsi="Arial" w:cs="Arial"/>
      <w:vanish/>
      <w:sz w:val="16"/>
      <w:szCs w:val="16"/>
    </w:rPr>
  </w:style>
  <w:style w:type="paragraph" w:styleId="NormalWeb">
    <w:name w:val="Normal (Web)"/>
    <w:basedOn w:val="Normal"/>
    <w:uiPriority w:val="99"/>
    <w:semiHidden/>
    <w:unhideWhenUsed/>
    <w:rsid w:val="009A4A29"/>
    <w:pPr>
      <w:spacing w:before="100" w:beforeAutospacing="1" w:after="100" w:afterAutospacing="1"/>
    </w:pPr>
    <w:rPr>
      <w:rFonts w:ascii="Times New Roman" w:eastAsiaTheme="minorEastAsia" w:hAnsi="Times New Roman"/>
      <w:sz w:val="24"/>
      <w:szCs w:val="24"/>
      <w:lang w:val="en-AU"/>
    </w:rPr>
  </w:style>
  <w:style w:type="character" w:styleId="CommentReference">
    <w:name w:val="annotation reference"/>
    <w:basedOn w:val="DefaultParagraphFont"/>
    <w:uiPriority w:val="99"/>
    <w:semiHidden/>
    <w:unhideWhenUsed/>
    <w:rsid w:val="00D64D25"/>
    <w:rPr>
      <w:sz w:val="16"/>
      <w:szCs w:val="16"/>
    </w:rPr>
  </w:style>
  <w:style w:type="paragraph" w:styleId="CommentSubject">
    <w:name w:val="annotation subject"/>
    <w:basedOn w:val="CommentText"/>
    <w:next w:val="CommentText"/>
    <w:link w:val="CommentSubjectChar"/>
    <w:uiPriority w:val="99"/>
    <w:semiHidden/>
    <w:unhideWhenUsed/>
    <w:rsid w:val="00D64D25"/>
    <w:rPr>
      <w:rFonts w:ascii="Arial" w:hAnsi="Arial"/>
      <w:b/>
      <w:bCs/>
      <w:lang w:val="en-GB"/>
    </w:rPr>
  </w:style>
  <w:style w:type="character" w:customStyle="1" w:styleId="CommentSubjectChar">
    <w:name w:val="Comment Subject Char"/>
    <w:basedOn w:val="CommentTextChar"/>
    <w:link w:val="CommentSubject"/>
    <w:uiPriority w:val="99"/>
    <w:semiHidden/>
    <w:rsid w:val="00D64D25"/>
    <w:rPr>
      <w:rFonts w:ascii="Arial" w:eastAsia="Times New Roman" w:hAnsi="Arial" w:cs="Times New Roman"/>
      <w:b/>
      <w:bCs/>
      <w:sz w:val="20"/>
      <w:szCs w:val="20"/>
      <w:lang w:val="en-GB"/>
    </w:rPr>
  </w:style>
  <w:style w:type="paragraph" w:styleId="NoSpacing">
    <w:name w:val="No Spacing"/>
    <w:uiPriority w:val="1"/>
    <w:qFormat/>
    <w:rsid w:val="006C4E45"/>
    <w:pPr>
      <w:spacing w:after="0" w:line="240" w:lineRule="auto"/>
    </w:pPr>
    <w:rPr>
      <w:rFonts w:ascii="Arial" w:eastAsia="Times New Roman" w:hAnsi="Arial" w:cs="Times New Roman"/>
      <w:sz w:val="21"/>
      <w:szCs w:val="20"/>
      <w:lang w:val="en-GB"/>
    </w:rPr>
  </w:style>
  <w:style w:type="paragraph" w:styleId="Revision">
    <w:name w:val="Revision"/>
    <w:hidden/>
    <w:uiPriority w:val="99"/>
    <w:semiHidden/>
    <w:rsid w:val="008F3083"/>
    <w:pPr>
      <w:spacing w:after="0" w:line="240" w:lineRule="auto"/>
    </w:pPr>
    <w:rPr>
      <w:rFonts w:ascii="Arial" w:eastAsia="Times New Roman" w:hAnsi="Arial" w:cs="Times New Roman"/>
      <w:sz w:val="21"/>
      <w:szCs w:val="20"/>
      <w:lang w:val="en-GB"/>
    </w:rPr>
  </w:style>
  <w:style w:type="character" w:styleId="FollowedHyperlink">
    <w:name w:val="FollowedHyperlink"/>
    <w:basedOn w:val="DefaultParagraphFont"/>
    <w:uiPriority w:val="99"/>
    <w:semiHidden/>
    <w:unhideWhenUsed/>
    <w:rsid w:val="00F76CD7"/>
    <w:rPr>
      <w:color w:val="B2B2B2" w:themeColor="followedHyperlink"/>
      <w:u w:val="single"/>
    </w:rPr>
  </w:style>
  <w:style w:type="table" w:customStyle="1" w:styleId="TableGrid1">
    <w:name w:val="Table Grid1"/>
    <w:basedOn w:val="TableNormal"/>
    <w:next w:val="TableGrid"/>
    <w:rsid w:val="00D8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F0182"/>
    <w:pPr>
      <w:jc w:val="both"/>
    </w:pPr>
    <w:rPr>
      <w:rFonts w:ascii="Times New Roman" w:hAnsi="Times New Roman"/>
      <w:sz w:val="24"/>
      <w:lang w:val="en-US"/>
    </w:rPr>
  </w:style>
  <w:style w:type="character" w:customStyle="1" w:styleId="BodyTextChar">
    <w:name w:val="Body Text Char"/>
    <w:basedOn w:val="DefaultParagraphFont"/>
    <w:link w:val="BodyText"/>
    <w:rsid w:val="00BF0182"/>
    <w:rPr>
      <w:rFonts w:ascii="Times New Roman" w:eastAsia="Times New Roman" w:hAnsi="Times New Roman" w:cs="Times New Roman"/>
      <w:sz w:val="24"/>
      <w:szCs w:val="20"/>
    </w:rPr>
  </w:style>
  <w:style w:type="character" w:customStyle="1" w:styleId="style-scope">
    <w:name w:val="style-scope"/>
    <w:basedOn w:val="DefaultParagraphFont"/>
    <w:rsid w:val="00230590"/>
  </w:style>
  <w:style w:type="character" w:styleId="UnresolvedMention">
    <w:name w:val="Unresolved Mention"/>
    <w:basedOn w:val="DefaultParagraphFont"/>
    <w:uiPriority w:val="99"/>
    <w:semiHidden/>
    <w:unhideWhenUsed/>
    <w:rsid w:val="004C0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84">
      <w:bodyDiv w:val="1"/>
      <w:marLeft w:val="0"/>
      <w:marRight w:val="0"/>
      <w:marTop w:val="0"/>
      <w:marBottom w:val="0"/>
      <w:divBdr>
        <w:top w:val="none" w:sz="0" w:space="0" w:color="auto"/>
        <w:left w:val="none" w:sz="0" w:space="0" w:color="auto"/>
        <w:bottom w:val="none" w:sz="0" w:space="0" w:color="auto"/>
        <w:right w:val="none" w:sz="0" w:space="0" w:color="auto"/>
      </w:divBdr>
    </w:div>
    <w:div w:id="6061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047">
          <w:marLeft w:val="0"/>
          <w:marRight w:val="0"/>
          <w:marTop w:val="0"/>
          <w:marBottom w:val="0"/>
          <w:divBdr>
            <w:top w:val="none" w:sz="0" w:space="0" w:color="auto"/>
            <w:left w:val="none" w:sz="0" w:space="0" w:color="auto"/>
            <w:bottom w:val="none" w:sz="0" w:space="0" w:color="auto"/>
            <w:right w:val="none" w:sz="0" w:space="0" w:color="auto"/>
          </w:divBdr>
          <w:divsChild>
            <w:div w:id="13332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16">
      <w:bodyDiv w:val="1"/>
      <w:marLeft w:val="0"/>
      <w:marRight w:val="0"/>
      <w:marTop w:val="0"/>
      <w:marBottom w:val="0"/>
      <w:divBdr>
        <w:top w:val="none" w:sz="0" w:space="0" w:color="auto"/>
        <w:left w:val="none" w:sz="0" w:space="0" w:color="auto"/>
        <w:bottom w:val="none" w:sz="0" w:space="0" w:color="auto"/>
        <w:right w:val="none" w:sz="0" w:space="0" w:color="auto"/>
      </w:divBdr>
    </w:div>
    <w:div w:id="39943277">
      <w:bodyDiv w:val="1"/>
      <w:marLeft w:val="0"/>
      <w:marRight w:val="0"/>
      <w:marTop w:val="0"/>
      <w:marBottom w:val="0"/>
      <w:divBdr>
        <w:top w:val="none" w:sz="0" w:space="0" w:color="auto"/>
        <w:left w:val="none" w:sz="0" w:space="0" w:color="auto"/>
        <w:bottom w:val="none" w:sz="0" w:space="0" w:color="auto"/>
        <w:right w:val="none" w:sz="0" w:space="0" w:color="auto"/>
      </w:divBdr>
    </w:div>
    <w:div w:id="64228418">
      <w:bodyDiv w:val="1"/>
      <w:marLeft w:val="0"/>
      <w:marRight w:val="0"/>
      <w:marTop w:val="0"/>
      <w:marBottom w:val="0"/>
      <w:divBdr>
        <w:top w:val="none" w:sz="0" w:space="0" w:color="auto"/>
        <w:left w:val="none" w:sz="0" w:space="0" w:color="auto"/>
        <w:bottom w:val="none" w:sz="0" w:space="0" w:color="auto"/>
        <w:right w:val="none" w:sz="0" w:space="0" w:color="auto"/>
      </w:divBdr>
    </w:div>
    <w:div w:id="96102125">
      <w:bodyDiv w:val="1"/>
      <w:marLeft w:val="0"/>
      <w:marRight w:val="0"/>
      <w:marTop w:val="0"/>
      <w:marBottom w:val="0"/>
      <w:divBdr>
        <w:top w:val="none" w:sz="0" w:space="0" w:color="auto"/>
        <w:left w:val="none" w:sz="0" w:space="0" w:color="auto"/>
        <w:bottom w:val="none" w:sz="0" w:space="0" w:color="auto"/>
        <w:right w:val="none" w:sz="0" w:space="0" w:color="auto"/>
      </w:divBdr>
    </w:div>
    <w:div w:id="100532808">
      <w:bodyDiv w:val="1"/>
      <w:marLeft w:val="0"/>
      <w:marRight w:val="0"/>
      <w:marTop w:val="0"/>
      <w:marBottom w:val="0"/>
      <w:divBdr>
        <w:top w:val="none" w:sz="0" w:space="0" w:color="auto"/>
        <w:left w:val="none" w:sz="0" w:space="0" w:color="auto"/>
        <w:bottom w:val="none" w:sz="0" w:space="0" w:color="auto"/>
        <w:right w:val="none" w:sz="0" w:space="0" w:color="auto"/>
      </w:divBdr>
    </w:div>
    <w:div w:id="101921501">
      <w:bodyDiv w:val="1"/>
      <w:marLeft w:val="0"/>
      <w:marRight w:val="0"/>
      <w:marTop w:val="0"/>
      <w:marBottom w:val="0"/>
      <w:divBdr>
        <w:top w:val="none" w:sz="0" w:space="0" w:color="auto"/>
        <w:left w:val="none" w:sz="0" w:space="0" w:color="auto"/>
        <w:bottom w:val="none" w:sz="0" w:space="0" w:color="auto"/>
        <w:right w:val="none" w:sz="0" w:space="0" w:color="auto"/>
      </w:divBdr>
    </w:div>
    <w:div w:id="114252260">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30565448">
      <w:bodyDiv w:val="1"/>
      <w:marLeft w:val="0"/>
      <w:marRight w:val="0"/>
      <w:marTop w:val="0"/>
      <w:marBottom w:val="0"/>
      <w:divBdr>
        <w:top w:val="none" w:sz="0" w:space="0" w:color="auto"/>
        <w:left w:val="none" w:sz="0" w:space="0" w:color="auto"/>
        <w:bottom w:val="none" w:sz="0" w:space="0" w:color="auto"/>
        <w:right w:val="none" w:sz="0" w:space="0" w:color="auto"/>
      </w:divBdr>
    </w:div>
    <w:div w:id="131751709">
      <w:bodyDiv w:val="1"/>
      <w:marLeft w:val="0"/>
      <w:marRight w:val="0"/>
      <w:marTop w:val="0"/>
      <w:marBottom w:val="0"/>
      <w:divBdr>
        <w:top w:val="none" w:sz="0" w:space="0" w:color="auto"/>
        <w:left w:val="none" w:sz="0" w:space="0" w:color="auto"/>
        <w:bottom w:val="none" w:sz="0" w:space="0" w:color="auto"/>
        <w:right w:val="none" w:sz="0" w:space="0" w:color="auto"/>
      </w:divBdr>
    </w:div>
    <w:div w:id="146823072">
      <w:bodyDiv w:val="1"/>
      <w:marLeft w:val="0"/>
      <w:marRight w:val="0"/>
      <w:marTop w:val="0"/>
      <w:marBottom w:val="0"/>
      <w:divBdr>
        <w:top w:val="none" w:sz="0" w:space="0" w:color="auto"/>
        <w:left w:val="none" w:sz="0" w:space="0" w:color="auto"/>
        <w:bottom w:val="none" w:sz="0" w:space="0" w:color="auto"/>
        <w:right w:val="none" w:sz="0" w:space="0" w:color="auto"/>
      </w:divBdr>
    </w:div>
    <w:div w:id="149559379">
      <w:bodyDiv w:val="1"/>
      <w:marLeft w:val="0"/>
      <w:marRight w:val="0"/>
      <w:marTop w:val="0"/>
      <w:marBottom w:val="0"/>
      <w:divBdr>
        <w:top w:val="none" w:sz="0" w:space="0" w:color="auto"/>
        <w:left w:val="none" w:sz="0" w:space="0" w:color="auto"/>
        <w:bottom w:val="none" w:sz="0" w:space="0" w:color="auto"/>
        <w:right w:val="none" w:sz="0" w:space="0" w:color="auto"/>
      </w:divBdr>
    </w:div>
    <w:div w:id="150295140">
      <w:bodyDiv w:val="1"/>
      <w:marLeft w:val="0"/>
      <w:marRight w:val="0"/>
      <w:marTop w:val="0"/>
      <w:marBottom w:val="0"/>
      <w:divBdr>
        <w:top w:val="none" w:sz="0" w:space="0" w:color="auto"/>
        <w:left w:val="none" w:sz="0" w:space="0" w:color="auto"/>
        <w:bottom w:val="none" w:sz="0" w:space="0" w:color="auto"/>
        <w:right w:val="none" w:sz="0" w:space="0" w:color="auto"/>
      </w:divBdr>
    </w:div>
    <w:div w:id="165635032">
      <w:bodyDiv w:val="1"/>
      <w:marLeft w:val="0"/>
      <w:marRight w:val="0"/>
      <w:marTop w:val="0"/>
      <w:marBottom w:val="0"/>
      <w:divBdr>
        <w:top w:val="none" w:sz="0" w:space="0" w:color="auto"/>
        <w:left w:val="none" w:sz="0" w:space="0" w:color="auto"/>
        <w:bottom w:val="none" w:sz="0" w:space="0" w:color="auto"/>
        <w:right w:val="none" w:sz="0" w:space="0" w:color="auto"/>
      </w:divBdr>
    </w:div>
    <w:div w:id="190000559">
      <w:bodyDiv w:val="1"/>
      <w:marLeft w:val="0"/>
      <w:marRight w:val="0"/>
      <w:marTop w:val="0"/>
      <w:marBottom w:val="0"/>
      <w:divBdr>
        <w:top w:val="none" w:sz="0" w:space="0" w:color="auto"/>
        <w:left w:val="none" w:sz="0" w:space="0" w:color="auto"/>
        <w:bottom w:val="none" w:sz="0" w:space="0" w:color="auto"/>
        <w:right w:val="none" w:sz="0" w:space="0" w:color="auto"/>
      </w:divBdr>
    </w:div>
    <w:div w:id="192767700">
      <w:bodyDiv w:val="1"/>
      <w:marLeft w:val="0"/>
      <w:marRight w:val="0"/>
      <w:marTop w:val="0"/>
      <w:marBottom w:val="0"/>
      <w:divBdr>
        <w:top w:val="none" w:sz="0" w:space="0" w:color="auto"/>
        <w:left w:val="none" w:sz="0" w:space="0" w:color="auto"/>
        <w:bottom w:val="none" w:sz="0" w:space="0" w:color="auto"/>
        <w:right w:val="none" w:sz="0" w:space="0" w:color="auto"/>
      </w:divBdr>
    </w:div>
    <w:div w:id="194730969">
      <w:bodyDiv w:val="1"/>
      <w:marLeft w:val="0"/>
      <w:marRight w:val="0"/>
      <w:marTop w:val="0"/>
      <w:marBottom w:val="0"/>
      <w:divBdr>
        <w:top w:val="none" w:sz="0" w:space="0" w:color="auto"/>
        <w:left w:val="none" w:sz="0" w:space="0" w:color="auto"/>
        <w:bottom w:val="none" w:sz="0" w:space="0" w:color="auto"/>
        <w:right w:val="none" w:sz="0" w:space="0" w:color="auto"/>
      </w:divBdr>
    </w:div>
    <w:div w:id="197545346">
      <w:bodyDiv w:val="1"/>
      <w:marLeft w:val="0"/>
      <w:marRight w:val="0"/>
      <w:marTop w:val="0"/>
      <w:marBottom w:val="0"/>
      <w:divBdr>
        <w:top w:val="none" w:sz="0" w:space="0" w:color="auto"/>
        <w:left w:val="none" w:sz="0" w:space="0" w:color="auto"/>
        <w:bottom w:val="none" w:sz="0" w:space="0" w:color="auto"/>
        <w:right w:val="none" w:sz="0" w:space="0" w:color="auto"/>
      </w:divBdr>
    </w:div>
    <w:div w:id="204605963">
      <w:bodyDiv w:val="1"/>
      <w:marLeft w:val="0"/>
      <w:marRight w:val="0"/>
      <w:marTop w:val="0"/>
      <w:marBottom w:val="0"/>
      <w:divBdr>
        <w:top w:val="none" w:sz="0" w:space="0" w:color="auto"/>
        <w:left w:val="none" w:sz="0" w:space="0" w:color="auto"/>
        <w:bottom w:val="none" w:sz="0" w:space="0" w:color="auto"/>
        <w:right w:val="none" w:sz="0" w:space="0" w:color="auto"/>
      </w:divBdr>
    </w:div>
    <w:div w:id="208347343">
      <w:bodyDiv w:val="1"/>
      <w:marLeft w:val="0"/>
      <w:marRight w:val="0"/>
      <w:marTop w:val="0"/>
      <w:marBottom w:val="0"/>
      <w:divBdr>
        <w:top w:val="none" w:sz="0" w:space="0" w:color="auto"/>
        <w:left w:val="none" w:sz="0" w:space="0" w:color="auto"/>
        <w:bottom w:val="none" w:sz="0" w:space="0" w:color="auto"/>
        <w:right w:val="none" w:sz="0" w:space="0" w:color="auto"/>
      </w:divBdr>
    </w:div>
    <w:div w:id="212741449">
      <w:bodyDiv w:val="1"/>
      <w:marLeft w:val="0"/>
      <w:marRight w:val="0"/>
      <w:marTop w:val="0"/>
      <w:marBottom w:val="0"/>
      <w:divBdr>
        <w:top w:val="none" w:sz="0" w:space="0" w:color="auto"/>
        <w:left w:val="none" w:sz="0" w:space="0" w:color="auto"/>
        <w:bottom w:val="none" w:sz="0" w:space="0" w:color="auto"/>
        <w:right w:val="none" w:sz="0" w:space="0" w:color="auto"/>
      </w:divBdr>
    </w:div>
    <w:div w:id="224294651">
      <w:bodyDiv w:val="1"/>
      <w:marLeft w:val="0"/>
      <w:marRight w:val="0"/>
      <w:marTop w:val="0"/>
      <w:marBottom w:val="0"/>
      <w:divBdr>
        <w:top w:val="none" w:sz="0" w:space="0" w:color="auto"/>
        <w:left w:val="none" w:sz="0" w:space="0" w:color="auto"/>
        <w:bottom w:val="none" w:sz="0" w:space="0" w:color="auto"/>
        <w:right w:val="none" w:sz="0" w:space="0" w:color="auto"/>
      </w:divBdr>
    </w:div>
    <w:div w:id="228460396">
      <w:bodyDiv w:val="1"/>
      <w:marLeft w:val="0"/>
      <w:marRight w:val="0"/>
      <w:marTop w:val="0"/>
      <w:marBottom w:val="0"/>
      <w:divBdr>
        <w:top w:val="none" w:sz="0" w:space="0" w:color="auto"/>
        <w:left w:val="none" w:sz="0" w:space="0" w:color="auto"/>
        <w:bottom w:val="none" w:sz="0" w:space="0" w:color="auto"/>
        <w:right w:val="none" w:sz="0" w:space="0" w:color="auto"/>
      </w:divBdr>
    </w:div>
    <w:div w:id="283192348">
      <w:bodyDiv w:val="1"/>
      <w:marLeft w:val="0"/>
      <w:marRight w:val="0"/>
      <w:marTop w:val="0"/>
      <w:marBottom w:val="0"/>
      <w:divBdr>
        <w:top w:val="none" w:sz="0" w:space="0" w:color="auto"/>
        <w:left w:val="none" w:sz="0" w:space="0" w:color="auto"/>
        <w:bottom w:val="none" w:sz="0" w:space="0" w:color="auto"/>
        <w:right w:val="none" w:sz="0" w:space="0" w:color="auto"/>
      </w:divBdr>
    </w:div>
    <w:div w:id="285359968">
      <w:bodyDiv w:val="1"/>
      <w:marLeft w:val="0"/>
      <w:marRight w:val="0"/>
      <w:marTop w:val="0"/>
      <w:marBottom w:val="0"/>
      <w:divBdr>
        <w:top w:val="none" w:sz="0" w:space="0" w:color="auto"/>
        <w:left w:val="none" w:sz="0" w:space="0" w:color="auto"/>
        <w:bottom w:val="none" w:sz="0" w:space="0" w:color="auto"/>
        <w:right w:val="none" w:sz="0" w:space="0" w:color="auto"/>
      </w:divBdr>
    </w:div>
    <w:div w:id="319239092">
      <w:bodyDiv w:val="1"/>
      <w:marLeft w:val="0"/>
      <w:marRight w:val="0"/>
      <w:marTop w:val="0"/>
      <w:marBottom w:val="0"/>
      <w:divBdr>
        <w:top w:val="none" w:sz="0" w:space="0" w:color="auto"/>
        <w:left w:val="none" w:sz="0" w:space="0" w:color="auto"/>
        <w:bottom w:val="none" w:sz="0" w:space="0" w:color="auto"/>
        <w:right w:val="none" w:sz="0" w:space="0" w:color="auto"/>
      </w:divBdr>
    </w:div>
    <w:div w:id="325324184">
      <w:bodyDiv w:val="1"/>
      <w:marLeft w:val="0"/>
      <w:marRight w:val="0"/>
      <w:marTop w:val="0"/>
      <w:marBottom w:val="0"/>
      <w:divBdr>
        <w:top w:val="none" w:sz="0" w:space="0" w:color="auto"/>
        <w:left w:val="none" w:sz="0" w:space="0" w:color="auto"/>
        <w:bottom w:val="none" w:sz="0" w:space="0" w:color="auto"/>
        <w:right w:val="none" w:sz="0" w:space="0" w:color="auto"/>
      </w:divBdr>
    </w:div>
    <w:div w:id="369839961">
      <w:bodyDiv w:val="1"/>
      <w:marLeft w:val="0"/>
      <w:marRight w:val="0"/>
      <w:marTop w:val="0"/>
      <w:marBottom w:val="0"/>
      <w:divBdr>
        <w:top w:val="none" w:sz="0" w:space="0" w:color="auto"/>
        <w:left w:val="none" w:sz="0" w:space="0" w:color="auto"/>
        <w:bottom w:val="none" w:sz="0" w:space="0" w:color="auto"/>
        <w:right w:val="none" w:sz="0" w:space="0" w:color="auto"/>
      </w:divBdr>
    </w:div>
    <w:div w:id="383455963">
      <w:bodyDiv w:val="1"/>
      <w:marLeft w:val="0"/>
      <w:marRight w:val="0"/>
      <w:marTop w:val="0"/>
      <w:marBottom w:val="0"/>
      <w:divBdr>
        <w:top w:val="none" w:sz="0" w:space="0" w:color="auto"/>
        <w:left w:val="none" w:sz="0" w:space="0" w:color="auto"/>
        <w:bottom w:val="none" w:sz="0" w:space="0" w:color="auto"/>
        <w:right w:val="none" w:sz="0" w:space="0" w:color="auto"/>
      </w:divBdr>
    </w:div>
    <w:div w:id="388849632">
      <w:bodyDiv w:val="1"/>
      <w:marLeft w:val="0"/>
      <w:marRight w:val="0"/>
      <w:marTop w:val="0"/>
      <w:marBottom w:val="0"/>
      <w:divBdr>
        <w:top w:val="none" w:sz="0" w:space="0" w:color="auto"/>
        <w:left w:val="none" w:sz="0" w:space="0" w:color="auto"/>
        <w:bottom w:val="none" w:sz="0" w:space="0" w:color="auto"/>
        <w:right w:val="none" w:sz="0" w:space="0" w:color="auto"/>
      </w:divBdr>
    </w:div>
    <w:div w:id="390079826">
      <w:bodyDiv w:val="1"/>
      <w:marLeft w:val="0"/>
      <w:marRight w:val="0"/>
      <w:marTop w:val="0"/>
      <w:marBottom w:val="0"/>
      <w:divBdr>
        <w:top w:val="none" w:sz="0" w:space="0" w:color="auto"/>
        <w:left w:val="none" w:sz="0" w:space="0" w:color="auto"/>
        <w:bottom w:val="none" w:sz="0" w:space="0" w:color="auto"/>
        <w:right w:val="none" w:sz="0" w:space="0" w:color="auto"/>
      </w:divBdr>
    </w:div>
    <w:div w:id="396905965">
      <w:bodyDiv w:val="1"/>
      <w:marLeft w:val="0"/>
      <w:marRight w:val="0"/>
      <w:marTop w:val="0"/>
      <w:marBottom w:val="0"/>
      <w:divBdr>
        <w:top w:val="none" w:sz="0" w:space="0" w:color="auto"/>
        <w:left w:val="none" w:sz="0" w:space="0" w:color="auto"/>
        <w:bottom w:val="none" w:sz="0" w:space="0" w:color="auto"/>
        <w:right w:val="none" w:sz="0" w:space="0" w:color="auto"/>
      </w:divBdr>
    </w:div>
    <w:div w:id="402916385">
      <w:bodyDiv w:val="1"/>
      <w:marLeft w:val="0"/>
      <w:marRight w:val="0"/>
      <w:marTop w:val="0"/>
      <w:marBottom w:val="0"/>
      <w:divBdr>
        <w:top w:val="none" w:sz="0" w:space="0" w:color="auto"/>
        <w:left w:val="none" w:sz="0" w:space="0" w:color="auto"/>
        <w:bottom w:val="none" w:sz="0" w:space="0" w:color="auto"/>
        <w:right w:val="none" w:sz="0" w:space="0" w:color="auto"/>
      </w:divBdr>
    </w:div>
    <w:div w:id="438373684">
      <w:bodyDiv w:val="1"/>
      <w:marLeft w:val="0"/>
      <w:marRight w:val="0"/>
      <w:marTop w:val="0"/>
      <w:marBottom w:val="0"/>
      <w:divBdr>
        <w:top w:val="none" w:sz="0" w:space="0" w:color="auto"/>
        <w:left w:val="none" w:sz="0" w:space="0" w:color="auto"/>
        <w:bottom w:val="none" w:sz="0" w:space="0" w:color="auto"/>
        <w:right w:val="none" w:sz="0" w:space="0" w:color="auto"/>
      </w:divBdr>
    </w:div>
    <w:div w:id="455223317">
      <w:bodyDiv w:val="1"/>
      <w:marLeft w:val="0"/>
      <w:marRight w:val="0"/>
      <w:marTop w:val="0"/>
      <w:marBottom w:val="0"/>
      <w:divBdr>
        <w:top w:val="none" w:sz="0" w:space="0" w:color="auto"/>
        <w:left w:val="none" w:sz="0" w:space="0" w:color="auto"/>
        <w:bottom w:val="none" w:sz="0" w:space="0" w:color="auto"/>
        <w:right w:val="none" w:sz="0" w:space="0" w:color="auto"/>
      </w:divBdr>
    </w:div>
    <w:div w:id="470942691">
      <w:bodyDiv w:val="1"/>
      <w:marLeft w:val="0"/>
      <w:marRight w:val="0"/>
      <w:marTop w:val="0"/>
      <w:marBottom w:val="0"/>
      <w:divBdr>
        <w:top w:val="none" w:sz="0" w:space="0" w:color="auto"/>
        <w:left w:val="none" w:sz="0" w:space="0" w:color="auto"/>
        <w:bottom w:val="none" w:sz="0" w:space="0" w:color="auto"/>
        <w:right w:val="none" w:sz="0" w:space="0" w:color="auto"/>
      </w:divBdr>
    </w:div>
    <w:div w:id="473452286">
      <w:bodyDiv w:val="1"/>
      <w:marLeft w:val="0"/>
      <w:marRight w:val="0"/>
      <w:marTop w:val="0"/>
      <w:marBottom w:val="0"/>
      <w:divBdr>
        <w:top w:val="none" w:sz="0" w:space="0" w:color="auto"/>
        <w:left w:val="none" w:sz="0" w:space="0" w:color="auto"/>
        <w:bottom w:val="none" w:sz="0" w:space="0" w:color="auto"/>
        <w:right w:val="none" w:sz="0" w:space="0" w:color="auto"/>
      </w:divBdr>
    </w:div>
    <w:div w:id="485441181">
      <w:bodyDiv w:val="1"/>
      <w:marLeft w:val="0"/>
      <w:marRight w:val="0"/>
      <w:marTop w:val="0"/>
      <w:marBottom w:val="0"/>
      <w:divBdr>
        <w:top w:val="none" w:sz="0" w:space="0" w:color="auto"/>
        <w:left w:val="none" w:sz="0" w:space="0" w:color="auto"/>
        <w:bottom w:val="none" w:sz="0" w:space="0" w:color="auto"/>
        <w:right w:val="none" w:sz="0" w:space="0" w:color="auto"/>
      </w:divBdr>
    </w:div>
    <w:div w:id="495800520">
      <w:bodyDiv w:val="1"/>
      <w:marLeft w:val="0"/>
      <w:marRight w:val="0"/>
      <w:marTop w:val="0"/>
      <w:marBottom w:val="0"/>
      <w:divBdr>
        <w:top w:val="none" w:sz="0" w:space="0" w:color="auto"/>
        <w:left w:val="none" w:sz="0" w:space="0" w:color="auto"/>
        <w:bottom w:val="none" w:sz="0" w:space="0" w:color="auto"/>
        <w:right w:val="none" w:sz="0" w:space="0" w:color="auto"/>
      </w:divBdr>
    </w:div>
    <w:div w:id="497186921">
      <w:bodyDiv w:val="1"/>
      <w:marLeft w:val="0"/>
      <w:marRight w:val="0"/>
      <w:marTop w:val="0"/>
      <w:marBottom w:val="0"/>
      <w:divBdr>
        <w:top w:val="none" w:sz="0" w:space="0" w:color="auto"/>
        <w:left w:val="none" w:sz="0" w:space="0" w:color="auto"/>
        <w:bottom w:val="none" w:sz="0" w:space="0" w:color="auto"/>
        <w:right w:val="none" w:sz="0" w:space="0" w:color="auto"/>
      </w:divBdr>
    </w:div>
    <w:div w:id="500892840">
      <w:bodyDiv w:val="1"/>
      <w:marLeft w:val="0"/>
      <w:marRight w:val="0"/>
      <w:marTop w:val="0"/>
      <w:marBottom w:val="0"/>
      <w:divBdr>
        <w:top w:val="none" w:sz="0" w:space="0" w:color="auto"/>
        <w:left w:val="none" w:sz="0" w:space="0" w:color="auto"/>
        <w:bottom w:val="none" w:sz="0" w:space="0" w:color="auto"/>
        <w:right w:val="none" w:sz="0" w:space="0" w:color="auto"/>
      </w:divBdr>
    </w:div>
    <w:div w:id="506557063">
      <w:bodyDiv w:val="1"/>
      <w:marLeft w:val="0"/>
      <w:marRight w:val="0"/>
      <w:marTop w:val="0"/>
      <w:marBottom w:val="0"/>
      <w:divBdr>
        <w:top w:val="none" w:sz="0" w:space="0" w:color="auto"/>
        <w:left w:val="none" w:sz="0" w:space="0" w:color="auto"/>
        <w:bottom w:val="none" w:sz="0" w:space="0" w:color="auto"/>
        <w:right w:val="none" w:sz="0" w:space="0" w:color="auto"/>
      </w:divBdr>
      <w:divsChild>
        <w:div w:id="1637643955">
          <w:marLeft w:val="0"/>
          <w:marRight w:val="0"/>
          <w:marTop w:val="15"/>
          <w:marBottom w:val="0"/>
          <w:divBdr>
            <w:top w:val="none" w:sz="0" w:space="0" w:color="auto"/>
            <w:left w:val="none" w:sz="0" w:space="0" w:color="auto"/>
            <w:bottom w:val="none" w:sz="0" w:space="0" w:color="auto"/>
            <w:right w:val="none" w:sz="0" w:space="0" w:color="auto"/>
          </w:divBdr>
          <w:divsChild>
            <w:div w:id="13498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753">
      <w:bodyDiv w:val="1"/>
      <w:marLeft w:val="0"/>
      <w:marRight w:val="0"/>
      <w:marTop w:val="0"/>
      <w:marBottom w:val="0"/>
      <w:divBdr>
        <w:top w:val="none" w:sz="0" w:space="0" w:color="auto"/>
        <w:left w:val="none" w:sz="0" w:space="0" w:color="auto"/>
        <w:bottom w:val="none" w:sz="0" w:space="0" w:color="auto"/>
        <w:right w:val="none" w:sz="0" w:space="0" w:color="auto"/>
      </w:divBdr>
    </w:div>
    <w:div w:id="515732606">
      <w:bodyDiv w:val="1"/>
      <w:marLeft w:val="0"/>
      <w:marRight w:val="0"/>
      <w:marTop w:val="0"/>
      <w:marBottom w:val="0"/>
      <w:divBdr>
        <w:top w:val="none" w:sz="0" w:space="0" w:color="auto"/>
        <w:left w:val="none" w:sz="0" w:space="0" w:color="auto"/>
        <w:bottom w:val="none" w:sz="0" w:space="0" w:color="auto"/>
        <w:right w:val="none" w:sz="0" w:space="0" w:color="auto"/>
      </w:divBdr>
    </w:div>
    <w:div w:id="534585106">
      <w:bodyDiv w:val="1"/>
      <w:marLeft w:val="0"/>
      <w:marRight w:val="0"/>
      <w:marTop w:val="0"/>
      <w:marBottom w:val="0"/>
      <w:divBdr>
        <w:top w:val="none" w:sz="0" w:space="0" w:color="auto"/>
        <w:left w:val="none" w:sz="0" w:space="0" w:color="auto"/>
        <w:bottom w:val="none" w:sz="0" w:space="0" w:color="auto"/>
        <w:right w:val="none" w:sz="0" w:space="0" w:color="auto"/>
      </w:divBdr>
    </w:div>
    <w:div w:id="538013825">
      <w:bodyDiv w:val="1"/>
      <w:marLeft w:val="0"/>
      <w:marRight w:val="0"/>
      <w:marTop w:val="0"/>
      <w:marBottom w:val="0"/>
      <w:divBdr>
        <w:top w:val="none" w:sz="0" w:space="0" w:color="auto"/>
        <w:left w:val="none" w:sz="0" w:space="0" w:color="auto"/>
        <w:bottom w:val="none" w:sz="0" w:space="0" w:color="auto"/>
        <w:right w:val="none" w:sz="0" w:space="0" w:color="auto"/>
      </w:divBdr>
      <w:divsChild>
        <w:div w:id="356540733">
          <w:marLeft w:val="0"/>
          <w:marRight w:val="0"/>
          <w:marTop w:val="15"/>
          <w:marBottom w:val="0"/>
          <w:divBdr>
            <w:top w:val="none" w:sz="0" w:space="0" w:color="auto"/>
            <w:left w:val="none" w:sz="0" w:space="0" w:color="auto"/>
            <w:bottom w:val="none" w:sz="0" w:space="0" w:color="auto"/>
            <w:right w:val="none" w:sz="0" w:space="0" w:color="auto"/>
          </w:divBdr>
          <w:divsChild>
            <w:div w:id="16147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8625">
      <w:bodyDiv w:val="1"/>
      <w:marLeft w:val="0"/>
      <w:marRight w:val="0"/>
      <w:marTop w:val="0"/>
      <w:marBottom w:val="0"/>
      <w:divBdr>
        <w:top w:val="none" w:sz="0" w:space="0" w:color="auto"/>
        <w:left w:val="none" w:sz="0" w:space="0" w:color="auto"/>
        <w:bottom w:val="none" w:sz="0" w:space="0" w:color="auto"/>
        <w:right w:val="none" w:sz="0" w:space="0" w:color="auto"/>
      </w:divBdr>
    </w:div>
    <w:div w:id="570777054">
      <w:bodyDiv w:val="1"/>
      <w:marLeft w:val="0"/>
      <w:marRight w:val="0"/>
      <w:marTop w:val="0"/>
      <w:marBottom w:val="0"/>
      <w:divBdr>
        <w:top w:val="none" w:sz="0" w:space="0" w:color="auto"/>
        <w:left w:val="none" w:sz="0" w:space="0" w:color="auto"/>
        <w:bottom w:val="none" w:sz="0" w:space="0" w:color="auto"/>
        <w:right w:val="none" w:sz="0" w:space="0" w:color="auto"/>
      </w:divBdr>
    </w:div>
    <w:div w:id="593168216">
      <w:bodyDiv w:val="1"/>
      <w:marLeft w:val="0"/>
      <w:marRight w:val="0"/>
      <w:marTop w:val="0"/>
      <w:marBottom w:val="0"/>
      <w:divBdr>
        <w:top w:val="none" w:sz="0" w:space="0" w:color="auto"/>
        <w:left w:val="none" w:sz="0" w:space="0" w:color="auto"/>
        <w:bottom w:val="none" w:sz="0" w:space="0" w:color="auto"/>
        <w:right w:val="none" w:sz="0" w:space="0" w:color="auto"/>
      </w:divBdr>
    </w:div>
    <w:div w:id="602885136">
      <w:bodyDiv w:val="1"/>
      <w:marLeft w:val="0"/>
      <w:marRight w:val="0"/>
      <w:marTop w:val="0"/>
      <w:marBottom w:val="0"/>
      <w:divBdr>
        <w:top w:val="none" w:sz="0" w:space="0" w:color="auto"/>
        <w:left w:val="none" w:sz="0" w:space="0" w:color="auto"/>
        <w:bottom w:val="none" w:sz="0" w:space="0" w:color="auto"/>
        <w:right w:val="none" w:sz="0" w:space="0" w:color="auto"/>
      </w:divBdr>
    </w:div>
    <w:div w:id="6054278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500">
          <w:marLeft w:val="120"/>
          <w:marRight w:val="120"/>
          <w:marTop w:val="120"/>
          <w:marBottom w:val="120"/>
          <w:divBdr>
            <w:top w:val="none" w:sz="0" w:space="0" w:color="auto"/>
            <w:left w:val="none" w:sz="0" w:space="0" w:color="auto"/>
            <w:bottom w:val="none" w:sz="0" w:space="0" w:color="auto"/>
            <w:right w:val="none" w:sz="0" w:space="0" w:color="auto"/>
          </w:divBdr>
          <w:divsChild>
            <w:div w:id="697583606">
              <w:marLeft w:val="0"/>
              <w:marRight w:val="0"/>
              <w:marTop w:val="0"/>
              <w:marBottom w:val="0"/>
              <w:divBdr>
                <w:top w:val="none" w:sz="0" w:space="0" w:color="auto"/>
                <w:left w:val="single" w:sz="6" w:space="6" w:color="CCCCCC"/>
                <w:bottom w:val="single" w:sz="6" w:space="6" w:color="CCCCCC"/>
                <w:right w:val="single" w:sz="6" w:space="6" w:color="CCCCCC"/>
              </w:divBdr>
              <w:divsChild>
                <w:div w:id="1583298028">
                  <w:marLeft w:val="0"/>
                  <w:marRight w:val="0"/>
                  <w:marTop w:val="0"/>
                  <w:marBottom w:val="0"/>
                  <w:divBdr>
                    <w:top w:val="none" w:sz="0" w:space="0" w:color="auto"/>
                    <w:left w:val="none" w:sz="0" w:space="0" w:color="auto"/>
                    <w:bottom w:val="none" w:sz="0" w:space="0" w:color="auto"/>
                    <w:right w:val="none" w:sz="0" w:space="0" w:color="auto"/>
                  </w:divBdr>
                  <w:divsChild>
                    <w:div w:id="1324625439">
                      <w:marLeft w:val="0"/>
                      <w:marRight w:val="0"/>
                      <w:marTop w:val="0"/>
                      <w:marBottom w:val="0"/>
                      <w:divBdr>
                        <w:top w:val="none" w:sz="0" w:space="0" w:color="auto"/>
                        <w:left w:val="none" w:sz="0" w:space="0" w:color="auto"/>
                        <w:bottom w:val="none" w:sz="0" w:space="0" w:color="auto"/>
                        <w:right w:val="none" w:sz="0" w:space="0" w:color="auto"/>
                      </w:divBdr>
                      <w:divsChild>
                        <w:div w:id="676804811">
                          <w:marLeft w:val="0"/>
                          <w:marRight w:val="0"/>
                          <w:marTop w:val="0"/>
                          <w:marBottom w:val="0"/>
                          <w:divBdr>
                            <w:top w:val="none" w:sz="0" w:space="0" w:color="auto"/>
                            <w:left w:val="none" w:sz="0" w:space="0" w:color="auto"/>
                            <w:bottom w:val="none" w:sz="0" w:space="0" w:color="auto"/>
                            <w:right w:val="none" w:sz="0" w:space="0" w:color="auto"/>
                          </w:divBdr>
                          <w:divsChild>
                            <w:div w:id="670065161">
                              <w:marLeft w:val="0"/>
                              <w:marRight w:val="0"/>
                              <w:marTop w:val="0"/>
                              <w:marBottom w:val="0"/>
                              <w:divBdr>
                                <w:top w:val="none" w:sz="0" w:space="0" w:color="auto"/>
                                <w:left w:val="none" w:sz="0" w:space="0" w:color="auto"/>
                                <w:bottom w:val="none" w:sz="0" w:space="0" w:color="auto"/>
                                <w:right w:val="none" w:sz="0" w:space="0" w:color="auto"/>
                              </w:divBdr>
                              <w:divsChild>
                                <w:div w:id="302350122">
                                  <w:marLeft w:val="0"/>
                                  <w:marRight w:val="0"/>
                                  <w:marTop w:val="0"/>
                                  <w:marBottom w:val="0"/>
                                  <w:divBdr>
                                    <w:top w:val="none" w:sz="0" w:space="0" w:color="auto"/>
                                    <w:left w:val="none" w:sz="0" w:space="0" w:color="auto"/>
                                    <w:bottom w:val="none" w:sz="0" w:space="0" w:color="auto"/>
                                    <w:right w:val="none" w:sz="0" w:space="0" w:color="auto"/>
                                  </w:divBdr>
                                  <w:divsChild>
                                    <w:div w:id="1314992716">
                                      <w:marLeft w:val="0"/>
                                      <w:marRight w:val="0"/>
                                      <w:marTop w:val="0"/>
                                      <w:marBottom w:val="0"/>
                                      <w:divBdr>
                                        <w:top w:val="none" w:sz="0" w:space="0" w:color="auto"/>
                                        <w:left w:val="none" w:sz="0" w:space="0" w:color="auto"/>
                                        <w:bottom w:val="none" w:sz="0" w:space="0" w:color="auto"/>
                                        <w:right w:val="none" w:sz="0" w:space="0" w:color="auto"/>
                                      </w:divBdr>
                                    </w:div>
                                    <w:div w:id="14703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9994">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0616763">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64164202">
      <w:bodyDiv w:val="1"/>
      <w:marLeft w:val="0"/>
      <w:marRight w:val="0"/>
      <w:marTop w:val="0"/>
      <w:marBottom w:val="0"/>
      <w:divBdr>
        <w:top w:val="none" w:sz="0" w:space="0" w:color="auto"/>
        <w:left w:val="none" w:sz="0" w:space="0" w:color="auto"/>
        <w:bottom w:val="none" w:sz="0" w:space="0" w:color="auto"/>
        <w:right w:val="none" w:sz="0" w:space="0" w:color="auto"/>
      </w:divBdr>
    </w:div>
    <w:div w:id="677854428">
      <w:bodyDiv w:val="1"/>
      <w:marLeft w:val="0"/>
      <w:marRight w:val="0"/>
      <w:marTop w:val="0"/>
      <w:marBottom w:val="0"/>
      <w:divBdr>
        <w:top w:val="none" w:sz="0" w:space="0" w:color="auto"/>
        <w:left w:val="none" w:sz="0" w:space="0" w:color="auto"/>
        <w:bottom w:val="none" w:sz="0" w:space="0" w:color="auto"/>
        <w:right w:val="none" w:sz="0" w:space="0" w:color="auto"/>
      </w:divBdr>
    </w:div>
    <w:div w:id="680820177">
      <w:bodyDiv w:val="1"/>
      <w:marLeft w:val="0"/>
      <w:marRight w:val="0"/>
      <w:marTop w:val="0"/>
      <w:marBottom w:val="0"/>
      <w:divBdr>
        <w:top w:val="none" w:sz="0" w:space="0" w:color="auto"/>
        <w:left w:val="none" w:sz="0" w:space="0" w:color="auto"/>
        <w:bottom w:val="none" w:sz="0" w:space="0" w:color="auto"/>
        <w:right w:val="none" w:sz="0" w:space="0" w:color="auto"/>
      </w:divBdr>
    </w:div>
    <w:div w:id="723261891">
      <w:bodyDiv w:val="1"/>
      <w:marLeft w:val="0"/>
      <w:marRight w:val="0"/>
      <w:marTop w:val="0"/>
      <w:marBottom w:val="0"/>
      <w:divBdr>
        <w:top w:val="none" w:sz="0" w:space="0" w:color="auto"/>
        <w:left w:val="none" w:sz="0" w:space="0" w:color="auto"/>
        <w:bottom w:val="none" w:sz="0" w:space="0" w:color="auto"/>
        <w:right w:val="none" w:sz="0" w:space="0" w:color="auto"/>
      </w:divBdr>
    </w:div>
    <w:div w:id="729613253">
      <w:bodyDiv w:val="1"/>
      <w:marLeft w:val="0"/>
      <w:marRight w:val="0"/>
      <w:marTop w:val="0"/>
      <w:marBottom w:val="0"/>
      <w:divBdr>
        <w:top w:val="none" w:sz="0" w:space="0" w:color="auto"/>
        <w:left w:val="none" w:sz="0" w:space="0" w:color="auto"/>
        <w:bottom w:val="none" w:sz="0" w:space="0" w:color="auto"/>
        <w:right w:val="none" w:sz="0" w:space="0" w:color="auto"/>
      </w:divBdr>
    </w:div>
    <w:div w:id="737367712">
      <w:bodyDiv w:val="1"/>
      <w:marLeft w:val="0"/>
      <w:marRight w:val="0"/>
      <w:marTop w:val="0"/>
      <w:marBottom w:val="0"/>
      <w:divBdr>
        <w:top w:val="none" w:sz="0" w:space="0" w:color="auto"/>
        <w:left w:val="none" w:sz="0" w:space="0" w:color="auto"/>
        <w:bottom w:val="none" w:sz="0" w:space="0" w:color="auto"/>
        <w:right w:val="none" w:sz="0" w:space="0" w:color="auto"/>
      </w:divBdr>
      <w:divsChild>
        <w:div w:id="1783308315">
          <w:marLeft w:val="120"/>
          <w:marRight w:val="120"/>
          <w:marTop w:val="120"/>
          <w:marBottom w:val="120"/>
          <w:divBdr>
            <w:top w:val="none" w:sz="0" w:space="0" w:color="auto"/>
            <w:left w:val="none" w:sz="0" w:space="0" w:color="auto"/>
            <w:bottom w:val="none" w:sz="0" w:space="0" w:color="auto"/>
            <w:right w:val="none" w:sz="0" w:space="0" w:color="auto"/>
          </w:divBdr>
          <w:divsChild>
            <w:div w:id="1685672428">
              <w:marLeft w:val="0"/>
              <w:marRight w:val="0"/>
              <w:marTop w:val="0"/>
              <w:marBottom w:val="0"/>
              <w:divBdr>
                <w:top w:val="none" w:sz="0" w:space="0" w:color="auto"/>
                <w:left w:val="single" w:sz="6" w:space="6" w:color="CCCCCC"/>
                <w:bottom w:val="single" w:sz="6" w:space="6" w:color="CCCCCC"/>
                <w:right w:val="single" w:sz="6" w:space="6" w:color="CCCCCC"/>
              </w:divBdr>
              <w:divsChild>
                <w:div w:id="1285692153">
                  <w:marLeft w:val="0"/>
                  <w:marRight w:val="0"/>
                  <w:marTop w:val="0"/>
                  <w:marBottom w:val="0"/>
                  <w:divBdr>
                    <w:top w:val="none" w:sz="0" w:space="0" w:color="auto"/>
                    <w:left w:val="none" w:sz="0" w:space="0" w:color="auto"/>
                    <w:bottom w:val="none" w:sz="0" w:space="0" w:color="auto"/>
                    <w:right w:val="none" w:sz="0" w:space="0" w:color="auto"/>
                  </w:divBdr>
                  <w:divsChild>
                    <w:div w:id="1481459248">
                      <w:marLeft w:val="0"/>
                      <w:marRight w:val="0"/>
                      <w:marTop w:val="0"/>
                      <w:marBottom w:val="0"/>
                      <w:divBdr>
                        <w:top w:val="none" w:sz="0" w:space="0" w:color="auto"/>
                        <w:left w:val="none" w:sz="0" w:space="0" w:color="auto"/>
                        <w:bottom w:val="none" w:sz="0" w:space="0" w:color="auto"/>
                        <w:right w:val="none" w:sz="0" w:space="0" w:color="auto"/>
                      </w:divBdr>
                      <w:divsChild>
                        <w:div w:id="1821343074">
                          <w:marLeft w:val="0"/>
                          <w:marRight w:val="0"/>
                          <w:marTop w:val="0"/>
                          <w:marBottom w:val="0"/>
                          <w:divBdr>
                            <w:top w:val="none" w:sz="0" w:space="0" w:color="auto"/>
                            <w:left w:val="none" w:sz="0" w:space="0" w:color="auto"/>
                            <w:bottom w:val="none" w:sz="0" w:space="0" w:color="auto"/>
                            <w:right w:val="none" w:sz="0" w:space="0" w:color="auto"/>
                          </w:divBdr>
                          <w:divsChild>
                            <w:div w:id="907155657">
                              <w:marLeft w:val="0"/>
                              <w:marRight w:val="0"/>
                              <w:marTop w:val="0"/>
                              <w:marBottom w:val="0"/>
                              <w:divBdr>
                                <w:top w:val="none" w:sz="0" w:space="0" w:color="auto"/>
                                <w:left w:val="none" w:sz="0" w:space="0" w:color="auto"/>
                                <w:bottom w:val="none" w:sz="0" w:space="0" w:color="auto"/>
                                <w:right w:val="none" w:sz="0" w:space="0" w:color="auto"/>
                              </w:divBdr>
                              <w:divsChild>
                                <w:div w:id="820316035">
                                  <w:marLeft w:val="0"/>
                                  <w:marRight w:val="0"/>
                                  <w:marTop w:val="0"/>
                                  <w:marBottom w:val="0"/>
                                  <w:divBdr>
                                    <w:top w:val="none" w:sz="0" w:space="0" w:color="auto"/>
                                    <w:left w:val="none" w:sz="0" w:space="0" w:color="auto"/>
                                    <w:bottom w:val="none" w:sz="0" w:space="0" w:color="auto"/>
                                    <w:right w:val="none" w:sz="0" w:space="0" w:color="auto"/>
                                  </w:divBdr>
                                  <w:divsChild>
                                    <w:div w:id="69011835">
                                      <w:marLeft w:val="0"/>
                                      <w:marRight w:val="0"/>
                                      <w:marTop w:val="0"/>
                                      <w:marBottom w:val="0"/>
                                      <w:divBdr>
                                        <w:top w:val="none" w:sz="0" w:space="0" w:color="auto"/>
                                        <w:left w:val="none" w:sz="0" w:space="0" w:color="auto"/>
                                        <w:bottom w:val="none" w:sz="0" w:space="0" w:color="auto"/>
                                        <w:right w:val="none" w:sz="0" w:space="0" w:color="auto"/>
                                      </w:divBdr>
                                    </w:div>
                                    <w:div w:id="117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771673">
      <w:bodyDiv w:val="1"/>
      <w:marLeft w:val="0"/>
      <w:marRight w:val="0"/>
      <w:marTop w:val="0"/>
      <w:marBottom w:val="0"/>
      <w:divBdr>
        <w:top w:val="none" w:sz="0" w:space="0" w:color="auto"/>
        <w:left w:val="none" w:sz="0" w:space="0" w:color="auto"/>
        <w:bottom w:val="none" w:sz="0" w:space="0" w:color="auto"/>
        <w:right w:val="none" w:sz="0" w:space="0" w:color="auto"/>
      </w:divBdr>
    </w:div>
    <w:div w:id="756245406">
      <w:bodyDiv w:val="1"/>
      <w:marLeft w:val="0"/>
      <w:marRight w:val="0"/>
      <w:marTop w:val="0"/>
      <w:marBottom w:val="0"/>
      <w:divBdr>
        <w:top w:val="none" w:sz="0" w:space="0" w:color="auto"/>
        <w:left w:val="none" w:sz="0" w:space="0" w:color="auto"/>
        <w:bottom w:val="none" w:sz="0" w:space="0" w:color="auto"/>
        <w:right w:val="none" w:sz="0" w:space="0" w:color="auto"/>
      </w:divBdr>
    </w:div>
    <w:div w:id="784081842">
      <w:bodyDiv w:val="1"/>
      <w:marLeft w:val="0"/>
      <w:marRight w:val="0"/>
      <w:marTop w:val="0"/>
      <w:marBottom w:val="0"/>
      <w:divBdr>
        <w:top w:val="none" w:sz="0" w:space="0" w:color="auto"/>
        <w:left w:val="none" w:sz="0" w:space="0" w:color="auto"/>
        <w:bottom w:val="none" w:sz="0" w:space="0" w:color="auto"/>
        <w:right w:val="none" w:sz="0" w:space="0" w:color="auto"/>
      </w:divBdr>
    </w:div>
    <w:div w:id="787430016">
      <w:bodyDiv w:val="1"/>
      <w:marLeft w:val="0"/>
      <w:marRight w:val="0"/>
      <w:marTop w:val="0"/>
      <w:marBottom w:val="0"/>
      <w:divBdr>
        <w:top w:val="none" w:sz="0" w:space="0" w:color="auto"/>
        <w:left w:val="none" w:sz="0" w:space="0" w:color="auto"/>
        <w:bottom w:val="none" w:sz="0" w:space="0" w:color="auto"/>
        <w:right w:val="none" w:sz="0" w:space="0" w:color="auto"/>
      </w:divBdr>
    </w:div>
    <w:div w:id="796264100">
      <w:bodyDiv w:val="1"/>
      <w:marLeft w:val="0"/>
      <w:marRight w:val="0"/>
      <w:marTop w:val="0"/>
      <w:marBottom w:val="0"/>
      <w:divBdr>
        <w:top w:val="none" w:sz="0" w:space="0" w:color="auto"/>
        <w:left w:val="none" w:sz="0" w:space="0" w:color="auto"/>
        <w:bottom w:val="none" w:sz="0" w:space="0" w:color="auto"/>
        <w:right w:val="none" w:sz="0" w:space="0" w:color="auto"/>
      </w:divBdr>
    </w:div>
    <w:div w:id="806095516">
      <w:bodyDiv w:val="1"/>
      <w:marLeft w:val="0"/>
      <w:marRight w:val="0"/>
      <w:marTop w:val="0"/>
      <w:marBottom w:val="0"/>
      <w:divBdr>
        <w:top w:val="none" w:sz="0" w:space="0" w:color="auto"/>
        <w:left w:val="none" w:sz="0" w:space="0" w:color="auto"/>
        <w:bottom w:val="none" w:sz="0" w:space="0" w:color="auto"/>
        <w:right w:val="none" w:sz="0" w:space="0" w:color="auto"/>
      </w:divBdr>
    </w:div>
    <w:div w:id="811561237">
      <w:bodyDiv w:val="1"/>
      <w:marLeft w:val="0"/>
      <w:marRight w:val="0"/>
      <w:marTop w:val="0"/>
      <w:marBottom w:val="0"/>
      <w:divBdr>
        <w:top w:val="none" w:sz="0" w:space="0" w:color="auto"/>
        <w:left w:val="none" w:sz="0" w:space="0" w:color="auto"/>
        <w:bottom w:val="none" w:sz="0" w:space="0" w:color="auto"/>
        <w:right w:val="none" w:sz="0" w:space="0" w:color="auto"/>
      </w:divBdr>
    </w:div>
    <w:div w:id="823157158">
      <w:bodyDiv w:val="1"/>
      <w:marLeft w:val="0"/>
      <w:marRight w:val="0"/>
      <w:marTop w:val="0"/>
      <w:marBottom w:val="0"/>
      <w:divBdr>
        <w:top w:val="none" w:sz="0" w:space="0" w:color="auto"/>
        <w:left w:val="none" w:sz="0" w:space="0" w:color="auto"/>
        <w:bottom w:val="none" w:sz="0" w:space="0" w:color="auto"/>
        <w:right w:val="none" w:sz="0" w:space="0" w:color="auto"/>
      </w:divBdr>
    </w:div>
    <w:div w:id="838543687">
      <w:bodyDiv w:val="1"/>
      <w:marLeft w:val="0"/>
      <w:marRight w:val="0"/>
      <w:marTop w:val="0"/>
      <w:marBottom w:val="0"/>
      <w:divBdr>
        <w:top w:val="none" w:sz="0" w:space="0" w:color="auto"/>
        <w:left w:val="none" w:sz="0" w:space="0" w:color="auto"/>
        <w:bottom w:val="none" w:sz="0" w:space="0" w:color="auto"/>
        <w:right w:val="none" w:sz="0" w:space="0" w:color="auto"/>
      </w:divBdr>
    </w:div>
    <w:div w:id="857625316">
      <w:bodyDiv w:val="1"/>
      <w:marLeft w:val="0"/>
      <w:marRight w:val="0"/>
      <w:marTop w:val="0"/>
      <w:marBottom w:val="0"/>
      <w:divBdr>
        <w:top w:val="none" w:sz="0" w:space="0" w:color="auto"/>
        <w:left w:val="none" w:sz="0" w:space="0" w:color="auto"/>
        <w:bottom w:val="none" w:sz="0" w:space="0" w:color="auto"/>
        <w:right w:val="none" w:sz="0" w:space="0" w:color="auto"/>
      </w:divBdr>
    </w:div>
    <w:div w:id="859470761">
      <w:bodyDiv w:val="1"/>
      <w:marLeft w:val="0"/>
      <w:marRight w:val="0"/>
      <w:marTop w:val="0"/>
      <w:marBottom w:val="0"/>
      <w:divBdr>
        <w:top w:val="none" w:sz="0" w:space="0" w:color="auto"/>
        <w:left w:val="none" w:sz="0" w:space="0" w:color="auto"/>
        <w:bottom w:val="none" w:sz="0" w:space="0" w:color="auto"/>
        <w:right w:val="none" w:sz="0" w:space="0" w:color="auto"/>
      </w:divBdr>
    </w:div>
    <w:div w:id="868957221">
      <w:bodyDiv w:val="1"/>
      <w:marLeft w:val="0"/>
      <w:marRight w:val="0"/>
      <w:marTop w:val="0"/>
      <w:marBottom w:val="0"/>
      <w:divBdr>
        <w:top w:val="none" w:sz="0" w:space="0" w:color="auto"/>
        <w:left w:val="none" w:sz="0" w:space="0" w:color="auto"/>
        <w:bottom w:val="none" w:sz="0" w:space="0" w:color="auto"/>
        <w:right w:val="none" w:sz="0" w:space="0" w:color="auto"/>
      </w:divBdr>
    </w:div>
    <w:div w:id="879394749">
      <w:bodyDiv w:val="1"/>
      <w:marLeft w:val="0"/>
      <w:marRight w:val="0"/>
      <w:marTop w:val="0"/>
      <w:marBottom w:val="0"/>
      <w:divBdr>
        <w:top w:val="none" w:sz="0" w:space="0" w:color="auto"/>
        <w:left w:val="none" w:sz="0" w:space="0" w:color="auto"/>
        <w:bottom w:val="none" w:sz="0" w:space="0" w:color="auto"/>
        <w:right w:val="none" w:sz="0" w:space="0" w:color="auto"/>
      </w:divBdr>
    </w:div>
    <w:div w:id="879825393">
      <w:bodyDiv w:val="1"/>
      <w:marLeft w:val="0"/>
      <w:marRight w:val="0"/>
      <w:marTop w:val="0"/>
      <w:marBottom w:val="0"/>
      <w:divBdr>
        <w:top w:val="none" w:sz="0" w:space="0" w:color="auto"/>
        <w:left w:val="none" w:sz="0" w:space="0" w:color="auto"/>
        <w:bottom w:val="none" w:sz="0" w:space="0" w:color="auto"/>
        <w:right w:val="none" w:sz="0" w:space="0" w:color="auto"/>
      </w:divBdr>
    </w:div>
    <w:div w:id="884561901">
      <w:bodyDiv w:val="1"/>
      <w:marLeft w:val="0"/>
      <w:marRight w:val="0"/>
      <w:marTop w:val="0"/>
      <w:marBottom w:val="0"/>
      <w:divBdr>
        <w:top w:val="none" w:sz="0" w:space="0" w:color="auto"/>
        <w:left w:val="none" w:sz="0" w:space="0" w:color="auto"/>
        <w:bottom w:val="none" w:sz="0" w:space="0" w:color="auto"/>
        <w:right w:val="none" w:sz="0" w:space="0" w:color="auto"/>
      </w:divBdr>
    </w:div>
    <w:div w:id="894899973">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977613708">
      <w:bodyDiv w:val="1"/>
      <w:marLeft w:val="0"/>
      <w:marRight w:val="0"/>
      <w:marTop w:val="0"/>
      <w:marBottom w:val="0"/>
      <w:divBdr>
        <w:top w:val="none" w:sz="0" w:space="0" w:color="auto"/>
        <w:left w:val="none" w:sz="0" w:space="0" w:color="auto"/>
        <w:bottom w:val="none" w:sz="0" w:space="0" w:color="auto"/>
        <w:right w:val="none" w:sz="0" w:space="0" w:color="auto"/>
      </w:divBdr>
    </w:div>
    <w:div w:id="980690903">
      <w:bodyDiv w:val="1"/>
      <w:marLeft w:val="0"/>
      <w:marRight w:val="0"/>
      <w:marTop w:val="0"/>
      <w:marBottom w:val="0"/>
      <w:divBdr>
        <w:top w:val="none" w:sz="0" w:space="0" w:color="auto"/>
        <w:left w:val="none" w:sz="0" w:space="0" w:color="auto"/>
        <w:bottom w:val="none" w:sz="0" w:space="0" w:color="auto"/>
        <w:right w:val="none" w:sz="0" w:space="0" w:color="auto"/>
      </w:divBdr>
    </w:div>
    <w:div w:id="983580105">
      <w:bodyDiv w:val="1"/>
      <w:marLeft w:val="0"/>
      <w:marRight w:val="0"/>
      <w:marTop w:val="0"/>
      <w:marBottom w:val="0"/>
      <w:divBdr>
        <w:top w:val="none" w:sz="0" w:space="0" w:color="auto"/>
        <w:left w:val="none" w:sz="0" w:space="0" w:color="auto"/>
        <w:bottom w:val="none" w:sz="0" w:space="0" w:color="auto"/>
        <w:right w:val="none" w:sz="0" w:space="0" w:color="auto"/>
      </w:divBdr>
    </w:div>
    <w:div w:id="984894590">
      <w:bodyDiv w:val="1"/>
      <w:marLeft w:val="0"/>
      <w:marRight w:val="0"/>
      <w:marTop w:val="0"/>
      <w:marBottom w:val="0"/>
      <w:divBdr>
        <w:top w:val="none" w:sz="0" w:space="0" w:color="auto"/>
        <w:left w:val="none" w:sz="0" w:space="0" w:color="auto"/>
        <w:bottom w:val="none" w:sz="0" w:space="0" w:color="auto"/>
        <w:right w:val="none" w:sz="0" w:space="0" w:color="auto"/>
      </w:divBdr>
    </w:div>
    <w:div w:id="1000548264">
      <w:bodyDiv w:val="1"/>
      <w:marLeft w:val="0"/>
      <w:marRight w:val="0"/>
      <w:marTop w:val="0"/>
      <w:marBottom w:val="0"/>
      <w:divBdr>
        <w:top w:val="none" w:sz="0" w:space="0" w:color="auto"/>
        <w:left w:val="none" w:sz="0" w:space="0" w:color="auto"/>
        <w:bottom w:val="none" w:sz="0" w:space="0" w:color="auto"/>
        <w:right w:val="none" w:sz="0" w:space="0" w:color="auto"/>
      </w:divBdr>
    </w:div>
    <w:div w:id="1002586453">
      <w:bodyDiv w:val="1"/>
      <w:marLeft w:val="0"/>
      <w:marRight w:val="0"/>
      <w:marTop w:val="0"/>
      <w:marBottom w:val="0"/>
      <w:divBdr>
        <w:top w:val="none" w:sz="0" w:space="0" w:color="auto"/>
        <w:left w:val="none" w:sz="0" w:space="0" w:color="auto"/>
        <w:bottom w:val="none" w:sz="0" w:space="0" w:color="auto"/>
        <w:right w:val="none" w:sz="0" w:space="0" w:color="auto"/>
      </w:divBdr>
    </w:div>
    <w:div w:id="1003820572">
      <w:bodyDiv w:val="1"/>
      <w:marLeft w:val="0"/>
      <w:marRight w:val="0"/>
      <w:marTop w:val="0"/>
      <w:marBottom w:val="0"/>
      <w:divBdr>
        <w:top w:val="none" w:sz="0" w:space="0" w:color="auto"/>
        <w:left w:val="none" w:sz="0" w:space="0" w:color="auto"/>
        <w:bottom w:val="none" w:sz="0" w:space="0" w:color="auto"/>
        <w:right w:val="none" w:sz="0" w:space="0" w:color="auto"/>
      </w:divBdr>
    </w:div>
    <w:div w:id="1014916852">
      <w:bodyDiv w:val="1"/>
      <w:marLeft w:val="0"/>
      <w:marRight w:val="0"/>
      <w:marTop w:val="0"/>
      <w:marBottom w:val="0"/>
      <w:divBdr>
        <w:top w:val="none" w:sz="0" w:space="0" w:color="auto"/>
        <w:left w:val="none" w:sz="0" w:space="0" w:color="auto"/>
        <w:bottom w:val="none" w:sz="0" w:space="0" w:color="auto"/>
        <w:right w:val="none" w:sz="0" w:space="0" w:color="auto"/>
      </w:divBdr>
    </w:div>
    <w:div w:id="1023940295">
      <w:bodyDiv w:val="1"/>
      <w:marLeft w:val="0"/>
      <w:marRight w:val="0"/>
      <w:marTop w:val="0"/>
      <w:marBottom w:val="0"/>
      <w:divBdr>
        <w:top w:val="none" w:sz="0" w:space="0" w:color="auto"/>
        <w:left w:val="none" w:sz="0" w:space="0" w:color="auto"/>
        <w:bottom w:val="none" w:sz="0" w:space="0" w:color="auto"/>
        <w:right w:val="none" w:sz="0" w:space="0" w:color="auto"/>
      </w:divBdr>
    </w:div>
    <w:div w:id="1029136844">
      <w:bodyDiv w:val="1"/>
      <w:marLeft w:val="0"/>
      <w:marRight w:val="0"/>
      <w:marTop w:val="0"/>
      <w:marBottom w:val="0"/>
      <w:divBdr>
        <w:top w:val="none" w:sz="0" w:space="0" w:color="auto"/>
        <w:left w:val="none" w:sz="0" w:space="0" w:color="auto"/>
        <w:bottom w:val="none" w:sz="0" w:space="0" w:color="auto"/>
        <w:right w:val="none" w:sz="0" w:space="0" w:color="auto"/>
      </w:divBdr>
    </w:div>
    <w:div w:id="1044793838">
      <w:bodyDiv w:val="1"/>
      <w:marLeft w:val="0"/>
      <w:marRight w:val="0"/>
      <w:marTop w:val="0"/>
      <w:marBottom w:val="0"/>
      <w:divBdr>
        <w:top w:val="none" w:sz="0" w:space="0" w:color="auto"/>
        <w:left w:val="none" w:sz="0" w:space="0" w:color="auto"/>
        <w:bottom w:val="none" w:sz="0" w:space="0" w:color="auto"/>
        <w:right w:val="none" w:sz="0" w:space="0" w:color="auto"/>
      </w:divBdr>
    </w:div>
    <w:div w:id="1048383545">
      <w:bodyDiv w:val="1"/>
      <w:marLeft w:val="0"/>
      <w:marRight w:val="0"/>
      <w:marTop w:val="0"/>
      <w:marBottom w:val="0"/>
      <w:divBdr>
        <w:top w:val="none" w:sz="0" w:space="0" w:color="auto"/>
        <w:left w:val="none" w:sz="0" w:space="0" w:color="auto"/>
        <w:bottom w:val="none" w:sz="0" w:space="0" w:color="auto"/>
        <w:right w:val="none" w:sz="0" w:space="0" w:color="auto"/>
      </w:divBdr>
    </w:div>
    <w:div w:id="1053431115">
      <w:bodyDiv w:val="1"/>
      <w:marLeft w:val="0"/>
      <w:marRight w:val="0"/>
      <w:marTop w:val="0"/>
      <w:marBottom w:val="0"/>
      <w:divBdr>
        <w:top w:val="none" w:sz="0" w:space="0" w:color="auto"/>
        <w:left w:val="none" w:sz="0" w:space="0" w:color="auto"/>
        <w:bottom w:val="none" w:sz="0" w:space="0" w:color="auto"/>
        <w:right w:val="none" w:sz="0" w:space="0" w:color="auto"/>
      </w:divBdr>
    </w:div>
    <w:div w:id="1084956012">
      <w:bodyDiv w:val="1"/>
      <w:marLeft w:val="0"/>
      <w:marRight w:val="0"/>
      <w:marTop w:val="0"/>
      <w:marBottom w:val="0"/>
      <w:divBdr>
        <w:top w:val="none" w:sz="0" w:space="0" w:color="auto"/>
        <w:left w:val="none" w:sz="0" w:space="0" w:color="auto"/>
        <w:bottom w:val="none" w:sz="0" w:space="0" w:color="auto"/>
        <w:right w:val="none" w:sz="0" w:space="0" w:color="auto"/>
      </w:divBdr>
    </w:div>
    <w:div w:id="1089237282">
      <w:bodyDiv w:val="1"/>
      <w:marLeft w:val="0"/>
      <w:marRight w:val="0"/>
      <w:marTop w:val="0"/>
      <w:marBottom w:val="0"/>
      <w:divBdr>
        <w:top w:val="none" w:sz="0" w:space="0" w:color="auto"/>
        <w:left w:val="none" w:sz="0" w:space="0" w:color="auto"/>
        <w:bottom w:val="none" w:sz="0" w:space="0" w:color="auto"/>
        <w:right w:val="none" w:sz="0" w:space="0" w:color="auto"/>
      </w:divBdr>
    </w:div>
    <w:div w:id="1091004650">
      <w:bodyDiv w:val="1"/>
      <w:marLeft w:val="0"/>
      <w:marRight w:val="0"/>
      <w:marTop w:val="0"/>
      <w:marBottom w:val="0"/>
      <w:divBdr>
        <w:top w:val="none" w:sz="0" w:space="0" w:color="auto"/>
        <w:left w:val="none" w:sz="0" w:space="0" w:color="auto"/>
        <w:bottom w:val="none" w:sz="0" w:space="0" w:color="auto"/>
        <w:right w:val="none" w:sz="0" w:space="0" w:color="auto"/>
      </w:divBdr>
    </w:div>
    <w:div w:id="1109350411">
      <w:bodyDiv w:val="1"/>
      <w:marLeft w:val="0"/>
      <w:marRight w:val="0"/>
      <w:marTop w:val="0"/>
      <w:marBottom w:val="0"/>
      <w:divBdr>
        <w:top w:val="none" w:sz="0" w:space="0" w:color="auto"/>
        <w:left w:val="none" w:sz="0" w:space="0" w:color="auto"/>
        <w:bottom w:val="none" w:sz="0" w:space="0" w:color="auto"/>
        <w:right w:val="none" w:sz="0" w:space="0" w:color="auto"/>
      </w:divBdr>
    </w:div>
    <w:div w:id="1122728228">
      <w:bodyDiv w:val="1"/>
      <w:marLeft w:val="0"/>
      <w:marRight w:val="0"/>
      <w:marTop w:val="0"/>
      <w:marBottom w:val="0"/>
      <w:divBdr>
        <w:top w:val="none" w:sz="0" w:space="0" w:color="auto"/>
        <w:left w:val="none" w:sz="0" w:space="0" w:color="auto"/>
        <w:bottom w:val="none" w:sz="0" w:space="0" w:color="auto"/>
        <w:right w:val="none" w:sz="0" w:space="0" w:color="auto"/>
      </w:divBdr>
    </w:div>
    <w:div w:id="1146050572">
      <w:bodyDiv w:val="1"/>
      <w:marLeft w:val="0"/>
      <w:marRight w:val="0"/>
      <w:marTop w:val="0"/>
      <w:marBottom w:val="0"/>
      <w:divBdr>
        <w:top w:val="none" w:sz="0" w:space="0" w:color="auto"/>
        <w:left w:val="none" w:sz="0" w:space="0" w:color="auto"/>
        <w:bottom w:val="none" w:sz="0" w:space="0" w:color="auto"/>
        <w:right w:val="none" w:sz="0" w:space="0" w:color="auto"/>
      </w:divBdr>
    </w:div>
    <w:div w:id="1151748630">
      <w:bodyDiv w:val="1"/>
      <w:marLeft w:val="0"/>
      <w:marRight w:val="0"/>
      <w:marTop w:val="0"/>
      <w:marBottom w:val="0"/>
      <w:divBdr>
        <w:top w:val="none" w:sz="0" w:space="0" w:color="auto"/>
        <w:left w:val="none" w:sz="0" w:space="0" w:color="auto"/>
        <w:bottom w:val="none" w:sz="0" w:space="0" w:color="auto"/>
        <w:right w:val="none" w:sz="0" w:space="0" w:color="auto"/>
      </w:divBdr>
    </w:div>
    <w:div w:id="1174227117">
      <w:bodyDiv w:val="1"/>
      <w:marLeft w:val="0"/>
      <w:marRight w:val="0"/>
      <w:marTop w:val="0"/>
      <w:marBottom w:val="0"/>
      <w:divBdr>
        <w:top w:val="none" w:sz="0" w:space="0" w:color="auto"/>
        <w:left w:val="none" w:sz="0" w:space="0" w:color="auto"/>
        <w:bottom w:val="none" w:sz="0" w:space="0" w:color="auto"/>
        <w:right w:val="none" w:sz="0" w:space="0" w:color="auto"/>
      </w:divBdr>
    </w:div>
    <w:div w:id="1180896688">
      <w:bodyDiv w:val="1"/>
      <w:marLeft w:val="0"/>
      <w:marRight w:val="0"/>
      <w:marTop w:val="0"/>
      <w:marBottom w:val="0"/>
      <w:divBdr>
        <w:top w:val="none" w:sz="0" w:space="0" w:color="auto"/>
        <w:left w:val="none" w:sz="0" w:space="0" w:color="auto"/>
        <w:bottom w:val="none" w:sz="0" w:space="0" w:color="auto"/>
        <w:right w:val="none" w:sz="0" w:space="0" w:color="auto"/>
      </w:divBdr>
    </w:div>
    <w:div w:id="1181703909">
      <w:bodyDiv w:val="1"/>
      <w:marLeft w:val="0"/>
      <w:marRight w:val="0"/>
      <w:marTop w:val="0"/>
      <w:marBottom w:val="0"/>
      <w:divBdr>
        <w:top w:val="none" w:sz="0" w:space="0" w:color="auto"/>
        <w:left w:val="none" w:sz="0" w:space="0" w:color="auto"/>
        <w:bottom w:val="none" w:sz="0" w:space="0" w:color="auto"/>
        <w:right w:val="none" w:sz="0" w:space="0" w:color="auto"/>
      </w:divBdr>
    </w:div>
    <w:div w:id="1192299326">
      <w:bodyDiv w:val="1"/>
      <w:marLeft w:val="0"/>
      <w:marRight w:val="0"/>
      <w:marTop w:val="0"/>
      <w:marBottom w:val="0"/>
      <w:divBdr>
        <w:top w:val="none" w:sz="0" w:space="0" w:color="auto"/>
        <w:left w:val="none" w:sz="0" w:space="0" w:color="auto"/>
        <w:bottom w:val="none" w:sz="0" w:space="0" w:color="auto"/>
        <w:right w:val="none" w:sz="0" w:space="0" w:color="auto"/>
      </w:divBdr>
    </w:div>
    <w:div w:id="1230727254">
      <w:bodyDiv w:val="1"/>
      <w:marLeft w:val="0"/>
      <w:marRight w:val="0"/>
      <w:marTop w:val="0"/>
      <w:marBottom w:val="0"/>
      <w:divBdr>
        <w:top w:val="none" w:sz="0" w:space="0" w:color="auto"/>
        <w:left w:val="none" w:sz="0" w:space="0" w:color="auto"/>
        <w:bottom w:val="none" w:sz="0" w:space="0" w:color="auto"/>
        <w:right w:val="none" w:sz="0" w:space="0" w:color="auto"/>
      </w:divBdr>
    </w:div>
    <w:div w:id="1237714274">
      <w:bodyDiv w:val="1"/>
      <w:marLeft w:val="0"/>
      <w:marRight w:val="0"/>
      <w:marTop w:val="0"/>
      <w:marBottom w:val="0"/>
      <w:divBdr>
        <w:top w:val="none" w:sz="0" w:space="0" w:color="auto"/>
        <w:left w:val="none" w:sz="0" w:space="0" w:color="auto"/>
        <w:bottom w:val="none" w:sz="0" w:space="0" w:color="auto"/>
        <w:right w:val="none" w:sz="0" w:space="0" w:color="auto"/>
      </w:divBdr>
    </w:div>
    <w:div w:id="1261989623">
      <w:bodyDiv w:val="1"/>
      <w:marLeft w:val="0"/>
      <w:marRight w:val="0"/>
      <w:marTop w:val="0"/>
      <w:marBottom w:val="0"/>
      <w:divBdr>
        <w:top w:val="none" w:sz="0" w:space="0" w:color="auto"/>
        <w:left w:val="none" w:sz="0" w:space="0" w:color="auto"/>
        <w:bottom w:val="none" w:sz="0" w:space="0" w:color="auto"/>
        <w:right w:val="none" w:sz="0" w:space="0" w:color="auto"/>
      </w:divBdr>
    </w:div>
    <w:div w:id="1300259223">
      <w:bodyDiv w:val="1"/>
      <w:marLeft w:val="0"/>
      <w:marRight w:val="0"/>
      <w:marTop w:val="0"/>
      <w:marBottom w:val="0"/>
      <w:divBdr>
        <w:top w:val="none" w:sz="0" w:space="0" w:color="auto"/>
        <w:left w:val="none" w:sz="0" w:space="0" w:color="auto"/>
        <w:bottom w:val="none" w:sz="0" w:space="0" w:color="auto"/>
        <w:right w:val="none" w:sz="0" w:space="0" w:color="auto"/>
      </w:divBdr>
    </w:div>
    <w:div w:id="1302273842">
      <w:bodyDiv w:val="1"/>
      <w:marLeft w:val="0"/>
      <w:marRight w:val="0"/>
      <w:marTop w:val="0"/>
      <w:marBottom w:val="0"/>
      <w:divBdr>
        <w:top w:val="none" w:sz="0" w:space="0" w:color="auto"/>
        <w:left w:val="none" w:sz="0" w:space="0" w:color="auto"/>
        <w:bottom w:val="none" w:sz="0" w:space="0" w:color="auto"/>
        <w:right w:val="none" w:sz="0" w:space="0" w:color="auto"/>
      </w:divBdr>
    </w:div>
    <w:div w:id="1316370368">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
    <w:div w:id="1319534525">
      <w:bodyDiv w:val="1"/>
      <w:marLeft w:val="0"/>
      <w:marRight w:val="0"/>
      <w:marTop w:val="0"/>
      <w:marBottom w:val="0"/>
      <w:divBdr>
        <w:top w:val="none" w:sz="0" w:space="0" w:color="auto"/>
        <w:left w:val="none" w:sz="0" w:space="0" w:color="auto"/>
        <w:bottom w:val="none" w:sz="0" w:space="0" w:color="auto"/>
        <w:right w:val="none" w:sz="0" w:space="0" w:color="auto"/>
      </w:divBdr>
    </w:div>
    <w:div w:id="1325350775">
      <w:bodyDiv w:val="1"/>
      <w:marLeft w:val="0"/>
      <w:marRight w:val="0"/>
      <w:marTop w:val="0"/>
      <w:marBottom w:val="0"/>
      <w:divBdr>
        <w:top w:val="none" w:sz="0" w:space="0" w:color="auto"/>
        <w:left w:val="none" w:sz="0" w:space="0" w:color="auto"/>
        <w:bottom w:val="none" w:sz="0" w:space="0" w:color="auto"/>
        <w:right w:val="none" w:sz="0" w:space="0" w:color="auto"/>
      </w:divBdr>
    </w:div>
    <w:div w:id="1334645405">
      <w:bodyDiv w:val="1"/>
      <w:marLeft w:val="0"/>
      <w:marRight w:val="0"/>
      <w:marTop w:val="0"/>
      <w:marBottom w:val="0"/>
      <w:divBdr>
        <w:top w:val="none" w:sz="0" w:space="0" w:color="auto"/>
        <w:left w:val="none" w:sz="0" w:space="0" w:color="auto"/>
        <w:bottom w:val="none" w:sz="0" w:space="0" w:color="auto"/>
        <w:right w:val="none" w:sz="0" w:space="0" w:color="auto"/>
      </w:divBdr>
    </w:div>
    <w:div w:id="1373534066">
      <w:bodyDiv w:val="1"/>
      <w:marLeft w:val="0"/>
      <w:marRight w:val="0"/>
      <w:marTop w:val="0"/>
      <w:marBottom w:val="0"/>
      <w:divBdr>
        <w:top w:val="none" w:sz="0" w:space="0" w:color="auto"/>
        <w:left w:val="none" w:sz="0" w:space="0" w:color="auto"/>
        <w:bottom w:val="none" w:sz="0" w:space="0" w:color="auto"/>
        <w:right w:val="none" w:sz="0" w:space="0" w:color="auto"/>
      </w:divBdr>
    </w:div>
    <w:div w:id="1379278947">
      <w:bodyDiv w:val="1"/>
      <w:marLeft w:val="0"/>
      <w:marRight w:val="0"/>
      <w:marTop w:val="0"/>
      <w:marBottom w:val="0"/>
      <w:divBdr>
        <w:top w:val="none" w:sz="0" w:space="0" w:color="auto"/>
        <w:left w:val="none" w:sz="0" w:space="0" w:color="auto"/>
        <w:bottom w:val="none" w:sz="0" w:space="0" w:color="auto"/>
        <w:right w:val="none" w:sz="0" w:space="0" w:color="auto"/>
      </w:divBdr>
    </w:div>
    <w:div w:id="1391229168">
      <w:bodyDiv w:val="1"/>
      <w:marLeft w:val="0"/>
      <w:marRight w:val="0"/>
      <w:marTop w:val="0"/>
      <w:marBottom w:val="0"/>
      <w:divBdr>
        <w:top w:val="none" w:sz="0" w:space="0" w:color="auto"/>
        <w:left w:val="none" w:sz="0" w:space="0" w:color="auto"/>
        <w:bottom w:val="none" w:sz="0" w:space="0" w:color="auto"/>
        <w:right w:val="none" w:sz="0" w:space="0" w:color="auto"/>
      </w:divBdr>
    </w:div>
    <w:div w:id="1439905718">
      <w:bodyDiv w:val="1"/>
      <w:marLeft w:val="0"/>
      <w:marRight w:val="0"/>
      <w:marTop w:val="0"/>
      <w:marBottom w:val="0"/>
      <w:divBdr>
        <w:top w:val="none" w:sz="0" w:space="0" w:color="auto"/>
        <w:left w:val="none" w:sz="0" w:space="0" w:color="auto"/>
        <w:bottom w:val="none" w:sz="0" w:space="0" w:color="auto"/>
        <w:right w:val="none" w:sz="0" w:space="0" w:color="auto"/>
      </w:divBdr>
    </w:div>
    <w:div w:id="1449857860">
      <w:bodyDiv w:val="1"/>
      <w:marLeft w:val="0"/>
      <w:marRight w:val="0"/>
      <w:marTop w:val="0"/>
      <w:marBottom w:val="0"/>
      <w:divBdr>
        <w:top w:val="none" w:sz="0" w:space="0" w:color="auto"/>
        <w:left w:val="none" w:sz="0" w:space="0" w:color="auto"/>
        <w:bottom w:val="none" w:sz="0" w:space="0" w:color="auto"/>
        <w:right w:val="none" w:sz="0" w:space="0" w:color="auto"/>
      </w:divBdr>
    </w:div>
    <w:div w:id="1471829438">
      <w:bodyDiv w:val="1"/>
      <w:marLeft w:val="0"/>
      <w:marRight w:val="0"/>
      <w:marTop w:val="0"/>
      <w:marBottom w:val="0"/>
      <w:divBdr>
        <w:top w:val="none" w:sz="0" w:space="0" w:color="auto"/>
        <w:left w:val="none" w:sz="0" w:space="0" w:color="auto"/>
        <w:bottom w:val="none" w:sz="0" w:space="0" w:color="auto"/>
        <w:right w:val="none" w:sz="0" w:space="0" w:color="auto"/>
      </w:divBdr>
    </w:div>
    <w:div w:id="1479541285">
      <w:bodyDiv w:val="1"/>
      <w:marLeft w:val="0"/>
      <w:marRight w:val="0"/>
      <w:marTop w:val="0"/>
      <w:marBottom w:val="0"/>
      <w:divBdr>
        <w:top w:val="none" w:sz="0" w:space="0" w:color="auto"/>
        <w:left w:val="none" w:sz="0" w:space="0" w:color="auto"/>
        <w:bottom w:val="none" w:sz="0" w:space="0" w:color="auto"/>
        <w:right w:val="none" w:sz="0" w:space="0" w:color="auto"/>
      </w:divBdr>
    </w:div>
    <w:div w:id="1482309984">
      <w:bodyDiv w:val="1"/>
      <w:marLeft w:val="0"/>
      <w:marRight w:val="0"/>
      <w:marTop w:val="0"/>
      <w:marBottom w:val="0"/>
      <w:divBdr>
        <w:top w:val="none" w:sz="0" w:space="0" w:color="auto"/>
        <w:left w:val="none" w:sz="0" w:space="0" w:color="auto"/>
        <w:bottom w:val="none" w:sz="0" w:space="0" w:color="auto"/>
        <w:right w:val="none" w:sz="0" w:space="0" w:color="auto"/>
      </w:divBdr>
    </w:div>
    <w:div w:id="1490099173">
      <w:bodyDiv w:val="1"/>
      <w:marLeft w:val="0"/>
      <w:marRight w:val="0"/>
      <w:marTop w:val="0"/>
      <w:marBottom w:val="0"/>
      <w:divBdr>
        <w:top w:val="none" w:sz="0" w:space="0" w:color="auto"/>
        <w:left w:val="none" w:sz="0" w:space="0" w:color="auto"/>
        <w:bottom w:val="none" w:sz="0" w:space="0" w:color="auto"/>
        <w:right w:val="none" w:sz="0" w:space="0" w:color="auto"/>
      </w:divBdr>
    </w:div>
    <w:div w:id="1500729901">
      <w:bodyDiv w:val="1"/>
      <w:marLeft w:val="0"/>
      <w:marRight w:val="0"/>
      <w:marTop w:val="0"/>
      <w:marBottom w:val="0"/>
      <w:divBdr>
        <w:top w:val="none" w:sz="0" w:space="0" w:color="auto"/>
        <w:left w:val="none" w:sz="0" w:space="0" w:color="auto"/>
        <w:bottom w:val="none" w:sz="0" w:space="0" w:color="auto"/>
        <w:right w:val="none" w:sz="0" w:space="0" w:color="auto"/>
      </w:divBdr>
    </w:div>
    <w:div w:id="1503356884">
      <w:bodyDiv w:val="1"/>
      <w:marLeft w:val="0"/>
      <w:marRight w:val="0"/>
      <w:marTop w:val="0"/>
      <w:marBottom w:val="0"/>
      <w:divBdr>
        <w:top w:val="none" w:sz="0" w:space="0" w:color="auto"/>
        <w:left w:val="none" w:sz="0" w:space="0" w:color="auto"/>
        <w:bottom w:val="none" w:sz="0" w:space="0" w:color="auto"/>
        <w:right w:val="none" w:sz="0" w:space="0" w:color="auto"/>
      </w:divBdr>
    </w:div>
    <w:div w:id="1511069412">
      <w:bodyDiv w:val="1"/>
      <w:marLeft w:val="0"/>
      <w:marRight w:val="0"/>
      <w:marTop w:val="0"/>
      <w:marBottom w:val="0"/>
      <w:divBdr>
        <w:top w:val="none" w:sz="0" w:space="0" w:color="auto"/>
        <w:left w:val="none" w:sz="0" w:space="0" w:color="auto"/>
        <w:bottom w:val="none" w:sz="0" w:space="0" w:color="auto"/>
        <w:right w:val="none" w:sz="0" w:space="0" w:color="auto"/>
      </w:divBdr>
    </w:div>
    <w:div w:id="1513763186">
      <w:bodyDiv w:val="1"/>
      <w:marLeft w:val="0"/>
      <w:marRight w:val="0"/>
      <w:marTop w:val="0"/>
      <w:marBottom w:val="0"/>
      <w:divBdr>
        <w:top w:val="none" w:sz="0" w:space="0" w:color="auto"/>
        <w:left w:val="none" w:sz="0" w:space="0" w:color="auto"/>
        <w:bottom w:val="none" w:sz="0" w:space="0" w:color="auto"/>
        <w:right w:val="none" w:sz="0" w:space="0" w:color="auto"/>
      </w:divBdr>
    </w:div>
    <w:div w:id="1521896502">
      <w:bodyDiv w:val="1"/>
      <w:marLeft w:val="0"/>
      <w:marRight w:val="0"/>
      <w:marTop w:val="0"/>
      <w:marBottom w:val="0"/>
      <w:divBdr>
        <w:top w:val="none" w:sz="0" w:space="0" w:color="auto"/>
        <w:left w:val="none" w:sz="0" w:space="0" w:color="auto"/>
        <w:bottom w:val="none" w:sz="0" w:space="0" w:color="auto"/>
        <w:right w:val="none" w:sz="0" w:space="0" w:color="auto"/>
      </w:divBdr>
    </w:div>
    <w:div w:id="1536044732">
      <w:bodyDiv w:val="1"/>
      <w:marLeft w:val="0"/>
      <w:marRight w:val="0"/>
      <w:marTop w:val="0"/>
      <w:marBottom w:val="0"/>
      <w:divBdr>
        <w:top w:val="none" w:sz="0" w:space="0" w:color="auto"/>
        <w:left w:val="none" w:sz="0" w:space="0" w:color="auto"/>
        <w:bottom w:val="none" w:sz="0" w:space="0" w:color="auto"/>
        <w:right w:val="none" w:sz="0" w:space="0" w:color="auto"/>
      </w:divBdr>
    </w:div>
    <w:div w:id="1545675371">
      <w:bodyDiv w:val="1"/>
      <w:marLeft w:val="0"/>
      <w:marRight w:val="0"/>
      <w:marTop w:val="0"/>
      <w:marBottom w:val="0"/>
      <w:divBdr>
        <w:top w:val="none" w:sz="0" w:space="0" w:color="auto"/>
        <w:left w:val="none" w:sz="0" w:space="0" w:color="auto"/>
        <w:bottom w:val="none" w:sz="0" w:space="0" w:color="auto"/>
        <w:right w:val="none" w:sz="0" w:space="0" w:color="auto"/>
      </w:divBdr>
    </w:div>
    <w:div w:id="1549027357">
      <w:bodyDiv w:val="1"/>
      <w:marLeft w:val="0"/>
      <w:marRight w:val="0"/>
      <w:marTop w:val="0"/>
      <w:marBottom w:val="0"/>
      <w:divBdr>
        <w:top w:val="none" w:sz="0" w:space="0" w:color="auto"/>
        <w:left w:val="none" w:sz="0" w:space="0" w:color="auto"/>
        <w:bottom w:val="none" w:sz="0" w:space="0" w:color="auto"/>
        <w:right w:val="none" w:sz="0" w:space="0" w:color="auto"/>
      </w:divBdr>
    </w:div>
    <w:div w:id="1549606085">
      <w:bodyDiv w:val="1"/>
      <w:marLeft w:val="0"/>
      <w:marRight w:val="0"/>
      <w:marTop w:val="0"/>
      <w:marBottom w:val="0"/>
      <w:divBdr>
        <w:top w:val="none" w:sz="0" w:space="0" w:color="auto"/>
        <w:left w:val="none" w:sz="0" w:space="0" w:color="auto"/>
        <w:bottom w:val="none" w:sz="0" w:space="0" w:color="auto"/>
        <w:right w:val="none" w:sz="0" w:space="0" w:color="auto"/>
      </w:divBdr>
    </w:div>
    <w:div w:id="1553612815">
      <w:bodyDiv w:val="1"/>
      <w:marLeft w:val="0"/>
      <w:marRight w:val="0"/>
      <w:marTop w:val="0"/>
      <w:marBottom w:val="0"/>
      <w:divBdr>
        <w:top w:val="none" w:sz="0" w:space="0" w:color="auto"/>
        <w:left w:val="none" w:sz="0" w:space="0" w:color="auto"/>
        <w:bottom w:val="none" w:sz="0" w:space="0" w:color="auto"/>
        <w:right w:val="none" w:sz="0" w:space="0" w:color="auto"/>
      </w:divBdr>
    </w:div>
    <w:div w:id="1553689907">
      <w:bodyDiv w:val="1"/>
      <w:marLeft w:val="0"/>
      <w:marRight w:val="0"/>
      <w:marTop w:val="0"/>
      <w:marBottom w:val="0"/>
      <w:divBdr>
        <w:top w:val="none" w:sz="0" w:space="0" w:color="auto"/>
        <w:left w:val="none" w:sz="0" w:space="0" w:color="auto"/>
        <w:bottom w:val="none" w:sz="0" w:space="0" w:color="auto"/>
        <w:right w:val="none" w:sz="0" w:space="0" w:color="auto"/>
      </w:divBdr>
    </w:div>
    <w:div w:id="1563787201">
      <w:bodyDiv w:val="1"/>
      <w:marLeft w:val="0"/>
      <w:marRight w:val="0"/>
      <w:marTop w:val="0"/>
      <w:marBottom w:val="0"/>
      <w:divBdr>
        <w:top w:val="none" w:sz="0" w:space="0" w:color="auto"/>
        <w:left w:val="none" w:sz="0" w:space="0" w:color="auto"/>
        <w:bottom w:val="none" w:sz="0" w:space="0" w:color="auto"/>
        <w:right w:val="none" w:sz="0" w:space="0" w:color="auto"/>
      </w:divBdr>
    </w:div>
    <w:div w:id="1579437075">
      <w:bodyDiv w:val="1"/>
      <w:marLeft w:val="0"/>
      <w:marRight w:val="0"/>
      <w:marTop w:val="0"/>
      <w:marBottom w:val="0"/>
      <w:divBdr>
        <w:top w:val="none" w:sz="0" w:space="0" w:color="auto"/>
        <w:left w:val="none" w:sz="0" w:space="0" w:color="auto"/>
        <w:bottom w:val="none" w:sz="0" w:space="0" w:color="auto"/>
        <w:right w:val="none" w:sz="0" w:space="0" w:color="auto"/>
      </w:divBdr>
    </w:div>
    <w:div w:id="1584607573">
      <w:bodyDiv w:val="1"/>
      <w:marLeft w:val="0"/>
      <w:marRight w:val="0"/>
      <w:marTop w:val="0"/>
      <w:marBottom w:val="0"/>
      <w:divBdr>
        <w:top w:val="none" w:sz="0" w:space="0" w:color="auto"/>
        <w:left w:val="none" w:sz="0" w:space="0" w:color="auto"/>
        <w:bottom w:val="none" w:sz="0" w:space="0" w:color="auto"/>
        <w:right w:val="none" w:sz="0" w:space="0" w:color="auto"/>
      </w:divBdr>
    </w:div>
    <w:div w:id="1595047142">
      <w:bodyDiv w:val="1"/>
      <w:marLeft w:val="0"/>
      <w:marRight w:val="0"/>
      <w:marTop w:val="0"/>
      <w:marBottom w:val="0"/>
      <w:divBdr>
        <w:top w:val="none" w:sz="0" w:space="0" w:color="auto"/>
        <w:left w:val="none" w:sz="0" w:space="0" w:color="auto"/>
        <w:bottom w:val="none" w:sz="0" w:space="0" w:color="auto"/>
        <w:right w:val="none" w:sz="0" w:space="0" w:color="auto"/>
      </w:divBdr>
    </w:div>
    <w:div w:id="1597444214">
      <w:bodyDiv w:val="1"/>
      <w:marLeft w:val="0"/>
      <w:marRight w:val="0"/>
      <w:marTop w:val="0"/>
      <w:marBottom w:val="0"/>
      <w:divBdr>
        <w:top w:val="none" w:sz="0" w:space="0" w:color="auto"/>
        <w:left w:val="none" w:sz="0" w:space="0" w:color="auto"/>
        <w:bottom w:val="none" w:sz="0" w:space="0" w:color="auto"/>
        <w:right w:val="none" w:sz="0" w:space="0" w:color="auto"/>
      </w:divBdr>
    </w:div>
    <w:div w:id="1607157312">
      <w:bodyDiv w:val="1"/>
      <w:marLeft w:val="0"/>
      <w:marRight w:val="0"/>
      <w:marTop w:val="0"/>
      <w:marBottom w:val="0"/>
      <w:divBdr>
        <w:top w:val="none" w:sz="0" w:space="0" w:color="auto"/>
        <w:left w:val="none" w:sz="0" w:space="0" w:color="auto"/>
        <w:bottom w:val="none" w:sz="0" w:space="0" w:color="auto"/>
        <w:right w:val="none" w:sz="0" w:space="0" w:color="auto"/>
      </w:divBdr>
    </w:div>
    <w:div w:id="1607348635">
      <w:bodyDiv w:val="1"/>
      <w:marLeft w:val="0"/>
      <w:marRight w:val="0"/>
      <w:marTop w:val="0"/>
      <w:marBottom w:val="0"/>
      <w:divBdr>
        <w:top w:val="none" w:sz="0" w:space="0" w:color="auto"/>
        <w:left w:val="none" w:sz="0" w:space="0" w:color="auto"/>
        <w:bottom w:val="none" w:sz="0" w:space="0" w:color="auto"/>
        <w:right w:val="none" w:sz="0" w:space="0" w:color="auto"/>
      </w:divBdr>
    </w:div>
    <w:div w:id="1646543274">
      <w:bodyDiv w:val="1"/>
      <w:marLeft w:val="0"/>
      <w:marRight w:val="0"/>
      <w:marTop w:val="0"/>
      <w:marBottom w:val="0"/>
      <w:divBdr>
        <w:top w:val="none" w:sz="0" w:space="0" w:color="auto"/>
        <w:left w:val="none" w:sz="0" w:space="0" w:color="auto"/>
        <w:bottom w:val="none" w:sz="0" w:space="0" w:color="auto"/>
        <w:right w:val="none" w:sz="0" w:space="0" w:color="auto"/>
      </w:divBdr>
    </w:div>
    <w:div w:id="1662735790">
      <w:bodyDiv w:val="1"/>
      <w:marLeft w:val="0"/>
      <w:marRight w:val="0"/>
      <w:marTop w:val="0"/>
      <w:marBottom w:val="0"/>
      <w:divBdr>
        <w:top w:val="none" w:sz="0" w:space="0" w:color="auto"/>
        <w:left w:val="none" w:sz="0" w:space="0" w:color="auto"/>
        <w:bottom w:val="none" w:sz="0" w:space="0" w:color="auto"/>
        <w:right w:val="none" w:sz="0" w:space="0" w:color="auto"/>
      </w:divBdr>
    </w:div>
    <w:div w:id="1679575306">
      <w:bodyDiv w:val="1"/>
      <w:marLeft w:val="0"/>
      <w:marRight w:val="0"/>
      <w:marTop w:val="0"/>
      <w:marBottom w:val="0"/>
      <w:divBdr>
        <w:top w:val="none" w:sz="0" w:space="0" w:color="auto"/>
        <w:left w:val="none" w:sz="0" w:space="0" w:color="auto"/>
        <w:bottom w:val="none" w:sz="0" w:space="0" w:color="auto"/>
        <w:right w:val="none" w:sz="0" w:space="0" w:color="auto"/>
      </w:divBdr>
    </w:div>
    <w:div w:id="1697272128">
      <w:bodyDiv w:val="1"/>
      <w:marLeft w:val="0"/>
      <w:marRight w:val="0"/>
      <w:marTop w:val="0"/>
      <w:marBottom w:val="0"/>
      <w:divBdr>
        <w:top w:val="none" w:sz="0" w:space="0" w:color="auto"/>
        <w:left w:val="none" w:sz="0" w:space="0" w:color="auto"/>
        <w:bottom w:val="none" w:sz="0" w:space="0" w:color="auto"/>
        <w:right w:val="none" w:sz="0" w:space="0" w:color="auto"/>
      </w:divBdr>
    </w:div>
    <w:div w:id="1723287114">
      <w:bodyDiv w:val="1"/>
      <w:marLeft w:val="0"/>
      <w:marRight w:val="0"/>
      <w:marTop w:val="0"/>
      <w:marBottom w:val="0"/>
      <w:divBdr>
        <w:top w:val="none" w:sz="0" w:space="0" w:color="auto"/>
        <w:left w:val="none" w:sz="0" w:space="0" w:color="auto"/>
        <w:bottom w:val="none" w:sz="0" w:space="0" w:color="auto"/>
        <w:right w:val="none" w:sz="0" w:space="0" w:color="auto"/>
      </w:divBdr>
    </w:div>
    <w:div w:id="1775007747">
      <w:bodyDiv w:val="1"/>
      <w:marLeft w:val="0"/>
      <w:marRight w:val="0"/>
      <w:marTop w:val="0"/>
      <w:marBottom w:val="0"/>
      <w:divBdr>
        <w:top w:val="none" w:sz="0" w:space="0" w:color="auto"/>
        <w:left w:val="none" w:sz="0" w:space="0" w:color="auto"/>
        <w:bottom w:val="none" w:sz="0" w:space="0" w:color="auto"/>
        <w:right w:val="none" w:sz="0" w:space="0" w:color="auto"/>
      </w:divBdr>
    </w:div>
    <w:div w:id="1776516325">
      <w:bodyDiv w:val="1"/>
      <w:marLeft w:val="0"/>
      <w:marRight w:val="0"/>
      <w:marTop w:val="0"/>
      <w:marBottom w:val="0"/>
      <w:divBdr>
        <w:top w:val="none" w:sz="0" w:space="0" w:color="auto"/>
        <w:left w:val="none" w:sz="0" w:space="0" w:color="auto"/>
        <w:bottom w:val="none" w:sz="0" w:space="0" w:color="auto"/>
        <w:right w:val="none" w:sz="0" w:space="0" w:color="auto"/>
      </w:divBdr>
    </w:div>
    <w:div w:id="1783301214">
      <w:bodyDiv w:val="1"/>
      <w:marLeft w:val="0"/>
      <w:marRight w:val="0"/>
      <w:marTop w:val="0"/>
      <w:marBottom w:val="0"/>
      <w:divBdr>
        <w:top w:val="none" w:sz="0" w:space="0" w:color="auto"/>
        <w:left w:val="none" w:sz="0" w:space="0" w:color="auto"/>
        <w:bottom w:val="none" w:sz="0" w:space="0" w:color="auto"/>
        <w:right w:val="none" w:sz="0" w:space="0" w:color="auto"/>
      </w:divBdr>
    </w:div>
    <w:div w:id="1783837568">
      <w:bodyDiv w:val="1"/>
      <w:marLeft w:val="0"/>
      <w:marRight w:val="0"/>
      <w:marTop w:val="0"/>
      <w:marBottom w:val="0"/>
      <w:divBdr>
        <w:top w:val="none" w:sz="0" w:space="0" w:color="auto"/>
        <w:left w:val="none" w:sz="0" w:space="0" w:color="auto"/>
        <w:bottom w:val="none" w:sz="0" w:space="0" w:color="auto"/>
        <w:right w:val="none" w:sz="0" w:space="0" w:color="auto"/>
      </w:divBdr>
    </w:div>
    <w:div w:id="1785881428">
      <w:bodyDiv w:val="1"/>
      <w:marLeft w:val="0"/>
      <w:marRight w:val="0"/>
      <w:marTop w:val="0"/>
      <w:marBottom w:val="0"/>
      <w:divBdr>
        <w:top w:val="none" w:sz="0" w:space="0" w:color="auto"/>
        <w:left w:val="none" w:sz="0" w:space="0" w:color="auto"/>
        <w:bottom w:val="none" w:sz="0" w:space="0" w:color="auto"/>
        <w:right w:val="none" w:sz="0" w:space="0" w:color="auto"/>
      </w:divBdr>
    </w:div>
    <w:div w:id="1799639554">
      <w:bodyDiv w:val="1"/>
      <w:marLeft w:val="0"/>
      <w:marRight w:val="0"/>
      <w:marTop w:val="0"/>
      <w:marBottom w:val="0"/>
      <w:divBdr>
        <w:top w:val="none" w:sz="0" w:space="0" w:color="auto"/>
        <w:left w:val="none" w:sz="0" w:space="0" w:color="auto"/>
        <w:bottom w:val="none" w:sz="0" w:space="0" w:color="auto"/>
        <w:right w:val="none" w:sz="0" w:space="0" w:color="auto"/>
      </w:divBdr>
    </w:div>
    <w:div w:id="182073392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3">
          <w:marLeft w:val="0"/>
          <w:marRight w:val="0"/>
          <w:marTop w:val="0"/>
          <w:marBottom w:val="0"/>
          <w:divBdr>
            <w:top w:val="none" w:sz="0" w:space="0" w:color="auto"/>
            <w:left w:val="none" w:sz="0" w:space="0" w:color="auto"/>
            <w:bottom w:val="none" w:sz="0" w:space="0" w:color="auto"/>
            <w:right w:val="none" w:sz="0" w:space="0" w:color="auto"/>
          </w:divBdr>
          <w:divsChild>
            <w:div w:id="612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312">
      <w:bodyDiv w:val="1"/>
      <w:marLeft w:val="0"/>
      <w:marRight w:val="0"/>
      <w:marTop w:val="0"/>
      <w:marBottom w:val="0"/>
      <w:divBdr>
        <w:top w:val="none" w:sz="0" w:space="0" w:color="auto"/>
        <w:left w:val="none" w:sz="0" w:space="0" w:color="auto"/>
        <w:bottom w:val="none" w:sz="0" w:space="0" w:color="auto"/>
        <w:right w:val="none" w:sz="0" w:space="0" w:color="auto"/>
      </w:divBdr>
    </w:div>
    <w:div w:id="1867207913">
      <w:bodyDiv w:val="1"/>
      <w:marLeft w:val="0"/>
      <w:marRight w:val="0"/>
      <w:marTop w:val="0"/>
      <w:marBottom w:val="0"/>
      <w:divBdr>
        <w:top w:val="none" w:sz="0" w:space="0" w:color="auto"/>
        <w:left w:val="none" w:sz="0" w:space="0" w:color="auto"/>
        <w:bottom w:val="none" w:sz="0" w:space="0" w:color="auto"/>
        <w:right w:val="none" w:sz="0" w:space="0" w:color="auto"/>
      </w:divBdr>
    </w:div>
    <w:div w:id="1900899968">
      <w:bodyDiv w:val="1"/>
      <w:marLeft w:val="0"/>
      <w:marRight w:val="0"/>
      <w:marTop w:val="0"/>
      <w:marBottom w:val="0"/>
      <w:divBdr>
        <w:top w:val="none" w:sz="0" w:space="0" w:color="auto"/>
        <w:left w:val="none" w:sz="0" w:space="0" w:color="auto"/>
        <w:bottom w:val="none" w:sz="0" w:space="0" w:color="auto"/>
        <w:right w:val="none" w:sz="0" w:space="0" w:color="auto"/>
      </w:divBdr>
    </w:div>
    <w:div w:id="1915318708">
      <w:bodyDiv w:val="1"/>
      <w:marLeft w:val="0"/>
      <w:marRight w:val="0"/>
      <w:marTop w:val="0"/>
      <w:marBottom w:val="0"/>
      <w:divBdr>
        <w:top w:val="none" w:sz="0" w:space="0" w:color="auto"/>
        <w:left w:val="none" w:sz="0" w:space="0" w:color="auto"/>
        <w:bottom w:val="none" w:sz="0" w:space="0" w:color="auto"/>
        <w:right w:val="none" w:sz="0" w:space="0" w:color="auto"/>
      </w:divBdr>
    </w:div>
    <w:div w:id="1924102306">
      <w:bodyDiv w:val="1"/>
      <w:marLeft w:val="0"/>
      <w:marRight w:val="0"/>
      <w:marTop w:val="0"/>
      <w:marBottom w:val="0"/>
      <w:divBdr>
        <w:top w:val="none" w:sz="0" w:space="0" w:color="auto"/>
        <w:left w:val="none" w:sz="0" w:space="0" w:color="auto"/>
        <w:bottom w:val="none" w:sz="0" w:space="0" w:color="auto"/>
        <w:right w:val="none" w:sz="0" w:space="0" w:color="auto"/>
      </w:divBdr>
    </w:div>
    <w:div w:id="1952931523">
      <w:bodyDiv w:val="1"/>
      <w:marLeft w:val="0"/>
      <w:marRight w:val="0"/>
      <w:marTop w:val="0"/>
      <w:marBottom w:val="0"/>
      <w:divBdr>
        <w:top w:val="none" w:sz="0" w:space="0" w:color="auto"/>
        <w:left w:val="none" w:sz="0" w:space="0" w:color="auto"/>
        <w:bottom w:val="none" w:sz="0" w:space="0" w:color="auto"/>
        <w:right w:val="none" w:sz="0" w:space="0" w:color="auto"/>
      </w:divBdr>
    </w:div>
    <w:div w:id="1959018854">
      <w:bodyDiv w:val="1"/>
      <w:marLeft w:val="0"/>
      <w:marRight w:val="0"/>
      <w:marTop w:val="0"/>
      <w:marBottom w:val="0"/>
      <w:divBdr>
        <w:top w:val="none" w:sz="0" w:space="0" w:color="auto"/>
        <w:left w:val="none" w:sz="0" w:space="0" w:color="auto"/>
        <w:bottom w:val="none" w:sz="0" w:space="0" w:color="auto"/>
        <w:right w:val="none" w:sz="0" w:space="0" w:color="auto"/>
      </w:divBdr>
    </w:div>
    <w:div w:id="1959095269">
      <w:bodyDiv w:val="1"/>
      <w:marLeft w:val="0"/>
      <w:marRight w:val="0"/>
      <w:marTop w:val="0"/>
      <w:marBottom w:val="0"/>
      <w:divBdr>
        <w:top w:val="none" w:sz="0" w:space="0" w:color="auto"/>
        <w:left w:val="none" w:sz="0" w:space="0" w:color="auto"/>
        <w:bottom w:val="none" w:sz="0" w:space="0" w:color="auto"/>
        <w:right w:val="none" w:sz="0" w:space="0" w:color="auto"/>
      </w:divBdr>
    </w:div>
    <w:div w:id="1965034344">
      <w:bodyDiv w:val="1"/>
      <w:marLeft w:val="0"/>
      <w:marRight w:val="0"/>
      <w:marTop w:val="0"/>
      <w:marBottom w:val="0"/>
      <w:divBdr>
        <w:top w:val="none" w:sz="0" w:space="0" w:color="auto"/>
        <w:left w:val="none" w:sz="0" w:space="0" w:color="auto"/>
        <w:bottom w:val="none" w:sz="0" w:space="0" w:color="auto"/>
        <w:right w:val="none" w:sz="0" w:space="0" w:color="auto"/>
      </w:divBdr>
    </w:div>
    <w:div w:id="1971935935">
      <w:bodyDiv w:val="1"/>
      <w:marLeft w:val="0"/>
      <w:marRight w:val="0"/>
      <w:marTop w:val="0"/>
      <w:marBottom w:val="0"/>
      <w:divBdr>
        <w:top w:val="none" w:sz="0" w:space="0" w:color="auto"/>
        <w:left w:val="none" w:sz="0" w:space="0" w:color="auto"/>
        <w:bottom w:val="none" w:sz="0" w:space="0" w:color="auto"/>
        <w:right w:val="none" w:sz="0" w:space="0" w:color="auto"/>
      </w:divBdr>
    </w:div>
    <w:div w:id="1995142806">
      <w:bodyDiv w:val="1"/>
      <w:marLeft w:val="0"/>
      <w:marRight w:val="0"/>
      <w:marTop w:val="0"/>
      <w:marBottom w:val="0"/>
      <w:divBdr>
        <w:top w:val="none" w:sz="0" w:space="0" w:color="auto"/>
        <w:left w:val="none" w:sz="0" w:space="0" w:color="auto"/>
        <w:bottom w:val="none" w:sz="0" w:space="0" w:color="auto"/>
        <w:right w:val="none" w:sz="0" w:space="0" w:color="auto"/>
      </w:divBdr>
    </w:div>
    <w:div w:id="2010211337">
      <w:bodyDiv w:val="1"/>
      <w:marLeft w:val="0"/>
      <w:marRight w:val="0"/>
      <w:marTop w:val="0"/>
      <w:marBottom w:val="0"/>
      <w:divBdr>
        <w:top w:val="none" w:sz="0" w:space="0" w:color="auto"/>
        <w:left w:val="none" w:sz="0" w:space="0" w:color="auto"/>
        <w:bottom w:val="none" w:sz="0" w:space="0" w:color="auto"/>
        <w:right w:val="none" w:sz="0" w:space="0" w:color="auto"/>
      </w:divBdr>
    </w:div>
    <w:div w:id="2043289408">
      <w:bodyDiv w:val="1"/>
      <w:marLeft w:val="0"/>
      <w:marRight w:val="0"/>
      <w:marTop w:val="0"/>
      <w:marBottom w:val="0"/>
      <w:divBdr>
        <w:top w:val="none" w:sz="0" w:space="0" w:color="auto"/>
        <w:left w:val="none" w:sz="0" w:space="0" w:color="auto"/>
        <w:bottom w:val="none" w:sz="0" w:space="0" w:color="auto"/>
        <w:right w:val="none" w:sz="0" w:space="0" w:color="auto"/>
      </w:divBdr>
    </w:div>
    <w:div w:id="2043821197">
      <w:bodyDiv w:val="1"/>
      <w:marLeft w:val="0"/>
      <w:marRight w:val="0"/>
      <w:marTop w:val="0"/>
      <w:marBottom w:val="0"/>
      <w:divBdr>
        <w:top w:val="none" w:sz="0" w:space="0" w:color="auto"/>
        <w:left w:val="none" w:sz="0" w:space="0" w:color="auto"/>
        <w:bottom w:val="none" w:sz="0" w:space="0" w:color="auto"/>
        <w:right w:val="none" w:sz="0" w:space="0" w:color="auto"/>
      </w:divBdr>
    </w:div>
    <w:div w:id="2049449020">
      <w:bodyDiv w:val="1"/>
      <w:marLeft w:val="0"/>
      <w:marRight w:val="0"/>
      <w:marTop w:val="0"/>
      <w:marBottom w:val="0"/>
      <w:divBdr>
        <w:top w:val="none" w:sz="0" w:space="0" w:color="auto"/>
        <w:left w:val="none" w:sz="0" w:space="0" w:color="auto"/>
        <w:bottom w:val="none" w:sz="0" w:space="0" w:color="auto"/>
        <w:right w:val="none" w:sz="0" w:space="0" w:color="auto"/>
      </w:divBdr>
    </w:div>
    <w:div w:id="2054453101">
      <w:bodyDiv w:val="1"/>
      <w:marLeft w:val="0"/>
      <w:marRight w:val="0"/>
      <w:marTop w:val="0"/>
      <w:marBottom w:val="0"/>
      <w:divBdr>
        <w:top w:val="none" w:sz="0" w:space="0" w:color="auto"/>
        <w:left w:val="none" w:sz="0" w:space="0" w:color="auto"/>
        <w:bottom w:val="none" w:sz="0" w:space="0" w:color="auto"/>
        <w:right w:val="none" w:sz="0" w:space="0" w:color="auto"/>
      </w:divBdr>
      <w:divsChild>
        <w:div w:id="1595553415">
          <w:marLeft w:val="0"/>
          <w:marRight w:val="0"/>
          <w:marTop w:val="0"/>
          <w:marBottom w:val="0"/>
          <w:divBdr>
            <w:top w:val="none" w:sz="0" w:space="0" w:color="auto"/>
            <w:left w:val="none" w:sz="0" w:space="0" w:color="auto"/>
            <w:bottom w:val="none" w:sz="0" w:space="0" w:color="auto"/>
            <w:right w:val="none" w:sz="0" w:space="0" w:color="auto"/>
          </w:divBdr>
          <w:divsChild>
            <w:div w:id="1999266468">
              <w:marLeft w:val="0"/>
              <w:marRight w:val="0"/>
              <w:marTop w:val="0"/>
              <w:marBottom w:val="0"/>
              <w:divBdr>
                <w:top w:val="none" w:sz="0" w:space="0" w:color="auto"/>
                <w:left w:val="none" w:sz="0" w:space="0" w:color="auto"/>
                <w:bottom w:val="none" w:sz="0" w:space="0" w:color="auto"/>
                <w:right w:val="none" w:sz="0" w:space="0" w:color="auto"/>
              </w:divBdr>
              <w:divsChild>
                <w:div w:id="1353916101">
                  <w:marLeft w:val="0"/>
                  <w:marRight w:val="0"/>
                  <w:marTop w:val="0"/>
                  <w:marBottom w:val="0"/>
                  <w:divBdr>
                    <w:top w:val="none" w:sz="0" w:space="0" w:color="auto"/>
                    <w:left w:val="none" w:sz="0" w:space="0" w:color="auto"/>
                    <w:bottom w:val="none" w:sz="0" w:space="0" w:color="auto"/>
                    <w:right w:val="none" w:sz="0" w:space="0" w:color="auto"/>
                  </w:divBdr>
                  <w:divsChild>
                    <w:div w:id="1201475867">
                      <w:marLeft w:val="0"/>
                      <w:marRight w:val="0"/>
                      <w:marTop w:val="0"/>
                      <w:marBottom w:val="0"/>
                      <w:divBdr>
                        <w:top w:val="none" w:sz="0" w:space="0" w:color="auto"/>
                        <w:left w:val="none" w:sz="0" w:space="0" w:color="auto"/>
                        <w:bottom w:val="none" w:sz="0" w:space="0" w:color="auto"/>
                        <w:right w:val="none" w:sz="0" w:space="0" w:color="auto"/>
                      </w:divBdr>
                      <w:divsChild>
                        <w:div w:id="484469629">
                          <w:marLeft w:val="0"/>
                          <w:marRight w:val="0"/>
                          <w:marTop w:val="15"/>
                          <w:marBottom w:val="0"/>
                          <w:divBdr>
                            <w:top w:val="none" w:sz="0" w:space="0" w:color="auto"/>
                            <w:left w:val="none" w:sz="0" w:space="0" w:color="auto"/>
                            <w:bottom w:val="none" w:sz="0" w:space="0" w:color="auto"/>
                            <w:right w:val="none" w:sz="0" w:space="0" w:color="auto"/>
                          </w:divBdr>
                          <w:divsChild>
                            <w:div w:id="1572155356">
                              <w:marLeft w:val="0"/>
                              <w:marRight w:val="0"/>
                              <w:marTop w:val="0"/>
                              <w:marBottom w:val="0"/>
                              <w:divBdr>
                                <w:top w:val="none" w:sz="0" w:space="0" w:color="auto"/>
                                <w:left w:val="none" w:sz="0" w:space="0" w:color="auto"/>
                                <w:bottom w:val="none" w:sz="0" w:space="0" w:color="auto"/>
                                <w:right w:val="none" w:sz="0" w:space="0" w:color="auto"/>
                              </w:divBdr>
                              <w:divsChild>
                                <w:div w:id="585308104">
                                  <w:marLeft w:val="0"/>
                                  <w:marRight w:val="0"/>
                                  <w:marTop w:val="0"/>
                                  <w:marBottom w:val="0"/>
                                  <w:divBdr>
                                    <w:top w:val="none" w:sz="0" w:space="0" w:color="auto"/>
                                    <w:left w:val="none" w:sz="0" w:space="0" w:color="auto"/>
                                    <w:bottom w:val="none" w:sz="0" w:space="0" w:color="auto"/>
                                    <w:right w:val="none" w:sz="0" w:space="0" w:color="auto"/>
                                  </w:divBdr>
                                </w:div>
                                <w:div w:id="935403647">
                                  <w:marLeft w:val="0"/>
                                  <w:marRight w:val="0"/>
                                  <w:marTop w:val="0"/>
                                  <w:marBottom w:val="0"/>
                                  <w:divBdr>
                                    <w:top w:val="none" w:sz="0" w:space="0" w:color="auto"/>
                                    <w:left w:val="none" w:sz="0" w:space="0" w:color="auto"/>
                                    <w:bottom w:val="none" w:sz="0" w:space="0" w:color="auto"/>
                                    <w:right w:val="none" w:sz="0" w:space="0" w:color="auto"/>
                                  </w:divBdr>
                                </w:div>
                                <w:div w:id="1033186252">
                                  <w:marLeft w:val="0"/>
                                  <w:marRight w:val="0"/>
                                  <w:marTop w:val="0"/>
                                  <w:marBottom w:val="0"/>
                                  <w:divBdr>
                                    <w:top w:val="none" w:sz="0" w:space="0" w:color="auto"/>
                                    <w:left w:val="none" w:sz="0" w:space="0" w:color="auto"/>
                                    <w:bottom w:val="none" w:sz="0" w:space="0" w:color="auto"/>
                                    <w:right w:val="none" w:sz="0" w:space="0" w:color="auto"/>
                                  </w:divBdr>
                                </w:div>
                                <w:div w:id="1103838537">
                                  <w:marLeft w:val="0"/>
                                  <w:marRight w:val="0"/>
                                  <w:marTop w:val="0"/>
                                  <w:marBottom w:val="0"/>
                                  <w:divBdr>
                                    <w:top w:val="none" w:sz="0" w:space="0" w:color="auto"/>
                                    <w:left w:val="none" w:sz="0" w:space="0" w:color="auto"/>
                                    <w:bottom w:val="none" w:sz="0" w:space="0" w:color="auto"/>
                                    <w:right w:val="none" w:sz="0" w:space="0" w:color="auto"/>
                                  </w:divBdr>
                                </w:div>
                                <w:div w:id="1379742969">
                                  <w:marLeft w:val="0"/>
                                  <w:marRight w:val="0"/>
                                  <w:marTop w:val="0"/>
                                  <w:marBottom w:val="0"/>
                                  <w:divBdr>
                                    <w:top w:val="none" w:sz="0" w:space="0" w:color="auto"/>
                                    <w:left w:val="none" w:sz="0" w:space="0" w:color="auto"/>
                                    <w:bottom w:val="none" w:sz="0" w:space="0" w:color="auto"/>
                                    <w:right w:val="none" w:sz="0" w:space="0" w:color="auto"/>
                                  </w:divBdr>
                                </w:div>
                                <w:div w:id="18296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966376">
      <w:bodyDiv w:val="1"/>
      <w:marLeft w:val="0"/>
      <w:marRight w:val="0"/>
      <w:marTop w:val="0"/>
      <w:marBottom w:val="0"/>
      <w:divBdr>
        <w:top w:val="none" w:sz="0" w:space="0" w:color="auto"/>
        <w:left w:val="none" w:sz="0" w:space="0" w:color="auto"/>
        <w:bottom w:val="none" w:sz="0" w:space="0" w:color="auto"/>
        <w:right w:val="none" w:sz="0" w:space="0" w:color="auto"/>
      </w:divBdr>
    </w:div>
    <w:div w:id="2082828092">
      <w:bodyDiv w:val="1"/>
      <w:marLeft w:val="0"/>
      <w:marRight w:val="0"/>
      <w:marTop w:val="0"/>
      <w:marBottom w:val="0"/>
      <w:divBdr>
        <w:top w:val="none" w:sz="0" w:space="0" w:color="auto"/>
        <w:left w:val="none" w:sz="0" w:space="0" w:color="auto"/>
        <w:bottom w:val="none" w:sz="0" w:space="0" w:color="auto"/>
        <w:right w:val="none" w:sz="0" w:space="0" w:color="auto"/>
      </w:divBdr>
    </w:div>
    <w:div w:id="2089576134">
      <w:bodyDiv w:val="1"/>
      <w:marLeft w:val="0"/>
      <w:marRight w:val="0"/>
      <w:marTop w:val="0"/>
      <w:marBottom w:val="0"/>
      <w:divBdr>
        <w:top w:val="none" w:sz="0" w:space="0" w:color="auto"/>
        <w:left w:val="none" w:sz="0" w:space="0" w:color="auto"/>
        <w:bottom w:val="none" w:sz="0" w:space="0" w:color="auto"/>
        <w:right w:val="none" w:sz="0" w:space="0" w:color="auto"/>
      </w:divBdr>
    </w:div>
    <w:div w:id="2093889256">
      <w:bodyDiv w:val="1"/>
      <w:marLeft w:val="0"/>
      <w:marRight w:val="0"/>
      <w:marTop w:val="0"/>
      <w:marBottom w:val="0"/>
      <w:divBdr>
        <w:top w:val="none" w:sz="0" w:space="0" w:color="auto"/>
        <w:left w:val="none" w:sz="0" w:space="0" w:color="auto"/>
        <w:bottom w:val="none" w:sz="0" w:space="0" w:color="auto"/>
        <w:right w:val="none" w:sz="0" w:space="0" w:color="auto"/>
      </w:divBdr>
    </w:div>
    <w:div w:id="2102143874">
      <w:bodyDiv w:val="1"/>
      <w:marLeft w:val="0"/>
      <w:marRight w:val="0"/>
      <w:marTop w:val="0"/>
      <w:marBottom w:val="0"/>
      <w:divBdr>
        <w:top w:val="none" w:sz="0" w:space="0" w:color="auto"/>
        <w:left w:val="none" w:sz="0" w:space="0" w:color="auto"/>
        <w:bottom w:val="none" w:sz="0" w:space="0" w:color="auto"/>
        <w:right w:val="none" w:sz="0" w:space="0" w:color="auto"/>
      </w:divBdr>
    </w:div>
    <w:div w:id="2115396061">
      <w:bodyDiv w:val="1"/>
      <w:marLeft w:val="0"/>
      <w:marRight w:val="0"/>
      <w:marTop w:val="0"/>
      <w:marBottom w:val="0"/>
      <w:divBdr>
        <w:top w:val="none" w:sz="0" w:space="0" w:color="auto"/>
        <w:left w:val="none" w:sz="0" w:space="0" w:color="auto"/>
        <w:bottom w:val="none" w:sz="0" w:space="0" w:color="auto"/>
        <w:right w:val="none" w:sz="0" w:space="0" w:color="auto"/>
      </w:divBdr>
    </w:div>
    <w:div w:id="2123188794">
      <w:bodyDiv w:val="1"/>
      <w:marLeft w:val="0"/>
      <w:marRight w:val="0"/>
      <w:marTop w:val="0"/>
      <w:marBottom w:val="0"/>
      <w:divBdr>
        <w:top w:val="none" w:sz="0" w:space="0" w:color="auto"/>
        <w:left w:val="none" w:sz="0" w:space="0" w:color="auto"/>
        <w:bottom w:val="none" w:sz="0" w:space="0" w:color="auto"/>
        <w:right w:val="none" w:sz="0" w:space="0" w:color="auto"/>
      </w:divBdr>
    </w:div>
    <w:div w:id="2139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hyperlink" Target="https://cameroon.un.org/fr/about/un-entities-in-country"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hyperlink" Target="https://www.transparency.org/en/cpi/2021/index/cri" TargetMode="External"/><Relationship Id="rId33" Type="http://schemas.openxmlformats.org/officeDocument/2006/relationships/header" Target="header3.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oleObject" Target="embeddings/oleObject1.bin"/><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chart" Target="charts/chart4.xm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chart" Target="charts/chart3.xml"/><Relationship Id="rId27" Type="http://schemas.openxmlformats.org/officeDocument/2006/relationships/image" Target="media/image5.png"/><Relationship Id="rId30" Type="http://schemas.openxmlformats.org/officeDocument/2006/relationships/header" Target="header1.xml"/><Relationship Id="rId35"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Yaounde/1.%20Planning/Data%20Extract/PROJECTS%20UNIVERSE%20AND%20SAMPLE_YAO_BUJ_2001-20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Yaounde/1.%20Planning/Data%20Extract/SISTER%20RP%20YA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Yaounde/1.%20Planning/Data%20Extract/FI_Postings_YAO_BUJ_2011-2022_2022021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Yaounde/1.%20Planning/Data%20Extract/FI_Postings_YAO_BUJ_2011-2022_2022021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Total Allocation for projects being implemented between 2008 - 2027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'Donors'' Landscape'!$B$27</c:f>
              <c:strCache>
                <c:ptCount val="1"/>
                <c:pt idx="0">
                  <c:v>Total Allocation</c:v>
                </c:pt>
              </c:strCache>
            </c:strRef>
          </c:tx>
          <c:spPr>
            <a:solidFill>
              <a:schemeClr val="accent1"/>
            </a:solidFill>
            <a:ln>
              <a:noFill/>
            </a:ln>
            <a:effectLst/>
          </c:spPr>
          <c:invertIfNegative val="0"/>
          <c:dLbls>
            <c:numFmt formatCode="&quot;$&quot;#,##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'Donors'' Landscape'!$A$28:$A$46</c:f>
              <c:strCache>
                <c:ptCount val="19"/>
                <c:pt idx="0">
                  <c:v>GPE/World Bank</c:v>
                </c:pt>
                <c:pt idx="1">
                  <c:v>CAMEROON</c:v>
                </c:pt>
                <c:pt idx="2">
                  <c:v>Equatorial Guinea</c:v>
                </c:pt>
                <c:pt idx="3">
                  <c:v>UNICEF</c:v>
                </c:pt>
                <c:pt idx="4">
                  <c:v>UNDP</c:v>
                </c:pt>
                <c:pt idx="5">
                  <c:v>UN-Peacebuilding Fund</c:v>
                </c:pt>
                <c:pt idx="6">
                  <c:v>UNAIDS</c:v>
                </c:pt>
                <c:pt idx="7">
                  <c:v>UN Peacekeeping</c:v>
                </c:pt>
                <c:pt idx="8">
                  <c:v>MONACO</c:v>
                </c:pt>
                <c:pt idx="9">
                  <c:v>UN CERF</c:v>
                </c:pt>
                <c:pt idx="10">
                  <c:v>ANGOLA</c:v>
                </c:pt>
                <c:pt idx="11">
                  <c:v>AfDB</c:v>
                </c:pt>
                <c:pt idx="12">
                  <c:v>UN Women</c:v>
                </c:pt>
                <c:pt idx="13">
                  <c:v>Burundi</c:v>
                </c:pt>
                <c:pt idx="14">
                  <c:v>ISDB</c:v>
                </c:pt>
                <c:pt idx="15">
                  <c:v>UN OT.SOUR.</c:v>
                </c:pt>
                <c:pt idx="16">
                  <c:v>World bank</c:v>
                </c:pt>
                <c:pt idx="17">
                  <c:v>UNFPA</c:v>
                </c:pt>
                <c:pt idx="18">
                  <c:v>UNPRPD - Disability Fund</c:v>
                </c:pt>
              </c:strCache>
            </c:strRef>
          </c:cat>
          <c:val>
            <c:numRef>
              <c:f>'Donors'' Landscape'!$B$28:$B$46</c:f>
              <c:numCache>
                <c:formatCode>"$"#,##0</c:formatCode>
                <c:ptCount val="19"/>
                <c:pt idx="0">
                  <c:v>48305096</c:v>
                </c:pt>
                <c:pt idx="1">
                  <c:v>17510558.629999999</c:v>
                </c:pt>
                <c:pt idx="2">
                  <c:v>8918760</c:v>
                </c:pt>
                <c:pt idx="3">
                  <c:v>4013180</c:v>
                </c:pt>
                <c:pt idx="4">
                  <c:v>3262922</c:v>
                </c:pt>
                <c:pt idx="5">
                  <c:v>2408991.67</c:v>
                </c:pt>
                <c:pt idx="6">
                  <c:v>1477404</c:v>
                </c:pt>
                <c:pt idx="7">
                  <c:v>711875</c:v>
                </c:pt>
                <c:pt idx="8">
                  <c:v>627486</c:v>
                </c:pt>
                <c:pt idx="9">
                  <c:v>500000</c:v>
                </c:pt>
                <c:pt idx="10">
                  <c:v>497750</c:v>
                </c:pt>
                <c:pt idx="11">
                  <c:v>350000</c:v>
                </c:pt>
                <c:pt idx="12">
                  <c:v>213441</c:v>
                </c:pt>
                <c:pt idx="13">
                  <c:v>201743</c:v>
                </c:pt>
                <c:pt idx="14">
                  <c:v>168222</c:v>
                </c:pt>
                <c:pt idx="15">
                  <c:v>140000</c:v>
                </c:pt>
                <c:pt idx="16">
                  <c:v>121549</c:v>
                </c:pt>
                <c:pt idx="17">
                  <c:v>119187</c:v>
                </c:pt>
                <c:pt idx="18">
                  <c:v>100000</c:v>
                </c:pt>
              </c:numCache>
            </c:numRef>
          </c:val>
          <c:extLst>
            <c:ext xmlns:c16="http://schemas.microsoft.com/office/drawing/2014/chart" uri="{C3380CC4-5D6E-409C-BE32-E72D297353CC}">
              <c16:uniqueId val="{00000000-A4F9-4DCF-ABBB-7306EED8CDE6}"/>
            </c:ext>
          </c:extLst>
        </c:ser>
        <c:dLbls>
          <c:showLegendKey val="0"/>
          <c:showVal val="0"/>
          <c:showCatName val="0"/>
          <c:showSerName val="0"/>
          <c:showPercent val="0"/>
          <c:showBubbleSize val="0"/>
        </c:dLbls>
        <c:gapWidth val="219"/>
        <c:overlap val="-27"/>
        <c:axId val="1307911448"/>
        <c:axId val="1307918664"/>
      </c:barChart>
      <c:catAx>
        <c:axId val="1307911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918664"/>
        <c:crosses val="autoZero"/>
        <c:auto val="1"/>
        <c:lblAlgn val="ctr"/>
        <c:lblOffset val="100"/>
        <c:noMultiLvlLbl val="0"/>
      </c:catAx>
      <c:valAx>
        <c:axId val="130791866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91144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a:solidFill>
                  <a:sysClr val="windowText" lastClr="000000"/>
                </a:solidFill>
              </a:rPr>
              <a:t>RP Budgets by Sector</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Summary!$A$30</c:f>
              <c:strCache>
                <c:ptCount val="1"/>
                <c:pt idx="0">
                  <c:v>ED - Education</c:v>
                </c:pt>
              </c:strCache>
            </c:strRef>
          </c:tx>
          <c:spPr>
            <a:ln w="28575" cap="rnd">
              <a:solidFill>
                <a:schemeClr val="accent1"/>
              </a:solidFill>
              <a:round/>
            </a:ln>
            <a:effectLst/>
          </c:spPr>
          <c:marker>
            <c:symbol val="none"/>
          </c:marker>
          <c:cat>
            <c:strRef>
              <c:f>Summary!$B$29:$D$29</c:f>
              <c:strCache>
                <c:ptCount val="3"/>
                <c:pt idx="0">
                  <c:v>39 C/5</c:v>
                </c:pt>
                <c:pt idx="1">
                  <c:v>40 C/5</c:v>
                </c:pt>
                <c:pt idx="2">
                  <c:v>41 C/5</c:v>
                </c:pt>
              </c:strCache>
            </c:strRef>
          </c:cat>
          <c:val>
            <c:numRef>
              <c:f>Summary!$B$30:$D$30</c:f>
              <c:numCache>
                <c:formatCode>"$"#,##0</c:formatCode>
                <c:ptCount val="3"/>
                <c:pt idx="0">
                  <c:v>663053</c:v>
                </c:pt>
                <c:pt idx="1">
                  <c:v>1485739</c:v>
                </c:pt>
                <c:pt idx="2">
                  <c:v>245000</c:v>
                </c:pt>
              </c:numCache>
            </c:numRef>
          </c:val>
          <c:smooth val="0"/>
          <c:extLst>
            <c:ext xmlns:c16="http://schemas.microsoft.com/office/drawing/2014/chart" uri="{C3380CC4-5D6E-409C-BE32-E72D297353CC}">
              <c16:uniqueId val="{00000000-6E3C-4D6A-A8F8-AE7E3DF3477C}"/>
            </c:ext>
          </c:extLst>
        </c:ser>
        <c:ser>
          <c:idx val="1"/>
          <c:order val="1"/>
          <c:tx>
            <c:strRef>
              <c:f>Summary!$A$31</c:f>
              <c:strCache>
                <c:ptCount val="1"/>
                <c:pt idx="0">
                  <c:v>SC - Natural sciences</c:v>
                </c:pt>
              </c:strCache>
            </c:strRef>
          </c:tx>
          <c:spPr>
            <a:ln w="28575" cap="rnd">
              <a:solidFill>
                <a:schemeClr val="accent2"/>
              </a:solidFill>
              <a:round/>
            </a:ln>
            <a:effectLst/>
          </c:spPr>
          <c:marker>
            <c:symbol val="none"/>
          </c:marker>
          <c:cat>
            <c:strRef>
              <c:f>Summary!$B$29:$D$29</c:f>
              <c:strCache>
                <c:ptCount val="3"/>
                <c:pt idx="0">
                  <c:v>39 C/5</c:v>
                </c:pt>
                <c:pt idx="1">
                  <c:v>40 C/5</c:v>
                </c:pt>
                <c:pt idx="2">
                  <c:v>41 C/5</c:v>
                </c:pt>
              </c:strCache>
            </c:strRef>
          </c:cat>
          <c:val>
            <c:numRef>
              <c:f>Summary!$B$31:$D$31</c:f>
              <c:numCache>
                <c:formatCode>"$"#,##0</c:formatCode>
                <c:ptCount val="3"/>
                <c:pt idx="0">
                  <c:v>336208</c:v>
                </c:pt>
                <c:pt idx="1">
                  <c:v>366508</c:v>
                </c:pt>
                <c:pt idx="2">
                  <c:v>252600</c:v>
                </c:pt>
              </c:numCache>
            </c:numRef>
          </c:val>
          <c:smooth val="0"/>
          <c:extLst>
            <c:ext xmlns:c16="http://schemas.microsoft.com/office/drawing/2014/chart" uri="{C3380CC4-5D6E-409C-BE32-E72D297353CC}">
              <c16:uniqueId val="{00000001-6E3C-4D6A-A8F8-AE7E3DF3477C}"/>
            </c:ext>
          </c:extLst>
        </c:ser>
        <c:ser>
          <c:idx val="2"/>
          <c:order val="2"/>
          <c:tx>
            <c:strRef>
              <c:f>Summary!$A$32</c:f>
              <c:strCache>
                <c:ptCount val="1"/>
                <c:pt idx="0">
                  <c:v>SHS - Social and human sciences</c:v>
                </c:pt>
              </c:strCache>
            </c:strRef>
          </c:tx>
          <c:spPr>
            <a:ln w="28575" cap="rnd">
              <a:solidFill>
                <a:schemeClr val="accent3"/>
              </a:solidFill>
              <a:round/>
            </a:ln>
            <a:effectLst/>
          </c:spPr>
          <c:marker>
            <c:symbol val="none"/>
          </c:marker>
          <c:cat>
            <c:strRef>
              <c:f>Summary!$B$29:$D$29</c:f>
              <c:strCache>
                <c:ptCount val="3"/>
                <c:pt idx="0">
                  <c:v>39 C/5</c:v>
                </c:pt>
                <c:pt idx="1">
                  <c:v>40 C/5</c:v>
                </c:pt>
                <c:pt idx="2">
                  <c:v>41 C/5</c:v>
                </c:pt>
              </c:strCache>
            </c:strRef>
          </c:cat>
          <c:val>
            <c:numRef>
              <c:f>Summary!$B$32:$D$32</c:f>
              <c:numCache>
                <c:formatCode>"$"#,##0</c:formatCode>
                <c:ptCount val="3"/>
                <c:pt idx="0">
                  <c:v>565680</c:v>
                </c:pt>
                <c:pt idx="1">
                  <c:v>1517687</c:v>
                </c:pt>
                <c:pt idx="2">
                  <c:v>235393</c:v>
                </c:pt>
              </c:numCache>
            </c:numRef>
          </c:val>
          <c:smooth val="0"/>
          <c:extLst>
            <c:ext xmlns:c16="http://schemas.microsoft.com/office/drawing/2014/chart" uri="{C3380CC4-5D6E-409C-BE32-E72D297353CC}">
              <c16:uniqueId val="{00000002-6E3C-4D6A-A8F8-AE7E3DF3477C}"/>
            </c:ext>
          </c:extLst>
        </c:ser>
        <c:ser>
          <c:idx val="3"/>
          <c:order val="3"/>
          <c:tx>
            <c:strRef>
              <c:f>Summary!$A$33</c:f>
              <c:strCache>
                <c:ptCount val="1"/>
                <c:pt idx="0">
                  <c:v>CLT - Culture</c:v>
                </c:pt>
              </c:strCache>
            </c:strRef>
          </c:tx>
          <c:spPr>
            <a:ln w="28575" cap="rnd">
              <a:solidFill>
                <a:schemeClr val="accent4"/>
              </a:solidFill>
              <a:round/>
            </a:ln>
            <a:effectLst/>
          </c:spPr>
          <c:marker>
            <c:symbol val="none"/>
          </c:marker>
          <c:cat>
            <c:strRef>
              <c:f>Summary!$B$29:$D$29</c:f>
              <c:strCache>
                <c:ptCount val="3"/>
                <c:pt idx="0">
                  <c:v>39 C/5</c:v>
                </c:pt>
                <c:pt idx="1">
                  <c:v>40 C/5</c:v>
                </c:pt>
                <c:pt idx="2">
                  <c:v>41 C/5</c:v>
                </c:pt>
              </c:strCache>
            </c:strRef>
          </c:cat>
          <c:val>
            <c:numRef>
              <c:f>Summary!$B$33:$D$33</c:f>
              <c:numCache>
                <c:formatCode>"$"#,##0</c:formatCode>
                <c:ptCount val="3"/>
                <c:pt idx="0">
                  <c:v>293759</c:v>
                </c:pt>
                <c:pt idx="1">
                  <c:v>289287</c:v>
                </c:pt>
                <c:pt idx="2">
                  <c:v>304000</c:v>
                </c:pt>
              </c:numCache>
            </c:numRef>
          </c:val>
          <c:smooth val="0"/>
          <c:extLst>
            <c:ext xmlns:c16="http://schemas.microsoft.com/office/drawing/2014/chart" uri="{C3380CC4-5D6E-409C-BE32-E72D297353CC}">
              <c16:uniqueId val="{00000003-6E3C-4D6A-A8F8-AE7E3DF3477C}"/>
            </c:ext>
          </c:extLst>
        </c:ser>
        <c:ser>
          <c:idx val="4"/>
          <c:order val="4"/>
          <c:tx>
            <c:strRef>
              <c:f>Summary!$A$34</c:f>
              <c:strCache>
                <c:ptCount val="1"/>
                <c:pt idx="0">
                  <c:v>CI - Communication and information</c:v>
                </c:pt>
              </c:strCache>
            </c:strRef>
          </c:tx>
          <c:spPr>
            <a:ln w="28575" cap="rnd">
              <a:solidFill>
                <a:schemeClr val="accent5"/>
              </a:solidFill>
              <a:round/>
            </a:ln>
            <a:effectLst/>
          </c:spPr>
          <c:marker>
            <c:symbol val="none"/>
          </c:marker>
          <c:cat>
            <c:strRef>
              <c:f>Summary!$B$29:$D$29</c:f>
              <c:strCache>
                <c:ptCount val="3"/>
                <c:pt idx="0">
                  <c:v>39 C/5</c:v>
                </c:pt>
                <c:pt idx="1">
                  <c:v>40 C/5</c:v>
                </c:pt>
                <c:pt idx="2">
                  <c:v>41 C/5</c:v>
                </c:pt>
              </c:strCache>
            </c:strRef>
          </c:cat>
          <c:val>
            <c:numRef>
              <c:f>Summary!$B$34:$D$34</c:f>
              <c:numCache>
                <c:formatCode>"$"#,##0</c:formatCode>
                <c:ptCount val="3"/>
                <c:pt idx="0">
                  <c:v>128717</c:v>
                </c:pt>
                <c:pt idx="1">
                  <c:v>264173</c:v>
                </c:pt>
                <c:pt idx="2">
                  <c:v>120000</c:v>
                </c:pt>
              </c:numCache>
            </c:numRef>
          </c:val>
          <c:smooth val="0"/>
          <c:extLst>
            <c:ext xmlns:c16="http://schemas.microsoft.com/office/drawing/2014/chart" uri="{C3380CC4-5D6E-409C-BE32-E72D297353CC}">
              <c16:uniqueId val="{00000004-6E3C-4D6A-A8F8-AE7E3DF3477C}"/>
            </c:ext>
          </c:extLst>
        </c:ser>
        <c:dLbls>
          <c:showLegendKey val="0"/>
          <c:showVal val="0"/>
          <c:showCatName val="0"/>
          <c:showSerName val="0"/>
          <c:showPercent val="0"/>
          <c:showBubbleSize val="0"/>
        </c:dLbls>
        <c:smooth val="0"/>
        <c:axId val="2124119640"/>
        <c:axId val="2124121280"/>
      </c:lineChart>
      <c:catAx>
        <c:axId val="2124119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121280"/>
        <c:crosses val="autoZero"/>
        <c:auto val="1"/>
        <c:lblAlgn val="ctr"/>
        <c:lblOffset val="100"/>
        <c:noMultiLvlLbl val="0"/>
      </c:catAx>
      <c:valAx>
        <c:axId val="2124121280"/>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11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a:t>
            </a:r>
            <a:r>
              <a:rPr lang="en-US" baseline="0"/>
              <a:t> Postings by Commitment item in 2018-2021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1173101964548E-2"/>
          <c:y val="0.10111977450824913"/>
          <c:w val="0.91958826898035451"/>
          <c:h val="0.83229214522898232"/>
        </c:manualLayout>
      </c:layout>
      <c:lineChart>
        <c:grouping val="standard"/>
        <c:varyColors val="0"/>
        <c:ser>
          <c:idx val="0"/>
          <c:order val="0"/>
          <c:tx>
            <c:strRef>
              <c:f>Summary!$A$34</c:f>
              <c:strCache>
                <c:ptCount val="1"/>
                <c:pt idx="0">
                  <c:v>Consultants/Experts</c:v>
                </c:pt>
              </c:strCache>
            </c:strRef>
          </c:tx>
          <c:spPr>
            <a:ln w="28575" cap="rnd">
              <a:solidFill>
                <a:schemeClr val="accent1"/>
              </a:solidFill>
              <a:round/>
            </a:ln>
            <a:effectLst/>
          </c:spPr>
          <c:marker>
            <c:symbol val="none"/>
          </c:marker>
          <c:cat>
            <c:strRef>
              <c:f>Summary!$I$33:$L$33</c:f>
              <c:strCache>
                <c:ptCount val="4"/>
                <c:pt idx="0">
                  <c:v>2018</c:v>
                </c:pt>
                <c:pt idx="1">
                  <c:v>2019</c:v>
                </c:pt>
                <c:pt idx="2">
                  <c:v>2020</c:v>
                </c:pt>
                <c:pt idx="3">
                  <c:v>2021</c:v>
                </c:pt>
              </c:strCache>
              <c:extLst/>
            </c:strRef>
          </c:cat>
          <c:val>
            <c:numRef>
              <c:f>Summary!$I$34:$L$34</c:f>
              <c:numCache>
                <c:formatCode>_(* #,##0.0_);_(* \(#,##0.0\);_(* "-"??_);_(@_)</c:formatCode>
                <c:ptCount val="4"/>
                <c:pt idx="0">
                  <c:v>325778.41000000003</c:v>
                </c:pt>
                <c:pt idx="1">
                  <c:v>1065917.3199999998</c:v>
                </c:pt>
                <c:pt idx="2">
                  <c:v>3851844.2699999926</c:v>
                </c:pt>
                <c:pt idx="3">
                  <c:v>4716383.6399999941</c:v>
                </c:pt>
              </c:numCache>
              <c:extLst/>
            </c:numRef>
          </c:val>
          <c:smooth val="1"/>
          <c:extLst>
            <c:ext xmlns:c16="http://schemas.microsoft.com/office/drawing/2014/chart" uri="{C3380CC4-5D6E-409C-BE32-E72D297353CC}">
              <c16:uniqueId val="{00000000-9D7B-4390-8BAA-8EB72DFA23A8}"/>
            </c:ext>
          </c:extLst>
        </c:ser>
        <c:ser>
          <c:idx val="1"/>
          <c:order val="1"/>
          <c:tx>
            <c:strRef>
              <c:f>Summary!$A$35</c:f>
              <c:strCache>
                <c:ptCount val="1"/>
                <c:pt idx="0">
                  <c:v>Contracted services</c:v>
                </c:pt>
              </c:strCache>
            </c:strRef>
          </c:tx>
          <c:spPr>
            <a:ln w="28575" cap="rnd">
              <a:solidFill>
                <a:schemeClr val="accent2"/>
              </a:solidFill>
              <a:round/>
            </a:ln>
            <a:effectLst/>
          </c:spPr>
          <c:marker>
            <c:symbol val="none"/>
          </c:marker>
          <c:cat>
            <c:strRef>
              <c:f>Summary!$I$33:$L$33</c:f>
              <c:strCache>
                <c:ptCount val="4"/>
                <c:pt idx="0">
                  <c:v>2018</c:v>
                </c:pt>
                <c:pt idx="1">
                  <c:v>2019</c:v>
                </c:pt>
                <c:pt idx="2">
                  <c:v>2020</c:v>
                </c:pt>
                <c:pt idx="3">
                  <c:v>2021</c:v>
                </c:pt>
              </c:strCache>
              <c:extLst/>
            </c:strRef>
          </c:cat>
          <c:val>
            <c:numRef>
              <c:f>Summary!$I$35:$L$35</c:f>
              <c:numCache>
                <c:formatCode>_(* #,##0.0_);_(* \(#,##0.0\);_(* "-"??_);_(@_)</c:formatCode>
                <c:ptCount val="4"/>
                <c:pt idx="0">
                  <c:v>642878.65000000049</c:v>
                </c:pt>
                <c:pt idx="1">
                  <c:v>1970584.1100000029</c:v>
                </c:pt>
                <c:pt idx="2">
                  <c:v>6007463.4699999886</c:v>
                </c:pt>
                <c:pt idx="3">
                  <c:v>6134346.0299999947</c:v>
                </c:pt>
              </c:numCache>
              <c:extLst/>
            </c:numRef>
          </c:val>
          <c:smooth val="1"/>
          <c:extLst>
            <c:ext xmlns:c16="http://schemas.microsoft.com/office/drawing/2014/chart" uri="{C3380CC4-5D6E-409C-BE32-E72D297353CC}">
              <c16:uniqueId val="{00000001-9D7B-4390-8BAA-8EB72DFA23A8}"/>
            </c:ext>
          </c:extLst>
        </c:ser>
        <c:ser>
          <c:idx val="2"/>
          <c:order val="2"/>
          <c:tx>
            <c:strRef>
              <c:f>Summary!$A$36</c:f>
              <c:strCache>
                <c:ptCount val="1"/>
                <c:pt idx="0">
                  <c:v>Equipment &amp; Maintena</c:v>
                </c:pt>
              </c:strCache>
            </c:strRef>
          </c:tx>
          <c:spPr>
            <a:ln w="28575" cap="rnd">
              <a:solidFill>
                <a:schemeClr val="accent3"/>
              </a:solidFill>
              <a:round/>
            </a:ln>
            <a:effectLst/>
          </c:spPr>
          <c:marker>
            <c:symbol val="none"/>
          </c:marker>
          <c:cat>
            <c:strRef>
              <c:f>Summary!$I$33:$L$33</c:f>
              <c:strCache>
                <c:ptCount val="4"/>
                <c:pt idx="0">
                  <c:v>2018</c:v>
                </c:pt>
                <c:pt idx="1">
                  <c:v>2019</c:v>
                </c:pt>
                <c:pt idx="2">
                  <c:v>2020</c:v>
                </c:pt>
                <c:pt idx="3">
                  <c:v>2021</c:v>
                </c:pt>
              </c:strCache>
              <c:extLst/>
            </c:strRef>
          </c:cat>
          <c:val>
            <c:numRef>
              <c:f>Summary!$I$36:$L$36</c:f>
              <c:numCache>
                <c:formatCode>_(* #,##0.0_);_(* \(#,##0.0\);_(* "-"??_);_(@_)</c:formatCode>
                <c:ptCount val="4"/>
                <c:pt idx="0">
                  <c:v>376399.54000000015</c:v>
                </c:pt>
                <c:pt idx="1">
                  <c:v>536176.36999999988</c:v>
                </c:pt>
                <c:pt idx="2">
                  <c:v>723040.17000000016</c:v>
                </c:pt>
                <c:pt idx="3">
                  <c:v>2046106.0499999968</c:v>
                </c:pt>
              </c:numCache>
              <c:extLst/>
            </c:numRef>
          </c:val>
          <c:smooth val="1"/>
          <c:extLst>
            <c:ext xmlns:c16="http://schemas.microsoft.com/office/drawing/2014/chart" uri="{C3380CC4-5D6E-409C-BE32-E72D297353CC}">
              <c16:uniqueId val="{00000002-9D7B-4390-8BAA-8EB72DFA23A8}"/>
            </c:ext>
          </c:extLst>
        </c:ser>
        <c:ser>
          <c:idx val="3"/>
          <c:order val="3"/>
          <c:tx>
            <c:strRef>
              <c:f>Summary!$A$37</c:f>
              <c:strCache>
                <c:ptCount val="1"/>
                <c:pt idx="0">
                  <c:v>External training &amp;</c:v>
                </c:pt>
              </c:strCache>
            </c:strRef>
          </c:tx>
          <c:spPr>
            <a:ln w="28575" cap="rnd">
              <a:solidFill>
                <a:schemeClr val="accent4"/>
              </a:solidFill>
              <a:round/>
            </a:ln>
            <a:effectLst/>
          </c:spPr>
          <c:marker>
            <c:symbol val="none"/>
          </c:marker>
          <c:cat>
            <c:strRef>
              <c:f>Summary!$I$33:$L$33</c:f>
              <c:strCache>
                <c:ptCount val="4"/>
                <c:pt idx="0">
                  <c:v>2018</c:v>
                </c:pt>
                <c:pt idx="1">
                  <c:v>2019</c:v>
                </c:pt>
                <c:pt idx="2">
                  <c:v>2020</c:v>
                </c:pt>
                <c:pt idx="3">
                  <c:v>2021</c:v>
                </c:pt>
              </c:strCache>
              <c:extLst/>
            </c:strRef>
          </c:cat>
          <c:val>
            <c:numRef>
              <c:f>Summary!$I$37:$L$37</c:f>
              <c:numCache>
                <c:formatCode>_(* #,##0.0_);_(* \(#,##0.0\);_(* "-"??_);_(@_)</c:formatCode>
                <c:ptCount val="4"/>
                <c:pt idx="0">
                  <c:v>222974.31999999995</c:v>
                </c:pt>
                <c:pt idx="1">
                  <c:v>972454.7300000001</c:v>
                </c:pt>
                <c:pt idx="2">
                  <c:v>1463358.0000000009</c:v>
                </c:pt>
                <c:pt idx="3">
                  <c:v>2318523.780000004</c:v>
                </c:pt>
              </c:numCache>
              <c:extLst/>
            </c:numRef>
          </c:val>
          <c:smooth val="1"/>
          <c:extLst>
            <c:ext xmlns:c16="http://schemas.microsoft.com/office/drawing/2014/chart" uri="{C3380CC4-5D6E-409C-BE32-E72D297353CC}">
              <c16:uniqueId val="{00000003-9D7B-4390-8BAA-8EB72DFA23A8}"/>
            </c:ext>
          </c:extLst>
        </c:ser>
        <c:ser>
          <c:idx val="4"/>
          <c:order val="4"/>
          <c:tx>
            <c:strRef>
              <c:f>Summary!$A$38</c:f>
              <c:strCache>
                <c:ptCount val="1"/>
                <c:pt idx="0">
                  <c:v>Other expenses</c:v>
                </c:pt>
              </c:strCache>
            </c:strRef>
          </c:tx>
          <c:spPr>
            <a:ln w="28575" cap="rnd">
              <a:solidFill>
                <a:schemeClr val="accent5"/>
              </a:solidFill>
              <a:round/>
            </a:ln>
            <a:effectLst/>
          </c:spPr>
          <c:marker>
            <c:symbol val="none"/>
          </c:marker>
          <c:cat>
            <c:strRef>
              <c:f>Summary!$I$33:$L$33</c:f>
              <c:strCache>
                <c:ptCount val="4"/>
                <c:pt idx="0">
                  <c:v>2018</c:v>
                </c:pt>
                <c:pt idx="1">
                  <c:v>2019</c:v>
                </c:pt>
                <c:pt idx="2">
                  <c:v>2020</c:v>
                </c:pt>
                <c:pt idx="3">
                  <c:v>2021</c:v>
                </c:pt>
              </c:strCache>
              <c:extLst/>
            </c:strRef>
          </c:cat>
          <c:val>
            <c:numRef>
              <c:f>Summary!$I$38:$L$38</c:f>
              <c:numCache>
                <c:formatCode>_(* #,##0.0_);_(* \(#,##0.0\);_(* "-"??_);_(@_)</c:formatCode>
                <c:ptCount val="4"/>
                <c:pt idx="0">
                  <c:v>207947.45999999973</c:v>
                </c:pt>
                <c:pt idx="1">
                  <c:v>274072.59999999963</c:v>
                </c:pt>
                <c:pt idx="2">
                  <c:v>558107.34999999963</c:v>
                </c:pt>
                <c:pt idx="3">
                  <c:v>547016.57000000123</c:v>
                </c:pt>
              </c:numCache>
              <c:extLst/>
            </c:numRef>
          </c:val>
          <c:smooth val="1"/>
          <c:extLst>
            <c:ext xmlns:c16="http://schemas.microsoft.com/office/drawing/2014/chart" uri="{C3380CC4-5D6E-409C-BE32-E72D297353CC}">
              <c16:uniqueId val="{00000004-9D7B-4390-8BAA-8EB72DFA23A8}"/>
            </c:ext>
          </c:extLst>
        </c:ser>
        <c:ser>
          <c:idx val="5"/>
          <c:order val="5"/>
          <c:tx>
            <c:strRef>
              <c:f>Summary!$A$39</c:f>
              <c:strCache>
                <c:ptCount val="1"/>
                <c:pt idx="0">
                  <c:v>Other personnel cost</c:v>
                </c:pt>
              </c:strCache>
            </c:strRef>
          </c:tx>
          <c:spPr>
            <a:ln w="28575" cap="rnd">
              <a:solidFill>
                <a:schemeClr val="accent6"/>
              </a:solidFill>
              <a:round/>
            </a:ln>
            <a:effectLst/>
          </c:spPr>
          <c:marker>
            <c:symbol val="none"/>
          </c:marker>
          <c:cat>
            <c:strRef>
              <c:f>Summary!$I$33:$L$33</c:f>
              <c:strCache>
                <c:ptCount val="4"/>
                <c:pt idx="0">
                  <c:v>2018</c:v>
                </c:pt>
                <c:pt idx="1">
                  <c:v>2019</c:v>
                </c:pt>
                <c:pt idx="2">
                  <c:v>2020</c:v>
                </c:pt>
                <c:pt idx="3">
                  <c:v>2021</c:v>
                </c:pt>
              </c:strCache>
              <c:extLst/>
            </c:strRef>
          </c:cat>
          <c:val>
            <c:numRef>
              <c:f>Summary!$I$39:$L$39</c:f>
              <c:numCache>
                <c:formatCode>_(* #,##0.0_);_(* \(#,##0.0\);_(* "-"??_);_(@_)</c:formatCode>
                <c:ptCount val="4"/>
                <c:pt idx="0">
                  <c:v>396342.54999999987</c:v>
                </c:pt>
                <c:pt idx="1">
                  <c:v>555900.63999999978</c:v>
                </c:pt>
                <c:pt idx="2">
                  <c:v>390362.23999999993</c:v>
                </c:pt>
                <c:pt idx="3">
                  <c:v>840821.40999999992</c:v>
                </c:pt>
              </c:numCache>
              <c:extLst/>
            </c:numRef>
          </c:val>
          <c:smooth val="1"/>
          <c:extLst>
            <c:ext xmlns:c16="http://schemas.microsoft.com/office/drawing/2014/chart" uri="{C3380CC4-5D6E-409C-BE32-E72D297353CC}">
              <c16:uniqueId val="{00000005-9D7B-4390-8BAA-8EB72DFA23A8}"/>
            </c:ext>
          </c:extLst>
        </c:ser>
        <c:ser>
          <c:idx val="6"/>
          <c:order val="6"/>
          <c:tx>
            <c:strRef>
              <c:f>Summary!$A$40</c:f>
              <c:strCache>
                <c:ptCount val="1"/>
                <c:pt idx="0">
                  <c:v>Support Personnel</c:v>
                </c:pt>
              </c:strCache>
            </c:strRef>
          </c:tx>
          <c:spPr>
            <a:ln w="28575" cap="rnd">
              <a:solidFill>
                <a:schemeClr val="accent1">
                  <a:lumMod val="60000"/>
                </a:schemeClr>
              </a:solidFill>
              <a:round/>
            </a:ln>
            <a:effectLst/>
          </c:spPr>
          <c:marker>
            <c:symbol val="none"/>
          </c:marker>
          <c:cat>
            <c:strRef>
              <c:f>Summary!$I$33:$L$33</c:f>
              <c:strCache>
                <c:ptCount val="4"/>
                <c:pt idx="0">
                  <c:v>2018</c:v>
                </c:pt>
                <c:pt idx="1">
                  <c:v>2019</c:v>
                </c:pt>
                <c:pt idx="2">
                  <c:v>2020</c:v>
                </c:pt>
                <c:pt idx="3">
                  <c:v>2021</c:v>
                </c:pt>
              </c:strCache>
              <c:extLst/>
            </c:strRef>
          </c:cat>
          <c:val>
            <c:numRef>
              <c:f>Summary!$I$40:$L$40</c:f>
              <c:numCache>
                <c:formatCode>_(* #,##0.0_);_(* \(#,##0.0\);_(* "-"??_);_(@_)</c:formatCode>
                <c:ptCount val="4"/>
                <c:pt idx="0">
                  <c:v>494448.66999999882</c:v>
                </c:pt>
                <c:pt idx="1">
                  <c:v>566461.70000000019</c:v>
                </c:pt>
                <c:pt idx="2">
                  <c:v>3218406.6299999873</c:v>
                </c:pt>
                <c:pt idx="3">
                  <c:v>2142311.4299999992</c:v>
                </c:pt>
              </c:numCache>
              <c:extLst/>
            </c:numRef>
          </c:val>
          <c:smooth val="1"/>
          <c:extLst>
            <c:ext xmlns:c16="http://schemas.microsoft.com/office/drawing/2014/chart" uri="{C3380CC4-5D6E-409C-BE32-E72D297353CC}">
              <c16:uniqueId val="{00000006-9D7B-4390-8BAA-8EB72DFA23A8}"/>
            </c:ext>
          </c:extLst>
        </c:ser>
        <c:dLbls>
          <c:showLegendKey val="0"/>
          <c:showVal val="0"/>
          <c:showCatName val="0"/>
          <c:showSerName val="0"/>
          <c:showPercent val="0"/>
          <c:showBubbleSize val="0"/>
        </c:dLbls>
        <c:smooth val="0"/>
        <c:axId val="1149915960"/>
        <c:axId val="1149908416"/>
      </c:lineChart>
      <c:catAx>
        <c:axId val="1149915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908416"/>
        <c:crosses val="autoZero"/>
        <c:auto val="1"/>
        <c:lblAlgn val="ctr"/>
        <c:lblOffset val="100"/>
        <c:noMultiLvlLbl val="0"/>
      </c:catAx>
      <c:valAx>
        <c:axId val="1149908416"/>
        <c:scaling>
          <c:orientation val="minMax"/>
        </c:scaling>
        <c:delete val="0"/>
        <c:axPos val="l"/>
        <c:majorGridlines>
          <c:spPr>
            <a:ln w="9525" cap="flat" cmpd="sng" algn="ctr">
              <a:solidFill>
                <a:schemeClr val="tx1">
                  <a:lumMod val="15000"/>
                  <a:lumOff val="85000"/>
                </a:schemeClr>
              </a:solidFill>
              <a:round/>
            </a:ln>
            <a:effectLst/>
          </c:spPr>
        </c:majorGridlines>
        <c:numFmt formatCode="_(* #,##0.0_);_(* \(#,##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915960"/>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layout>
        <c:manualLayout>
          <c:xMode val="edge"/>
          <c:yMode val="edge"/>
          <c:x val="0.14045532480747938"/>
          <c:y val="0.23692913233182769"/>
          <c:w val="0.25295654065341278"/>
          <c:h val="0.38932221445493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YAO Trend FI Posting</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Summary!$A$10</c:f>
              <c:strCache>
                <c:ptCount val="1"/>
                <c:pt idx="0">
                  <c:v>ANG</c:v>
                </c:pt>
              </c:strCache>
            </c:strRef>
          </c:tx>
          <c:spPr>
            <a:solidFill>
              <a:schemeClr val="accent1"/>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Summary!$B$10:$L$10</c:f>
              <c:numCache>
                <c:formatCode>General</c:formatCode>
                <c:ptCount val="11"/>
                <c:pt idx="4" formatCode="_(* #,##0.0_);_(* \(#,##0.0\);_(* &quot;-&quot;??_);_(@_)">
                  <c:v>6564.23</c:v>
                </c:pt>
                <c:pt idx="5" formatCode="_(* #,##0.0_);_(* \(#,##0.0\);_(* &quot;-&quot;??_);_(@_)">
                  <c:v>7444.9600000000009</c:v>
                </c:pt>
                <c:pt idx="8" formatCode="_(* #,##0.0_);_(* \(#,##0.0\);_(* &quot;-&quot;??_);_(@_)">
                  <c:v>14220.9</c:v>
                </c:pt>
                <c:pt idx="9" formatCode="_(* #,##0.0_);_(* \(#,##0.0\);_(* &quot;-&quot;??_);_(@_)">
                  <c:v>33653.65</c:v>
                </c:pt>
              </c:numCache>
              <c:extLst/>
            </c:numRef>
          </c:val>
          <c:extLst>
            <c:ext xmlns:c16="http://schemas.microsoft.com/office/drawing/2014/chart" uri="{C3380CC4-5D6E-409C-BE32-E72D297353CC}">
              <c16:uniqueId val="{00000000-A879-44E6-BC3C-B6E793830012}"/>
            </c:ext>
          </c:extLst>
        </c:ser>
        <c:ser>
          <c:idx val="1"/>
          <c:order val="1"/>
          <c:tx>
            <c:strRef>
              <c:f>Summary!$A$11</c:f>
              <c:strCache>
                <c:ptCount val="1"/>
                <c:pt idx="0">
                  <c:v>BDI</c:v>
                </c:pt>
              </c:strCache>
            </c:strRef>
          </c:tx>
          <c:spPr>
            <a:solidFill>
              <a:schemeClr val="accent2"/>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Summary!$B$11:$L$11</c:f>
              <c:numCache>
                <c:formatCode>_(* #,##0.0_);_(* \(#,##0.0\);_(* "-"??_);_(@_)</c:formatCode>
                <c:ptCount val="11"/>
                <c:pt idx="0">
                  <c:v>207643.61</c:v>
                </c:pt>
                <c:pt idx="1">
                  <c:v>81802.03</c:v>
                </c:pt>
                <c:pt idx="2">
                  <c:v>47373.799999999996</c:v>
                </c:pt>
                <c:pt idx="3">
                  <c:v>17321.07</c:v>
                </c:pt>
                <c:pt idx="4">
                  <c:v>178437.1400000001</c:v>
                </c:pt>
                <c:pt idx="5">
                  <c:v>198290.22999999995</c:v>
                </c:pt>
                <c:pt idx="6">
                  <c:v>96242.229999999967</c:v>
                </c:pt>
                <c:pt idx="7">
                  <c:v>27654.840000000007</c:v>
                </c:pt>
                <c:pt idx="8">
                  <c:v>261557.69000000006</c:v>
                </c:pt>
                <c:pt idx="9">
                  <c:v>341354.32</c:v>
                </c:pt>
                <c:pt idx="10">
                  <c:v>83767.809999999983</c:v>
                </c:pt>
              </c:numCache>
              <c:extLst/>
            </c:numRef>
          </c:val>
          <c:extLst>
            <c:ext xmlns:c16="http://schemas.microsoft.com/office/drawing/2014/chart" uri="{C3380CC4-5D6E-409C-BE32-E72D297353CC}">
              <c16:uniqueId val="{00000001-A879-44E6-BC3C-B6E793830012}"/>
            </c:ext>
          </c:extLst>
        </c:ser>
        <c:ser>
          <c:idx val="2"/>
          <c:order val="2"/>
          <c:tx>
            <c:strRef>
              <c:f>Summary!$A$12</c:f>
              <c:strCache>
                <c:ptCount val="1"/>
                <c:pt idx="0">
                  <c:v>CAF</c:v>
                </c:pt>
              </c:strCache>
            </c:strRef>
          </c:tx>
          <c:spPr>
            <a:solidFill>
              <a:schemeClr val="accent3"/>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Summary!$B$12:$L$12</c:f>
              <c:numCache>
                <c:formatCode>_(* #,##0.0_);_(* \(#,##0.0\);_(* "-"??_);_(@_)</c:formatCode>
                <c:ptCount val="11"/>
                <c:pt idx="0">
                  <c:v>19119.699999999997</c:v>
                </c:pt>
                <c:pt idx="1">
                  <c:v>48351.370000000017</c:v>
                </c:pt>
                <c:pt idx="2">
                  <c:v>-15469.619999999999</c:v>
                </c:pt>
                <c:pt idx="5">
                  <c:v>0</c:v>
                </c:pt>
                <c:pt idx="6">
                  <c:v>0</c:v>
                </c:pt>
                <c:pt idx="7">
                  <c:v>13118.75</c:v>
                </c:pt>
              </c:numCache>
              <c:extLst/>
            </c:numRef>
          </c:val>
          <c:extLst>
            <c:ext xmlns:c16="http://schemas.microsoft.com/office/drawing/2014/chart" uri="{C3380CC4-5D6E-409C-BE32-E72D297353CC}">
              <c16:uniqueId val="{00000002-A879-44E6-BC3C-B6E793830012}"/>
            </c:ext>
          </c:extLst>
        </c:ser>
        <c:ser>
          <c:idx val="3"/>
          <c:order val="3"/>
          <c:tx>
            <c:strRef>
              <c:f>Summary!$A$13</c:f>
              <c:strCache>
                <c:ptCount val="1"/>
                <c:pt idx="0">
                  <c:v>CAR</c:v>
                </c:pt>
              </c:strCache>
            </c:strRef>
          </c:tx>
          <c:spPr>
            <a:solidFill>
              <a:schemeClr val="accent4"/>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Summary!$B$13:$L$13</c:f>
              <c:numCache>
                <c:formatCode>_(* #,##0.0_);_(* \(#,##0.0\);_(* "-"??_);_(@_)</c:formatCode>
                <c:ptCount val="11"/>
                <c:pt idx="0">
                  <c:v>842649.80000000913</c:v>
                </c:pt>
                <c:pt idx="1">
                  <c:v>275132.33000000106</c:v>
                </c:pt>
                <c:pt idx="2">
                  <c:v>1516.4400000000019</c:v>
                </c:pt>
                <c:pt idx="4">
                  <c:v>74804.110000000015</c:v>
                </c:pt>
                <c:pt idx="5">
                  <c:v>36687.639999999992</c:v>
                </c:pt>
                <c:pt idx="6">
                  <c:v>188692.11999999994</c:v>
                </c:pt>
                <c:pt idx="7">
                  <c:v>63469.81</c:v>
                </c:pt>
                <c:pt idx="8">
                  <c:v>0</c:v>
                </c:pt>
              </c:numCache>
              <c:extLst/>
            </c:numRef>
          </c:val>
          <c:extLst>
            <c:ext xmlns:c16="http://schemas.microsoft.com/office/drawing/2014/chart" uri="{C3380CC4-5D6E-409C-BE32-E72D297353CC}">
              <c16:uniqueId val="{00000003-A879-44E6-BC3C-B6E793830012}"/>
            </c:ext>
          </c:extLst>
        </c:ser>
        <c:ser>
          <c:idx val="4"/>
          <c:order val="4"/>
          <c:tx>
            <c:strRef>
              <c:f>Summary!$A$14</c:f>
              <c:strCache>
                <c:ptCount val="1"/>
                <c:pt idx="0">
                  <c:v>CHD</c:v>
                </c:pt>
              </c:strCache>
            </c:strRef>
          </c:tx>
          <c:spPr>
            <a:solidFill>
              <a:schemeClr val="accent5"/>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Summary!$B$14:$L$14</c:f>
              <c:numCache>
                <c:formatCode>_(* #,##0.0_);_(* \(#,##0.0\);_(* "-"??_);_(@_)</c:formatCode>
                <c:ptCount val="11"/>
                <c:pt idx="0">
                  <c:v>141892.70999999979</c:v>
                </c:pt>
                <c:pt idx="1">
                  <c:v>87730.920000000013</c:v>
                </c:pt>
                <c:pt idx="2">
                  <c:v>517727.84000000032</c:v>
                </c:pt>
                <c:pt idx="3">
                  <c:v>1393858.1600000022</c:v>
                </c:pt>
                <c:pt idx="4">
                  <c:v>1018702.1199999993</c:v>
                </c:pt>
                <c:pt idx="5">
                  <c:v>2657815.1399999992</c:v>
                </c:pt>
                <c:pt idx="6">
                  <c:v>2296095.8399999915</c:v>
                </c:pt>
                <c:pt idx="7">
                  <c:v>87834.76</c:v>
                </c:pt>
                <c:pt idx="8">
                  <c:v>1895287.3299999996</c:v>
                </c:pt>
                <c:pt idx="9">
                  <c:v>2686276.6399999992</c:v>
                </c:pt>
                <c:pt idx="10">
                  <c:v>5207645.0399999935</c:v>
                </c:pt>
              </c:numCache>
              <c:extLst/>
            </c:numRef>
          </c:val>
          <c:extLst>
            <c:ext xmlns:c16="http://schemas.microsoft.com/office/drawing/2014/chart" uri="{C3380CC4-5D6E-409C-BE32-E72D297353CC}">
              <c16:uniqueId val="{00000004-A879-44E6-BC3C-B6E793830012}"/>
            </c:ext>
          </c:extLst>
        </c:ser>
        <c:ser>
          <c:idx val="5"/>
          <c:order val="5"/>
          <c:tx>
            <c:strRef>
              <c:f>Summary!$A$15</c:f>
              <c:strCache>
                <c:ptCount val="1"/>
                <c:pt idx="0">
                  <c:v>CMR</c:v>
                </c:pt>
              </c:strCache>
            </c:strRef>
          </c:tx>
          <c:spPr>
            <a:solidFill>
              <a:schemeClr val="accent6"/>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Summary!$B$15:$L$15</c:f>
              <c:numCache>
                <c:formatCode>_(* #,##0.0_);_(* \(#,##0.0\);_(* "-"??_);_(@_)</c:formatCode>
                <c:ptCount val="11"/>
                <c:pt idx="0">
                  <c:v>733935.02999999991</c:v>
                </c:pt>
                <c:pt idx="1">
                  <c:v>374377.10000000044</c:v>
                </c:pt>
                <c:pt idx="2">
                  <c:v>87849.160000000047</c:v>
                </c:pt>
                <c:pt idx="3">
                  <c:v>193826.13000000003</c:v>
                </c:pt>
                <c:pt idx="4">
                  <c:v>1285968.6200000013</c:v>
                </c:pt>
                <c:pt idx="5">
                  <c:v>898680.10000000079</c:v>
                </c:pt>
                <c:pt idx="6">
                  <c:v>428913.11000000004</c:v>
                </c:pt>
                <c:pt idx="7">
                  <c:v>872692.26999999932</c:v>
                </c:pt>
                <c:pt idx="8">
                  <c:v>1297150.7999999977</c:v>
                </c:pt>
                <c:pt idx="9">
                  <c:v>6351474.5399999982</c:v>
                </c:pt>
                <c:pt idx="10">
                  <c:v>6503949.9499999881</c:v>
                </c:pt>
              </c:numCache>
              <c:extLst/>
            </c:numRef>
          </c:val>
          <c:extLst>
            <c:ext xmlns:c16="http://schemas.microsoft.com/office/drawing/2014/chart" uri="{C3380CC4-5D6E-409C-BE32-E72D297353CC}">
              <c16:uniqueId val="{00000005-A879-44E6-BC3C-B6E793830012}"/>
            </c:ext>
          </c:extLst>
        </c:ser>
        <c:ser>
          <c:idx val="6"/>
          <c:order val="6"/>
          <c:tx>
            <c:strRef>
              <c:f>Summary!$A$16</c:f>
              <c:strCache>
                <c:ptCount val="1"/>
                <c:pt idx="0">
                  <c:v>EQG</c:v>
                </c:pt>
              </c:strCache>
            </c:strRef>
          </c:tx>
          <c:spPr>
            <a:solidFill>
              <a:schemeClr val="accent1">
                <a:lumMod val="60000"/>
              </a:schemeClr>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Summary!$B$16:$L$16</c:f>
              <c:numCache>
                <c:formatCode>General</c:formatCode>
                <c:ptCount val="11"/>
                <c:pt idx="7" formatCode="_(* #,##0.0_);_(* \(#,##0.0\);_(* &quot;-&quot;??_);_(@_)">
                  <c:v>81127.900000000023</c:v>
                </c:pt>
                <c:pt idx="8" formatCode="_(* #,##0.0_);_(* \(#,##0.0\);_(* &quot;-&quot;??_);_(@_)">
                  <c:v>697936.67999999912</c:v>
                </c:pt>
                <c:pt idx="9" formatCode="_(* #,##0.0_);_(* \(#,##0.0\);_(* &quot;-&quot;??_);_(@_)">
                  <c:v>2926533.8999999878</c:v>
                </c:pt>
                <c:pt idx="10" formatCode="_(* #,##0.0_);_(* \(#,##0.0\);_(* &quot;-&quot;??_);_(@_)">
                  <c:v>705018.17999999819</c:v>
                </c:pt>
              </c:numCache>
              <c:extLst/>
            </c:numRef>
          </c:val>
          <c:extLst>
            <c:ext xmlns:c16="http://schemas.microsoft.com/office/drawing/2014/chart" uri="{C3380CC4-5D6E-409C-BE32-E72D297353CC}">
              <c16:uniqueId val="{00000006-A879-44E6-BC3C-B6E793830012}"/>
            </c:ext>
          </c:extLst>
        </c:ser>
        <c:ser>
          <c:idx val="7"/>
          <c:order val="7"/>
          <c:tx>
            <c:strRef>
              <c:f>Summary!$A$17</c:f>
              <c:strCache>
                <c:ptCount val="1"/>
                <c:pt idx="0">
                  <c:v>RAF</c:v>
                </c:pt>
              </c:strCache>
            </c:strRef>
          </c:tx>
          <c:spPr>
            <a:solidFill>
              <a:schemeClr val="accent2">
                <a:lumMod val="60000"/>
              </a:schemeClr>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Summary!$B$17:$L$17</c:f>
              <c:numCache>
                <c:formatCode>_(* #,##0.0_);_(* \(#,##0.0\);_(* "-"??_);_(@_)</c:formatCode>
                <c:ptCount val="11"/>
                <c:pt idx="0">
                  <c:v>281925.57999999984</c:v>
                </c:pt>
                <c:pt idx="1">
                  <c:v>426774.700000001</c:v>
                </c:pt>
                <c:pt idx="2">
                  <c:v>97429.829999999973</c:v>
                </c:pt>
                <c:pt idx="3">
                  <c:v>342865.27999999974</c:v>
                </c:pt>
                <c:pt idx="4">
                  <c:v>931836.42999999842</c:v>
                </c:pt>
                <c:pt idx="5">
                  <c:v>74255.149999999965</c:v>
                </c:pt>
                <c:pt idx="6">
                  <c:v>10542.5</c:v>
                </c:pt>
                <c:pt idx="7">
                  <c:v>103484.16000000006</c:v>
                </c:pt>
                <c:pt idx="8">
                  <c:v>145767.82000000007</c:v>
                </c:pt>
                <c:pt idx="9">
                  <c:v>10660.69</c:v>
                </c:pt>
                <c:pt idx="10">
                  <c:v>183830.06999999998</c:v>
                </c:pt>
              </c:numCache>
              <c:extLst/>
            </c:numRef>
          </c:val>
          <c:extLst>
            <c:ext xmlns:c16="http://schemas.microsoft.com/office/drawing/2014/chart" uri="{C3380CC4-5D6E-409C-BE32-E72D297353CC}">
              <c16:uniqueId val="{00000007-A879-44E6-BC3C-B6E793830012}"/>
            </c:ext>
          </c:extLst>
        </c:ser>
        <c:ser>
          <c:idx val="8"/>
          <c:order val="8"/>
          <c:tx>
            <c:strRef>
              <c:f>Summary!$A$18</c:f>
              <c:strCache>
                <c:ptCount val="1"/>
                <c:pt idx="0">
                  <c:v>RWA</c:v>
                </c:pt>
              </c:strCache>
            </c:strRef>
          </c:tx>
          <c:spPr>
            <a:solidFill>
              <a:schemeClr val="accent3">
                <a:lumMod val="60000"/>
              </a:schemeClr>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Summary!$B$18:$L$18</c:f>
              <c:numCache>
                <c:formatCode>General</c:formatCode>
                <c:ptCount val="11"/>
                <c:pt idx="0" formatCode="_(* #,##0.0_);_(* \(#,##0.0\);_(* &quot;-&quot;??_);_(@_)">
                  <c:v>32692.02</c:v>
                </c:pt>
              </c:numCache>
              <c:extLst/>
            </c:numRef>
          </c:val>
          <c:extLst>
            <c:ext xmlns:c16="http://schemas.microsoft.com/office/drawing/2014/chart" uri="{C3380CC4-5D6E-409C-BE32-E72D297353CC}">
              <c16:uniqueId val="{00000008-A879-44E6-BC3C-B6E793830012}"/>
            </c:ext>
          </c:extLst>
        </c:ser>
        <c:ser>
          <c:idx val="9"/>
          <c:order val="9"/>
          <c:tx>
            <c:strRef>
              <c:f>Summary!$A$19</c:f>
              <c:strCache>
                <c:ptCount val="1"/>
                <c:pt idx="0">
                  <c:v>RP, CRP, Running Costs</c:v>
                </c:pt>
              </c:strCache>
            </c:strRef>
          </c:tx>
          <c:spPr>
            <a:solidFill>
              <a:schemeClr val="accent4">
                <a:lumMod val="60000"/>
              </a:schemeClr>
            </a:solidFill>
            <a:ln>
              <a:noFill/>
            </a:ln>
            <a:effectLst/>
          </c:spPr>
          <c:invertIfNegative val="0"/>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Summary!$B$19:$L$19</c:f>
              <c:numCache>
                <c:formatCode>_(* #,##0.0_);_(* \(#,##0.0\);_(* "-"??_);_(@_)</c:formatCode>
                <c:ptCount val="11"/>
                <c:pt idx="0">
                  <c:v>3179714.1600000118</c:v>
                </c:pt>
                <c:pt idx="1">
                  <c:v>862215.71000000066</c:v>
                </c:pt>
                <c:pt idx="2">
                  <c:v>681504.33000000287</c:v>
                </c:pt>
                <c:pt idx="3">
                  <c:v>973257.68999999959</c:v>
                </c:pt>
                <c:pt idx="4">
                  <c:v>1360433.5499999989</c:v>
                </c:pt>
                <c:pt idx="5">
                  <c:v>1648649.7400000014</c:v>
                </c:pt>
                <c:pt idx="6">
                  <c:v>1577080.7699999888</c:v>
                </c:pt>
                <c:pt idx="7">
                  <c:v>1417387.1100000022</c:v>
                </c:pt>
                <c:pt idx="8">
                  <c:v>1629646.2499999984</c:v>
                </c:pt>
                <c:pt idx="9">
                  <c:v>3862628.3900000053</c:v>
                </c:pt>
                <c:pt idx="10">
                  <c:v>6061297.8599999808</c:v>
                </c:pt>
              </c:numCache>
              <c:extLst/>
            </c:numRef>
          </c:val>
          <c:extLst>
            <c:ext xmlns:c16="http://schemas.microsoft.com/office/drawing/2014/chart" uri="{C3380CC4-5D6E-409C-BE32-E72D297353CC}">
              <c16:uniqueId val="{00000009-A879-44E6-BC3C-B6E793830012}"/>
            </c:ext>
          </c:extLst>
        </c:ser>
        <c:dLbls>
          <c:showLegendKey val="0"/>
          <c:showVal val="0"/>
          <c:showCatName val="0"/>
          <c:showSerName val="0"/>
          <c:showPercent val="0"/>
          <c:showBubbleSize val="0"/>
        </c:dLbls>
        <c:gapWidth val="150"/>
        <c:axId val="1080094144"/>
        <c:axId val="1080094472"/>
      </c:barChart>
      <c:lineChart>
        <c:grouping val="standard"/>
        <c:varyColors val="0"/>
        <c:ser>
          <c:idx val="10"/>
          <c:order val="10"/>
          <c:tx>
            <c:strRef>
              <c:f>Summary!$A$20</c:f>
              <c:strCache>
                <c:ptCount val="1"/>
                <c:pt idx="0">
                  <c:v>Grand Total</c:v>
                </c:pt>
              </c:strCache>
            </c:strRef>
          </c:tx>
          <c:spPr>
            <a:ln w="28575" cap="rnd">
              <a:solidFill>
                <a:schemeClr val="accent5">
                  <a:lumMod val="6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Summary!$B$9:$L$9</c:f>
              <c:strCache>
                <c:ptCount val="11"/>
                <c:pt idx="0">
                  <c:v>2011</c:v>
                </c:pt>
                <c:pt idx="1">
                  <c:v>2012</c:v>
                </c:pt>
                <c:pt idx="2">
                  <c:v>2013</c:v>
                </c:pt>
                <c:pt idx="3">
                  <c:v>2014</c:v>
                </c:pt>
                <c:pt idx="4">
                  <c:v>2015</c:v>
                </c:pt>
                <c:pt idx="5">
                  <c:v>2016</c:v>
                </c:pt>
                <c:pt idx="6">
                  <c:v>2017</c:v>
                </c:pt>
                <c:pt idx="7">
                  <c:v>2018</c:v>
                </c:pt>
                <c:pt idx="8">
                  <c:v>2019</c:v>
                </c:pt>
                <c:pt idx="9">
                  <c:v>2020</c:v>
                </c:pt>
                <c:pt idx="10">
                  <c:v>2021</c:v>
                </c:pt>
              </c:strCache>
              <c:extLst/>
            </c:strRef>
          </c:cat>
          <c:val>
            <c:numRef>
              <c:f>Summary!$B$20:$L$20</c:f>
              <c:numCache>
                <c:formatCode>_(* #,##0.0_);_(* \(#,##0.0\);_(* "-"??_);_(@_)</c:formatCode>
                <c:ptCount val="11"/>
                <c:pt idx="0">
                  <c:v>5439572.6100000208</c:v>
                </c:pt>
                <c:pt idx="1">
                  <c:v>2156384.1600000029</c:v>
                </c:pt>
                <c:pt idx="2">
                  <c:v>1417931.7800000031</c:v>
                </c:pt>
                <c:pt idx="3">
                  <c:v>2921128.3300000019</c:v>
                </c:pt>
                <c:pt idx="4">
                  <c:v>4856746.1999999974</c:v>
                </c:pt>
                <c:pt idx="5">
                  <c:v>5521822.9600000018</c:v>
                </c:pt>
                <c:pt idx="6">
                  <c:v>4597566.5699999798</c:v>
                </c:pt>
                <c:pt idx="7">
                  <c:v>2666769.6000000015</c:v>
                </c:pt>
                <c:pt idx="8">
                  <c:v>5941567.4699999951</c:v>
                </c:pt>
                <c:pt idx="9">
                  <c:v>16212582.129999992</c:v>
                </c:pt>
                <c:pt idx="10">
                  <c:v>18745508.909999959</c:v>
                </c:pt>
              </c:numCache>
              <c:extLst/>
            </c:numRef>
          </c:val>
          <c:smooth val="1"/>
          <c:extLst>
            <c:ext xmlns:c16="http://schemas.microsoft.com/office/drawing/2014/chart" uri="{C3380CC4-5D6E-409C-BE32-E72D297353CC}">
              <c16:uniqueId val="{0000000A-A879-44E6-BC3C-B6E793830012}"/>
            </c:ext>
          </c:extLst>
        </c:ser>
        <c:dLbls>
          <c:showLegendKey val="0"/>
          <c:showVal val="0"/>
          <c:showCatName val="0"/>
          <c:showSerName val="0"/>
          <c:showPercent val="0"/>
          <c:showBubbleSize val="0"/>
        </c:dLbls>
        <c:marker val="1"/>
        <c:smooth val="0"/>
        <c:axId val="1080094144"/>
        <c:axId val="1080094472"/>
      </c:lineChart>
      <c:catAx>
        <c:axId val="10800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094472"/>
        <c:crosses val="autoZero"/>
        <c:auto val="1"/>
        <c:lblAlgn val="ctr"/>
        <c:lblOffset val="100"/>
        <c:noMultiLvlLbl val="0"/>
      </c:catAx>
      <c:valAx>
        <c:axId val="108009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09414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B040FD-41DA-4BE5-8E32-9DBF88624AF0}"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A82561C6-3438-42FA-A6A2-838CD125AA69}">
      <dgm:prSet phldrT="[Text]" custT="1"/>
      <dgm:spPr>
        <a:effectLst/>
      </dgm:spPr>
      <dgm:t>
        <a:bodyPr/>
        <a:lstStyle/>
        <a:p>
          <a:pPr algn="ctr">
            <a:lnSpc>
              <a:spcPct val="100000"/>
            </a:lnSpc>
            <a:spcAft>
              <a:spcPts val="0"/>
            </a:spcAft>
          </a:pPr>
          <a:r>
            <a:rPr lang="en-US" sz="900" b="1"/>
            <a:t>Yaoundé</a:t>
          </a:r>
        </a:p>
        <a:p>
          <a:pPr algn="l">
            <a:lnSpc>
              <a:spcPct val="100000"/>
            </a:lnSpc>
            <a:spcAft>
              <a:spcPts val="0"/>
            </a:spcAft>
          </a:pPr>
          <a:r>
            <a:rPr lang="en-US" sz="800"/>
            <a:t>Personnel: 68</a:t>
          </a:r>
        </a:p>
        <a:p>
          <a:pPr algn="l">
            <a:lnSpc>
              <a:spcPct val="100000"/>
            </a:lnSpc>
            <a:spcAft>
              <a:spcPts val="0"/>
            </a:spcAft>
          </a:pPr>
          <a:r>
            <a:rPr lang="en-US" sz="800"/>
            <a:t>RP:</a:t>
          </a:r>
        </a:p>
        <a:p>
          <a:pPr algn="l">
            <a:lnSpc>
              <a:spcPct val="100000"/>
            </a:lnSpc>
            <a:spcAft>
              <a:spcPts val="0"/>
            </a:spcAft>
          </a:pPr>
          <a:r>
            <a:rPr lang="en-US" sz="800"/>
            <a:t>ExB:</a:t>
          </a:r>
        </a:p>
      </dgm:t>
    </dgm:pt>
    <dgm:pt modelId="{53ED9897-90B2-41AC-BF7A-16D7FDC46E5F}" type="parTrans" cxnId="{EC77C5C2-54AC-413D-99F4-F94C5CFC7161}">
      <dgm:prSet/>
      <dgm:spPr/>
      <dgm:t>
        <a:bodyPr/>
        <a:lstStyle/>
        <a:p>
          <a:endParaRPr lang="en-US"/>
        </a:p>
      </dgm:t>
    </dgm:pt>
    <dgm:pt modelId="{15BE3931-39B2-4E1A-B80F-B7843148B16C}" type="sibTrans" cxnId="{EC77C5C2-54AC-413D-99F4-F94C5CFC7161}">
      <dgm:prSet/>
      <dgm:spPr/>
      <dgm:t>
        <a:bodyPr/>
        <a:lstStyle/>
        <a:p>
          <a:endParaRPr lang="en-US"/>
        </a:p>
      </dgm:t>
    </dgm:pt>
    <dgm:pt modelId="{837229E5-19F5-4607-8662-A21A6B51FB5D}">
      <dgm:prSet phldrT="[Text]" custT="1"/>
      <dgm:spPr/>
      <dgm:t>
        <a:bodyPr/>
        <a:lstStyle/>
        <a:p>
          <a:r>
            <a:rPr lang="en-US" sz="1000" b="1"/>
            <a:t>Representational Presence</a:t>
          </a:r>
        </a:p>
      </dgm:t>
    </dgm:pt>
    <dgm:pt modelId="{F6869431-9755-4E14-A48D-B24F14871A34}" type="parTrans" cxnId="{52B374E0-C9CA-4128-A949-6F682D73C304}">
      <dgm:prSet/>
      <dgm:spPr/>
      <dgm:t>
        <a:bodyPr/>
        <a:lstStyle/>
        <a:p>
          <a:endParaRPr lang="en-US"/>
        </a:p>
      </dgm:t>
    </dgm:pt>
    <dgm:pt modelId="{534477C3-173D-47B6-8684-BF815ED934F6}" type="sibTrans" cxnId="{52B374E0-C9CA-4128-A949-6F682D73C304}">
      <dgm:prSet/>
      <dgm:spPr/>
      <dgm:t>
        <a:bodyPr/>
        <a:lstStyle/>
        <a:p>
          <a:endParaRPr lang="en-US"/>
        </a:p>
      </dgm:t>
    </dgm:pt>
    <dgm:pt modelId="{2620C0C5-2929-474F-82B5-A1EABAFD3C55}">
      <dgm:prSet phldrT="[Text]" custT="1"/>
      <dgm:spPr/>
      <dgm:t>
        <a:bodyPr/>
        <a:lstStyle/>
        <a:p>
          <a:r>
            <a:rPr lang="en-US" sz="1000" b="1"/>
            <a:t>Non Representational Presence</a:t>
          </a:r>
        </a:p>
      </dgm:t>
    </dgm:pt>
    <dgm:pt modelId="{7E489856-9301-40A6-884C-BD2FA64A3360}" type="parTrans" cxnId="{EDB3E9B1-019C-4343-86D1-E218B98D9372}">
      <dgm:prSet/>
      <dgm:spPr/>
      <dgm:t>
        <a:bodyPr/>
        <a:lstStyle/>
        <a:p>
          <a:endParaRPr lang="en-US"/>
        </a:p>
      </dgm:t>
    </dgm:pt>
    <dgm:pt modelId="{853A69A8-B9C2-41DB-B21B-E70C0C054CCC}" type="sibTrans" cxnId="{EDB3E9B1-019C-4343-86D1-E218B98D9372}">
      <dgm:prSet/>
      <dgm:spPr/>
      <dgm:t>
        <a:bodyPr/>
        <a:lstStyle/>
        <a:p>
          <a:endParaRPr lang="en-US"/>
        </a:p>
      </dgm:t>
    </dgm:pt>
    <dgm:pt modelId="{5CF1381C-2039-476E-A326-4DC1BA698CCB}">
      <dgm:prSet phldrT="[Text]" custT="1"/>
      <dgm:spPr/>
      <dgm:t>
        <a:bodyPr/>
        <a:lstStyle/>
        <a:p>
          <a:r>
            <a:rPr lang="en-US" sz="1000" b="1"/>
            <a:t>No Presence</a:t>
          </a:r>
        </a:p>
      </dgm:t>
    </dgm:pt>
    <dgm:pt modelId="{D1BA638F-8BE4-452C-8AE1-E17FFF4F2134}" type="parTrans" cxnId="{E1315F8C-61E4-4F16-813D-553A17C6897A}">
      <dgm:prSet/>
      <dgm:spPr/>
      <dgm:t>
        <a:bodyPr/>
        <a:lstStyle/>
        <a:p>
          <a:endParaRPr lang="en-US"/>
        </a:p>
      </dgm:t>
    </dgm:pt>
    <dgm:pt modelId="{553933C2-CAB9-4D4A-954D-6DB9097DAA26}" type="sibTrans" cxnId="{E1315F8C-61E4-4F16-813D-553A17C6897A}">
      <dgm:prSet/>
      <dgm:spPr/>
      <dgm:t>
        <a:bodyPr/>
        <a:lstStyle/>
        <a:p>
          <a:endParaRPr lang="en-US"/>
        </a:p>
      </dgm:t>
    </dgm:pt>
    <dgm:pt modelId="{93A355AF-CEAA-4C58-A92E-D5A3A95034E7}">
      <dgm:prSet custT="1"/>
      <dgm:spPr/>
      <dgm:t>
        <a:bodyPr/>
        <a:lstStyle/>
        <a:p>
          <a:pPr algn="ctr">
            <a:lnSpc>
              <a:spcPct val="100000"/>
            </a:lnSpc>
            <a:spcAft>
              <a:spcPts val="0"/>
            </a:spcAft>
          </a:pPr>
          <a:r>
            <a:rPr lang="en-US" sz="800" b="1"/>
            <a:t>Libreville</a:t>
          </a:r>
        </a:p>
        <a:p>
          <a:pPr algn="l">
            <a:lnSpc>
              <a:spcPct val="100000"/>
            </a:lnSpc>
            <a:spcAft>
              <a:spcPts val="0"/>
            </a:spcAft>
          </a:pPr>
          <a:r>
            <a:rPr lang="en-US" sz="800"/>
            <a:t>Staff: 18</a:t>
          </a:r>
        </a:p>
        <a:p>
          <a:pPr algn="l">
            <a:lnSpc>
              <a:spcPct val="100000"/>
            </a:lnSpc>
            <a:spcAft>
              <a:spcPts val="0"/>
            </a:spcAft>
          </a:pPr>
          <a:r>
            <a:rPr lang="en-US" sz="800"/>
            <a:t>RP:</a:t>
          </a:r>
        </a:p>
        <a:p>
          <a:pPr algn="l">
            <a:lnSpc>
              <a:spcPct val="100000"/>
            </a:lnSpc>
            <a:spcAft>
              <a:spcPts val="0"/>
            </a:spcAft>
          </a:pPr>
          <a:r>
            <a:rPr lang="en-US" sz="800"/>
            <a:t>ExB:</a:t>
          </a:r>
        </a:p>
      </dgm:t>
    </dgm:pt>
    <dgm:pt modelId="{E07F390B-763E-47D0-A5AF-8FA2D91317A8}" type="parTrans" cxnId="{71A61BFF-3E1E-41A4-B716-D2FF2FED9C3E}">
      <dgm:prSet/>
      <dgm:spPr>
        <a:ln>
          <a:noFill/>
        </a:ln>
      </dgm:spPr>
      <dgm:t>
        <a:bodyPr/>
        <a:lstStyle/>
        <a:p>
          <a:endParaRPr lang="en-US"/>
        </a:p>
      </dgm:t>
    </dgm:pt>
    <dgm:pt modelId="{84269FEE-C166-420F-BBBB-38AC3FED5814}" type="sibTrans" cxnId="{71A61BFF-3E1E-41A4-B716-D2FF2FED9C3E}">
      <dgm:prSet/>
      <dgm:spPr/>
      <dgm:t>
        <a:bodyPr/>
        <a:lstStyle/>
        <a:p>
          <a:endParaRPr lang="en-US"/>
        </a:p>
      </dgm:t>
    </dgm:pt>
    <dgm:pt modelId="{4299C339-53FF-427D-900C-141CEB896A26}">
      <dgm:prSet custT="1"/>
      <dgm:spPr/>
      <dgm:t>
        <a:bodyPr/>
        <a:lstStyle/>
        <a:p>
          <a:pPr algn="ctr">
            <a:spcAft>
              <a:spcPts val="0"/>
            </a:spcAft>
          </a:pPr>
          <a:r>
            <a:rPr lang="en-US" sz="800" b="1"/>
            <a:t>Kinshasa</a:t>
          </a:r>
        </a:p>
        <a:p>
          <a:pPr algn="l">
            <a:spcAft>
              <a:spcPts val="0"/>
            </a:spcAft>
          </a:pPr>
          <a:r>
            <a:rPr lang="en-US" sz="800"/>
            <a:t>Staff: 30</a:t>
          </a:r>
        </a:p>
        <a:p>
          <a:pPr algn="l">
            <a:spcAft>
              <a:spcPts val="0"/>
            </a:spcAft>
          </a:pPr>
          <a:r>
            <a:rPr lang="en-US" sz="800"/>
            <a:t>RP:</a:t>
          </a:r>
        </a:p>
        <a:p>
          <a:pPr algn="l">
            <a:spcAft>
              <a:spcPts val="0"/>
            </a:spcAft>
          </a:pPr>
          <a:r>
            <a:rPr lang="en-US" sz="800"/>
            <a:t>ExB:</a:t>
          </a:r>
        </a:p>
      </dgm:t>
    </dgm:pt>
    <dgm:pt modelId="{2BF001B0-F30E-41ED-8CCC-0F0DF1C2D95D}" type="parTrans" cxnId="{F2F7E3AF-EDA0-4F40-993A-FCAD9EB52DF3}">
      <dgm:prSet/>
      <dgm:spPr>
        <a:ln>
          <a:noFill/>
        </a:ln>
      </dgm:spPr>
      <dgm:t>
        <a:bodyPr/>
        <a:lstStyle/>
        <a:p>
          <a:endParaRPr lang="en-US"/>
        </a:p>
      </dgm:t>
    </dgm:pt>
    <dgm:pt modelId="{A222601C-C464-4081-ABE7-5F2C37911173}" type="sibTrans" cxnId="{F2F7E3AF-EDA0-4F40-993A-FCAD9EB52DF3}">
      <dgm:prSet/>
      <dgm:spPr/>
      <dgm:t>
        <a:bodyPr/>
        <a:lstStyle/>
        <a:p>
          <a:endParaRPr lang="en-US"/>
        </a:p>
      </dgm:t>
    </dgm:pt>
    <dgm:pt modelId="{A2778883-853F-4579-AD75-AD127FAC593F}">
      <dgm:prSet custT="1"/>
      <dgm:spPr/>
      <dgm:t>
        <a:bodyPr/>
        <a:lstStyle/>
        <a:p>
          <a:pPr algn="ctr">
            <a:spcAft>
              <a:spcPts val="0"/>
            </a:spcAft>
          </a:pPr>
          <a:r>
            <a:rPr lang="en-US" sz="800" b="1"/>
            <a:t>Bujumbura</a:t>
          </a:r>
        </a:p>
        <a:p>
          <a:pPr algn="l">
            <a:spcAft>
              <a:spcPts val="0"/>
            </a:spcAft>
          </a:pPr>
          <a:r>
            <a:rPr lang="en-US" sz="800"/>
            <a:t>Staff: 12</a:t>
          </a:r>
        </a:p>
        <a:p>
          <a:pPr algn="l">
            <a:spcAft>
              <a:spcPts val="0"/>
            </a:spcAft>
          </a:pPr>
          <a:r>
            <a:rPr lang="en-US" sz="800"/>
            <a:t>RP:</a:t>
          </a:r>
        </a:p>
        <a:p>
          <a:pPr algn="l">
            <a:spcAft>
              <a:spcPts val="0"/>
            </a:spcAft>
          </a:pPr>
          <a:r>
            <a:rPr lang="en-US" sz="800"/>
            <a:t>ExB:</a:t>
          </a:r>
        </a:p>
      </dgm:t>
    </dgm:pt>
    <dgm:pt modelId="{3D1C4A80-52F8-495F-8C2A-BB67049566FF}" type="parTrans" cxnId="{35AA86A0-3463-4071-A0D9-BB3D626C37D1}">
      <dgm:prSet/>
      <dgm:spPr>
        <a:ln>
          <a:noFill/>
        </a:ln>
      </dgm:spPr>
      <dgm:t>
        <a:bodyPr/>
        <a:lstStyle/>
        <a:p>
          <a:endParaRPr lang="en-US"/>
        </a:p>
      </dgm:t>
    </dgm:pt>
    <dgm:pt modelId="{FA7841B0-DE7F-4F18-8AB6-646031E4C630}" type="sibTrans" cxnId="{35AA86A0-3463-4071-A0D9-BB3D626C37D1}">
      <dgm:prSet/>
      <dgm:spPr/>
      <dgm:t>
        <a:bodyPr/>
        <a:lstStyle/>
        <a:p>
          <a:endParaRPr lang="en-US"/>
        </a:p>
      </dgm:t>
    </dgm:pt>
    <dgm:pt modelId="{49551CE0-78A3-4244-849E-9BACAEE42FFC}">
      <dgm:prSet custT="1"/>
      <dgm:spPr/>
      <dgm:t>
        <a:bodyPr/>
        <a:lstStyle/>
        <a:p>
          <a:pPr algn="ctr">
            <a:lnSpc>
              <a:spcPct val="100000"/>
            </a:lnSpc>
            <a:spcAft>
              <a:spcPts val="0"/>
            </a:spcAft>
          </a:pPr>
          <a:r>
            <a:rPr lang="en-US" sz="800" b="1"/>
            <a:t>Luanda</a:t>
          </a:r>
        </a:p>
        <a:p>
          <a:pPr algn="l">
            <a:lnSpc>
              <a:spcPct val="100000"/>
            </a:lnSpc>
            <a:spcAft>
              <a:spcPts val="0"/>
            </a:spcAft>
          </a:pPr>
          <a:r>
            <a:rPr lang="en-US" sz="800"/>
            <a:t>Staff: 6</a:t>
          </a:r>
        </a:p>
        <a:p>
          <a:pPr algn="l">
            <a:lnSpc>
              <a:spcPct val="100000"/>
            </a:lnSpc>
            <a:spcAft>
              <a:spcPts val="0"/>
            </a:spcAft>
          </a:pPr>
          <a:r>
            <a:rPr lang="en-US" sz="800"/>
            <a:t>RP:</a:t>
          </a:r>
        </a:p>
        <a:p>
          <a:pPr algn="l">
            <a:lnSpc>
              <a:spcPct val="100000"/>
            </a:lnSpc>
            <a:spcAft>
              <a:spcPts val="0"/>
            </a:spcAft>
          </a:pPr>
          <a:r>
            <a:rPr lang="en-US" sz="800"/>
            <a:t>ExB:</a:t>
          </a:r>
        </a:p>
      </dgm:t>
    </dgm:pt>
    <dgm:pt modelId="{CCEEE7D3-61B4-43EA-B3F1-F8B4F5623A04}" type="parTrans" cxnId="{516E23C6-543A-4627-8ED1-FCF6D15463AB}">
      <dgm:prSet/>
      <dgm:spPr>
        <a:ln>
          <a:noFill/>
        </a:ln>
      </dgm:spPr>
      <dgm:t>
        <a:bodyPr/>
        <a:lstStyle/>
        <a:p>
          <a:endParaRPr lang="en-US"/>
        </a:p>
      </dgm:t>
    </dgm:pt>
    <dgm:pt modelId="{4119A8A8-F3A1-4E0F-A990-DF6C9CC919E4}" type="sibTrans" cxnId="{516E23C6-543A-4627-8ED1-FCF6D15463AB}">
      <dgm:prSet/>
      <dgm:spPr/>
      <dgm:t>
        <a:bodyPr/>
        <a:lstStyle/>
        <a:p>
          <a:endParaRPr lang="en-US"/>
        </a:p>
      </dgm:t>
    </dgm:pt>
    <dgm:pt modelId="{7D71709A-62B1-40AA-BAD8-4F90097147AE}">
      <dgm:prSet custT="1"/>
      <dgm:spPr/>
      <dgm:t>
        <a:bodyPr/>
        <a:lstStyle/>
        <a:p>
          <a:pPr algn="ctr">
            <a:spcAft>
              <a:spcPts val="0"/>
            </a:spcAft>
          </a:pPr>
          <a:r>
            <a:rPr lang="en-US" sz="800" b="1"/>
            <a:t>Sao Tome</a:t>
          </a:r>
        </a:p>
        <a:p>
          <a:pPr algn="l">
            <a:spcAft>
              <a:spcPts val="0"/>
            </a:spcAft>
          </a:pPr>
          <a:r>
            <a:rPr lang="en-US" sz="800"/>
            <a:t>Staff: 0</a:t>
          </a:r>
        </a:p>
        <a:p>
          <a:pPr algn="l">
            <a:spcAft>
              <a:spcPts val="0"/>
            </a:spcAft>
          </a:pPr>
          <a:r>
            <a:rPr lang="en-US" sz="800"/>
            <a:t>RP:</a:t>
          </a:r>
        </a:p>
        <a:p>
          <a:pPr algn="l">
            <a:spcAft>
              <a:spcPts val="0"/>
            </a:spcAft>
          </a:pPr>
          <a:r>
            <a:rPr lang="en-US" sz="800"/>
            <a:t>ExB:</a:t>
          </a:r>
          <a:endParaRPr lang="en-US" sz="600"/>
        </a:p>
      </dgm:t>
    </dgm:pt>
    <dgm:pt modelId="{5284A54E-B7FB-4CCE-9404-F79D113C4237}" type="parTrans" cxnId="{EF3453CA-0FD6-4CF4-99A2-0070FCA559B9}">
      <dgm:prSet/>
      <dgm:spPr>
        <a:ln>
          <a:noFill/>
        </a:ln>
      </dgm:spPr>
      <dgm:t>
        <a:bodyPr/>
        <a:lstStyle/>
        <a:p>
          <a:endParaRPr lang="en-US"/>
        </a:p>
      </dgm:t>
    </dgm:pt>
    <dgm:pt modelId="{6A52DC8A-DDB5-4FBD-A932-BE9AEEA2B372}" type="sibTrans" cxnId="{EF3453CA-0FD6-4CF4-99A2-0070FCA559B9}">
      <dgm:prSet/>
      <dgm:spPr/>
      <dgm:t>
        <a:bodyPr/>
        <a:lstStyle/>
        <a:p>
          <a:endParaRPr lang="en-US"/>
        </a:p>
      </dgm:t>
    </dgm:pt>
    <dgm:pt modelId="{BFC5C510-BB8C-4FEE-A439-DBAB8AC3DD6C}">
      <dgm:prSet custT="1"/>
      <dgm:spPr/>
      <dgm:t>
        <a:bodyPr/>
        <a:lstStyle/>
        <a:p>
          <a:pPr algn="ctr">
            <a:spcAft>
              <a:spcPts val="0"/>
            </a:spcAft>
          </a:pPr>
          <a:r>
            <a:rPr lang="en-US" sz="800" b="1"/>
            <a:t>Bangui</a:t>
          </a:r>
        </a:p>
        <a:p>
          <a:pPr algn="l">
            <a:spcAft>
              <a:spcPts val="0"/>
            </a:spcAft>
          </a:pPr>
          <a:r>
            <a:rPr lang="en-US" sz="800"/>
            <a:t>Staff: 0</a:t>
          </a:r>
        </a:p>
        <a:p>
          <a:pPr algn="l">
            <a:spcAft>
              <a:spcPts val="0"/>
            </a:spcAft>
          </a:pPr>
          <a:r>
            <a:rPr lang="en-US" sz="800"/>
            <a:t>RP:</a:t>
          </a:r>
        </a:p>
        <a:p>
          <a:pPr algn="l">
            <a:spcAft>
              <a:spcPts val="0"/>
            </a:spcAft>
          </a:pPr>
          <a:r>
            <a:rPr lang="en-US" sz="800"/>
            <a:t>ExB:</a:t>
          </a:r>
          <a:endParaRPr lang="en-US" sz="500"/>
        </a:p>
      </dgm:t>
    </dgm:pt>
    <dgm:pt modelId="{F01A5A40-1791-4BAF-8582-437AEBEC7E76}" type="parTrans" cxnId="{861C0D76-D837-4173-A88B-501C145F62DE}">
      <dgm:prSet/>
      <dgm:spPr>
        <a:ln>
          <a:noFill/>
        </a:ln>
      </dgm:spPr>
      <dgm:t>
        <a:bodyPr/>
        <a:lstStyle/>
        <a:p>
          <a:endParaRPr lang="en-US"/>
        </a:p>
      </dgm:t>
    </dgm:pt>
    <dgm:pt modelId="{B193932E-3AAE-4FC9-ABF2-51CEA2963817}" type="sibTrans" cxnId="{861C0D76-D837-4173-A88B-501C145F62DE}">
      <dgm:prSet/>
      <dgm:spPr/>
      <dgm:t>
        <a:bodyPr/>
        <a:lstStyle/>
        <a:p>
          <a:endParaRPr lang="en-US"/>
        </a:p>
      </dgm:t>
    </dgm:pt>
    <dgm:pt modelId="{486D06B6-DE59-4BC6-A741-0ADB05FBE421}">
      <dgm:prSet custT="1"/>
      <dgm:spPr/>
      <dgm:t>
        <a:bodyPr/>
        <a:lstStyle/>
        <a:p>
          <a:pPr algn="ctr">
            <a:lnSpc>
              <a:spcPct val="100000"/>
            </a:lnSpc>
            <a:spcAft>
              <a:spcPts val="0"/>
            </a:spcAft>
          </a:pPr>
          <a:r>
            <a:rPr lang="en-US" sz="800" b="1"/>
            <a:t>Brazaville</a:t>
          </a:r>
        </a:p>
        <a:p>
          <a:pPr algn="l">
            <a:lnSpc>
              <a:spcPct val="100000"/>
            </a:lnSpc>
            <a:spcAft>
              <a:spcPts val="0"/>
            </a:spcAft>
          </a:pPr>
          <a:r>
            <a:rPr lang="en-US" sz="800"/>
            <a:t>Staff: 14</a:t>
          </a:r>
        </a:p>
        <a:p>
          <a:pPr algn="l">
            <a:lnSpc>
              <a:spcPct val="100000"/>
            </a:lnSpc>
            <a:spcAft>
              <a:spcPts val="0"/>
            </a:spcAft>
          </a:pPr>
          <a:r>
            <a:rPr lang="en-US" sz="800"/>
            <a:t>RP:</a:t>
          </a:r>
        </a:p>
        <a:p>
          <a:pPr algn="l">
            <a:lnSpc>
              <a:spcPct val="100000"/>
            </a:lnSpc>
            <a:spcAft>
              <a:spcPts val="0"/>
            </a:spcAft>
          </a:pPr>
          <a:r>
            <a:rPr lang="en-US" sz="800"/>
            <a:t>ExB:</a:t>
          </a:r>
        </a:p>
      </dgm:t>
    </dgm:pt>
    <dgm:pt modelId="{8254EE9C-C258-4977-B548-EEA02A47D48C}" type="parTrans" cxnId="{D1CB09C4-A73A-4A51-9446-95C529A93219}">
      <dgm:prSet/>
      <dgm:spPr>
        <a:ln>
          <a:noFill/>
        </a:ln>
      </dgm:spPr>
      <dgm:t>
        <a:bodyPr/>
        <a:lstStyle/>
        <a:p>
          <a:endParaRPr lang="en-US"/>
        </a:p>
      </dgm:t>
    </dgm:pt>
    <dgm:pt modelId="{56374585-3E03-4130-A7B1-F8553D2C3B00}" type="sibTrans" cxnId="{D1CB09C4-A73A-4A51-9446-95C529A93219}">
      <dgm:prSet/>
      <dgm:spPr/>
      <dgm:t>
        <a:bodyPr/>
        <a:lstStyle/>
        <a:p>
          <a:endParaRPr lang="en-US"/>
        </a:p>
      </dgm:t>
    </dgm:pt>
    <dgm:pt modelId="{8FAED55A-69C8-47E4-B12C-6B1E9526E338}">
      <dgm:prSet custT="1"/>
      <dgm:spPr/>
      <dgm:t>
        <a:bodyPr/>
        <a:lstStyle/>
        <a:p>
          <a:pPr algn="ctr">
            <a:lnSpc>
              <a:spcPct val="100000"/>
            </a:lnSpc>
            <a:spcAft>
              <a:spcPts val="0"/>
            </a:spcAft>
          </a:pPr>
          <a:r>
            <a:rPr lang="en-US" sz="800" b="1"/>
            <a:t>N'djamena</a:t>
          </a:r>
        </a:p>
        <a:p>
          <a:pPr algn="l">
            <a:lnSpc>
              <a:spcPct val="100000"/>
            </a:lnSpc>
            <a:spcAft>
              <a:spcPts val="0"/>
            </a:spcAft>
          </a:pPr>
          <a:r>
            <a:rPr lang="en-US" sz="800"/>
            <a:t>Staff: 23</a:t>
          </a:r>
        </a:p>
        <a:p>
          <a:pPr algn="l">
            <a:lnSpc>
              <a:spcPct val="100000"/>
            </a:lnSpc>
            <a:spcAft>
              <a:spcPts val="0"/>
            </a:spcAft>
          </a:pPr>
          <a:r>
            <a:rPr lang="en-US" sz="800"/>
            <a:t>RP:</a:t>
          </a:r>
        </a:p>
        <a:p>
          <a:pPr algn="l">
            <a:lnSpc>
              <a:spcPct val="100000"/>
            </a:lnSpc>
            <a:spcAft>
              <a:spcPts val="0"/>
            </a:spcAft>
          </a:pPr>
          <a:r>
            <a:rPr lang="en-US" sz="800"/>
            <a:t>ExB:</a:t>
          </a:r>
        </a:p>
      </dgm:t>
    </dgm:pt>
    <dgm:pt modelId="{92D97E78-DC26-42D6-B2CB-CC0C6E28B909}" type="parTrans" cxnId="{6174E9A2-6067-4C81-8A61-33D4061963AA}">
      <dgm:prSet/>
      <dgm:spPr>
        <a:ln>
          <a:noFill/>
        </a:ln>
      </dgm:spPr>
      <dgm:t>
        <a:bodyPr/>
        <a:lstStyle/>
        <a:p>
          <a:endParaRPr lang="en-US"/>
        </a:p>
      </dgm:t>
    </dgm:pt>
    <dgm:pt modelId="{E114BDE2-EE3B-42B5-8884-D492F768E745}" type="sibTrans" cxnId="{6174E9A2-6067-4C81-8A61-33D4061963AA}">
      <dgm:prSet/>
      <dgm:spPr/>
      <dgm:t>
        <a:bodyPr/>
        <a:lstStyle/>
        <a:p>
          <a:endParaRPr lang="en-US"/>
        </a:p>
      </dgm:t>
    </dgm:pt>
    <dgm:pt modelId="{418D4366-5E23-46DF-8475-AEC5097F01D1}">
      <dgm:prSet custT="1"/>
      <dgm:spPr/>
      <dgm:t>
        <a:bodyPr/>
        <a:lstStyle/>
        <a:p>
          <a:pPr algn="ctr">
            <a:lnSpc>
              <a:spcPct val="100000"/>
            </a:lnSpc>
            <a:spcAft>
              <a:spcPts val="0"/>
            </a:spcAft>
          </a:pPr>
          <a:r>
            <a:rPr lang="en-US" sz="800" b="1"/>
            <a:t>Malabo</a:t>
          </a:r>
        </a:p>
        <a:p>
          <a:pPr algn="l">
            <a:lnSpc>
              <a:spcPct val="100000"/>
            </a:lnSpc>
            <a:spcAft>
              <a:spcPts val="0"/>
            </a:spcAft>
          </a:pPr>
          <a:r>
            <a:rPr lang="en-US" sz="800"/>
            <a:t>Staff: 10</a:t>
          </a:r>
        </a:p>
        <a:p>
          <a:pPr algn="l">
            <a:lnSpc>
              <a:spcPct val="100000"/>
            </a:lnSpc>
            <a:spcAft>
              <a:spcPts val="0"/>
            </a:spcAft>
          </a:pPr>
          <a:r>
            <a:rPr lang="en-US" sz="800"/>
            <a:t>RP:</a:t>
          </a:r>
        </a:p>
        <a:p>
          <a:pPr algn="l">
            <a:lnSpc>
              <a:spcPct val="100000"/>
            </a:lnSpc>
            <a:spcAft>
              <a:spcPts val="0"/>
            </a:spcAft>
          </a:pPr>
          <a:r>
            <a:rPr lang="en-US" sz="800"/>
            <a:t>ExB:</a:t>
          </a:r>
        </a:p>
      </dgm:t>
    </dgm:pt>
    <dgm:pt modelId="{5985BDDD-0C39-4E45-9E9D-60E307CAB68E}" type="parTrans" cxnId="{C1BFB1ED-A60C-43FE-880A-1721275883AD}">
      <dgm:prSet/>
      <dgm:spPr>
        <a:ln>
          <a:noFill/>
        </a:ln>
      </dgm:spPr>
      <dgm:t>
        <a:bodyPr/>
        <a:lstStyle/>
        <a:p>
          <a:endParaRPr lang="en-US"/>
        </a:p>
      </dgm:t>
    </dgm:pt>
    <dgm:pt modelId="{BC894A6A-D03E-45AC-855D-9205EB6DD1D9}" type="sibTrans" cxnId="{C1BFB1ED-A60C-43FE-880A-1721275883AD}">
      <dgm:prSet/>
      <dgm:spPr/>
      <dgm:t>
        <a:bodyPr/>
        <a:lstStyle/>
        <a:p>
          <a:endParaRPr lang="en-US"/>
        </a:p>
      </dgm:t>
    </dgm:pt>
    <dgm:pt modelId="{D33BA304-68A9-44E0-9AFD-65DDF673FF33}" type="pres">
      <dgm:prSet presAssocID="{F2B040FD-41DA-4BE5-8E32-9DBF88624AF0}" presName="hierChild1" presStyleCnt="0">
        <dgm:presLayoutVars>
          <dgm:orgChart val="1"/>
          <dgm:chPref val="1"/>
          <dgm:dir/>
          <dgm:animOne val="branch"/>
          <dgm:animLvl val="lvl"/>
          <dgm:resizeHandles/>
        </dgm:presLayoutVars>
      </dgm:prSet>
      <dgm:spPr/>
    </dgm:pt>
    <dgm:pt modelId="{EB3836AD-0310-4732-9E85-C8D0D08615A9}" type="pres">
      <dgm:prSet presAssocID="{A82561C6-3438-42FA-A6A2-838CD125AA69}" presName="hierRoot1" presStyleCnt="0">
        <dgm:presLayoutVars>
          <dgm:hierBranch val="init"/>
        </dgm:presLayoutVars>
      </dgm:prSet>
      <dgm:spPr/>
    </dgm:pt>
    <dgm:pt modelId="{67E6B140-E416-44CC-8F5B-2BA3FF299FAA}" type="pres">
      <dgm:prSet presAssocID="{A82561C6-3438-42FA-A6A2-838CD125AA69}" presName="rootComposite1" presStyleCnt="0"/>
      <dgm:spPr/>
    </dgm:pt>
    <dgm:pt modelId="{F988267A-A1E9-465D-B8CC-1648288AB0C7}" type="pres">
      <dgm:prSet presAssocID="{A82561C6-3438-42FA-A6A2-838CD125AA69}" presName="rootText1" presStyleLbl="node0" presStyleIdx="0" presStyleCnt="1" custScaleX="150669" custScaleY="239796">
        <dgm:presLayoutVars>
          <dgm:chPref val="3"/>
        </dgm:presLayoutVars>
      </dgm:prSet>
      <dgm:spPr>
        <a:prstGeom prst="roundRect">
          <a:avLst/>
        </a:prstGeom>
      </dgm:spPr>
    </dgm:pt>
    <dgm:pt modelId="{DB5DAF29-7DCE-407F-A5EA-D9059BCEE647}" type="pres">
      <dgm:prSet presAssocID="{A82561C6-3438-42FA-A6A2-838CD125AA69}" presName="rootConnector1" presStyleLbl="node1" presStyleIdx="0" presStyleCnt="0"/>
      <dgm:spPr/>
    </dgm:pt>
    <dgm:pt modelId="{7A397D68-FA96-4B5E-8157-E8426CCE7C1A}" type="pres">
      <dgm:prSet presAssocID="{A82561C6-3438-42FA-A6A2-838CD125AA69}" presName="hierChild2" presStyleCnt="0"/>
      <dgm:spPr/>
    </dgm:pt>
    <dgm:pt modelId="{67DCB5C1-523F-4195-9A56-1D18D9FEFA63}" type="pres">
      <dgm:prSet presAssocID="{F6869431-9755-4E14-A48D-B24F14871A34}" presName="Name37" presStyleLbl="parChTrans1D2" presStyleIdx="0" presStyleCnt="3"/>
      <dgm:spPr/>
    </dgm:pt>
    <dgm:pt modelId="{BB2A4A3A-B383-4EEA-B8D0-E8D3D105AC75}" type="pres">
      <dgm:prSet presAssocID="{837229E5-19F5-4607-8662-A21A6B51FB5D}" presName="hierRoot2" presStyleCnt="0">
        <dgm:presLayoutVars>
          <dgm:hierBranch/>
        </dgm:presLayoutVars>
      </dgm:prSet>
      <dgm:spPr/>
    </dgm:pt>
    <dgm:pt modelId="{FEF7433E-0BC9-463B-A622-FF2C20A4E11C}" type="pres">
      <dgm:prSet presAssocID="{837229E5-19F5-4607-8662-A21A6B51FB5D}" presName="rootComposite" presStyleCnt="0"/>
      <dgm:spPr/>
    </dgm:pt>
    <dgm:pt modelId="{50E80D68-E999-4134-84EA-1CC242A8BE48}" type="pres">
      <dgm:prSet presAssocID="{837229E5-19F5-4607-8662-A21A6B51FB5D}" presName="rootText" presStyleLbl="node2" presStyleIdx="0" presStyleCnt="3" custScaleX="409920" custScaleY="106397">
        <dgm:presLayoutVars>
          <dgm:chPref val="3"/>
        </dgm:presLayoutVars>
      </dgm:prSet>
      <dgm:spPr>
        <a:prstGeom prst="roundRect">
          <a:avLst/>
        </a:prstGeom>
      </dgm:spPr>
    </dgm:pt>
    <dgm:pt modelId="{5731A7C1-ED5E-47FC-A44D-29C8EAF4B953}" type="pres">
      <dgm:prSet presAssocID="{837229E5-19F5-4607-8662-A21A6B51FB5D}" presName="rootConnector" presStyleLbl="node2" presStyleIdx="0" presStyleCnt="3"/>
      <dgm:spPr/>
    </dgm:pt>
    <dgm:pt modelId="{86A2B4FA-0731-4025-BB2A-5230ECA7564F}" type="pres">
      <dgm:prSet presAssocID="{837229E5-19F5-4607-8662-A21A6B51FB5D}" presName="hierChild4" presStyleCnt="0"/>
      <dgm:spPr/>
    </dgm:pt>
    <dgm:pt modelId="{BE8B38CB-A47C-4ED0-B09F-59960B795FB2}" type="pres">
      <dgm:prSet presAssocID="{E07F390B-763E-47D0-A5AF-8FA2D91317A8}" presName="Name35" presStyleLbl="parChTrans1D3" presStyleIdx="0" presStyleCnt="9"/>
      <dgm:spPr/>
    </dgm:pt>
    <dgm:pt modelId="{6D09E77B-709F-48E5-8E15-817E834822DE}" type="pres">
      <dgm:prSet presAssocID="{93A355AF-CEAA-4C58-A92E-D5A3A95034E7}" presName="hierRoot2" presStyleCnt="0">
        <dgm:presLayoutVars>
          <dgm:hierBranch val="init"/>
        </dgm:presLayoutVars>
      </dgm:prSet>
      <dgm:spPr/>
    </dgm:pt>
    <dgm:pt modelId="{485B13BA-5521-4FC0-99CF-8FD2AA7F755E}" type="pres">
      <dgm:prSet presAssocID="{93A355AF-CEAA-4C58-A92E-D5A3A95034E7}" presName="rootComposite" presStyleCnt="0"/>
      <dgm:spPr/>
    </dgm:pt>
    <dgm:pt modelId="{55F1C9DB-50A5-4411-AF4A-B160826C2731}" type="pres">
      <dgm:prSet presAssocID="{93A355AF-CEAA-4C58-A92E-D5A3A95034E7}" presName="rootText" presStyleLbl="node3" presStyleIdx="0" presStyleCnt="9" custScaleX="126226" custScaleY="214814">
        <dgm:presLayoutVars>
          <dgm:chPref val="3"/>
        </dgm:presLayoutVars>
      </dgm:prSet>
      <dgm:spPr>
        <a:prstGeom prst="roundRect">
          <a:avLst/>
        </a:prstGeom>
      </dgm:spPr>
    </dgm:pt>
    <dgm:pt modelId="{5DA1440A-A52E-45C2-8D4D-980F491DF0C5}" type="pres">
      <dgm:prSet presAssocID="{93A355AF-CEAA-4C58-A92E-D5A3A95034E7}" presName="rootConnector" presStyleLbl="node3" presStyleIdx="0" presStyleCnt="9"/>
      <dgm:spPr/>
    </dgm:pt>
    <dgm:pt modelId="{DF5B6C39-2A08-4EAD-99B9-C48A27C56974}" type="pres">
      <dgm:prSet presAssocID="{93A355AF-CEAA-4C58-A92E-D5A3A95034E7}" presName="hierChild4" presStyleCnt="0"/>
      <dgm:spPr/>
    </dgm:pt>
    <dgm:pt modelId="{56F82B79-F90E-4FA8-8717-2BE0BA5D508F}" type="pres">
      <dgm:prSet presAssocID="{93A355AF-CEAA-4C58-A92E-D5A3A95034E7}" presName="hierChild5" presStyleCnt="0"/>
      <dgm:spPr/>
    </dgm:pt>
    <dgm:pt modelId="{E0BCDA1C-C892-4A7F-A27D-0A4BEB0CFC79}" type="pres">
      <dgm:prSet presAssocID="{8254EE9C-C258-4977-B548-EEA02A47D48C}" presName="Name35" presStyleLbl="parChTrans1D3" presStyleIdx="1" presStyleCnt="9"/>
      <dgm:spPr/>
    </dgm:pt>
    <dgm:pt modelId="{98D895CF-1B7B-4770-AE1A-1551D2244EBD}" type="pres">
      <dgm:prSet presAssocID="{486D06B6-DE59-4BC6-A741-0ADB05FBE421}" presName="hierRoot2" presStyleCnt="0">
        <dgm:presLayoutVars>
          <dgm:hierBranch val="init"/>
        </dgm:presLayoutVars>
      </dgm:prSet>
      <dgm:spPr/>
    </dgm:pt>
    <dgm:pt modelId="{80536DB5-471C-4D50-827F-7D4E16CAFA2C}" type="pres">
      <dgm:prSet presAssocID="{486D06B6-DE59-4BC6-A741-0ADB05FBE421}" presName="rootComposite" presStyleCnt="0"/>
      <dgm:spPr/>
    </dgm:pt>
    <dgm:pt modelId="{1DC5A011-36D1-4318-B7EE-6CF90DA05147}" type="pres">
      <dgm:prSet presAssocID="{486D06B6-DE59-4BC6-A741-0ADB05FBE421}" presName="rootText" presStyleLbl="node3" presStyleIdx="1" presStyleCnt="9" custScaleX="120575" custScaleY="216832">
        <dgm:presLayoutVars>
          <dgm:chPref val="3"/>
        </dgm:presLayoutVars>
      </dgm:prSet>
      <dgm:spPr>
        <a:prstGeom prst="roundRect">
          <a:avLst/>
        </a:prstGeom>
      </dgm:spPr>
    </dgm:pt>
    <dgm:pt modelId="{8A7E931A-707D-4C2B-98FF-B9F1952948AD}" type="pres">
      <dgm:prSet presAssocID="{486D06B6-DE59-4BC6-A741-0ADB05FBE421}" presName="rootConnector" presStyleLbl="node3" presStyleIdx="1" presStyleCnt="9"/>
      <dgm:spPr/>
    </dgm:pt>
    <dgm:pt modelId="{24F88774-C8EF-4F20-B8E4-6C313CA99989}" type="pres">
      <dgm:prSet presAssocID="{486D06B6-DE59-4BC6-A741-0ADB05FBE421}" presName="hierChild4" presStyleCnt="0"/>
      <dgm:spPr/>
    </dgm:pt>
    <dgm:pt modelId="{FE6BAA12-0C7D-484C-99EE-FBABEE436872}" type="pres">
      <dgm:prSet presAssocID="{486D06B6-DE59-4BC6-A741-0ADB05FBE421}" presName="hierChild5" presStyleCnt="0"/>
      <dgm:spPr/>
    </dgm:pt>
    <dgm:pt modelId="{995C908B-32DD-4C40-AE21-F17349E71207}" type="pres">
      <dgm:prSet presAssocID="{2BF001B0-F30E-41ED-8CCC-0F0DF1C2D95D}" presName="Name35" presStyleLbl="parChTrans1D3" presStyleIdx="2" presStyleCnt="9"/>
      <dgm:spPr/>
    </dgm:pt>
    <dgm:pt modelId="{1313F30E-ED72-401C-A34D-CCA4D7B7B0AA}" type="pres">
      <dgm:prSet presAssocID="{4299C339-53FF-427D-900C-141CEB896A26}" presName="hierRoot2" presStyleCnt="0">
        <dgm:presLayoutVars>
          <dgm:hierBranch val="init"/>
        </dgm:presLayoutVars>
      </dgm:prSet>
      <dgm:spPr/>
    </dgm:pt>
    <dgm:pt modelId="{B7A93450-A1B3-42EE-B1C9-88C4227B22F2}" type="pres">
      <dgm:prSet presAssocID="{4299C339-53FF-427D-900C-141CEB896A26}" presName="rootComposite" presStyleCnt="0"/>
      <dgm:spPr/>
    </dgm:pt>
    <dgm:pt modelId="{22DB2281-5464-4AD5-913A-B1261AAB8AA2}" type="pres">
      <dgm:prSet presAssocID="{4299C339-53FF-427D-900C-141CEB896A26}" presName="rootText" presStyleLbl="node3" presStyleIdx="2" presStyleCnt="9" custScaleX="119223" custScaleY="213912">
        <dgm:presLayoutVars>
          <dgm:chPref val="3"/>
        </dgm:presLayoutVars>
      </dgm:prSet>
      <dgm:spPr>
        <a:prstGeom prst="roundRect">
          <a:avLst/>
        </a:prstGeom>
      </dgm:spPr>
    </dgm:pt>
    <dgm:pt modelId="{7AFB4461-79E1-4367-9751-2071F862A111}" type="pres">
      <dgm:prSet presAssocID="{4299C339-53FF-427D-900C-141CEB896A26}" presName="rootConnector" presStyleLbl="node3" presStyleIdx="2" presStyleCnt="9"/>
      <dgm:spPr/>
    </dgm:pt>
    <dgm:pt modelId="{689FDC5F-DA5B-451C-802D-028053AECF1C}" type="pres">
      <dgm:prSet presAssocID="{4299C339-53FF-427D-900C-141CEB896A26}" presName="hierChild4" presStyleCnt="0"/>
      <dgm:spPr/>
    </dgm:pt>
    <dgm:pt modelId="{3F51C73B-88EF-4BD2-B048-F87204B92DAF}" type="pres">
      <dgm:prSet presAssocID="{4299C339-53FF-427D-900C-141CEB896A26}" presName="hierChild5" presStyleCnt="0"/>
      <dgm:spPr/>
    </dgm:pt>
    <dgm:pt modelId="{43372F6E-2D7C-4A0E-A18D-FF3EAEB01E42}" type="pres">
      <dgm:prSet presAssocID="{837229E5-19F5-4607-8662-A21A6B51FB5D}" presName="hierChild5" presStyleCnt="0"/>
      <dgm:spPr/>
    </dgm:pt>
    <dgm:pt modelId="{4C551EA9-F4C6-4AEF-A742-EC184BFEB355}" type="pres">
      <dgm:prSet presAssocID="{7E489856-9301-40A6-884C-BD2FA64A3360}" presName="Name37" presStyleLbl="parChTrans1D2" presStyleIdx="1" presStyleCnt="3"/>
      <dgm:spPr/>
    </dgm:pt>
    <dgm:pt modelId="{975A6CBC-7569-4E59-B273-AA527F220139}" type="pres">
      <dgm:prSet presAssocID="{2620C0C5-2929-474F-82B5-A1EABAFD3C55}" presName="hierRoot2" presStyleCnt="0">
        <dgm:presLayoutVars>
          <dgm:hierBranch/>
        </dgm:presLayoutVars>
      </dgm:prSet>
      <dgm:spPr/>
    </dgm:pt>
    <dgm:pt modelId="{F5C23F8E-54EB-49DE-A341-4A03C1114BF5}" type="pres">
      <dgm:prSet presAssocID="{2620C0C5-2929-474F-82B5-A1EABAFD3C55}" presName="rootComposite" presStyleCnt="0"/>
      <dgm:spPr/>
    </dgm:pt>
    <dgm:pt modelId="{F14017F7-DA2A-492F-96C1-A60B504845B3}" type="pres">
      <dgm:prSet presAssocID="{2620C0C5-2929-474F-82B5-A1EABAFD3C55}" presName="rootText" presStyleLbl="node2" presStyleIdx="1" presStyleCnt="3" custScaleX="515315">
        <dgm:presLayoutVars>
          <dgm:chPref val="3"/>
        </dgm:presLayoutVars>
      </dgm:prSet>
      <dgm:spPr>
        <a:prstGeom prst="roundRect">
          <a:avLst/>
        </a:prstGeom>
      </dgm:spPr>
    </dgm:pt>
    <dgm:pt modelId="{A01F8191-AEFD-4FF1-9D87-53742FB6CA8D}" type="pres">
      <dgm:prSet presAssocID="{2620C0C5-2929-474F-82B5-A1EABAFD3C55}" presName="rootConnector" presStyleLbl="node2" presStyleIdx="1" presStyleCnt="3"/>
      <dgm:spPr/>
    </dgm:pt>
    <dgm:pt modelId="{501B1822-0088-4686-9D51-3787C049C636}" type="pres">
      <dgm:prSet presAssocID="{2620C0C5-2929-474F-82B5-A1EABAFD3C55}" presName="hierChild4" presStyleCnt="0"/>
      <dgm:spPr/>
    </dgm:pt>
    <dgm:pt modelId="{EB619B60-516E-4211-9AC9-A06233599CFE}" type="pres">
      <dgm:prSet presAssocID="{3D1C4A80-52F8-495F-8C2A-BB67049566FF}" presName="Name35" presStyleLbl="parChTrans1D3" presStyleIdx="3" presStyleCnt="9"/>
      <dgm:spPr/>
    </dgm:pt>
    <dgm:pt modelId="{41F02B50-46D0-4CCC-B0F8-D6ECB5CE97F6}" type="pres">
      <dgm:prSet presAssocID="{A2778883-853F-4579-AD75-AD127FAC593F}" presName="hierRoot2" presStyleCnt="0">
        <dgm:presLayoutVars>
          <dgm:hierBranch val="init"/>
        </dgm:presLayoutVars>
      </dgm:prSet>
      <dgm:spPr/>
    </dgm:pt>
    <dgm:pt modelId="{2252FD60-2633-4333-91CE-BE6C8960AF6A}" type="pres">
      <dgm:prSet presAssocID="{A2778883-853F-4579-AD75-AD127FAC593F}" presName="rootComposite" presStyleCnt="0"/>
      <dgm:spPr/>
    </dgm:pt>
    <dgm:pt modelId="{418BFB52-CFDF-43DF-A33A-77C1DFCAEAA5}" type="pres">
      <dgm:prSet presAssocID="{A2778883-853F-4579-AD75-AD127FAC593F}" presName="rootText" presStyleLbl="node3" presStyleIdx="3" presStyleCnt="9" custScaleX="113466" custScaleY="220571" custLinFactNeighborY="4768">
        <dgm:presLayoutVars>
          <dgm:chPref val="3"/>
        </dgm:presLayoutVars>
      </dgm:prSet>
      <dgm:spPr>
        <a:prstGeom prst="roundRect">
          <a:avLst/>
        </a:prstGeom>
      </dgm:spPr>
    </dgm:pt>
    <dgm:pt modelId="{05EC2F58-1D3D-427E-BDE0-489FA64014DF}" type="pres">
      <dgm:prSet presAssocID="{A2778883-853F-4579-AD75-AD127FAC593F}" presName="rootConnector" presStyleLbl="node3" presStyleIdx="3" presStyleCnt="9"/>
      <dgm:spPr/>
    </dgm:pt>
    <dgm:pt modelId="{BFF9A792-D3E5-422C-BC4C-5DCA9300252C}" type="pres">
      <dgm:prSet presAssocID="{A2778883-853F-4579-AD75-AD127FAC593F}" presName="hierChild4" presStyleCnt="0"/>
      <dgm:spPr/>
    </dgm:pt>
    <dgm:pt modelId="{115BDB30-70CC-4692-937D-83BC0674D33F}" type="pres">
      <dgm:prSet presAssocID="{A2778883-853F-4579-AD75-AD127FAC593F}" presName="hierChild5" presStyleCnt="0"/>
      <dgm:spPr/>
    </dgm:pt>
    <dgm:pt modelId="{DC29F9A6-01B8-4F7B-8CD3-B6BFA9DB9527}" type="pres">
      <dgm:prSet presAssocID="{CCEEE7D3-61B4-43EA-B3F1-F8B4F5623A04}" presName="Name35" presStyleLbl="parChTrans1D3" presStyleIdx="4" presStyleCnt="9"/>
      <dgm:spPr/>
    </dgm:pt>
    <dgm:pt modelId="{15E74AA6-3C5E-4399-9A52-55395C85A218}" type="pres">
      <dgm:prSet presAssocID="{49551CE0-78A3-4244-849E-9BACAEE42FFC}" presName="hierRoot2" presStyleCnt="0">
        <dgm:presLayoutVars>
          <dgm:hierBranch val="init"/>
        </dgm:presLayoutVars>
      </dgm:prSet>
      <dgm:spPr/>
    </dgm:pt>
    <dgm:pt modelId="{83B975E1-CB8A-4D9A-8ED7-F47AF1B325C4}" type="pres">
      <dgm:prSet presAssocID="{49551CE0-78A3-4244-849E-9BACAEE42FFC}" presName="rootComposite" presStyleCnt="0"/>
      <dgm:spPr/>
    </dgm:pt>
    <dgm:pt modelId="{CA87C2BC-AB0B-4684-ACC6-C052E8DBC27A}" type="pres">
      <dgm:prSet presAssocID="{49551CE0-78A3-4244-849E-9BACAEE42FFC}" presName="rootText" presStyleLbl="node3" presStyleIdx="4" presStyleCnt="9" custScaleX="110013" custScaleY="202105" custLinFactNeighborY="7366">
        <dgm:presLayoutVars>
          <dgm:chPref val="3"/>
        </dgm:presLayoutVars>
      </dgm:prSet>
      <dgm:spPr>
        <a:prstGeom prst="roundRect">
          <a:avLst/>
        </a:prstGeom>
      </dgm:spPr>
    </dgm:pt>
    <dgm:pt modelId="{338036D0-868C-498B-A499-2CD07A08BFE6}" type="pres">
      <dgm:prSet presAssocID="{49551CE0-78A3-4244-849E-9BACAEE42FFC}" presName="rootConnector" presStyleLbl="node3" presStyleIdx="4" presStyleCnt="9"/>
      <dgm:spPr/>
    </dgm:pt>
    <dgm:pt modelId="{38A57588-8BE8-417E-95C3-6CFBC7F9DEF0}" type="pres">
      <dgm:prSet presAssocID="{49551CE0-78A3-4244-849E-9BACAEE42FFC}" presName="hierChild4" presStyleCnt="0"/>
      <dgm:spPr/>
    </dgm:pt>
    <dgm:pt modelId="{43D64E52-3109-493B-B925-B2599CD344AA}" type="pres">
      <dgm:prSet presAssocID="{49551CE0-78A3-4244-849E-9BACAEE42FFC}" presName="hierChild5" presStyleCnt="0"/>
      <dgm:spPr/>
    </dgm:pt>
    <dgm:pt modelId="{407F968D-6032-42BD-8E04-C9E4055D7A3C}" type="pres">
      <dgm:prSet presAssocID="{92D97E78-DC26-42D6-B2CB-CC0C6E28B909}" presName="Name35" presStyleLbl="parChTrans1D3" presStyleIdx="5" presStyleCnt="9"/>
      <dgm:spPr/>
    </dgm:pt>
    <dgm:pt modelId="{04878CFE-61AC-4C0F-8E6A-80157CEC118B}" type="pres">
      <dgm:prSet presAssocID="{8FAED55A-69C8-47E4-B12C-6B1E9526E338}" presName="hierRoot2" presStyleCnt="0">
        <dgm:presLayoutVars>
          <dgm:hierBranch val="init"/>
        </dgm:presLayoutVars>
      </dgm:prSet>
      <dgm:spPr/>
    </dgm:pt>
    <dgm:pt modelId="{C4ABF585-F3A3-487A-918D-0C67DDF42A03}" type="pres">
      <dgm:prSet presAssocID="{8FAED55A-69C8-47E4-B12C-6B1E9526E338}" presName="rootComposite" presStyleCnt="0"/>
      <dgm:spPr/>
    </dgm:pt>
    <dgm:pt modelId="{35FB06EF-9433-45CA-B54A-8D4596B95BD8}" type="pres">
      <dgm:prSet presAssocID="{8FAED55A-69C8-47E4-B12C-6B1E9526E338}" presName="rootText" presStyleLbl="node3" presStyleIdx="5" presStyleCnt="9" custScaleX="114576" custScaleY="231775">
        <dgm:presLayoutVars>
          <dgm:chPref val="3"/>
        </dgm:presLayoutVars>
      </dgm:prSet>
      <dgm:spPr>
        <a:prstGeom prst="roundRect">
          <a:avLst/>
        </a:prstGeom>
      </dgm:spPr>
    </dgm:pt>
    <dgm:pt modelId="{88CC8B8E-FB70-4680-812D-3790E4E25C5C}" type="pres">
      <dgm:prSet presAssocID="{8FAED55A-69C8-47E4-B12C-6B1E9526E338}" presName="rootConnector" presStyleLbl="node3" presStyleIdx="5" presStyleCnt="9"/>
      <dgm:spPr/>
    </dgm:pt>
    <dgm:pt modelId="{6876019D-DEC1-492B-A203-BE05EF3FAE53}" type="pres">
      <dgm:prSet presAssocID="{8FAED55A-69C8-47E4-B12C-6B1E9526E338}" presName="hierChild4" presStyleCnt="0"/>
      <dgm:spPr/>
    </dgm:pt>
    <dgm:pt modelId="{44901CF0-F515-4275-A8B2-331E8F606DE7}" type="pres">
      <dgm:prSet presAssocID="{8FAED55A-69C8-47E4-B12C-6B1E9526E338}" presName="hierChild5" presStyleCnt="0"/>
      <dgm:spPr/>
    </dgm:pt>
    <dgm:pt modelId="{633A768E-C764-4EBD-B039-7E1251A39430}" type="pres">
      <dgm:prSet presAssocID="{5985BDDD-0C39-4E45-9E9D-60E307CAB68E}" presName="Name35" presStyleLbl="parChTrans1D3" presStyleIdx="6" presStyleCnt="9"/>
      <dgm:spPr/>
    </dgm:pt>
    <dgm:pt modelId="{BDA274A3-5C64-40E0-AC59-259D06584D7B}" type="pres">
      <dgm:prSet presAssocID="{418D4366-5E23-46DF-8475-AEC5097F01D1}" presName="hierRoot2" presStyleCnt="0">
        <dgm:presLayoutVars>
          <dgm:hierBranch val="init"/>
        </dgm:presLayoutVars>
      </dgm:prSet>
      <dgm:spPr/>
    </dgm:pt>
    <dgm:pt modelId="{F8C15CAB-140C-442D-A590-7EB30B7D9AF5}" type="pres">
      <dgm:prSet presAssocID="{418D4366-5E23-46DF-8475-AEC5097F01D1}" presName="rootComposite" presStyleCnt="0"/>
      <dgm:spPr/>
    </dgm:pt>
    <dgm:pt modelId="{A447EE6E-812F-495B-B025-0E105AE71368}" type="pres">
      <dgm:prSet presAssocID="{418D4366-5E23-46DF-8475-AEC5097F01D1}" presName="rootText" presStyleLbl="node3" presStyleIdx="6" presStyleCnt="9" custScaleX="109505" custScaleY="228471">
        <dgm:presLayoutVars>
          <dgm:chPref val="3"/>
        </dgm:presLayoutVars>
      </dgm:prSet>
      <dgm:spPr>
        <a:prstGeom prst="roundRect">
          <a:avLst/>
        </a:prstGeom>
      </dgm:spPr>
    </dgm:pt>
    <dgm:pt modelId="{B0D4852D-D3FB-4F8F-AF9A-FA0AECE4EB77}" type="pres">
      <dgm:prSet presAssocID="{418D4366-5E23-46DF-8475-AEC5097F01D1}" presName="rootConnector" presStyleLbl="node3" presStyleIdx="6" presStyleCnt="9"/>
      <dgm:spPr/>
    </dgm:pt>
    <dgm:pt modelId="{F1E50F90-A8B0-4CDA-8CA5-0ABE38ADE426}" type="pres">
      <dgm:prSet presAssocID="{418D4366-5E23-46DF-8475-AEC5097F01D1}" presName="hierChild4" presStyleCnt="0"/>
      <dgm:spPr/>
    </dgm:pt>
    <dgm:pt modelId="{9AD090C0-7444-4769-985E-2BF86FD78FAB}" type="pres">
      <dgm:prSet presAssocID="{418D4366-5E23-46DF-8475-AEC5097F01D1}" presName="hierChild5" presStyleCnt="0"/>
      <dgm:spPr/>
    </dgm:pt>
    <dgm:pt modelId="{B52BBD42-59D8-4C0D-BB66-331B3E45ABD5}" type="pres">
      <dgm:prSet presAssocID="{2620C0C5-2929-474F-82B5-A1EABAFD3C55}" presName="hierChild5" presStyleCnt="0"/>
      <dgm:spPr/>
    </dgm:pt>
    <dgm:pt modelId="{54703F3D-313F-4148-A986-349D29276F4C}" type="pres">
      <dgm:prSet presAssocID="{D1BA638F-8BE4-452C-8AE1-E17FFF4F2134}" presName="Name37" presStyleLbl="parChTrans1D2" presStyleIdx="2" presStyleCnt="3"/>
      <dgm:spPr/>
    </dgm:pt>
    <dgm:pt modelId="{D45A7218-92F7-4CF6-9943-A62254C6771D}" type="pres">
      <dgm:prSet presAssocID="{5CF1381C-2039-476E-A326-4DC1BA698CCB}" presName="hierRoot2" presStyleCnt="0">
        <dgm:presLayoutVars>
          <dgm:hierBranch/>
        </dgm:presLayoutVars>
      </dgm:prSet>
      <dgm:spPr/>
    </dgm:pt>
    <dgm:pt modelId="{BDF33A3F-2717-4A5A-B9B0-42261E903259}" type="pres">
      <dgm:prSet presAssocID="{5CF1381C-2039-476E-A326-4DC1BA698CCB}" presName="rootComposite" presStyleCnt="0"/>
      <dgm:spPr/>
    </dgm:pt>
    <dgm:pt modelId="{212B22F4-1CCB-4559-942C-CAB6ED99DC65}" type="pres">
      <dgm:prSet presAssocID="{5CF1381C-2039-476E-A326-4DC1BA698CCB}" presName="rootText" presStyleLbl="node2" presStyleIdx="2" presStyleCnt="3" custScaleX="219769">
        <dgm:presLayoutVars>
          <dgm:chPref val="3"/>
        </dgm:presLayoutVars>
      </dgm:prSet>
      <dgm:spPr>
        <a:prstGeom prst="roundRect">
          <a:avLst/>
        </a:prstGeom>
      </dgm:spPr>
    </dgm:pt>
    <dgm:pt modelId="{ABEFF2DC-F9D2-4B9D-81BF-F9B65882E21A}" type="pres">
      <dgm:prSet presAssocID="{5CF1381C-2039-476E-A326-4DC1BA698CCB}" presName="rootConnector" presStyleLbl="node2" presStyleIdx="2" presStyleCnt="3"/>
      <dgm:spPr/>
    </dgm:pt>
    <dgm:pt modelId="{A0EDC082-1130-4AEC-A6E6-9E9E42E8EB70}" type="pres">
      <dgm:prSet presAssocID="{5CF1381C-2039-476E-A326-4DC1BA698CCB}" presName="hierChild4" presStyleCnt="0"/>
      <dgm:spPr/>
    </dgm:pt>
    <dgm:pt modelId="{D8944197-DE79-435B-AC09-807ACC8E9749}" type="pres">
      <dgm:prSet presAssocID="{5284A54E-B7FB-4CCE-9404-F79D113C4237}" presName="Name35" presStyleLbl="parChTrans1D3" presStyleIdx="7" presStyleCnt="9"/>
      <dgm:spPr/>
    </dgm:pt>
    <dgm:pt modelId="{A6EAC9B4-B26E-4CFF-9CA2-34CBCB88B41D}" type="pres">
      <dgm:prSet presAssocID="{7D71709A-62B1-40AA-BAD8-4F90097147AE}" presName="hierRoot2" presStyleCnt="0">
        <dgm:presLayoutVars>
          <dgm:hierBranch val="init"/>
        </dgm:presLayoutVars>
      </dgm:prSet>
      <dgm:spPr/>
    </dgm:pt>
    <dgm:pt modelId="{5C0127C2-C9EE-49DD-BBCA-1A6A6E7A2F96}" type="pres">
      <dgm:prSet presAssocID="{7D71709A-62B1-40AA-BAD8-4F90097147AE}" presName="rootComposite" presStyleCnt="0"/>
      <dgm:spPr/>
    </dgm:pt>
    <dgm:pt modelId="{8B3421D6-B8C3-4E88-9FC9-6D35DF191243}" type="pres">
      <dgm:prSet presAssocID="{7D71709A-62B1-40AA-BAD8-4F90097147AE}" presName="rootText" presStyleLbl="node3" presStyleIdx="7" presStyleCnt="9" custScaleX="114892" custScaleY="207477">
        <dgm:presLayoutVars>
          <dgm:chPref val="3"/>
        </dgm:presLayoutVars>
      </dgm:prSet>
      <dgm:spPr>
        <a:prstGeom prst="roundRect">
          <a:avLst/>
        </a:prstGeom>
      </dgm:spPr>
    </dgm:pt>
    <dgm:pt modelId="{7F6C36FD-3DEA-4395-A83B-FF37FCECFE33}" type="pres">
      <dgm:prSet presAssocID="{7D71709A-62B1-40AA-BAD8-4F90097147AE}" presName="rootConnector" presStyleLbl="node3" presStyleIdx="7" presStyleCnt="9"/>
      <dgm:spPr/>
    </dgm:pt>
    <dgm:pt modelId="{AF68253D-6033-415F-B846-1B363FAE1D28}" type="pres">
      <dgm:prSet presAssocID="{7D71709A-62B1-40AA-BAD8-4F90097147AE}" presName="hierChild4" presStyleCnt="0"/>
      <dgm:spPr/>
    </dgm:pt>
    <dgm:pt modelId="{E17DCACE-FCAF-4FBB-B923-3DDA57937372}" type="pres">
      <dgm:prSet presAssocID="{7D71709A-62B1-40AA-BAD8-4F90097147AE}" presName="hierChild5" presStyleCnt="0"/>
      <dgm:spPr/>
    </dgm:pt>
    <dgm:pt modelId="{0538D529-9A70-4B69-931D-A2DD14E7183A}" type="pres">
      <dgm:prSet presAssocID="{F01A5A40-1791-4BAF-8582-437AEBEC7E76}" presName="Name35" presStyleLbl="parChTrans1D3" presStyleIdx="8" presStyleCnt="9"/>
      <dgm:spPr/>
    </dgm:pt>
    <dgm:pt modelId="{4E57A869-32ED-41E3-9BB6-B0AE881C6685}" type="pres">
      <dgm:prSet presAssocID="{BFC5C510-BB8C-4FEE-A439-DBAB8AC3DD6C}" presName="hierRoot2" presStyleCnt="0">
        <dgm:presLayoutVars>
          <dgm:hierBranch val="init"/>
        </dgm:presLayoutVars>
      </dgm:prSet>
      <dgm:spPr/>
    </dgm:pt>
    <dgm:pt modelId="{A6DB5770-3252-49BD-A81C-D6052EB4911D}" type="pres">
      <dgm:prSet presAssocID="{BFC5C510-BB8C-4FEE-A439-DBAB8AC3DD6C}" presName="rootComposite" presStyleCnt="0"/>
      <dgm:spPr/>
    </dgm:pt>
    <dgm:pt modelId="{98DC552E-CBB0-4FDE-B0C6-B59B9F303CBB}" type="pres">
      <dgm:prSet presAssocID="{BFC5C510-BB8C-4FEE-A439-DBAB8AC3DD6C}" presName="rootText" presStyleLbl="node3" presStyleIdx="8" presStyleCnt="9" custScaleX="101623" custScaleY="194853">
        <dgm:presLayoutVars>
          <dgm:chPref val="3"/>
        </dgm:presLayoutVars>
      </dgm:prSet>
      <dgm:spPr>
        <a:prstGeom prst="roundRect">
          <a:avLst/>
        </a:prstGeom>
      </dgm:spPr>
    </dgm:pt>
    <dgm:pt modelId="{3C63749A-5CDF-46FB-A00E-55478FA211C6}" type="pres">
      <dgm:prSet presAssocID="{BFC5C510-BB8C-4FEE-A439-DBAB8AC3DD6C}" presName="rootConnector" presStyleLbl="node3" presStyleIdx="8" presStyleCnt="9"/>
      <dgm:spPr/>
    </dgm:pt>
    <dgm:pt modelId="{279882E4-D4BC-447F-97A7-19D11A5830E4}" type="pres">
      <dgm:prSet presAssocID="{BFC5C510-BB8C-4FEE-A439-DBAB8AC3DD6C}" presName="hierChild4" presStyleCnt="0"/>
      <dgm:spPr/>
    </dgm:pt>
    <dgm:pt modelId="{59DFB2CB-0984-4999-8EDD-6CD7323F46AC}" type="pres">
      <dgm:prSet presAssocID="{BFC5C510-BB8C-4FEE-A439-DBAB8AC3DD6C}" presName="hierChild5" presStyleCnt="0"/>
      <dgm:spPr/>
    </dgm:pt>
    <dgm:pt modelId="{FE9A62A1-4CB6-4BC2-937A-55B7B155B5E2}" type="pres">
      <dgm:prSet presAssocID="{5CF1381C-2039-476E-A326-4DC1BA698CCB}" presName="hierChild5" presStyleCnt="0"/>
      <dgm:spPr/>
    </dgm:pt>
    <dgm:pt modelId="{828301AD-D4D7-4DA3-8B9E-CA95F1B335D1}" type="pres">
      <dgm:prSet presAssocID="{A82561C6-3438-42FA-A6A2-838CD125AA69}" presName="hierChild3" presStyleCnt="0"/>
      <dgm:spPr/>
    </dgm:pt>
  </dgm:ptLst>
  <dgm:cxnLst>
    <dgm:cxn modelId="{85AFB812-9F85-4A95-A097-4A806E0BCAA6}" type="presOf" srcId="{D1BA638F-8BE4-452C-8AE1-E17FFF4F2134}" destId="{54703F3D-313F-4148-A986-349D29276F4C}" srcOrd="0" destOrd="0" presId="urn:microsoft.com/office/officeart/2005/8/layout/orgChart1"/>
    <dgm:cxn modelId="{4D047228-44EA-4312-BD85-5F92CDAFF957}" type="presOf" srcId="{2BF001B0-F30E-41ED-8CCC-0F0DF1C2D95D}" destId="{995C908B-32DD-4C40-AE21-F17349E71207}" srcOrd="0" destOrd="0" presId="urn:microsoft.com/office/officeart/2005/8/layout/orgChart1"/>
    <dgm:cxn modelId="{7F797B2E-7DB8-4BEA-86AA-9C03BCE99BE0}" type="presOf" srcId="{5CF1381C-2039-476E-A326-4DC1BA698CCB}" destId="{ABEFF2DC-F9D2-4B9D-81BF-F9B65882E21A}" srcOrd="1" destOrd="0" presId="urn:microsoft.com/office/officeart/2005/8/layout/orgChart1"/>
    <dgm:cxn modelId="{B011F533-1FB8-4DB0-87CC-597F18D8609C}" type="presOf" srcId="{F6869431-9755-4E14-A48D-B24F14871A34}" destId="{67DCB5C1-523F-4195-9A56-1D18D9FEFA63}" srcOrd="0" destOrd="0" presId="urn:microsoft.com/office/officeart/2005/8/layout/orgChart1"/>
    <dgm:cxn modelId="{BCB27C35-A872-4B14-BFA8-01C850E16B8D}" type="presOf" srcId="{93A355AF-CEAA-4C58-A92E-D5A3A95034E7}" destId="{5DA1440A-A52E-45C2-8D4D-980F491DF0C5}" srcOrd="1" destOrd="0" presId="urn:microsoft.com/office/officeart/2005/8/layout/orgChart1"/>
    <dgm:cxn modelId="{0B620338-7C68-437A-A4DD-2FEE92BE6365}" type="presOf" srcId="{2620C0C5-2929-474F-82B5-A1EABAFD3C55}" destId="{F14017F7-DA2A-492F-96C1-A60B504845B3}" srcOrd="0" destOrd="0" presId="urn:microsoft.com/office/officeart/2005/8/layout/orgChart1"/>
    <dgm:cxn modelId="{5920193C-754D-491F-9E01-BEB8256C74F9}" type="presOf" srcId="{486D06B6-DE59-4BC6-A741-0ADB05FBE421}" destId="{8A7E931A-707D-4C2B-98FF-B9F1952948AD}" srcOrd="1" destOrd="0" presId="urn:microsoft.com/office/officeart/2005/8/layout/orgChart1"/>
    <dgm:cxn modelId="{EA9F9B40-0434-4957-8BCE-3AC9AF300722}" type="presOf" srcId="{418D4366-5E23-46DF-8475-AEC5097F01D1}" destId="{B0D4852D-D3FB-4F8F-AF9A-FA0AECE4EB77}" srcOrd="1" destOrd="0" presId="urn:microsoft.com/office/officeart/2005/8/layout/orgChart1"/>
    <dgm:cxn modelId="{7081DF40-7008-4E90-A5FB-C588292EFBD1}" type="presOf" srcId="{BFC5C510-BB8C-4FEE-A439-DBAB8AC3DD6C}" destId="{98DC552E-CBB0-4FDE-B0C6-B59B9F303CBB}" srcOrd="0" destOrd="0" presId="urn:microsoft.com/office/officeart/2005/8/layout/orgChart1"/>
    <dgm:cxn modelId="{604EF35D-E69C-4D8B-8E74-82839994593C}" type="presOf" srcId="{7D71709A-62B1-40AA-BAD8-4F90097147AE}" destId="{8B3421D6-B8C3-4E88-9FC9-6D35DF191243}" srcOrd="0" destOrd="0" presId="urn:microsoft.com/office/officeart/2005/8/layout/orgChart1"/>
    <dgm:cxn modelId="{2BA9CA42-DDCF-42DF-9635-EF1E1A5C6D2C}" type="presOf" srcId="{92D97E78-DC26-42D6-B2CB-CC0C6E28B909}" destId="{407F968D-6032-42BD-8E04-C9E4055D7A3C}" srcOrd="0" destOrd="0" presId="urn:microsoft.com/office/officeart/2005/8/layout/orgChart1"/>
    <dgm:cxn modelId="{2F9F3968-0ECE-4360-BEA8-04533B6505EA}" type="presOf" srcId="{A82561C6-3438-42FA-A6A2-838CD125AA69}" destId="{F988267A-A1E9-465D-B8CC-1648288AB0C7}" srcOrd="0" destOrd="0" presId="urn:microsoft.com/office/officeart/2005/8/layout/orgChart1"/>
    <dgm:cxn modelId="{0FABBD69-E2C3-4BA8-8C35-D826872465B6}" type="presOf" srcId="{F2B040FD-41DA-4BE5-8E32-9DBF88624AF0}" destId="{D33BA304-68A9-44E0-9AFD-65DDF673FF33}" srcOrd="0" destOrd="0" presId="urn:microsoft.com/office/officeart/2005/8/layout/orgChart1"/>
    <dgm:cxn modelId="{052ED349-E6B6-4452-80EF-D87DCDA5D9D2}" type="presOf" srcId="{4299C339-53FF-427D-900C-141CEB896A26}" destId="{7AFB4461-79E1-4367-9751-2071F862A111}" srcOrd="1" destOrd="0" presId="urn:microsoft.com/office/officeart/2005/8/layout/orgChart1"/>
    <dgm:cxn modelId="{EA617175-9D2E-42E0-9EA6-416682981864}" type="presOf" srcId="{486D06B6-DE59-4BC6-A741-0ADB05FBE421}" destId="{1DC5A011-36D1-4318-B7EE-6CF90DA05147}" srcOrd="0" destOrd="0" presId="urn:microsoft.com/office/officeart/2005/8/layout/orgChart1"/>
    <dgm:cxn modelId="{861C0D76-D837-4173-A88B-501C145F62DE}" srcId="{5CF1381C-2039-476E-A326-4DC1BA698CCB}" destId="{BFC5C510-BB8C-4FEE-A439-DBAB8AC3DD6C}" srcOrd="1" destOrd="0" parTransId="{F01A5A40-1791-4BAF-8582-437AEBEC7E76}" sibTransId="{B193932E-3AAE-4FC9-ABF2-51CEA2963817}"/>
    <dgm:cxn modelId="{BD1DB978-5374-4F84-94DD-AFFC441237BF}" type="presOf" srcId="{8FAED55A-69C8-47E4-B12C-6B1E9526E338}" destId="{35FB06EF-9433-45CA-B54A-8D4596B95BD8}" srcOrd="0" destOrd="0" presId="urn:microsoft.com/office/officeart/2005/8/layout/orgChart1"/>
    <dgm:cxn modelId="{307E4B59-6ED7-4CA8-BB63-82DB24145288}" type="presOf" srcId="{3D1C4A80-52F8-495F-8C2A-BB67049566FF}" destId="{EB619B60-516E-4211-9AC9-A06233599CFE}" srcOrd="0" destOrd="0" presId="urn:microsoft.com/office/officeart/2005/8/layout/orgChart1"/>
    <dgm:cxn modelId="{B007F659-2185-47CE-99C1-36E71F377966}" type="presOf" srcId="{4299C339-53FF-427D-900C-141CEB896A26}" destId="{22DB2281-5464-4AD5-913A-B1261AAB8AA2}" srcOrd="0" destOrd="0" presId="urn:microsoft.com/office/officeart/2005/8/layout/orgChart1"/>
    <dgm:cxn modelId="{635E517D-FB9E-4293-8EB5-B586BDC89B0F}" type="presOf" srcId="{7E489856-9301-40A6-884C-BD2FA64A3360}" destId="{4C551EA9-F4C6-4AEF-A742-EC184BFEB355}" srcOrd="0" destOrd="0" presId="urn:microsoft.com/office/officeart/2005/8/layout/orgChart1"/>
    <dgm:cxn modelId="{3DA1B97D-0D5A-46B6-B978-B4AC56392A3F}" type="presOf" srcId="{93A355AF-CEAA-4C58-A92E-D5A3A95034E7}" destId="{55F1C9DB-50A5-4411-AF4A-B160826C2731}" srcOrd="0" destOrd="0" presId="urn:microsoft.com/office/officeart/2005/8/layout/orgChart1"/>
    <dgm:cxn modelId="{069EE57D-30B6-42B6-98C5-0DAA645F2570}" type="presOf" srcId="{A2778883-853F-4579-AD75-AD127FAC593F}" destId="{05EC2F58-1D3D-427E-BDE0-489FA64014DF}" srcOrd="1" destOrd="0" presId="urn:microsoft.com/office/officeart/2005/8/layout/orgChart1"/>
    <dgm:cxn modelId="{76A7B389-29A2-4A19-8A50-17EF88EB2150}" type="presOf" srcId="{49551CE0-78A3-4244-849E-9BACAEE42FFC}" destId="{338036D0-868C-498B-A499-2CD07A08BFE6}" srcOrd="1" destOrd="0" presId="urn:microsoft.com/office/officeart/2005/8/layout/orgChart1"/>
    <dgm:cxn modelId="{E1315F8C-61E4-4F16-813D-553A17C6897A}" srcId="{A82561C6-3438-42FA-A6A2-838CD125AA69}" destId="{5CF1381C-2039-476E-A326-4DC1BA698CCB}" srcOrd="2" destOrd="0" parTransId="{D1BA638F-8BE4-452C-8AE1-E17FFF4F2134}" sibTransId="{553933C2-CAB9-4D4A-954D-6DB9097DAA26}"/>
    <dgm:cxn modelId="{681DBA8C-4D30-4C49-8949-6675AB0FDBD7}" type="presOf" srcId="{A2778883-853F-4579-AD75-AD127FAC593F}" destId="{418BFB52-CFDF-43DF-A33A-77C1DFCAEAA5}" srcOrd="0" destOrd="0" presId="urn:microsoft.com/office/officeart/2005/8/layout/orgChart1"/>
    <dgm:cxn modelId="{17179C8E-64B1-47AC-8568-503CE7E426F2}" type="presOf" srcId="{F01A5A40-1791-4BAF-8582-437AEBEC7E76}" destId="{0538D529-9A70-4B69-931D-A2DD14E7183A}" srcOrd="0" destOrd="0" presId="urn:microsoft.com/office/officeart/2005/8/layout/orgChart1"/>
    <dgm:cxn modelId="{3D973E8F-B7E1-4800-ACA4-3B97153B7E9F}" type="presOf" srcId="{2620C0C5-2929-474F-82B5-A1EABAFD3C55}" destId="{A01F8191-AEFD-4FF1-9D87-53742FB6CA8D}" srcOrd="1" destOrd="0" presId="urn:microsoft.com/office/officeart/2005/8/layout/orgChart1"/>
    <dgm:cxn modelId="{02477C93-E1F8-44D9-BF2D-7EC5C1C8BF26}" type="presOf" srcId="{418D4366-5E23-46DF-8475-AEC5097F01D1}" destId="{A447EE6E-812F-495B-B025-0E105AE71368}" srcOrd="0" destOrd="0" presId="urn:microsoft.com/office/officeart/2005/8/layout/orgChart1"/>
    <dgm:cxn modelId="{69DCF69B-A2EA-425E-BD69-CC664C9DA7B8}" type="presOf" srcId="{7D71709A-62B1-40AA-BAD8-4F90097147AE}" destId="{7F6C36FD-3DEA-4395-A83B-FF37FCECFE33}" srcOrd="1" destOrd="0" presId="urn:microsoft.com/office/officeart/2005/8/layout/orgChart1"/>
    <dgm:cxn modelId="{35AA86A0-3463-4071-A0D9-BB3D626C37D1}" srcId="{2620C0C5-2929-474F-82B5-A1EABAFD3C55}" destId="{A2778883-853F-4579-AD75-AD127FAC593F}" srcOrd="0" destOrd="0" parTransId="{3D1C4A80-52F8-495F-8C2A-BB67049566FF}" sibTransId="{FA7841B0-DE7F-4F18-8AB6-646031E4C630}"/>
    <dgm:cxn modelId="{0738B2A1-C567-45E4-9F4F-9D9E79A8FD95}" type="presOf" srcId="{837229E5-19F5-4607-8662-A21A6B51FB5D}" destId="{5731A7C1-ED5E-47FC-A44D-29C8EAF4B953}" srcOrd="1" destOrd="0" presId="urn:microsoft.com/office/officeart/2005/8/layout/orgChart1"/>
    <dgm:cxn modelId="{6174E9A2-6067-4C81-8A61-33D4061963AA}" srcId="{2620C0C5-2929-474F-82B5-A1EABAFD3C55}" destId="{8FAED55A-69C8-47E4-B12C-6B1E9526E338}" srcOrd="2" destOrd="0" parTransId="{92D97E78-DC26-42D6-B2CB-CC0C6E28B909}" sibTransId="{E114BDE2-EE3B-42B5-8884-D492F768E745}"/>
    <dgm:cxn modelId="{6ADBE5AE-C636-4571-86C9-8A894511C28C}" type="presOf" srcId="{E07F390B-763E-47D0-A5AF-8FA2D91317A8}" destId="{BE8B38CB-A47C-4ED0-B09F-59960B795FB2}" srcOrd="0" destOrd="0" presId="urn:microsoft.com/office/officeart/2005/8/layout/orgChart1"/>
    <dgm:cxn modelId="{F2F7E3AF-EDA0-4F40-993A-FCAD9EB52DF3}" srcId="{837229E5-19F5-4607-8662-A21A6B51FB5D}" destId="{4299C339-53FF-427D-900C-141CEB896A26}" srcOrd="2" destOrd="0" parTransId="{2BF001B0-F30E-41ED-8CCC-0F0DF1C2D95D}" sibTransId="{A222601C-C464-4081-ABE7-5F2C37911173}"/>
    <dgm:cxn modelId="{EDB3E9B1-019C-4343-86D1-E218B98D9372}" srcId="{A82561C6-3438-42FA-A6A2-838CD125AA69}" destId="{2620C0C5-2929-474F-82B5-A1EABAFD3C55}" srcOrd="1" destOrd="0" parTransId="{7E489856-9301-40A6-884C-BD2FA64A3360}" sibTransId="{853A69A8-B9C2-41DB-B21B-E70C0C054CCC}"/>
    <dgm:cxn modelId="{AABCD5B3-4499-40D7-A0C6-BD21EFFE298B}" type="presOf" srcId="{BFC5C510-BB8C-4FEE-A439-DBAB8AC3DD6C}" destId="{3C63749A-5CDF-46FB-A00E-55478FA211C6}" srcOrd="1" destOrd="0" presId="urn:microsoft.com/office/officeart/2005/8/layout/orgChart1"/>
    <dgm:cxn modelId="{105BFAB7-D0D4-43EB-8CAB-83DDDC8D74BC}" type="presOf" srcId="{837229E5-19F5-4607-8662-A21A6B51FB5D}" destId="{50E80D68-E999-4134-84EA-1CC242A8BE48}" srcOrd="0" destOrd="0" presId="urn:microsoft.com/office/officeart/2005/8/layout/orgChart1"/>
    <dgm:cxn modelId="{EC77C5C2-54AC-413D-99F4-F94C5CFC7161}" srcId="{F2B040FD-41DA-4BE5-8E32-9DBF88624AF0}" destId="{A82561C6-3438-42FA-A6A2-838CD125AA69}" srcOrd="0" destOrd="0" parTransId="{53ED9897-90B2-41AC-BF7A-16D7FDC46E5F}" sibTransId="{15BE3931-39B2-4E1A-B80F-B7843148B16C}"/>
    <dgm:cxn modelId="{D1CB09C4-A73A-4A51-9446-95C529A93219}" srcId="{837229E5-19F5-4607-8662-A21A6B51FB5D}" destId="{486D06B6-DE59-4BC6-A741-0ADB05FBE421}" srcOrd="1" destOrd="0" parTransId="{8254EE9C-C258-4977-B548-EEA02A47D48C}" sibTransId="{56374585-3E03-4130-A7B1-F8553D2C3B00}"/>
    <dgm:cxn modelId="{516E23C6-543A-4627-8ED1-FCF6D15463AB}" srcId="{2620C0C5-2929-474F-82B5-A1EABAFD3C55}" destId="{49551CE0-78A3-4244-849E-9BACAEE42FFC}" srcOrd="1" destOrd="0" parTransId="{CCEEE7D3-61B4-43EA-B3F1-F8B4F5623A04}" sibTransId="{4119A8A8-F3A1-4E0F-A990-DF6C9CC919E4}"/>
    <dgm:cxn modelId="{EF3453CA-0FD6-4CF4-99A2-0070FCA559B9}" srcId="{5CF1381C-2039-476E-A326-4DC1BA698CCB}" destId="{7D71709A-62B1-40AA-BAD8-4F90097147AE}" srcOrd="0" destOrd="0" parTransId="{5284A54E-B7FB-4CCE-9404-F79D113C4237}" sibTransId="{6A52DC8A-DDB5-4FBD-A932-BE9AEEA2B372}"/>
    <dgm:cxn modelId="{CE37BCCF-6581-43A5-9AE6-C7A324265DF5}" type="presOf" srcId="{5985BDDD-0C39-4E45-9E9D-60E307CAB68E}" destId="{633A768E-C764-4EBD-B039-7E1251A39430}" srcOrd="0" destOrd="0" presId="urn:microsoft.com/office/officeart/2005/8/layout/orgChart1"/>
    <dgm:cxn modelId="{CB66E2D1-830F-49BB-9DB5-2B89156DA6DB}" type="presOf" srcId="{5CF1381C-2039-476E-A326-4DC1BA698CCB}" destId="{212B22F4-1CCB-4559-942C-CAB6ED99DC65}" srcOrd="0" destOrd="0" presId="urn:microsoft.com/office/officeart/2005/8/layout/orgChart1"/>
    <dgm:cxn modelId="{4C3FB4D4-BF64-438E-B84A-8BB92636745C}" type="presOf" srcId="{8254EE9C-C258-4977-B548-EEA02A47D48C}" destId="{E0BCDA1C-C892-4A7F-A27D-0A4BEB0CFC79}" srcOrd="0" destOrd="0" presId="urn:microsoft.com/office/officeart/2005/8/layout/orgChart1"/>
    <dgm:cxn modelId="{52B374E0-C9CA-4128-A949-6F682D73C304}" srcId="{A82561C6-3438-42FA-A6A2-838CD125AA69}" destId="{837229E5-19F5-4607-8662-A21A6B51FB5D}" srcOrd="0" destOrd="0" parTransId="{F6869431-9755-4E14-A48D-B24F14871A34}" sibTransId="{534477C3-173D-47B6-8684-BF815ED934F6}"/>
    <dgm:cxn modelId="{00139FE1-DC3A-44BA-B1C5-68ED39A7B41A}" type="presOf" srcId="{A82561C6-3438-42FA-A6A2-838CD125AA69}" destId="{DB5DAF29-7DCE-407F-A5EA-D9059BCEE647}" srcOrd="1" destOrd="0" presId="urn:microsoft.com/office/officeart/2005/8/layout/orgChart1"/>
    <dgm:cxn modelId="{A24932E7-F086-4AA9-8BAE-AB420C84E9A8}" type="presOf" srcId="{8FAED55A-69C8-47E4-B12C-6B1E9526E338}" destId="{88CC8B8E-FB70-4680-812D-3790E4E25C5C}" srcOrd="1" destOrd="0" presId="urn:microsoft.com/office/officeart/2005/8/layout/orgChart1"/>
    <dgm:cxn modelId="{CF31D7EB-FD56-4559-916F-9F49AECFC655}" type="presOf" srcId="{5284A54E-B7FB-4CCE-9404-F79D113C4237}" destId="{D8944197-DE79-435B-AC09-807ACC8E9749}" srcOrd="0" destOrd="0" presId="urn:microsoft.com/office/officeart/2005/8/layout/orgChart1"/>
    <dgm:cxn modelId="{C1BFB1ED-A60C-43FE-880A-1721275883AD}" srcId="{2620C0C5-2929-474F-82B5-A1EABAFD3C55}" destId="{418D4366-5E23-46DF-8475-AEC5097F01D1}" srcOrd="3" destOrd="0" parTransId="{5985BDDD-0C39-4E45-9E9D-60E307CAB68E}" sibTransId="{BC894A6A-D03E-45AC-855D-9205EB6DD1D9}"/>
    <dgm:cxn modelId="{60D22BF8-BE48-4A17-AEAE-4C68149911A4}" type="presOf" srcId="{49551CE0-78A3-4244-849E-9BACAEE42FFC}" destId="{CA87C2BC-AB0B-4684-ACC6-C052E8DBC27A}" srcOrd="0" destOrd="0" presId="urn:microsoft.com/office/officeart/2005/8/layout/orgChart1"/>
    <dgm:cxn modelId="{408019FE-DF7E-4380-B125-31E20AE70E70}" type="presOf" srcId="{CCEEE7D3-61B4-43EA-B3F1-F8B4F5623A04}" destId="{DC29F9A6-01B8-4F7B-8CD3-B6BFA9DB9527}" srcOrd="0" destOrd="0" presId="urn:microsoft.com/office/officeart/2005/8/layout/orgChart1"/>
    <dgm:cxn modelId="{71A61BFF-3E1E-41A4-B716-D2FF2FED9C3E}" srcId="{837229E5-19F5-4607-8662-A21A6B51FB5D}" destId="{93A355AF-CEAA-4C58-A92E-D5A3A95034E7}" srcOrd="0" destOrd="0" parTransId="{E07F390B-763E-47D0-A5AF-8FA2D91317A8}" sibTransId="{84269FEE-C166-420F-BBBB-38AC3FED5814}"/>
    <dgm:cxn modelId="{C00AD3FD-2D7F-48A8-990C-8D6980FF930C}" type="presParOf" srcId="{D33BA304-68A9-44E0-9AFD-65DDF673FF33}" destId="{EB3836AD-0310-4732-9E85-C8D0D08615A9}" srcOrd="0" destOrd="0" presId="urn:microsoft.com/office/officeart/2005/8/layout/orgChart1"/>
    <dgm:cxn modelId="{9D974C1C-8D57-48F1-A380-8E4F678AFA42}" type="presParOf" srcId="{EB3836AD-0310-4732-9E85-C8D0D08615A9}" destId="{67E6B140-E416-44CC-8F5B-2BA3FF299FAA}" srcOrd="0" destOrd="0" presId="urn:microsoft.com/office/officeart/2005/8/layout/orgChart1"/>
    <dgm:cxn modelId="{4EA0FDF8-57B4-4D22-9F68-2B54DF5DBF7D}" type="presParOf" srcId="{67E6B140-E416-44CC-8F5B-2BA3FF299FAA}" destId="{F988267A-A1E9-465D-B8CC-1648288AB0C7}" srcOrd="0" destOrd="0" presId="urn:microsoft.com/office/officeart/2005/8/layout/orgChart1"/>
    <dgm:cxn modelId="{1AD54039-8212-410C-A356-AA7EAB55701E}" type="presParOf" srcId="{67E6B140-E416-44CC-8F5B-2BA3FF299FAA}" destId="{DB5DAF29-7DCE-407F-A5EA-D9059BCEE647}" srcOrd="1" destOrd="0" presId="urn:microsoft.com/office/officeart/2005/8/layout/orgChart1"/>
    <dgm:cxn modelId="{94A8C44F-6F4F-4BBD-A36C-2E93065A2ED9}" type="presParOf" srcId="{EB3836AD-0310-4732-9E85-C8D0D08615A9}" destId="{7A397D68-FA96-4B5E-8157-E8426CCE7C1A}" srcOrd="1" destOrd="0" presId="urn:microsoft.com/office/officeart/2005/8/layout/orgChart1"/>
    <dgm:cxn modelId="{029E81BA-2938-4FE3-9A6E-B8868A77114B}" type="presParOf" srcId="{7A397D68-FA96-4B5E-8157-E8426CCE7C1A}" destId="{67DCB5C1-523F-4195-9A56-1D18D9FEFA63}" srcOrd="0" destOrd="0" presId="urn:microsoft.com/office/officeart/2005/8/layout/orgChart1"/>
    <dgm:cxn modelId="{FACA4C73-AC49-4A0D-8370-1C0810B4BED9}" type="presParOf" srcId="{7A397D68-FA96-4B5E-8157-E8426CCE7C1A}" destId="{BB2A4A3A-B383-4EEA-B8D0-E8D3D105AC75}" srcOrd="1" destOrd="0" presId="urn:microsoft.com/office/officeart/2005/8/layout/orgChart1"/>
    <dgm:cxn modelId="{AA0FB2B6-4908-425E-B423-32CA7F6503E6}" type="presParOf" srcId="{BB2A4A3A-B383-4EEA-B8D0-E8D3D105AC75}" destId="{FEF7433E-0BC9-463B-A622-FF2C20A4E11C}" srcOrd="0" destOrd="0" presId="urn:microsoft.com/office/officeart/2005/8/layout/orgChart1"/>
    <dgm:cxn modelId="{F27FD98A-A2BD-4C56-ADFB-17F60C3F0388}" type="presParOf" srcId="{FEF7433E-0BC9-463B-A622-FF2C20A4E11C}" destId="{50E80D68-E999-4134-84EA-1CC242A8BE48}" srcOrd="0" destOrd="0" presId="urn:microsoft.com/office/officeart/2005/8/layout/orgChart1"/>
    <dgm:cxn modelId="{19E0C75B-5C54-4536-ACA6-6632A73EF950}" type="presParOf" srcId="{FEF7433E-0BC9-463B-A622-FF2C20A4E11C}" destId="{5731A7C1-ED5E-47FC-A44D-29C8EAF4B953}" srcOrd="1" destOrd="0" presId="urn:microsoft.com/office/officeart/2005/8/layout/orgChart1"/>
    <dgm:cxn modelId="{CE9785A8-E243-44DD-99BD-DA2254F81071}" type="presParOf" srcId="{BB2A4A3A-B383-4EEA-B8D0-E8D3D105AC75}" destId="{86A2B4FA-0731-4025-BB2A-5230ECA7564F}" srcOrd="1" destOrd="0" presId="urn:microsoft.com/office/officeart/2005/8/layout/orgChart1"/>
    <dgm:cxn modelId="{1A94ADDF-2D39-4EB0-B3D6-1BF56CA2885B}" type="presParOf" srcId="{86A2B4FA-0731-4025-BB2A-5230ECA7564F}" destId="{BE8B38CB-A47C-4ED0-B09F-59960B795FB2}" srcOrd="0" destOrd="0" presId="urn:microsoft.com/office/officeart/2005/8/layout/orgChart1"/>
    <dgm:cxn modelId="{D41E6C37-3B7E-45AE-9776-F06A5A39BFF0}" type="presParOf" srcId="{86A2B4FA-0731-4025-BB2A-5230ECA7564F}" destId="{6D09E77B-709F-48E5-8E15-817E834822DE}" srcOrd="1" destOrd="0" presId="urn:microsoft.com/office/officeart/2005/8/layout/orgChart1"/>
    <dgm:cxn modelId="{4737B357-AE58-4590-B8BA-6E3B7AAB130B}" type="presParOf" srcId="{6D09E77B-709F-48E5-8E15-817E834822DE}" destId="{485B13BA-5521-4FC0-99CF-8FD2AA7F755E}" srcOrd="0" destOrd="0" presId="urn:microsoft.com/office/officeart/2005/8/layout/orgChart1"/>
    <dgm:cxn modelId="{D750AEFC-20BE-4A0E-8DED-1865C03C7717}" type="presParOf" srcId="{485B13BA-5521-4FC0-99CF-8FD2AA7F755E}" destId="{55F1C9DB-50A5-4411-AF4A-B160826C2731}" srcOrd="0" destOrd="0" presId="urn:microsoft.com/office/officeart/2005/8/layout/orgChart1"/>
    <dgm:cxn modelId="{46721DA8-4397-4231-899B-4F4B81B9FB1A}" type="presParOf" srcId="{485B13BA-5521-4FC0-99CF-8FD2AA7F755E}" destId="{5DA1440A-A52E-45C2-8D4D-980F491DF0C5}" srcOrd="1" destOrd="0" presId="urn:microsoft.com/office/officeart/2005/8/layout/orgChart1"/>
    <dgm:cxn modelId="{A4A12067-8367-4EFB-ACA3-503541072306}" type="presParOf" srcId="{6D09E77B-709F-48E5-8E15-817E834822DE}" destId="{DF5B6C39-2A08-4EAD-99B9-C48A27C56974}" srcOrd="1" destOrd="0" presId="urn:microsoft.com/office/officeart/2005/8/layout/orgChart1"/>
    <dgm:cxn modelId="{E42E0040-8AEA-45D9-BD04-407EEDFBF074}" type="presParOf" srcId="{6D09E77B-709F-48E5-8E15-817E834822DE}" destId="{56F82B79-F90E-4FA8-8717-2BE0BA5D508F}" srcOrd="2" destOrd="0" presId="urn:microsoft.com/office/officeart/2005/8/layout/orgChart1"/>
    <dgm:cxn modelId="{AD6F1C8E-DDAD-4FAB-B96E-6F5F1DE153C8}" type="presParOf" srcId="{86A2B4FA-0731-4025-BB2A-5230ECA7564F}" destId="{E0BCDA1C-C892-4A7F-A27D-0A4BEB0CFC79}" srcOrd="2" destOrd="0" presId="urn:microsoft.com/office/officeart/2005/8/layout/orgChart1"/>
    <dgm:cxn modelId="{8EDD2A10-384F-4B0A-A705-432B7776A4F7}" type="presParOf" srcId="{86A2B4FA-0731-4025-BB2A-5230ECA7564F}" destId="{98D895CF-1B7B-4770-AE1A-1551D2244EBD}" srcOrd="3" destOrd="0" presId="urn:microsoft.com/office/officeart/2005/8/layout/orgChart1"/>
    <dgm:cxn modelId="{EB826BFC-7187-414B-828D-49B9F4D1080C}" type="presParOf" srcId="{98D895CF-1B7B-4770-AE1A-1551D2244EBD}" destId="{80536DB5-471C-4D50-827F-7D4E16CAFA2C}" srcOrd="0" destOrd="0" presId="urn:microsoft.com/office/officeart/2005/8/layout/orgChart1"/>
    <dgm:cxn modelId="{1BCB593E-B2A8-458C-A00F-7122A971C004}" type="presParOf" srcId="{80536DB5-471C-4D50-827F-7D4E16CAFA2C}" destId="{1DC5A011-36D1-4318-B7EE-6CF90DA05147}" srcOrd="0" destOrd="0" presId="urn:microsoft.com/office/officeart/2005/8/layout/orgChart1"/>
    <dgm:cxn modelId="{F42AE6DD-694B-47E6-B39C-6F82849E5369}" type="presParOf" srcId="{80536DB5-471C-4D50-827F-7D4E16CAFA2C}" destId="{8A7E931A-707D-4C2B-98FF-B9F1952948AD}" srcOrd="1" destOrd="0" presId="urn:microsoft.com/office/officeart/2005/8/layout/orgChart1"/>
    <dgm:cxn modelId="{3F999623-A28C-45BF-BFA3-EF0E959733EA}" type="presParOf" srcId="{98D895CF-1B7B-4770-AE1A-1551D2244EBD}" destId="{24F88774-C8EF-4F20-B8E4-6C313CA99989}" srcOrd="1" destOrd="0" presId="urn:microsoft.com/office/officeart/2005/8/layout/orgChart1"/>
    <dgm:cxn modelId="{41586EB5-3286-450A-859C-BDB9BA5F2FAF}" type="presParOf" srcId="{98D895CF-1B7B-4770-AE1A-1551D2244EBD}" destId="{FE6BAA12-0C7D-484C-99EE-FBABEE436872}" srcOrd="2" destOrd="0" presId="urn:microsoft.com/office/officeart/2005/8/layout/orgChart1"/>
    <dgm:cxn modelId="{DA796D76-93B9-4D8B-A073-B628EFD784A8}" type="presParOf" srcId="{86A2B4FA-0731-4025-BB2A-5230ECA7564F}" destId="{995C908B-32DD-4C40-AE21-F17349E71207}" srcOrd="4" destOrd="0" presId="urn:microsoft.com/office/officeart/2005/8/layout/orgChart1"/>
    <dgm:cxn modelId="{6480FC1D-80C3-4EB6-9E62-A632F5B6F6EE}" type="presParOf" srcId="{86A2B4FA-0731-4025-BB2A-5230ECA7564F}" destId="{1313F30E-ED72-401C-A34D-CCA4D7B7B0AA}" srcOrd="5" destOrd="0" presId="urn:microsoft.com/office/officeart/2005/8/layout/orgChart1"/>
    <dgm:cxn modelId="{AF95B690-0FDD-4597-8406-553BEBF318FD}" type="presParOf" srcId="{1313F30E-ED72-401C-A34D-CCA4D7B7B0AA}" destId="{B7A93450-A1B3-42EE-B1C9-88C4227B22F2}" srcOrd="0" destOrd="0" presId="urn:microsoft.com/office/officeart/2005/8/layout/orgChart1"/>
    <dgm:cxn modelId="{F3704DD1-A79E-4D13-8E63-DA7365F5254A}" type="presParOf" srcId="{B7A93450-A1B3-42EE-B1C9-88C4227B22F2}" destId="{22DB2281-5464-4AD5-913A-B1261AAB8AA2}" srcOrd="0" destOrd="0" presId="urn:microsoft.com/office/officeart/2005/8/layout/orgChart1"/>
    <dgm:cxn modelId="{21DE3244-0EA3-47FA-8592-C5C3CE2AACC0}" type="presParOf" srcId="{B7A93450-A1B3-42EE-B1C9-88C4227B22F2}" destId="{7AFB4461-79E1-4367-9751-2071F862A111}" srcOrd="1" destOrd="0" presId="urn:microsoft.com/office/officeart/2005/8/layout/orgChart1"/>
    <dgm:cxn modelId="{6320E8E0-78E0-4CFE-9F7E-02062C179737}" type="presParOf" srcId="{1313F30E-ED72-401C-A34D-CCA4D7B7B0AA}" destId="{689FDC5F-DA5B-451C-802D-028053AECF1C}" srcOrd="1" destOrd="0" presId="urn:microsoft.com/office/officeart/2005/8/layout/orgChart1"/>
    <dgm:cxn modelId="{E9237DBF-78AC-467F-A58B-F5A7F85E4416}" type="presParOf" srcId="{1313F30E-ED72-401C-A34D-CCA4D7B7B0AA}" destId="{3F51C73B-88EF-4BD2-B048-F87204B92DAF}" srcOrd="2" destOrd="0" presId="urn:microsoft.com/office/officeart/2005/8/layout/orgChart1"/>
    <dgm:cxn modelId="{D63DF85D-FE3F-4546-8115-ECBD3B9D5D3E}" type="presParOf" srcId="{BB2A4A3A-B383-4EEA-B8D0-E8D3D105AC75}" destId="{43372F6E-2D7C-4A0E-A18D-FF3EAEB01E42}" srcOrd="2" destOrd="0" presId="urn:microsoft.com/office/officeart/2005/8/layout/orgChart1"/>
    <dgm:cxn modelId="{F348A000-227F-4151-8D3B-F5B286C906F4}" type="presParOf" srcId="{7A397D68-FA96-4B5E-8157-E8426CCE7C1A}" destId="{4C551EA9-F4C6-4AEF-A742-EC184BFEB355}" srcOrd="2" destOrd="0" presId="urn:microsoft.com/office/officeart/2005/8/layout/orgChart1"/>
    <dgm:cxn modelId="{8E5E5FF8-57F2-4D25-B57B-62085CEE3564}" type="presParOf" srcId="{7A397D68-FA96-4B5E-8157-E8426CCE7C1A}" destId="{975A6CBC-7569-4E59-B273-AA527F220139}" srcOrd="3" destOrd="0" presId="urn:microsoft.com/office/officeart/2005/8/layout/orgChart1"/>
    <dgm:cxn modelId="{70D5B0C5-06EA-4289-83DA-591EDB07007E}" type="presParOf" srcId="{975A6CBC-7569-4E59-B273-AA527F220139}" destId="{F5C23F8E-54EB-49DE-A341-4A03C1114BF5}" srcOrd="0" destOrd="0" presId="urn:microsoft.com/office/officeart/2005/8/layout/orgChart1"/>
    <dgm:cxn modelId="{E7F19AB5-9CF7-4BC6-B08D-7599D5BF2CCC}" type="presParOf" srcId="{F5C23F8E-54EB-49DE-A341-4A03C1114BF5}" destId="{F14017F7-DA2A-492F-96C1-A60B504845B3}" srcOrd="0" destOrd="0" presId="urn:microsoft.com/office/officeart/2005/8/layout/orgChart1"/>
    <dgm:cxn modelId="{8DE8A7D6-7340-480E-B230-0C25F2A776F6}" type="presParOf" srcId="{F5C23F8E-54EB-49DE-A341-4A03C1114BF5}" destId="{A01F8191-AEFD-4FF1-9D87-53742FB6CA8D}" srcOrd="1" destOrd="0" presId="urn:microsoft.com/office/officeart/2005/8/layout/orgChart1"/>
    <dgm:cxn modelId="{6F861C66-C77B-4E76-93A9-F1FFEB0960C5}" type="presParOf" srcId="{975A6CBC-7569-4E59-B273-AA527F220139}" destId="{501B1822-0088-4686-9D51-3787C049C636}" srcOrd="1" destOrd="0" presId="urn:microsoft.com/office/officeart/2005/8/layout/orgChart1"/>
    <dgm:cxn modelId="{8A8A2FB3-BD7E-44BF-9EEF-4E921AD67581}" type="presParOf" srcId="{501B1822-0088-4686-9D51-3787C049C636}" destId="{EB619B60-516E-4211-9AC9-A06233599CFE}" srcOrd="0" destOrd="0" presId="urn:microsoft.com/office/officeart/2005/8/layout/orgChart1"/>
    <dgm:cxn modelId="{8C68A0A6-C898-4550-A797-6DD11B1C7DA2}" type="presParOf" srcId="{501B1822-0088-4686-9D51-3787C049C636}" destId="{41F02B50-46D0-4CCC-B0F8-D6ECB5CE97F6}" srcOrd="1" destOrd="0" presId="urn:microsoft.com/office/officeart/2005/8/layout/orgChart1"/>
    <dgm:cxn modelId="{58B433B6-AD5B-4451-8D19-357B24F09210}" type="presParOf" srcId="{41F02B50-46D0-4CCC-B0F8-D6ECB5CE97F6}" destId="{2252FD60-2633-4333-91CE-BE6C8960AF6A}" srcOrd="0" destOrd="0" presId="urn:microsoft.com/office/officeart/2005/8/layout/orgChart1"/>
    <dgm:cxn modelId="{7921F9A1-2A2C-419F-8F4F-A4E0B33FEAF1}" type="presParOf" srcId="{2252FD60-2633-4333-91CE-BE6C8960AF6A}" destId="{418BFB52-CFDF-43DF-A33A-77C1DFCAEAA5}" srcOrd="0" destOrd="0" presId="urn:microsoft.com/office/officeart/2005/8/layout/orgChart1"/>
    <dgm:cxn modelId="{F00DB1C7-B334-4A1B-AFC0-A889281BF249}" type="presParOf" srcId="{2252FD60-2633-4333-91CE-BE6C8960AF6A}" destId="{05EC2F58-1D3D-427E-BDE0-489FA64014DF}" srcOrd="1" destOrd="0" presId="urn:microsoft.com/office/officeart/2005/8/layout/orgChart1"/>
    <dgm:cxn modelId="{ECC471A2-5AF2-4013-82B4-CFF8D5BB8433}" type="presParOf" srcId="{41F02B50-46D0-4CCC-B0F8-D6ECB5CE97F6}" destId="{BFF9A792-D3E5-422C-BC4C-5DCA9300252C}" srcOrd="1" destOrd="0" presId="urn:microsoft.com/office/officeart/2005/8/layout/orgChart1"/>
    <dgm:cxn modelId="{D538347E-F588-4514-9E0C-453F3276C40E}" type="presParOf" srcId="{41F02B50-46D0-4CCC-B0F8-D6ECB5CE97F6}" destId="{115BDB30-70CC-4692-937D-83BC0674D33F}" srcOrd="2" destOrd="0" presId="urn:microsoft.com/office/officeart/2005/8/layout/orgChart1"/>
    <dgm:cxn modelId="{63C235E8-BFCB-474C-BC5E-322960A8084E}" type="presParOf" srcId="{501B1822-0088-4686-9D51-3787C049C636}" destId="{DC29F9A6-01B8-4F7B-8CD3-B6BFA9DB9527}" srcOrd="2" destOrd="0" presId="urn:microsoft.com/office/officeart/2005/8/layout/orgChart1"/>
    <dgm:cxn modelId="{DB38679C-BC49-42F5-8DA6-67E2AB1D9AF4}" type="presParOf" srcId="{501B1822-0088-4686-9D51-3787C049C636}" destId="{15E74AA6-3C5E-4399-9A52-55395C85A218}" srcOrd="3" destOrd="0" presId="urn:microsoft.com/office/officeart/2005/8/layout/orgChart1"/>
    <dgm:cxn modelId="{1A8D23FD-CE08-47B8-B818-98AED8A75EE1}" type="presParOf" srcId="{15E74AA6-3C5E-4399-9A52-55395C85A218}" destId="{83B975E1-CB8A-4D9A-8ED7-F47AF1B325C4}" srcOrd="0" destOrd="0" presId="urn:microsoft.com/office/officeart/2005/8/layout/orgChart1"/>
    <dgm:cxn modelId="{A9DDF4DC-80DB-4184-9789-868384154FFC}" type="presParOf" srcId="{83B975E1-CB8A-4D9A-8ED7-F47AF1B325C4}" destId="{CA87C2BC-AB0B-4684-ACC6-C052E8DBC27A}" srcOrd="0" destOrd="0" presId="urn:microsoft.com/office/officeart/2005/8/layout/orgChart1"/>
    <dgm:cxn modelId="{02DE893C-7554-45F7-9CB1-5598590CB29C}" type="presParOf" srcId="{83B975E1-CB8A-4D9A-8ED7-F47AF1B325C4}" destId="{338036D0-868C-498B-A499-2CD07A08BFE6}" srcOrd="1" destOrd="0" presId="urn:microsoft.com/office/officeart/2005/8/layout/orgChart1"/>
    <dgm:cxn modelId="{647D70E4-0966-45DC-9920-9218EE6679CF}" type="presParOf" srcId="{15E74AA6-3C5E-4399-9A52-55395C85A218}" destId="{38A57588-8BE8-417E-95C3-6CFBC7F9DEF0}" srcOrd="1" destOrd="0" presId="urn:microsoft.com/office/officeart/2005/8/layout/orgChart1"/>
    <dgm:cxn modelId="{61834918-D08C-4E95-8C95-AC13C7DC71C6}" type="presParOf" srcId="{15E74AA6-3C5E-4399-9A52-55395C85A218}" destId="{43D64E52-3109-493B-B925-B2599CD344AA}" srcOrd="2" destOrd="0" presId="urn:microsoft.com/office/officeart/2005/8/layout/orgChart1"/>
    <dgm:cxn modelId="{7B61E9D2-0202-4F05-B75B-C30980028B7B}" type="presParOf" srcId="{501B1822-0088-4686-9D51-3787C049C636}" destId="{407F968D-6032-42BD-8E04-C9E4055D7A3C}" srcOrd="4" destOrd="0" presId="urn:microsoft.com/office/officeart/2005/8/layout/orgChart1"/>
    <dgm:cxn modelId="{4F4485D7-FC11-472B-9D98-14BA2E87CB91}" type="presParOf" srcId="{501B1822-0088-4686-9D51-3787C049C636}" destId="{04878CFE-61AC-4C0F-8E6A-80157CEC118B}" srcOrd="5" destOrd="0" presId="urn:microsoft.com/office/officeart/2005/8/layout/orgChart1"/>
    <dgm:cxn modelId="{8F595C9A-E25C-40EE-B105-94110286EBF9}" type="presParOf" srcId="{04878CFE-61AC-4C0F-8E6A-80157CEC118B}" destId="{C4ABF585-F3A3-487A-918D-0C67DDF42A03}" srcOrd="0" destOrd="0" presId="urn:microsoft.com/office/officeart/2005/8/layout/orgChart1"/>
    <dgm:cxn modelId="{38764624-3290-46FE-9F82-02482CD2F0F4}" type="presParOf" srcId="{C4ABF585-F3A3-487A-918D-0C67DDF42A03}" destId="{35FB06EF-9433-45CA-B54A-8D4596B95BD8}" srcOrd="0" destOrd="0" presId="urn:microsoft.com/office/officeart/2005/8/layout/orgChart1"/>
    <dgm:cxn modelId="{C10C0D92-5A9D-48C3-84A9-3FE496B059E1}" type="presParOf" srcId="{C4ABF585-F3A3-487A-918D-0C67DDF42A03}" destId="{88CC8B8E-FB70-4680-812D-3790E4E25C5C}" srcOrd="1" destOrd="0" presId="urn:microsoft.com/office/officeart/2005/8/layout/orgChart1"/>
    <dgm:cxn modelId="{FDADBF53-2F13-48B4-A77F-0D9C008CD24A}" type="presParOf" srcId="{04878CFE-61AC-4C0F-8E6A-80157CEC118B}" destId="{6876019D-DEC1-492B-A203-BE05EF3FAE53}" srcOrd="1" destOrd="0" presId="urn:microsoft.com/office/officeart/2005/8/layout/orgChart1"/>
    <dgm:cxn modelId="{636D6E2C-4DCC-42B0-B3B0-CF4F8CA20AAE}" type="presParOf" srcId="{04878CFE-61AC-4C0F-8E6A-80157CEC118B}" destId="{44901CF0-F515-4275-A8B2-331E8F606DE7}" srcOrd="2" destOrd="0" presId="urn:microsoft.com/office/officeart/2005/8/layout/orgChart1"/>
    <dgm:cxn modelId="{BB368E61-087D-4F0B-9A0F-2E34AE83D6A3}" type="presParOf" srcId="{501B1822-0088-4686-9D51-3787C049C636}" destId="{633A768E-C764-4EBD-B039-7E1251A39430}" srcOrd="6" destOrd="0" presId="urn:microsoft.com/office/officeart/2005/8/layout/orgChart1"/>
    <dgm:cxn modelId="{1A8B032B-D548-4C16-B047-858FCF42299B}" type="presParOf" srcId="{501B1822-0088-4686-9D51-3787C049C636}" destId="{BDA274A3-5C64-40E0-AC59-259D06584D7B}" srcOrd="7" destOrd="0" presId="urn:microsoft.com/office/officeart/2005/8/layout/orgChart1"/>
    <dgm:cxn modelId="{A3F77B6A-3F3C-4403-A603-1F08B4E71688}" type="presParOf" srcId="{BDA274A3-5C64-40E0-AC59-259D06584D7B}" destId="{F8C15CAB-140C-442D-A590-7EB30B7D9AF5}" srcOrd="0" destOrd="0" presId="urn:microsoft.com/office/officeart/2005/8/layout/orgChart1"/>
    <dgm:cxn modelId="{65CB7EA8-8ECA-440F-9BF9-E0C4B284229F}" type="presParOf" srcId="{F8C15CAB-140C-442D-A590-7EB30B7D9AF5}" destId="{A447EE6E-812F-495B-B025-0E105AE71368}" srcOrd="0" destOrd="0" presId="urn:microsoft.com/office/officeart/2005/8/layout/orgChart1"/>
    <dgm:cxn modelId="{A4511254-1240-4DEE-A6DC-8A500E9D4F63}" type="presParOf" srcId="{F8C15CAB-140C-442D-A590-7EB30B7D9AF5}" destId="{B0D4852D-D3FB-4F8F-AF9A-FA0AECE4EB77}" srcOrd="1" destOrd="0" presId="urn:microsoft.com/office/officeart/2005/8/layout/orgChart1"/>
    <dgm:cxn modelId="{1EE488B5-09E6-4684-912A-7FDA9CC179F6}" type="presParOf" srcId="{BDA274A3-5C64-40E0-AC59-259D06584D7B}" destId="{F1E50F90-A8B0-4CDA-8CA5-0ABE38ADE426}" srcOrd="1" destOrd="0" presId="urn:microsoft.com/office/officeart/2005/8/layout/orgChart1"/>
    <dgm:cxn modelId="{987C9B0C-AC95-4709-9EDF-CDFEEAE0B0CC}" type="presParOf" srcId="{BDA274A3-5C64-40E0-AC59-259D06584D7B}" destId="{9AD090C0-7444-4769-985E-2BF86FD78FAB}" srcOrd="2" destOrd="0" presId="urn:microsoft.com/office/officeart/2005/8/layout/orgChart1"/>
    <dgm:cxn modelId="{9E66CC5F-15EF-4BC6-ADB8-333FA41E73DB}" type="presParOf" srcId="{975A6CBC-7569-4E59-B273-AA527F220139}" destId="{B52BBD42-59D8-4C0D-BB66-331B3E45ABD5}" srcOrd="2" destOrd="0" presId="urn:microsoft.com/office/officeart/2005/8/layout/orgChart1"/>
    <dgm:cxn modelId="{8DC4F415-5897-4BA8-B8E8-2A96ED95C9B3}" type="presParOf" srcId="{7A397D68-FA96-4B5E-8157-E8426CCE7C1A}" destId="{54703F3D-313F-4148-A986-349D29276F4C}" srcOrd="4" destOrd="0" presId="urn:microsoft.com/office/officeart/2005/8/layout/orgChart1"/>
    <dgm:cxn modelId="{74691033-9AF3-4287-B500-C021DFD75B8E}" type="presParOf" srcId="{7A397D68-FA96-4B5E-8157-E8426CCE7C1A}" destId="{D45A7218-92F7-4CF6-9943-A62254C6771D}" srcOrd="5" destOrd="0" presId="urn:microsoft.com/office/officeart/2005/8/layout/orgChart1"/>
    <dgm:cxn modelId="{BF2F5600-96D6-4851-BB0C-F1A6827338C4}" type="presParOf" srcId="{D45A7218-92F7-4CF6-9943-A62254C6771D}" destId="{BDF33A3F-2717-4A5A-B9B0-42261E903259}" srcOrd="0" destOrd="0" presId="urn:microsoft.com/office/officeart/2005/8/layout/orgChart1"/>
    <dgm:cxn modelId="{F60B8834-16D0-41E1-9F4E-ABD1F0541C03}" type="presParOf" srcId="{BDF33A3F-2717-4A5A-B9B0-42261E903259}" destId="{212B22F4-1CCB-4559-942C-CAB6ED99DC65}" srcOrd="0" destOrd="0" presId="urn:microsoft.com/office/officeart/2005/8/layout/orgChart1"/>
    <dgm:cxn modelId="{05022217-F1EE-4375-B107-E2610C02CD87}" type="presParOf" srcId="{BDF33A3F-2717-4A5A-B9B0-42261E903259}" destId="{ABEFF2DC-F9D2-4B9D-81BF-F9B65882E21A}" srcOrd="1" destOrd="0" presId="urn:microsoft.com/office/officeart/2005/8/layout/orgChart1"/>
    <dgm:cxn modelId="{C3FBC258-E437-4117-B0A2-563F34B9A4E9}" type="presParOf" srcId="{D45A7218-92F7-4CF6-9943-A62254C6771D}" destId="{A0EDC082-1130-4AEC-A6E6-9E9E42E8EB70}" srcOrd="1" destOrd="0" presId="urn:microsoft.com/office/officeart/2005/8/layout/orgChart1"/>
    <dgm:cxn modelId="{72470FF9-C8BC-48A3-BF2C-5B97CA30CCCF}" type="presParOf" srcId="{A0EDC082-1130-4AEC-A6E6-9E9E42E8EB70}" destId="{D8944197-DE79-435B-AC09-807ACC8E9749}" srcOrd="0" destOrd="0" presId="urn:microsoft.com/office/officeart/2005/8/layout/orgChart1"/>
    <dgm:cxn modelId="{FFE5F57C-E342-4431-AA7E-FDCB710CFAD5}" type="presParOf" srcId="{A0EDC082-1130-4AEC-A6E6-9E9E42E8EB70}" destId="{A6EAC9B4-B26E-4CFF-9CA2-34CBCB88B41D}" srcOrd="1" destOrd="0" presId="urn:microsoft.com/office/officeart/2005/8/layout/orgChart1"/>
    <dgm:cxn modelId="{418D380A-09BF-42DF-A161-E866882039BA}" type="presParOf" srcId="{A6EAC9B4-B26E-4CFF-9CA2-34CBCB88B41D}" destId="{5C0127C2-C9EE-49DD-BBCA-1A6A6E7A2F96}" srcOrd="0" destOrd="0" presId="urn:microsoft.com/office/officeart/2005/8/layout/orgChart1"/>
    <dgm:cxn modelId="{7EE734E9-7F48-4698-ABE8-2CF9D3AF9880}" type="presParOf" srcId="{5C0127C2-C9EE-49DD-BBCA-1A6A6E7A2F96}" destId="{8B3421D6-B8C3-4E88-9FC9-6D35DF191243}" srcOrd="0" destOrd="0" presId="urn:microsoft.com/office/officeart/2005/8/layout/orgChart1"/>
    <dgm:cxn modelId="{ACEA95A7-8A05-43C7-9C05-4769C5281D95}" type="presParOf" srcId="{5C0127C2-C9EE-49DD-BBCA-1A6A6E7A2F96}" destId="{7F6C36FD-3DEA-4395-A83B-FF37FCECFE33}" srcOrd="1" destOrd="0" presId="urn:microsoft.com/office/officeart/2005/8/layout/orgChart1"/>
    <dgm:cxn modelId="{F7D88BA4-D7D5-4672-B8F2-A55DA404527E}" type="presParOf" srcId="{A6EAC9B4-B26E-4CFF-9CA2-34CBCB88B41D}" destId="{AF68253D-6033-415F-B846-1B363FAE1D28}" srcOrd="1" destOrd="0" presId="urn:microsoft.com/office/officeart/2005/8/layout/orgChart1"/>
    <dgm:cxn modelId="{EDBCD6BD-66C9-4EFE-830F-9D7867F5987E}" type="presParOf" srcId="{A6EAC9B4-B26E-4CFF-9CA2-34CBCB88B41D}" destId="{E17DCACE-FCAF-4FBB-B923-3DDA57937372}" srcOrd="2" destOrd="0" presId="urn:microsoft.com/office/officeart/2005/8/layout/orgChart1"/>
    <dgm:cxn modelId="{6F61AA2E-9C7B-4B74-B306-203AB44345BC}" type="presParOf" srcId="{A0EDC082-1130-4AEC-A6E6-9E9E42E8EB70}" destId="{0538D529-9A70-4B69-931D-A2DD14E7183A}" srcOrd="2" destOrd="0" presId="urn:microsoft.com/office/officeart/2005/8/layout/orgChart1"/>
    <dgm:cxn modelId="{F853C165-E130-4D03-9338-9EEB092EE7A3}" type="presParOf" srcId="{A0EDC082-1130-4AEC-A6E6-9E9E42E8EB70}" destId="{4E57A869-32ED-41E3-9BB6-B0AE881C6685}" srcOrd="3" destOrd="0" presId="urn:microsoft.com/office/officeart/2005/8/layout/orgChart1"/>
    <dgm:cxn modelId="{0BA9043F-2680-4B38-A016-2963D9D524BF}" type="presParOf" srcId="{4E57A869-32ED-41E3-9BB6-B0AE881C6685}" destId="{A6DB5770-3252-49BD-A81C-D6052EB4911D}" srcOrd="0" destOrd="0" presId="urn:microsoft.com/office/officeart/2005/8/layout/orgChart1"/>
    <dgm:cxn modelId="{7A0D3CF7-2482-4123-A353-2B53B90D23FB}" type="presParOf" srcId="{A6DB5770-3252-49BD-A81C-D6052EB4911D}" destId="{98DC552E-CBB0-4FDE-B0C6-B59B9F303CBB}" srcOrd="0" destOrd="0" presId="urn:microsoft.com/office/officeart/2005/8/layout/orgChart1"/>
    <dgm:cxn modelId="{EC1AC2FF-1D2E-49B2-96C0-D38B6B747D80}" type="presParOf" srcId="{A6DB5770-3252-49BD-A81C-D6052EB4911D}" destId="{3C63749A-5CDF-46FB-A00E-55478FA211C6}" srcOrd="1" destOrd="0" presId="urn:microsoft.com/office/officeart/2005/8/layout/orgChart1"/>
    <dgm:cxn modelId="{F12F78B0-EC47-40F1-9BBB-93AD9B0EFC15}" type="presParOf" srcId="{4E57A869-32ED-41E3-9BB6-B0AE881C6685}" destId="{279882E4-D4BC-447F-97A7-19D11A5830E4}" srcOrd="1" destOrd="0" presId="urn:microsoft.com/office/officeart/2005/8/layout/orgChart1"/>
    <dgm:cxn modelId="{A17825AB-17C0-4496-9701-49F3F5675239}" type="presParOf" srcId="{4E57A869-32ED-41E3-9BB6-B0AE881C6685}" destId="{59DFB2CB-0984-4999-8EDD-6CD7323F46AC}" srcOrd="2" destOrd="0" presId="urn:microsoft.com/office/officeart/2005/8/layout/orgChart1"/>
    <dgm:cxn modelId="{458C7981-60B0-4C7A-9122-DEB065CED05D}" type="presParOf" srcId="{D45A7218-92F7-4CF6-9943-A62254C6771D}" destId="{FE9A62A1-4CB6-4BC2-937A-55B7B155B5E2}" srcOrd="2" destOrd="0" presId="urn:microsoft.com/office/officeart/2005/8/layout/orgChart1"/>
    <dgm:cxn modelId="{B929EBA3-C37D-40AC-AEE6-562C6F8C1A53}" type="presParOf" srcId="{EB3836AD-0310-4732-9E85-C8D0D08615A9}" destId="{828301AD-D4D7-4DA3-8B9E-CA95F1B335D1}" srcOrd="2" destOrd="0" presId="urn:microsoft.com/office/officeart/2005/8/layout/orgChart1"/>
  </dgm:cxnLst>
  <dgm:bg>
    <a:effect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38D529-9A70-4B69-931D-A2DD14E7183A}">
      <dsp:nvSpPr>
        <dsp:cNvPr id="0" name=""/>
        <dsp:cNvSpPr/>
      </dsp:nvSpPr>
      <dsp:spPr>
        <a:xfrm>
          <a:off x="5605242" y="1511282"/>
          <a:ext cx="351446" cy="108621"/>
        </a:xfrm>
        <a:custGeom>
          <a:avLst/>
          <a:gdLst/>
          <a:ahLst/>
          <a:cxnLst/>
          <a:rect l="0" t="0" r="0" b="0"/>
          <a:pathLst>
            <a:path>
              <a:moveTo>
                <a:pt x="0" y="0"/>
              </a:moveTo>
              <a:lnTo>
                <a:pt x="0" y="54310"/>
              </a:lnTo>
              <a:lnTo>
                <a:pt x="351446" y="54310"/>
              </a:lnTo>
              <a:lnTo>
                <a:pt x="351446"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D8944197-DE79-435B-AC09-807ACC8E9749}">
      <dsp:nvSpPr>
        <dsp:cNvPr id="0" name=""/>
        <dsp:cNvSpPr/>
      </dsp:nvSpPr>
      <dsp:spPr>
        <a:xfrm>
          <a:off x="5288112" y="1511282"/>
          <a:ext cx="317129" cy="108621"/>
        </a:xfrm>
        <a:custGeom>
          <a:avLst/>
          <a:gdLst/>
          <a:ahLst/>
          <a:cxnLst/>
          <a:rect l="0" t="0" r="0" b="0"/>
          <a:pathLst>
            <a:path>
              <a:moveTo>
                <a:pt x="317129" y="0"/>
              </a:moveTo>
              <a:lnTo>
                <a:pt x="317129" y="54310"/>
              </a:lnTo>
              <a:lnTo>
                <a:pt x="0" y="54310"/>
              </a:lnTo>
              <a:lnTo>
                <a:pt x="0"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4703F3D-313F-4148-A986-349D29276F4C}">
      <dsp:nvSpPr>
        <dsp:cNvPr id="0" name=""/>
        <dsp:cNvSpPr/>
      </dsp:nvSpPr>
      <dsp:spPr>
        <a:xfrm>
          <a:off x="3086965" y="1144040"/>
          <a:ext cx="2518277" cy="108621"/>
        </a:xfrm>
        <a:custGeom>
          <a:avLst/>
          <a:gdLst/>
          <a:ahLst/>
          <a:cxnLst/>
          <a:rect l="0" t="0" r="0" b="0"/>
          <a:pathLst>
            <a:path>
              <a:moveTo>
                <a:pt x="0" y="0"/>
              </a:moveTo>
              <a:lnTo>
                <a:pt x="0" y="54310"/>
              </a:lnTo>
              <a:lnTo>
                <a:pt x="2518277" y="54310"/>
              </a:lnTo>
              <a:lnTo>
                <a:pt x="2518277" y="1086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A768E-C764-4EBD-B039-7E1251A39430}">
      <dsp:nvSpPr>
        <dsp:cNvPr id="0" name=""/>
        <dsp:cNvSpPr/>
      </dsp:nvSpPr>
      <dsp:spPr>
        <a:xfrm>
          <a:off x="3561937" y="1511282"/>
          <a:ext cx="1037214" cy="108621"/>
        </a:xfrm>
        <a:custGeom>
          <a:avLst/>
          <a:gdLst/>
          <a:ahLst/>
          <a:cxnLst/>
          <a:rect l="0" t="0" r="0" b="0"/>
          <a:pathLst>
            <a:path>
              <a:moveTo>
                <a:pt x="0" y="0"/>
              </a:moveTo>
              <a:lnTo>
                <a:pt x="0" y="54310"/>
              </a:lnTo>
              <a:lnTo>
                <a:pt x="1037214" y="54310"/>
              </a:lnTo>
              <a:lnTo>
                <a:pt x="1037214"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07F968D-6032-42BD-8E04-C9E4055D7A3C}">
      <dsp:nvSpPr>
        <dsp:cNvPr id="0" name=""/>
        <dsp:cNvSpPr/>
      </dsp:nvSpPr>
      <dsp:spPr>
        <a:xfrm>
          <a:off x="3561937" y="1511282"/>
          <a:ext cx="349071" cy="108621"/>
        </a:xfrm>
        <a:custGeom>
          <a:avLst/>
          <a:gdLst/>
          <a:ahLst/>
          <a:cxnLst/>
          <a:rect l="0" t="0" r="0" b="0"/>
          <a:pathLst>
            <a:path>
              <a:moveTo>
                <a:pt x="0" y="0"/>
              </a:moveTo>
              <a:lnTo>
                <a:pt x="0" y="54310"/>
              </a:lnTo>
              <a:lnTo>
                <a:pt x="349071" y="54310"/>
              </a:lnTo>
              <a:lnTo>
                <a:pt x="349071"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DC29F9A6-01B8-4F7B-8CD3-B6BFA9DB9527}">
      <dsp:nvSpPr>
        <dsp:cNvPr id="0" name=""/>
        <dsp:cNvSpPr/>
      </dsp:nvSpPr>
      <dsp:spPr>
        <a:xfrm>
          <a:off x="3221552" y="1511282"/>
          <a:ext cx="340384" cy="127671"/>
        </a:xfrm>
        <a:custGeom>
          <a:avLst/>
          <a:gdLst/>
          <a:ahLst/>
          <a:cxnLst/>
          <a:rect l="0" t="0" r="0" b="0"/>
          <a:pathLst>
            <a:path>
              <a:moveTo>
                <a:pt x="340384" y="0"/>
              </a:moveTo>
              <a:lnTo>
                <a:pt x="340384" y="73360"/>
              </a:lnTo>
              <a:lnTo>
                <a:pt x="0" y="73360"/>
              </a:lnTo>
              <a:lnTo>
                <a:pt x="0" y="12767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B619B60-516E-4211-9AC9-A06233599CFE}">
      <dsp:nvSpPr>
        <dsp:cNvPr id="0" name=""/>
        <dsp:cNvSpPr/>
      </dsp:nvSpPr>
      <dsp:spPr>
        <a:xfrm>
          <a:off x="2534967" y="1511282"/>
          <a:ext cx="1026970" cy="120952"/>
        </a:xfrm>
        <a:custGeom>
          <a:avLst/>
          <a:gdLst/>
          <a:ahLst/>
          <a:cxnLst/>
          <a:rect l="0" t="0" r="0" b="0"/>
          <a:pathLst>
            <a:path>
              <a:moveTo>
                <a:pt x="1026970" y="0"/>
              </a:moveTo>
              <a:lnTo>
                <a:pt x="1026970" y="66641"/>
              </a:lnTo>
              <a:lnTo>
                <a:pt x="0" y="66641"/>
              </a:lnTo>
              <a:lnTo>
                <a:pt x="0" y="120952"/>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4C551EA9-F4C6-4AEF-A742-EC184BFEB355}">
      <dsp:nvSpPr>
        <dsp:cNvPr id="0" name=""/>
        <dsp:cNvSpPr/>
      </dsp:nvSpPr>
      <dsp:spPr>
        <a:xfrm>
          <a:off x="3086965" y="1144040"/>
          <a:ext cx="474972" cy="108621"/>
        </a:xfrm>
        <a:custGeom>
          <a:avLst/>
          <a:gdLst/>
          <a:ahLst/>
          <a:cxnLst/>
          <a:rect l="0" t="0" r="0" b="0"/>
          <a:pathLst>
            <a:path>
              <a:moveTo>
                <a:pt x="0" y="0"/>
              </a:moveTo>
              <a:lnTo>
                <a:pt x="0" y="54310"/>
              </a:lnTo>
              <a:lnTo>
                <a:pt x="474972" y="54310"/>
              </a:lnTo>
              <a:lnTo>
                <a:pt x="474972" y="1086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5C908B-32DD-4C40-AE21-F17349E71207}">
      <dsp:nvSpPr>
        <dsp:cNvPr id="0" name=""/>
        <dsp:cNvSpPr/>
      </dsp:nvSpPr>
      <dsp:spPr>
        <a:xfrm>
          <a:off x="1060459" y="1527826"/>
          <a:ext cx="746901" cy="108621"/>
        </a:xfrm>
        <a:custGeom>
          <a:avLst/>
          <a:gdLst/>
          <a:ahLst/>
          <a:cxnLst/>
          <a:rect l="0" t="0" r="0" b="0"/>
          <a:pathLst>
            <a:path>
              <a:moveTo>
                <a:pt x="0" y="0"/>
              </a:moveTo>
              <a:lnTo>
                <a:pt x="0" y="54310"/>
              </a:lnTo>
              <a:lnTo>
                <a:pt x="746901" y="54310"/>
              </a:lnTo>
              <a:lnTo>
                <a:pt x="746901"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0BCDA1C-C892-4A7F-A27D-0A4BEB0CFC79}">
      <dsp:nvSpPr>
        <dsp:cNvPr id="0" name=""/>
        <dsp:cNvSpPr/>
      </dsp:nvSpPr>
      <dsp:spPr>
        <a:xfrm>
          <a:off x="1014739" y="1527826"/>
          <a:ext cx="91440" cy="108621"/>
        </a:xfrm>
        <a:custGeom>
          <a:avLst/>
          <a:gdLst/>
          <a:ahLst/>
          <a:cxnLst/>
          <a:rect l="0" t="0" r="0" b="0"/>
          <a:pathLst>
            <a:path>
              <a:moveTo>
                <a:pt x="45720" y="0"/>
              </a:moveTo>
              <a:lnTo>
                <a:pt x="45720" y="54310"/>
              </a:lnTo>
              <a:lnTo>
                <a:pt x="63831" y="54310"/>
              </a:lnTo>
              <a:lnTo>
                <a:pt x="63831"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BE8B38CB-A47C-4ED0-B09F-59960B795FB2}">
      <dsp:nvSpPr>
        <dsp:cNvPr id="0" name=""/>
        <dsp:cNvSpPr/>
      </dsp:nvSpPr>
      <dsp:spPr>
        <a:xfrm>
          <a:off x="331669" y="1527826"/>
          <a:ext cx="728790" cy="108621"/>
        </a:xfrm>
        <a:custGeom>
          <a:avLst/>
          <a:gdLst/>
          <a:ahLst/>
          <a:cxnLst/>
          <a:rect l="0" t="0" r="0" b="0"/>
          <a:pathLst>
            <a:path>
              <a:moveTo>
                <a:pt x="728790" y="0"/>
              </a:moveTo>
              <a:lnTo>
                <a:pt x="728790" y="54310"/>
              </a:lnTo>
              <a:lnTo>
                <a:pt x="0" y="54310"/>
              </a:lnTo>
              <a:lnTo>
                <a:pt x="0" y="10862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DCB5C1-523F-4195-9A56-1D18D9FEFA63}">
      <dsp:nvSpPr>
        <dsp:cNvPr id="0" name=""/>
        <dsp:cNvSpPr/>
      </dsp:nvSpPr>
      <dsp:spPr>
        <a:xfrm>
          <a:off x="1060459" y="1144040"/>
          <a:ext cx="2026505" cy="108621"/>
        </a:xfrm>
        <a:custGeom>
          <a:avLst/>
          <a:gdLst/>
          <a:ahLst/>
          <a:cxnLst/>
          <a:rect l="0" t="0" r="0" b="0"/>
          <a:pathLst>
            <a:path>
              <a:moveTo>
                <a:pt x="2026505" y="0"/>
              </a:moveTo>
              <a:lnTo>
                <a:pt x="2026505" y="54310"/>
              </a:lnTo>
              <a:lnTo>
                <a:pt x="0" y="54310"/>
              </a:lnTo>
              <a:lnTo>
                <a:pt x="0" y="1086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88267A-A1E9-465D-B8CC-1648288AB0C7}">
      <dsp:nvSpPr>
        <dsp:cNvPr id="0" name=""/>
        <dsp:cNvSpPr/>
      </dsp:nvSpPr>
      <dsp:spPr>
        <a:xfrm>
          <a:off x="2697302" y="523875"/>
          <a:ext cx="779325" cy="62016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ts val="0"/>
            </a:spcAft>
            <a:buNone/>
          </a:pPr>
          <a:r>
            <a:rPr lang="en-US" sz="900" b="1" kern="1200"/>
            <a:t>Yaoundé</a:t>
          </a:r>
        </a:p>
        <a:p>
          <a:pPr marL="0" lvl="0" indent="0" algn="l" defTabSz="400050">
            <a:lnSpc>
              <a:spcPct val="100000"/>
            </a:lnSpc>
            <a:spcBef>
              <a:spcPct val="0"/>
            </a:spcBef>
            <a:spcAft>
              <a:spcPts val="0"/>
            </a:spcAft>
            <a:buNone/>
          </a:pPr>
          <a:r>
            <a:rPr lang="en-US" sz="800" kern="1200"/>
            <a:t>Personnel: 68</a:t>
          </a:r>
        </a:p>
        <a:p>
          <a:pPr marL="0" lvl="0" indent="0" algn="l" defTabSz="400050">
            <a:lnSpc>
              <a:spcPct val="100000"/>
            </a:lnSpc>
            <a:spcBef>
              <a:spcPct val="0"/>
            </a:spcBef>
            <a:spcAft>
              <a:spcPts val="0"/>
            </a:spcAft>
            <a:buNone/>
          </a:pPr>
          <a:r>
            <a:rPr lang="en-US" sz="800" kern="1200"/>
            <a:t>RP:</a:t>
          </a:r>
        </a:p>
        <a:p>
          <a:pPr marL="0" lvl="0" indent="0" algn="l" defTabSz="400050">
            <a:lnSpc>
              <a:spcPct val="100000"/>
            </a:lnSpc>
            <a:spcBef>
              <a:spcPct val="0"/>
            </a:spcBef>
            <a:spcAft>
              <a:spcPts val="0"/>
            </a:spcAft>
            <a:buNone/>
          </a:pPr>
          <a:r>
            <a:rPr lang="en-US" sz="800" kern="1200"/>
            <a:t>ExB:</a:t>
          </a:r>
        </a:p>
      </dsp:txBody>
      <dsp:txXfrm>
        <a:off x="2727576" y="554149"/>
        <a:ext cx="718777" cy="559616"/>
      </dsp:txXfrm>
    </dsp:sp>
    <dsp:sp modelId="{50E80D68-E999-4134-84EA-1CC242A8BE48}">
      <dsp:nvSpPr>
        <dsp:cNvPr id="0" name=""/>
        <dsp:cNvSpPr/>
      </dsp:nvSpPr>
      <dsp:spPr>
        <a:xfrm>
          <a:off x="317" y="1252661"/>
          <a:ext cx="2120283" cy="27516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Representational Presence</a:t>
          </a:r>
        </a:p>
      </dsp:txBody>
      <dsp:txXfrm>
        <a:off x="13749" y="1266093"/>
        <a:ext cx="2093419" cy="248301"/>
      </dsp:txXfrm>
    </dsp:sp>
    <dsp:sp modelId="{55F1C9DB-50A5-4411-AF4A-B160826C2731}">
      <dsp:nvSpPr>
        <dsp:cNvPr id="0" name=""/>
        <dsp:cNvSpPr/>
      </dsp:nvSpPr>
      <dsp:spPr>
        <a:xfrm>
          <a:off x="5221" y="1636447"/>
          <a:ext cx="652895" cy="55555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ts val="0"/>
            </a:spcAft>
            <a:buNone/>
          </a:pPr>
          <a:r>
            <a:rPr lang="en-US" sz="800" b="1" kern="1200"/>
            <a:t>Libreville</a:t>
          </a:r>
        </a:p>
        <a:p>
          <a:pPr marL="0" lvl="0" indent="0" algn="l" defTabSz="355600">
            <a:lnSpc>
              <a:spcPct val="100000"/>
            </a:lnSpc>
            <a:spcBef>
              <a:spcPct val="0"/>
            </a:spcBef>
            <a:spcAft>
              <a:spcPts val="0"/>
            </a:spcAft>
            <a:buNone/>
          </a:pPr>
          <a:r>
            <a:rPr lang="en-US" sz="800" kern="1200"/>
            <a:t>Staff: 18</a:t>
          </a:r>
        </a:p>
        <a:p>
          <a:pPr marL="0" lvl="0" indent="0" algn="l" defTabSz="355600">
            <a:lnSpc>
              <a:spcPct val="100000"/>
            </a:lnSpc>
            <a:spcBef>
              <a:spcPct val="0"/>
            </a:spcBef>
            <a:spcAft>
              <a:spcPts val="0"/>
            </a:spcAft>
            <a:buNone/>
          </a:pPr>
          <a:r>
            <a:rPr lang="en-US" sz="800" kern="1200"/>
            <a:t>RP:</a:t>
          </a:r>
        </a:p>
        <a:p>
          <a:pPr marL="0" lvl="0" indent="0" algn="l" defTabSz="355600">
            <a:lnSpc>
              <a:spcPct val="100000"/>
            </a:lnSpc>
            <a:spcBef>
              <a:spcPct val="0"/>
            </a:spcBef>
            <a:spcAft>
              <a:spcPts val="0"/>
            </a:spcAft>
            <a:buNone/>
          </a:pPr>
          <a:r>
            <a:rPr lang="en-US" sz="800" kern="1200"/>
            <a:t>ExB:</a:t>
          </a:r>
        </a:p>
      </dsp:txBody>
      <dsp:txXfrm>
        <a:off x="32341" y="1663567"/>
        <a:ext cx="598655" cy="501315"/>
      </dsp:txXfrm>
    </dsp:sp>
    <dsp:sp modelId="{1DC5A011-36D1-4318-B7EE-6CF90DA05147}">
      <dsp:nvSpPr>
        <dsp:cNvPr id="0" name=""/>
        <dsp:cNvSpPr/>
      </dsp:nvSpPr>
      <dsp:spPr>
        <a:xfrm>
          <a:off x="766737" y="1636447"/>
          <a:ext cx="623665" cy="56077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ts val="0"/>
            </a:spcAft>
            <a:buNone/>
          </a:pPr>
          <a:r>
            <a:rPr lang="en-US" sz="800" b="1" kern="1200"/>
            <a:t>Brazaville</a:t>
          </a:r>
        </a:p>
        <a:p>
          <a:pPr marL="0" lvl="0" indent="0" algn="l" defTabSz="355600">
            <a:lnSpc>
              <a:spcPct val="100000"/>
            </a:lnSpc>
            <a:spcBef>
              <a:spcPct val="0"/>
            </a:spcBef>
            <a:spcAft>
              <a:spcPts val="0"/>
            </a:spcAft>
            <a:buNone/>
          </a:pPr>
          <a:r>
            <a:rPr lang="en-US" sz="800" kern="1200"/>
            <a:t>Staff: 14</a:t>
          </a:r>
        </a:p>
        <a:p>
          <a:pPr marL="0" lvl="0" indent="0" algn="l" defTabSz="355600">
            <a:lnSpc>
              <a:spcPct val="100000"/>
            </a:lnSpc>
            <a:spcBef>
              <a:spcPct val="0"/>
            </a:spcBef>
            <a:spcAft>
              <a:spcPts val="0"/>
            </a:spcAft>
            <a:buNone/>
          </a:pPr>
          <a:r>
            <a:rPr lang="en-US" sz="800" kern="1200"/>
            <a:t>RP:</a:t>
          </a:r>
        </a:p>
        <a:p>
          <a:pPr marL="0" lvl="0" indent="0" algn="l" defTabSz="355600">
            <a:lnSpc>
              <a:spcPct val="100000"/>
            </a:lnSpc>
            <a:spcBef>
              <a:spcPct val="0"/>
            </a:spcBef>
            <a:spcAft>
              <a:spcPts val="0"/>
            </a:spcAft>
            <a:buNone/>
          </a:pPr>
          <a:r>
            <a:rPr lang="en-US" sz="800" kern="1200"/>
            <a:t>ExB:</a:t>
          </a:r>
        </a:p>
      </dsp:txBody>
      <dsp:txXfrm>
        <a:off x="794112" y="1663822"/>
        <a:ext cx="568915" cy="506024"/>
      </dsp:txXfrm>
    </dsp:sp>
    <dsp:sp modelId="{22DB2281-5464-4AD5-913A-B1261AAB8AA2}">
      <dsp:nvSpPr>
        <dsp:cNvPr id="0" name=""/>
        <dsp:cNvSpPr/>
      </dsp:nvSpPr>
      <dsp:spPr>
        <a:xfrm>
          <a:off x="1499024" y="1636447"/>
          <a:ext cx="616672" cy="553222"/>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ts val="0"/>
            </a:spcAft>
            <a:buNone/>
          </a:pPr>
          <a:r>
            <a:rPr lang="en-US" sz="800" b="1" kern="1200"/>
            <a:t>Kinshasa</a:t>
          </a:r>
        </a:p>
        <a:p>
          <a:pPr marL="0" lvl="0" indent="0" algn="l" defTabSz="355600">
            <a:lnSpc>
              <a:spcPct val="90000"/>
            </a:lnSpc>
            <a:spcBef>
              <a:spcPct val="0"/>
            </a:spcBef>
            <a:spcAft>
              <a:spcPts val="0"/>
            </a:spcAft>
            <a:buNone/>
          </a:pPr>
          <a:r>
            <a:rPr lang="en-US" sz="800" kern="1200"/>
            <a:t>Staff: 30</a:t>
          </a:r>
        </a:p>
        <a:p>
          <a:pPr marL="0" lvl="0" indent="0" algn="l" defTabSz="355600">
            <a:lnSpc>
              <a:spcPct val="90000"/>
            </a:lnSpc>
            <a:spcBef>
              <a:spcPct val="0"/>
            </a:spcBef>
            <a:spcAft>
              <a:spcPts val="0"/>
            </a:spcAft>
            <a:buNone/>
          </a:pPr>
          <a:r>
            <a:rPr lang="en-US" sz="800" kern="1200"/>
            <a:t>RP:</a:t>
          </a:r>
        </a:p>
        <a:p>
          <a:pPr marL="0" lvl="0" indent="0" algn="l" defTabSz="355600">
            <a:lnSpc>
              <a:spcPct val="90000"/>
            </a:lnSpc>
            <a:spcBef>
              <a:spcPct val="0"/>
            </a:spcBef>
            <a:spcAft>
              <a:spcPts val="0"/>
            </a:spcAft>
            <a:buNone/>
          </a:pPr>
          <a:r>
            <a:rPr lang="en-US" sz="800" kern="1200"/>
            <a:t>ExB:</a:t>
          </a:r>
        </a:p>
      </dsp:txBody>
      <dsp:txXfrm>
        <a:off x="1526030" y="1663453"/>
        <a:ext cx="562660" cy="499210"/>
      </dsp:txXfrm>
    </dsp:sp>
    <dsp:sp modelId="{F14017F7-DA2A-492F-96C1-A60B504845B3}">
      <dsp:nvSpPr>
        <dsp:cNvPr id="0" name=""/>
        <dsp:cNvSpPr/>
      </dsp:nvSpPr>
      <dsp:spPr>
        <a:xfrm>
          <a:off x="2229222" y="1252661"/>
          <a:ext cx="2665431" cy="25862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Non Representational Presence</a:t>
          </a:r>
        </a:p>
      </dsp:txBody>
      <dsp:txXfrm>
        <a:off x="2241847" y="1265286"/>
        <a:ext cx="2640181" cy="233371"/>
      </dsp:txXfrm>
    </dsp:sp>
    <dsp:sp modelId="{418BFB52-CFDF-43DF-A33A-77C1DFCAEAA5}">
      <dsp:nvSpPr>
        <dsp:cNvPr id="0" name=""/>
        <dsp:cNvSpPr/>
      </dsp:nvSpPr>
      <dsp:spPr>
        <a:xfrm>
          <a:off x="2241519" y="1632234"/>
          <a:ext cx="586895" cy="57044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ts val="0"/>
            </a:spcAft>
            <a:buNone/>
          </a:pPr>
          <a:r>
            <a:rPr lang="en-US" sz="800" b="1" kern="1200"/>
            <a:t>Bujumbura</a:t>
          </a:r>
        </a:p>
        <a:p>
          <a:pPr marL="0" lvl="0" indent="0" algn="l" defTabSz="355600">
            <a:lnSpc>
              <a:spcPct val="90000"/>
            </a:lnSpc>
            <a:spcBef>
              <a:spcPct val="0"/>
            </a:spcBef>
            <a:spcAft>
              <a:spcPts val="0"/>
            </a:spcAft>
            <a:buNone/>
          </a:pPr>
          <a:r>
            <a:rPr lang="en-US" sz="800" kern="1200"/>
            <a:t>Staff: 12</a:t>
          </a:r>
        </a:p>
        <a:p>
          <a:pPr marL="0" lvl="0" indent="0" algn="l" defTabSz="355600">
            <a:lnSpc>
              <a:spcPct val="90000"/>
            </a:lnSpc>
            <a:spcBef>
              <a:spcPct val="0"/>
            </a:spcBef>
            <a:spcAft>
              <a:spcPts val="0"/>
            </a:spcAft>
            <a:buNone/>
          </a:pPr>
          <a:r>
            <a:rPr lang="en-US" sz="800" kern="1200"/>
            <a:t>RP:</a:t>
          </a:r>
        </a:p>
        <a:p>
          <a:pPr marL="0" lvl="0" indent="0" algn="l" defTabSz="355600">
            <a:lnSpc>
              <a:spcPct val="90000"/>
            </a:lnSpc>
            <a:spcBef>
              <a:spcPct val="0"/>
            </a:spcBef>
            <a:spcAft>
              <a:spcPts val="0"/>
            </a:spcAft>
            <a:buNone/>
          </a:pPr>
          <a:r>
            <a:rPr lang="en-US" sz="800" kern="1200"/>
            <a:t>ExB:</a:t>
          </a:r>
        </a:p>
      </dsp:txBody>
      <dsp:txXfrm>
        <a:off x="2269366" y="1660081"/>
        <a:ext cx="531201" cy="514750"/>
      </dsp:txXfrm>
    </dsp:sp>
    <dsp:sp modelId="{CA87C2BC-AB0B-4684-ACC6-C052E8DBC27A}">
      <dsp:nvSpPr>
        <dsp:cNvPr id="0" name=""/>
        <dsp:cNvSpPr/>
      </dsp:nvSpPr>
      <dsp:spPr>
        <a:xfrm>
          <a:off x="2937035" y="1638953"/>
          <a:ext cx="569034" cy="522687"/>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ts val="0"/>
            </a:spcAft>
            <a:buNone/>
          </a:pPr>
          <a:r>
            <a:rPr lang="en-US" sz="800" b="1" kern="1200"/>
            <a:t>Luanda</a:t>
          </a:r>
        </a:p>
        <a:p>
          <a:pPr marL="0" lvl="0" indent="0" algn="l" defTabSz="355600">
            <a:lnSpc>
              <a:spcPct val="100000"/>
            </a:lnSpc>
            <a:spcBef>
              <a:spcPct val="0"/>
            </a:spcBef>
            <a:spcAft>
              <a:spcPts val="0"/>
            </a:spcAft>
            <a:buNone/>
          </a:pPr>
          <a:r>
            <a:rPr lang="en-US" sz="800" kern="1200"/>
            <a:t>Staff: 6</a:t>
          </a:r>
        </a:p>
        <a:p>
          <a:pPr marL="0" lvl="0" indent="0" algn="l" defTabSz="355600">
            <a:lnSpc>
              <a:spcPct val="100000"/>
            </a:lnSpc>
            <a:spcBef>
              <a:spcPct val="0"/>
            </a:spcBef>
            <a:spcAft>
              <a:spcPts val="0"/>
            </a:spcAft>
            <a:buNone/>
          </a:pPr>
          <a:r>
            <a:rPr lang="en-US" sz="800" kern="1200"/>
            <a:t>RP:</a:t>
          </a:r>
        </a:p>
        <a:p>
          <a:pPr marL="0" lvl="0" indent="0" algn="l" defTabSz="355600">
            <a:lnSpc>
              <a:spcPct val="100000"/>
            </a:lnSpc>
            <a:spcBef>
              <a:spcPct val="0"/>
            </a:spcBef>
            <a:spcAft>
              <a:spcPts val="0"/>
            </a:spcAft>
            <a:buNone/>
          </a:pPr>
          <a:r>
            <a:rPr lang="en-US" sz="800" kern="1200"/>
            <a:t>ExB:</a:t>
          </a:r>
        </a:p>
      </dsp:txBody>
      <dsp:txXfrm>
        <a:off x="2962550" y="1664468"/>
        <a:ext cx="518004" cy="471657"/>
      </dsp:txXfrm>
    </dsp:sp>
    <dsp:sp modelId="{35FB06EF-9433-45CA-B54A-8D4596B95BD8}">
      <dsp:nvSpPr>
        <dsp:cNvPr id="0" name=""/>
        <dsp:cNvSpPr/>
      </dsp:nvSpPr>
      <dsp:spPr>
        <a:xfrm>
          <a:off x="3614691" y="1619903"/>
          <a:ext cx="592636" cy="599420"/>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ts val="0"/>
            </a:spcAft>
            <a:buNone/>
          </a:pPr>
          <a:r>
            <a:rPr lang="en-US" sz="800" b="1" kern="1200"/>
            <a:t>N'djamena</a:t>
          </a:r>
        </a:p>
        <a:p>
          <a:pPr marL="0" lvl="0" indent="0" algn="l" defTabSz="355600">
            <a:lnSpc>
              <a:spcPct val="100000"/>
            </a:lnSpc>
            <a:spcBef>
              <a:spcPct val="0"/>
            </a:spcBef>
            <a:spcAft>
              <a:spcPts val="0"/>
            </a:spcAft>
            <a:buNone/>
          </a:pPr>
          <a:r>
            <a:rPr lang="en-US" sz="800" kern="1200"/>
            <a:t>Staff: 23</a:t>
          </a:r>
        </a:p>
        <a:p>
          <a:pPr marL="0" lvl="0" indent="0" algn="l" defTabSz="355600">
            <a:lnSpc>
              <a:spcPct val="100000"/>
            </a:lnSpc>
            <a:spcBef>
              <a:spcPct val="0"/>
            </a:spcBef>
            <a:spcAft>
              <a:spcPts val="0"/>
            </a:spcAft>
            <a:buNone/>
          </a:pPr>
          <a:r>
            <a:rPr lang="en-US" sz="800" kern="1200"/>
            <a:t>RP:</a:t>
          </a:r>
        </a:p>
        <a:p>
          <a:pPr marL="0" lvl="0" indent="0" algn="l" defTabSz="355600">
            <a:lnSpc>
              <a:spcPct val="100000"/>
            </a:lnSpc>
            <a:spcBef>
              <a:spcPct val="0"/>
            </a:spcBef>
            <a:spcAft>
              <a:spcPts val="0"/>
            </a:spcAft>
            <a:buNone/>
          </a:pPr>
          <a:r>
            <a:rPr lang="en-US" sz="800" kern="1200"/>
            <a:t>ExB:</a:t>
          </a:r>
        </a:p>
      </dsp:txBody>
      <dsp:txXfrm>
        <a:off x="3643621" y="1648833"/>
        <a:ext cx="534776" cy="541560"/>
      </dsp:txXfrm>
    </dsp:sp>
    <dsp:sp modelId="{A447EE6E-812F-495B-B025-0E105AE71368}">
      <dsp:nvSpPr>
        <dsp:cNvPr id="0" name=""/>
        <dsp:cNvSpPr/>
      </dsp:nvSpPr>
      <dsp:spPr>
        <a:xfrm>
          <a:off x="4315948" y="1619903"/>
          <a:ext cx="566407" cy="59087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ts val="0"/>
            </a:spcAft>
            <a:buNone/>
          </a:pPr>
          <a:r>
            <a:rPr lang="en-US" sz="800" b="1" kern="1200"/>
            <a:t>Malabo</a:t>
          </a:r>
        </a:p>
        <a:p>
          <a:pPr marL="0" lvl="0" indent="0" algn="l" defTabSz="355600">
            <a:lnSpc>
              <a:spcPct val="100000"/>
            </a:lnSpc>
            <a:spcBef>
              <a:spcPct val="0"/>
            </a:spcBef>
            <a:spcAft>
              <a:spcPts val="0"/>
            </a:spcAft>
            <a:buNone/>
          </a:pPr>
          <a:r>
            <a:rPr lang="en-US" sz="800" kern="1200"/>
            <a:t>Staff: 10</a:t>
          </a:r>
        </a:p>
        <a:p>
          <a:pPr marL="0" lvl="0" indent="0" algn="l" defTabSz="355600">
            <a:lnSpc>
              <a:spcPct val="100000"/>
            </a:lnSpc>
            <a:spcBef>
              <a:spcPct val="0"/>
            </a:spcBef>
            <a:spcAft>
              <a:spcPts val="0"/>
            </a:spcAft>
            <a:buNone/>
          </a:pPr>
          <a:r>
            <a:rPr lang="en-US" sz="800" kern="1200"/>
            <a:t>RP:</a:t>
          </a:r>
        </a:p>
        <a:p>
          <a:pPr marL="0" lvl="0" indent="0" algn="l" defTabSz="355600">
            <a:lnSpc>
              <a:spcPct val="100000"/>
            </a:lnSpc>
            <a:spcBef>
              <a:spcPct val="0"/>
            </a:spcBef>
            <a:spcAft>
              <a:spcPts val="0"/>
            </a:spcAft>
            <a:buNone/>
          </a:pPr>
          <a:r>
            <a:rPr lang="en-US" sz="800" kern="1200"/>
            <a:t>ExB:</a:t>
          </a:r>
        </a:p>
      </dsp:txBody>
      <dsp:txXfrm>
        <a:off x="4343598" y="1647553"/>
        <a:ext cx="511107" cy="535575"/>
      </dsp:txXfrm>
    </dsp:sp>
    <dsp:sp modelId="{212B22F4-1CCB-4559-942C-CAB6ED99DC65}">
      <dsp:nvSpPr>
        <dsp:cNvPr id="0" name=""/>
        <dsp:cNvSpPr/>
      </dsp:nvSpPr>
      <dsp:spPr>
        <a:xfrm>
          <a:off x="5036872" y="1252661"/>
          <a:ext cx="1136740" cy="25862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No Presence</a:t>
          </a:r>
        </a:p>
      </dsp:txBody>
      <dsp:txXfrm>
        <a:off x="5049497" y="1265286"/>
        <a:ext cx="1111490" cy="233371"/>
      </dsp:txXfrm>
    </dsp:sp>
    <dsp:sp modelId="{8B3421D6-B8C3-4E88-9FC9-6D35DF191243}">
      <dsp:nvSpPr>
        <dsp:cNvPr id="0" name=""/>
        <dsp:cNvSpPr/>
      </dsp:nvSpPr>
      <dsp:spPr>
        <a:xfrm>
          <a:off x="4990977" y="1619903"/>
          <a:ext cx="594270" cy="536580"/>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ts val="0"/>
            </a:spcAft>
            <a:buNone/>
          </a:pPr>
          <a:r>
            <a:rPr lang="en-US" sz="800" b="1" kern="1200"/>
            <a:t>Sao Tome</a:t>
          </a:r>
        </a:p>
        <a:p>
          <a:pPr marL="0" lvl="0" indent="0" algn="l" defTabSz="355600">
            <a:lnSpc>
              <a:spcPct val="90000"/>
            </a:lnSpc>
            <a:spcBef>
              <a:spcPct val="0"/>
            </a:spcBef>
            <a:spcAft>
              <a:spcPts val="0"/>
            </a:spcAft>
            <a:buNone/>
          </a:pPr>
          <a:r>
            <a:rPr lang="en-US" sz="800" kern="1200"/>
            <a:t>Staff: 0</a:t>
          </a:r>
        </a:p>
        <a:p>
          <a:pPr marL="0" lvl="0" indent="0" algn="l" defTabSz="355600">
            <a:lnSpc>
              <a:spcPct val="90000"/>
            </a:lnSpc>
            <a:spcBef>
              <a:spcPct val="0"/>
            </a:spcBef>
            <a:spcAft>
              <a:spcPts val="0"/>
            </a:spcAft>
            <a:buNone/>
          </a:pPr>
          <a:r>
            <a:rPr lang="en-US" sz="800" kern="1200"/>
            <a:t>RP:</a:t>
          </a:r>
        </a:p>
        <a:p>
          <a:pPr marL="0" lvl="0" indent="0" algn="l" defTabSz="355600">
            <a:lnSpc>
              <a:spcPct val="90000"/>
            </a:lnSpc>
            <a:spcBef>
              <a:spcPct val="0"/>
            </a:spcBef>
            <a:spcAft>
              <a:spcPts val="0"/>
            </a:spcAft>
            <a:buNone/>
          </a:pPr>
          <a:r>
            <a:rPr lang="en-US" sz="800" kern="1200"/>
            <a:t>ExB:</a:t>
          </a:r>
          <a:endParaRPr lang="en-US" sz="600" kern="1200"/>
        </a:p>
      </dsp:txBody>
      <dsp:txXfrm>
        <a:off x="5017171" y="1646097"/>
        <a:ext cx="541882" cy="484192"/>
      </dsp:txXfrm>
    </dsp:sp>
    <dsp:sp modelId="{98DC552E-CBB0-4FDE-B0C6-B59B9F303CBB}">
      <dsp:nvSpPr>
        <dsp:cNvPr id="0" name=""/>
        <dsp:cNvSpPr/>
      </dsp:nvSpPr>
      <dsp:spPr>
        <a:xfrm>
          <a:off x="5693869" y="1619903"/>
          <a:ext cx="525637" cy="5039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ts val="0"/>
            </a:spcAft>
            <a:buNone/>
          </a:pPr>
          <a:r>
            <a:rPr lang="en-US" sz="800" b="1" kern="1200"/>
            <a:t>Bangui</a:t>
          </a:r>
        </a:p>
        <a:p>
          <a:pPr marL="0" lvl="0" indent="0" algn="l" defTabSz="355600">
            <a:lnSpc>
              <a:spcPct val="90000"/>
            </a:lnSpc>
            <a:spcBef>
              <a:spcPct val="0"/>
            </a:spcBef>
            <a:spcAft>
              <a:spcPts val="0"/>
            </a:spcAft>
            <a:buNone/>
          </a:pPr>
          <a:r>
            <a:rPr lang="en-US" sz="800" kern="1200"/>
            <a:t>Staff: 0</a:t>
          </a:r>
        </a:p>
        <a:p>
          <a:pPr marL="0" lvl="0" indent="0" algn="l" defTabSz="355600">
            <a:lnSpc>
              <a:spcPct val="90000"/>
            </a:lnSpc>
            <a:spcBef>
              <a:spcPct val="0"/>
            </a:spcBef>
            <a:spcAft>
              <a:spcPts val="0"/>
            </a:spcAft>
            <a:buNone/>
          </a:pPr>
          <a:r>
            <a:rPr lang="en-US" sz="800" kern="1200"/>
            <a:t>RP:</a:t>
          </a:r>
        </a:p>
        <a:p>
          <a:pPr marL="0" lvl="0" indent="0" algn="l" defTabSz="355600">
            <a:lnSpc>
              <a:spcPct val="90000"/>
            </a:lnSpc>
            <a:spcBef>
              <a:spcPct val="0"/>
            </a:spcBef>
            <a:spcAft>
              <a:spcPts val="0"/>
            </a:spcAft>
            <a:buNone/>
          </a:pPr>
          <a:r>
            <a:rPr lang="en-US" sz="800" kern="1200"/>
            <a:t>ExB:</a:t>
          </a:r>
          <a:endParaRPr lang="en-US" sz="500" kern="1200"/>
        </a:p>
      </dsp:txBody>
      <dsp:txXfrm>
        <a:off x="5718469" y="1644503"/>
        <a:ext cx="476437" cy="4547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b799ec2-212c-48b5-b7ff-d14ec6cbce2b" xsi:nil="true"/>
    <lcf76f155ced4ddcb4097134ff3c332f xmlns="f8ef70f3-4e3d-42be-bd40-fbc1cacc151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54335BECF21B40B6CCFAE91E076EEB" ma:contentTypeVersion="16" ma:contentTypeDescription="Create a new document." ma:contentTypeScope="" ma:versionID="94937c70b077d27b114db5c0c6c24804">
  <xsd:schema xmlns:xsd="http://www.w3.org/2001/XMLSchema" xmlns:xs="http://www.w3.org/2001/XMLSchema" xmlns:p="http://schemas.microsoft.com/office/2006/metadata/properties" xmlns:ns2="f8ef70f3-4e3d-42be-bd40-fbc1cacc1519" xmlns:ns3="5b799ec2-212c-48b5-b7ff-d14ec6cbce2b" targetNamespace="http://schemas.microsoft.com/office/2006/metadata/properties" ma:root="true" ma:fieldsID="685062a3a417280b2ba0d41154c36e6e" ns2:_="" ns3:_="">
    <xsd:import namespace="f8ef70f3-4e3d-42be-bd40-fbc1cacc1519"/>
    <xsd:import namespace="5b799ec2-212c-48b5-b7ff-d14ec6cbce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f70f3-4e3d-42be-bd40-fbc1cacc1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cec18f-64e3-475c-b7ef-ac8bd502240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799ec2-212c-48b5-b7ff-d14ec6cbce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66721f6-7bfd-4f3c-8124-2e148304ba45}" ma:internalName="TaxCatchAll" ma:showField="CatchAllData" ma:web="5b799ec2-212c-48b5-b7ff-d14ec6cbce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997523-539E-4CA9-BB0E-276378DE8A18}">
  <ds:schemaRefs>
    <ds:schemaRef ds:uri="http://schemas.openxmlformats.org/officeDocument/2006/bibliography"/>
  </ds:schemaRefs>
</ds:datastoreItem>
</file>

<file path=customXml/itemProps2.xml><?xml version="1.0" encoding="utf-8"?>
<ds:datastoreItem xmlns:ds="http://schemas.openxmlformats.org/officeDocument/2006/customXml" ds:itemID="{6C2092A1-CA49-4AB5-ACF3-F8F1C4EE585B}">
  <ds:schemaRefs>
    <ds:schemaRef ds:uri="http://schemas.microsoft.com/sharepoint/v3/contenttype/forms"/>
  </ds:schemaRefs>
</ds:datastoreItem>
</file>

<file path=customXml/itemProps3.xml><?xml version="1.0" encoding="utf-8"?>
<ds:datastoreItem xmlns:ds="http://schemas.openxmlformats.org/officeDocument/2006/customXml" ds:itemID="{3D4235D7-E3EB-4485-BFD6-9B7E569CA02F}">
  <ds:schemaRefs>
    <ds:schemaRef ds:uri="http://schemas.microsoft.com/office/2006/metadata/properties"/>
    <ds:schemaRef ds:uri="http://schemas.microsoft.com/office/infopath/2007/PartnerControls"/>
    <ds:schemaRef ds:uri="5b799ec2-212c-48b5-b7ff-d14ec6cbce2b"/>
    <ds:schemaRef ds:uri="f8ef70f3-4e3d-42be-bd40-fbc1cacc1519"/>
  </ds:schemaRefs>
</ds:datastoreItem>
</file>

<file path=customXml/itemProps4.xml><?xml version="1.0" encoding="utf-8"?>
<ds:datastoreItem xmlns:ds="http://schemas.openxmlformats.org/officeDocument/2006/customXml" ds:itemID="{8EC81A26-2B7E-4477-BCBC-84D7D2E1D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ef70f3-4e3d-42be-bd40-fbc1cacc1519"/>
    <ds:schemaRef ds:uri="5b799ec2-212c-48b5-b7ff-d14ec6cbc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4</Pages>
  <Words>2696</Words>
  <Characters>15370</Characters>
  <Application>Microsoft Office Word</Application>
  <DocSecurity>0</DocSecurity>
  <Lines>128</Lines>
  <Paragraphs>36</Paragraphs>
  <ScaleCrop>false</ScaleCrop>
  <Company>UNESCO</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 - FM</dc:creator>
  <cp:keywords/>
  <dc:description/>
  <cp:lastModifiedBy>Thanassoulias, Helen</cp:lastModifiedBy>
  <cp:revision>97</cp:revision>
  <cp:lastPrinted>2019-02-19T22:32:00Z</cp:lastPrinted>
  <dcterms:created xsi:type="dcterms:W3CDTF">2022-02-14T14:45:00Z</dcterms:created>
  <dcterms:modified xsi:type="dcterms:W3CDTF">2022-06-13T09:44:00Z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0x0101009354335BECF21B40B6CCFAE91E076EEB</vt:lpwstr>
  </property>
  <property fmtid="{D5CDD505-2E9C-101B-9397-08002B2CF9AE}" pid="3" name="MediaServiceImageTags">
    <vt:lpwstr/>
  </property>
</Properties>
</file>