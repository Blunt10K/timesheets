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DFAA6" w14:textId="3AD23126" w:rsidR="00BD11B2" w:rsidRPr="00141BD6" w:rsidRDefault="00BD11B2" w:rsidP="00E63492">
      <w:pPr>
        <w:pStyle w:val="AP-Style1"/>
        <w:numPr>
          <w:ilvl w:val="0"/>
          <w:numId w:val="0"/>
        </w:numPr>
        <w:spacing w:after="0"/>
        <w:ind w:left="360" w:hanging="360"/>
        <w:rPr>
          <w:rFonts w:ascii="Century Gothic" w:hAnsi="Century Gothic"/>
          <w:szCs w:val="24"/>
        </w:rPr>
      </w:pPr>
    </w:p>
    <w:p w14:paraId="2CB449A9" w14:textId="1B7A9D7B" w:rsidR="00862A32" w:rsidRPr="00141BD6" w:rsidRDefault="00862A32" w:rsidP="00E63492">
      <w:pPr>
        <w:pStyle w:val="AP-Style1"/>
        <w:numPr>
          <w:ilvl w:val="0"/>
          <w:numId w:val="0"/>
        </w:numPr>
        <w:spacing w:after="0"/>
        <w:ind w:left="360" w:hanging="360"/>
        <w:rPr>
          <w:rFonts w:ascii="Century Gothic" w:hAnsi="Century Gothic"/>
          <w:szCs w:val="24"/>
        </w:rPr>
      </w:pPr>
    </w:p>
    <w:p w14:paraId="49F83D4B" w14:textId="77777777" w:rsidR="00862A32" w:rsidRPr="00141BD6" w:rsidRDefault="00862A32" w:rsidP="00E63492">
      <w:pPr>
        <w:pStyle w:val="AP-Style1"/>
        <w:numPr>
          <w:ilvl w:val="0"/>
          <w:numId w:val="0"/>
        </w:numPr>
        <w:spacing w:after="0"/>
        <w:ind w:left="360" w:hanging="360"/>
        <w:rPr>
          <w:rFonts w:ascii="Century Gothic" w:hAnsi="Century Gothic"/>
          <w:szCs w:val="24"/>
        </w:rPr>
      </w:pPr>
    </w:p>
    <w:p w14:paraId="52956684" w14:textId="56102022" w:rsidR="006745FE" w:rsidRPr="00141BD6" w:rsidRDefault="006745FE" w:rsidP="00E63492">
      <w:pPr>
        <w:pStyle w:val="AP-Style1"/>
        <w:numPr>
          <w:ilvl w:val="0"/>
          <w:numId w:val="0"/>
        </w:numPr>
        <w:spacing w:after="0"/>
        <w:ind w:left="360" w:hanging="360"/>
        <w:rPr>
          <w:rFonts w:ascii="Century Gothic" w:hAnsi="Century Gothic"/>
          <w:szCs w:val="24"/>
        </w:rPr>
      </w:pPr>
    </w:p>
    <w:p w14:paraId="17949363" w14:textId="4823E4C3" w:rsidR="00CD1AE2" w:rsidRPr="00141BD6" w:rsidRDefault="00CD1AE2" w:rsidP="00CD1AE2">
      <w:pPr>
        <w:spacing w:line="264" w:lineRule="auto"/>
        <w:rPr>
          <w:rFonts w:ascii="Century Gothic" w:hAnsi="Century Gothic" w:cs="Arial"/>
          <w:szCs w:val="21"/>
        </w:rPr>
      </w:pPr>
    </w:p>
    <w:p w14:paraId="39E6F696" w14:textId="00CBB4F9" w:rsidR="00CD1AE2" w:rsidRPr="00560E1A" w:rsidRDefault="00CD1AE2" w:rsidP="00CD1AE2">
      <w:pPr>
        <w:spacing w:after="160" w:line="259" w:lineRule="auto"/>
        <w:rPr>
          <w:rFonts w:ascii="Century Gothic" w:hAnsi="Century Gothic" w:cs="Arial"/>
          <w:szCs w:val="21"/>
        </w:rPr>
      </w:pPr>
      <w:r w:rsidRPr="00560E1A">
        <w:rPr>
          <w:rFonts w:ascii="Century Gothic" w:hAnsi="Century Gothic"/>
          <w:noProof/>
        </w:rPr>
        <mc:AlternateContent>
          <mc:Choice Requires="wps">
            <w:drawing>
              <wp:anchor distT="0" distB="0" distL="114300" distR="114300" simplePos="0" relativeHeight="251658247" behindDoc="0" locked="0" layoutInCell="1" allowOverlap="1" wp14:anchorId="6C8EA61E" wp14:editId="3787ADA2">
                <wp:simplePos x="0" y="0"/>
                <wp:positionH relativeFrom="margin">
                  <wp:posOffset>2377440</wp:posOffset>
                </wp:positionH>
                <wp:positionV relativeFrom="paragraph">
                  <wp:posOffset>3847797</wp:posOffset>
                </wp:positionV>
                <wp:extent cx="4038600" cy="6019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4038600" cy="601980"/>
                        </a:xfrm>
                        <a:prstGeom prst="rect">
                          <a:avLst/>
                        </a:prstGeom>
                        <a:noFill/>
                        <a:ln w="6350">
                          <a:noFill/>
                        </a:ln>
                      </wps:spPr>
                      <wps:txbx>
                        <w:txbxContent>
                          <w:p w14:paraId="1860AEC0" w14:textId="3E2E614E" w:rsidR="003F2967" w:rsidRPr="00825729" w:rsidRDefault="00FD4876" w:rsidP="00CD1AE2">
                            <w:pPr>
                              <w:jc w:val="right"/>
                              <w:rPr>
                                <w:rFonts w:ascii="Century Gothic" w:hAnsi="Century Gothic"/>
                                <w:color w:val="20589F"/>
                                <w:sz w:val="28"/>
                                <w:szCs w:val="28"/>
                                <w:lang w:val="fr-FR"/>
                              </w:rPr>
                            </w:pPr>
                            <w:r>
                              <w:rPr>
                                <w:rFonts w:ascii="Century Gothic" w:hAnsi="Century Gothic"/>
                                <w:color w:val="20589F"/>
                                <w:sz w:val="28"/>
                                <w:szCs w:val="28"/>
                                <w:lang w:val="fr-FR"/>
                              </w:rPr>
                              <w:t>May</w:t>
                            </w:r>
                            <w:r w:rsidR="003F2967">
                              <w:rPr>
                                <w:rFonts w:ascii="Century Gothic" w:hAnsi="Century Gothic"/>
                                <w:color w:val="20589F"/>
                                <w:sz w:val="28"/>
                                <w:szCs w:val="28"/>
                                <w:lang w:val="fr-FR"/>
                              </w:rPr>
                              <w:t xml:space="preserve"> </w:t>
                            </w:r>
                            <w:r w:rsidR="00F834F6">
                              <w:rPr>
                                <w:rFonts w:ascii="Century Gothic" w:hAnsi="Century Gothic"/>
                                <w:color w:val="20589F"/>
                                <w:sz w:val="28"/>
                                <w:szCs w:val="28"/>
                                <w:lang w:val="fr-FR"/>
                              </w:rPr>
                              <w:t>2022</w:t>
                            </w:r>
                          </w:p>
                        </w:txbxContent>
                      </wps:txbx>
                      <wps:bodyPr rot="0" spcFirstLastPara="0" vertOverflow="overflow" horzOverflow="overflow" vert="horz" wrap="square" lIns="45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6C8EA61E" id="_x0000_t202" coordsize="21600,21600" o:spt="202" path="m,l,21600r21600,l21600,xe">
                <v:stroke joinstyle="miter"/>
                <v:path gradientshapeok="t" o:connecttype="rect"/>
              </v:shapetype>
              <v:shape id="Text Box 6" o:spid="_x0000_s1026" type="#_x0000_t202" style="position:absolute;margin-left:187.2pt;margin-top:303pt;width:318pt;height:47.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" filled="f" stroked="f" strokeweight=".5pt">
                <v:textbox inset="12.5mm">
                  <w:txbxContent>
                    <w:p w14:paraId="1860AEC0" w14:textId="3E2E614E" w:rsidR="003F2967" w:rsidRPr="00825729" w:rsidRDefault="00FD4876" w:rsidP="00CD1AE2">
                      <w:pPr>
                        <w:jc w:val="right"/>
                        <w:rPr>
                          <w:rFonts w:ascii="Century Gothic" w:hAnsi="Century Gothic"/>
                          <w:color w:val="20589F"/>
                          <w:sz w:val="28"/>
                          <w:szCs w:val="28"/>
                          <w:lang w:val="fr-FR"/>
                        </w:rPr>
                      </w:pPr>
                      <w:r>
                        <w:rPr>
                          <w:rFonts w:ascii="Century Gothic" w:hAnsi="Century Gothic"/>
                          <w:color w:val="20589F"/>
                          <w:sz w:val="28"/>
                          <w:szCs w:val="28"/>
                          <w:lang w:val="fr-FR"/>
                        </w:rPr>
                        <w:t>May</w:t>
                      </w:r>
                      <w:r w:rsidR="003F2967">
                        <w:rPr>
                          <w:rFonts w:ascii="Century Gothic" w:hAnsi="Century Gothic"/>
                          <w:color w:val="20589F"/>
                          <w:sz w:val="28"/>
                          <w:szCs w:val="28"/>
                          <w:lang w:val="fr-FR"/>
                        </w:rPr>
                        <w:t xml:space="preserve"> </w:t>
                      </w:r>
                      <w:r w:rsidR="00F834F6">
                        <w:rPr>
                          <w:rFonts w:ascii="Century Gothic" w:hAnsi="Century Gothic"/>
                          <w:color w:val="20589F"/>
                          <w:sz w:val="28"/>
                          <w:szCs w:val="28"/>
                          <w:lang w:val="fr-FR"/>
                        </w:rPr>
                        <w:t>2022</w:t>
                      </w:r>
                    </w:p>
                  </w:txbxContent>
                </v:textbox>
                <w10:wrap anchorx="margin"/>
              </v:shape>
            </w:pict>
          </mc:Fallback>
        </mc:AlternateContent>
      </w:r>
      <w:r w:rsidRPr="00560E1A">
        <w:rPr>
          <w:rFonts w:ascii="Century Gothic" w:hAnsi="Century Gothic"/>
          <w:noProof/>
        </w:rPr>
        <mc:AlternateContent>
          <mc:Choice Requires="wps">
            <w:drawing>
              <wp:anchor distT="0" distB="0" distL="114300" distR="114300" simplePos="0" relativeHeight="251658246" behindDoc="0" locked="0" layoutInCell="1" allowOverlap="1" wp14:anchorId="6B1CE682" wp14:editId="4EC3EE14">
                <wp:simplePos x="0" y="0"/>
                <wp:positionH relativeFrom="page">
                  <wp:posOffset>7952</wp:posOffset>
                </wp:positionH>
                <wp:positionV relativeFrom="paragraph">
                  <wp:posOffset>1669139</wp:posOffset>
                </wp:positionV>
                <wp:extent cx="7776376" cy="21653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7776376" cy="2165350"/>
                        </a:xfrm>
                        <a:prstGeom prst="rect">
                          <a:avLst/>
                        </a:prstGeom>
                        <a:solidFill>
                          <a:srgbClr val="20589F"/>
                        </a:solidFill>
                        <a:ln w="6350">
                          <a:noFill/>
                        </a:ln>
                      </wps:spPr>
                      <wps:txbx>
                        <w:txbxContent>
                          <w:p w14:paraId="40D7FF49" w14:textId="77777777" w:rsidR="003F2967" w:rsidRDefault="003F2967" w:rsidP="00877C08">
                            <w:pPr>
                              <w:shd w:val="clear" w:color="auto" w:fill="20589F"/>
                              <w:ind w:left="360" w:right="730"/>
                              <w:jc w:val="right"/>
                              <w:rPr>
                                <w:rFonts w:ascii="Century Gothic" w:hAnsi="Century Gothic"/>
                                <w:color w:val="FFFFFF" w:themeColor="background1"/>
                                <w:sz w:val="80"/>
                                <w:szCs w:val="80"/>
                              </w:rPr>
                            </w:pPr>
                            <w:r>
                              <w:rPr>
                                <w:rFonts w:ascii="Century Gothic" w:hAnsi="Century Gothic"/>
                                <w:color w:val="FFFFFF" w:themeColor="background1"/>
                                <w:sz w:val="80"/>
                                <w:szCs w:val="80"/>
                              </w:rPr>
                              <w:t>Initial Risk Assessment</w:t>
                            </w:r>
                          </w:p>
                          <w:p w14:paraId="1A0FB873" w14:textId="77777777" w:rsidR="00F834F6" w:rsidRDefault="003F2967" w:rsidP="00877C08">
                            <w:pPr>
                              <w:shd w:val="clear" w:color="auto" w:fill="20589F"/>
                              <w:ind w:left="360" w:right="730"/>
                              <w:jc w:val="right"/>
                              <w:rPr>
                                <w:rFonts w:ascii="Century Gothic" w:hAnsi="Century Gothic"/>
                                <w:color w:val="FFFFFF" w:themeColor="background1"/>
                                <w:sz w:val="80"/>
                                <w:szCs w:val="80"/>
                              </w:rPr>
                            </w:pPr>
                            <w:r>
                              <w:rPr>
                                <w:rFonts w:ascii="Century Gothic" w:hAnsi="Century Gothic"/>
                                <w:color w:val="FFFFFF" w:themeColor="background1"/>
                                <w:sz w:val="80"/>
                                <w:szCs w:val="80"/>
                              </w:rPr>
                              <w:t xml:space="preserve">Audit of </w:t>
                            </w:r>
                            <w:r w:rsidR="00F834F6">
                              <w:rPr>
                                <w:rFonts w:ascii="Century Gothic" w:hAnsi="Century Gothic"/>
                                <w:color w:val="FFFFFF" w:themeColor="background1"/>
                                <w:sz w:val="80"/>
                                <w:szCs w:val="80"/>
                              </w:rPr>
                              <w:t>the UNESCO</w:t>
                            </w:r>
                          </w:p>
                          <w:p w14:paraId="6520E1E7" w14:textId="6DF8FFFA" w:rsidR="003F2967" w:rsidRPr="00862A32" w:rsidRDefault="00F834F6" w:rsidP="00877C08">
                            <w:pPr>
                              <w:shd w:val="clear" w:color="auto" w:fill="20589F"/>
                              <w:ind w:left="360" w:right="730"/>
                              <w:jc w:val="right"/>
                              <w:rPr>
                                <w:rFonts w:ascii="Century Gothic" w:hAnsi="Century Gothic"/>
                                <w:color w:val="FFFFFF" w:themeColor="background1"/>
                                <w:sz w:val="80"/>
                                <w:szCs w:val="80"/>
                                <w:lang w:val="en-US"/>
                              </w:rPr>
                            </w:pPr>
                            <w:r>
                              <w:rPr>
                                <w:rFonts w:ascii="Century Gothic" w:hAnsi="Century Gothic"/>
                                <w:color w:val="FFFFFF" w:themeColor="background1"/>
                                <w:sz w:val="80"/>
                                <w:szCs w:val="80"/>
                              </w:rPr>
                              <w:t>Office in</w:t>
                            </w:r>
                            <w:r w:rsidR="00FD4876">
                              <w:rPr>
                                <w:rFonts w:ascii="Century Gothic" w:hAnsi="Century Gothic"/>
                                <w:color w:val="FFFFFF" w:themeColor="background1"/>
                                <w:sz w:val="80"/>
                                <w:szCs w:val="80"/>
                              </w:rPr>
                              <w:t xml:space="preserve"> Harare</w:t>
                            </w:r>
                          </w:p>
                        </w:txbxContent>
                      </wps:txbx>
                      <wps:bodyPr rot="0" spcFirstLastPara="0" vertOverflow="overflow" horzOverflow="overflow" vert="horz" wrap="square" lIns="45000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1CE682" id="Text Box 5" o:spid="_x0000_s1027" type="#_x0000_t202" style="position:absolute;margin-left:.65pt;margin-top:131.45pt;width:612.3pt;height:170.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" fillcolor="#20589f" stroked="f" strokeweight=".5pt">
                <v:textbox inset="12.5mm">
                  <w:txbxContent>
                    <w:p w14:paraId="40D7FF49" w14:textId="77777777" w:rsidR="003F2967" w:rsidRDefault="003F2967" w:rsidP="00877C08">
                      <w:pPr>
                        <w:shd w:val="clear" w:color="auto" w:fill="20589F"/>
                        <w:ind w:left="360" w:right="730"/>
                        <w:jc w:val="right"/>
                        <w:rPr>
                          <w:rFonts w:ascii="Century Gothic" w:hAnsi="Century Gothic"/>
                          <w:color w:val="FFFFFF" w:themeColor="background1"/>
                          <w:sz w:val="80"/>
                          <w:szCs w:val="80"/>
                        </w:rPr>
                      </w:pPr>
                      <w:r>
                        <w:rPr>
                          <w:rFonts w:ascii="Century Gothic" w:hAnsi="Century Gothic"/>
                          <w:color w:val="FFFFFF" w:themeColor="background1"/>
                          <w:sz w:val="80"/>
                          <w:szCs w:val="80"/>
                        </w:rPr>
                        <w:t>Initial Risk Assessment</w:t>
                      </w:r>
                    </w:p>
                    <w:p w14:paraId="1A0FB873" w14:textId="77777777" w:rsidR="00F834F6" w:rsidRDefault="003F2967" w:rsidP="00877C08">
                      <w:pPr>
                        <w:shd w:val="clear" w:color="auto" w:fill="20589F"/>
                        <w:ind w:left="360" w:right="730"/>
                        <w:jc w:val="right"/>
                        <w:rPr>
                          <w:rFonts w:ascii="Century Gothic" w:hAnsi="Century Gothic"/>
                          <w:color w:val="FFFFFF" w:themeColor="background1"/>
                          <w:sz w:val="80"/>
                          <w:szCs w:val="80"/>
                        </w:rPr>
                      </w:pPr>
                      <w:r>
                        <w:rPr>
                          <w:rFonts w:ascii="Century Gothic" w:hAnsi="Century Gothic"/>
                          <w:color w:val="FFFFFF" w:themeColor="background1"/>
                          <w:sz w:val="80"/>
                          <w:szCs w:val="80"/>
                        </w:rPr>
                        <w:t xml:space="preserve">Audit of </w:t>
                      </w:r>
                      <w:r w:rsidR="00F834F6">
                        <w:rPr>
                          <w:rFonts w:ascii="Century Gothic" w:hAnsi="Century Gothic"/>
                          <w:color w:val="FFFFFF" w:themeColor="background1"/>
                          <w:sz w:val="80"/>
                          <w:szCs w:val="80"/>
                        </w:rPr>
                        <w:t>the UNESCO</w:t>
                      </w:r>
                    </w:p>
                    <w:p w14:paraId="6520E1E7" w14:textId="6DF8FFFA" w:rsidR="003F2967" w:rsidRPr="00862A32" w:rsidRDefault="00F834F6" w:rsidP="00877C08">
                      <w:pPr>
                        <w:shd w:val="clear" w:color="auto" w:fill="20589F"/>
                        <w:ind w:left="360" w:right="730"/>
                        <w:jc w:val="right"/>
                        <w:rPr>
                          <w:rFonts w:ascii="Century Gothic" w:hAnsi="Century Gothic"/>
                          <w:color w:val="FFFFFF" w:themeColor="background1"/>
                          <w:sz w:val="80"/>
                          <w:szCs w:val="80"/>
                          <w:lang w:val="en-US"/>
                        </w:rPr>
                      </w:pPr>
                      <w:r>
                        <w:rPr>
                          <w:rFonts w:ascii="Century Gothic" w:hAnsi="Century Gothic"/>
                          <w:color w:val="FFFFFF" w:themeColor="background1"/>
                          <w:sz w:val="80"/>
                          <w:szCs w:val="80"/>
                        </w:rPr>
                        <w:t>Office in</w:t>
                      </w:r>
                      <w:r w:rsidR="00FD4876">
                        <w:rPr>
                          <w:rFonts w:ascii="Century Gothic" w:hAnsi="Century Gothic"/>
                          <w:color w:val="FFFFFF" w:themeColor="background1"/>
                          <w:sz w:val="80"/>
                          <w:szCs w:val="80"/>
                        </w:rPr>
                        <w:t xml:space="preserve"> Harare</w:t>
                      </w:r>
                    </w:p>
                  </w:txbxContent>
                </v:textbox>
                <w10:wrap anchorx="page"/>
              </v:shape>
            </w:pict>
          </mc:Fallback>
        </mc:AlternateContent>
      </w:r>
      <w:r w:rsidRPr="00560E1A">
        <w:rPr>
          <w:rFonts w:ascii="Century Gothic" w:hAnsi="Century Gothic" w:cs="Arial"/>
          <w:szCs w:val="21"/>
        </w:rPr>
        <w:br w:type="page"/>
      </w:r>
    </w:p>
    <w:p w14:paraId="71E7C894" w14:textId="4E1DAC9C" w:rsidR="00DB17F2" w:rsidRPr="00560E1A" w:rsidRDefault="00DB17F2" w:rsidP="00DB17F2">
      <w:pPr>
        <w:spacing w:after="160" w:line="259" w:lineRule="auto"/>
        <w:rPr>
          <w:rFonts w:ascii="Century Gothic" w:hAnsi="Century Gothic" w:cs="Arial"/>
          <w:b/>
          <w:sz w:val="16"/>
          <w:szCs w:val="18"/>
          <w:lang w:val="en-US"/>
        </w:rPr>
      </w:pPr>
      <w:bookmarkStart w:id="0" w:name="_Toc75875425"/>
      <w:r w:rsidRPr="00560E1A">
        <w:rPr>
          <w:rFonts w:ascii="Century Gothic" w:hAnsi="Century Gothic" w:cs="Arial"/>
          <w:b/>
          <w:sz w:val="16"/>
          <w:szCs w:val="18"/>
          <w:lang w:val="en-US"/>
        </w:rPr>
        <w:lastRenderedPageBreak/>
        <w:t>Declaration of non-conflict of interest: The audit team has read and understood the Code of Ethics for Internal Auditors. The audit team agrees to adhere to the Code of Ethics and, should the audit team have any questions or encounter any circumstances potentially impairing the adherence to the Code such as conflict of interest, the audit team will immediately bring them to the attention of their supervisor or to the IOS Director.</w:t>
      </w:r>
    </w:p>
    <w:p w14:paraId="6406DC8F" w14:textId="77777777" w:rsidR="00DB17F2" w:rsidRPr="00560E1A" w:rsidRDefault="00DB17F2" w:rsidP="00DB17F2">
      <w:pPr>
        <w:pStyle w:val="Numberedpara"/>
        <w:numPr>
          <w:ilvl w:val="0"/>
          <w:numId w:val="0"/>
        </w:numPr>
        <w:tabs>
          <w:tab w:val="left" w:pos="720"/>
          <w:tab w:val="left" w:pos="2430"/>
        </w:tabs>
        <w:spacing w:after="120" w:line="276" w:lineRule="auto"/>
        <w:jc w:val="both"/>
        <w:rPr>
          <w:rFonts w:ascii="Century Gothic" w:hAnsi="Century Gothic" w:cs="Arial"/>
          <w:bCs/>
          <w:sz w:val="16"/>
          <w:szCs w:val="14"/>
        </w:rPr>
      </w:pPr>
      <w:r w:rsidRPr="00560E1A">
        <w:rPr>
          <w:rFonts w:ascii="Century Gothic" w:hAnsi="Century Gothic" w:cs="Arial"/>
          <w:bCs/>
          <w:sz w:val="16"/>
          <w:szCs w:val="14"/>
        </w:rPr>
        <w:t>During the preparation of IRA, please comply with the IIA Standard 1220.A1. –  Internal auditors must exercise due professional care by considering the:</w:t>
      </w:r>
    </w:p>
    <w:p w14:paraId="76485175" w14:textId="77777777" w:rsidR="00DB17F2" w:rsidRPr="00560E1A"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560E1A">
        <w:rPr>
          <w:rFonts w:ascii="Century Gothic" w:hAnsi="Century Gothic" w:cs="Arial"/>
          <w:iCs/>
          <w:sz w:val="16"/>
          <w:szCs w:val="14"/>
        </w:rPr>
        <w:t xml:space="preserve">Extent of work needed to achieve the engagement’s </w:t>
      </w:r>
      <w:proofErr w:type="gramStart"/>
      <w:r w:rsidRPr="00560E1A">
        <w:rPr>
          <w:rFonts w:ascii="Century Gothic" w:hAnsi="Century Gothic" w:cs="Arial"/>
          <w:iCs/>
          <w:sz w:val="16"/>
          <w:szCs w:val="14"/>
        </w:rPr>
        <w:t>objectives;</w:t>
      </w:r>
      <w:proofErr w:type="gramEnd"/>
    </w:p>
    <w:p w14:paraId="4F69EAD7" w14:textId="77777777" w:rsidR="00DB17F2" w:rsidRPr="00560E1A"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560E1A">
        <w:rPr>
          <w:rFonts w:ascii="Century Gothic" w:hAnsi="Century Gothic" w:cs="Arial"/>
          <w:iCs/>
          <w:sz w:val="16"/>
          <w:szCs w:val="14"/>
        </w:rPr>
        <w:t xml:space="preserve">Relative complexity, materiality, or significance of matters to which assurance procedures are </w:t>
      </w:r>
      <w:proofErr w:type="gramStart"/>
      <w:r w:rsidRPr="00560E1A">
        <w:rPr>
          <w:rFonts w:ascii="Century Gothic" w:hAnsi="Century Gothic" w:cs="Arial"/>
          <w:iCs/>
          <w:sz w:val="16"/>
          <w:szCs w:val="14"/>
        </w:rPr>
        <w:t>applied;</w:t>
      </w:r>
      <w:proofErr w:type="gramEnd"/>
    </w:p>
    <w:p w14:paraId="2D632554" w14:textId="77777777" w:rsidR="00DB17F2" w:rsidRPr="00560E1A"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560E1A">
        <w:rPr>
          <w:rFonts w:ascii="Century Gothic" w:hAnsi="Century Gothic" w:cs="Arial"/>
          <w:iCs/>
          <w:sz w:val="16"/>
          <w:szCs w:val="14"/>
        </w:rPr>
        <w:t xml:space="preserve">Adequacy and effectiveness of governance, risk management, and control </w:t>
      </w:r>
      <w:proofErr w:type="gramStart"/>
      <w:r w:rsidRPr="00560E1A">
        <w:rPr>
          <w:rFonts w:ascii="Century Gothic" w:hAnsi="Century Gothic" w:cs="Arial"/>
          <w:iCs/>
          <w:sz w:val="16"/>
          <w:szCs w:val="14"/>
        </w:rPr>
        <w:t>processes;</w:t>
      </w:r>
      <w:proofErr w:type="gramEnd"/>
    </w:p>
    <w:p w14:paraId="4F9BDE95" w14:textId="77777777" w:rsidR="00DB17F2" w:rsidRPr="00560E1A"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560E1A">
        <w:rPr>
          <w:rFonts w:ascii="Century Gothic" w:hAnsi="Century Gothic" w:cs="Arial"/>
          <w:iCs/>
          <w:sz w:val="16"/>
          <w:szCs w:val="14"/>
        </w:rPr>
        <w:t>Probability of significant errors, fraud, or noncompliance; and</w:t>
      </w:r>
    </w:p>
    <w:p w14:paraId="29B6D684" w14:textId="77777777" w:rsidR="00DB17F2" w:rsidRPr="00560E1A" w:rsidRDefault="00DB17F2" w:rsidP="00DB17F2">
      <w:pPr>
        <w:pStyle w:val="Numberedpara"/>
        <w:numPr>
          <w:ilvl w:val="0"/>
          <w:numId w:val="6"/>
        </w:numPr>
        <w:tabs>
          <w:tab w:val="left" w:pos="720"/>
          <w:tab w:val="left" w:pos="2430"/>
        </w:tabs>
        <w:spacing w:after="120" w:line="276" w:lineRule="auto"/>
        <w:jc w:val="both"/>
        <w:rPr>
          <w:rFonts w:ascii="Century Gothic" w:hAnsi="Century Gothic" w:cs="Arial"/>
          <w:iCs/>
          <w:sz w:val="16"/>
          <w:szCs w:val="14"/>
        </w:rPr>
      </w:pPr>
      <w:r w:rsidRPr="00560E1A">
        <w:rPr>
          <w:rFonts w:ascii="Century Gothic" w:hAnsi="Century Gothic" w:cs="Arial"/>
          <w:iCs/>
          <w:sz w:val="16"/>
          <w:szCs w:val="14"/>
        </w:rPr>
        <w:t>Cost of assurance in relation to potential benefits.</w:t>
      </w:r>
    </w:p>
    <w:p w14:paraId="66505E5E" w14:textId="1E6C51BC" w:rsidR="00DB17F2" w:rsidRPr="00560E1A" w:rsidRDefault="00521928" w:rsidP="00521928">
      <w:pPr>
        <w:pStyle w:val="Numberedpara"/>
        <w:numPr>
          <w:ilvl w:val="0"/>
          <w:numId w:val="0"/>
        </w:numPr>
        <w:tabs>
          <w:tab w:val="left" w:pos="720"/>
          <w:tab w:val="left" w:pos="2430"/>
        </w:tabs>
        <w:spacing w:after="120" w:line="276" w:lineRule="auto"/>
        <w:jc w:val="both"/>
        <w:rPr>
          <w:rFonts w:ascii="Century Gothic" w:hAnsi="Century Gothic" w:cs="Arial"/>
          <w:iCs/>
          <w:sz w:val="18"/>
          <w:szCs w:val="16"/>
        </w:rPr>
      </w:pPr>
      <w:r w:rsidRPr="00560E1A">
        <w:rPr>
          <w:rFonts w:ascii="Century Gothic" w:hAnsi="Century Gothic" w:cs="Arial"/>
          <w:iCs/>
          <w:sz w:val="18"/>
          <w:szCs w:val="16"/>
        </w:rPr>
        <w:t>CONTENTS</w:t>
      </w:r>
    </w:p>
    <w:p w14:paraId="3609B742" w14:textId="77777777" w:rsidR="003F41EF" w:rsidRPr="00560E1A" w:rsidDel="003F41EF" w:rsidRDefault="003F41EF" w:rsidP="000D553C">
      <w:pPr>
        <w:rPr>
          <w:del w:id="1" w:author="Beltyukova, Anastasia" w:date="2022-05-16T15:12:00Z"/>
          <w:lang w:val="en-US"/>
        </w:rPr>
      </w:pPr>
    </w:p>
    <w:customXmlInsRangeStart w:id="2" w:author="Pise, Sameer" w:date="2022-05-11T17:34:00Z"/>
    <w:sdt>
      <w:sdtPr>
        <w:rPr>
          <w:rFonts w:eastAsia="Times New Roman"/>
          <w:sz w:val="21"/>
          <w:szCs w:val="20"/>
          <w:lang w:val="en-GB"/>
        </w:rPr>
        <w:id w:val="-697539195"/>
        <w:docPartObj>
          <w:docPartGallery w:val="Table of Contents"/>
          <w:docPartUnique/>
        </w:docPartObj>
      </w:sdtPr>
      <w:sdtEndPr>
        <w:rPr>
          <w:rFonts w:eastAsiaTheme="minorEastAsia"/>
          <w:b/>
          <w:bCs/>
          <w:noProof/>
          <w:sz w:val="22"/>
          <w:szCs w:val="22"/>
          <w:lang w:val="en-US"/>
        </w:rPr>
      </w:sdtEndPr>
      <w:sdtContent>
        <w:customXmlInsRangeEnd w:id="2"/>
        <w:p w14:paraId="20C62F4F" w14:textId="30534EF3" w:rsidR="00521928" w:rsidRPr="00560E1A" w:rsidRDefault="00521928">
          <w:pPr>
            <w:pStyle w:val="TOC1"/>
            <w:tabs>
              <w:tab w:val="left" w:pos="440"/>
              <w:tab w:val="right" w:leader="dot" w:pos="8990"/>
            </w:tabs>
            <w:rPr>
              <w:rFonts w:cstheme="minorBidi"/>
              <w:noProof/>
              <w:sz w:val="21"/>
              <w:szCs w:val="21"/>
              <w:lang w:val="en-GB" w:eastAsia="zh-CN"/>
            </w:rPr>
          </w:pPr>
          <w:r w:rsidRPr="00560E1A">
            <w:rPr>
              <w:sz w:val="21"/>
              <w:szCs w:val="21"/>
            </w:rPr>
            <w:fldChar w:fldCharType="begin"/>
          </w:r>
          <w:r w:rsidRPr="00560E1A">
            <w:rPr>
              <w:sz w:val="21"/>
              <w:szCs w:val="21"/>
            </w:rPr>
            <w:instrText xml:space="preserve"> TOC \o "1-1" \h \z \u </w:instrText>
          </w:r>
          <w:r w:rsidRPr="00560E1A">
            <w:rPr>
              <w:sz w:val="21"/>
              <w:szCs w:val="21"/>
            </w:rPr>
            <w:fldChar w:fldCharType="separate"/>
          </w:r>
          <w:hyperlink w:anchor="_Toc103606501" w:history="1">
            <w:r w:rsidRPr="00560E1A">
              <w:rPr>
                <w:rStyle w:val="Hyperlink"/>
                <w:noProof/>
                <w:sz w:val="21"/>
                <w:szCs w:val="21"/>
              </w:rPr>
              <w:t>1</w:t>
            </w:r>
            <w:r w:rsidRPr="00560E1A">
              <w:rPr>
                <w:rFonts w:cstheme="minorBidi"/>
                <w:noProof/>
                <w:sz w:val="21"/>
                <w:szCs w:val="21"/>
                <w:lang w:val="en-GB" w:eastAsia="zh-CN"/>
              </w:rPr>
              <w:tab/>
            </w:r>
            <w:r w:rsidRPr="00560E1A">
              <w:rPr>
                <w:rStyle w:val="Hyperlink"/>
                <w:noProof/>
                <w:sz w:val="21"/>
                <w:szCs w:val="21"/>
              </w:rPr>
              <w:t>BACKGROUND</w:t>
            </w:r>
            <w:r w:rsidRPr="00560E1A">
              <w:rPr>
                <w:noProof/>
                <w:webHidden/>
                <w:sz w:val="21"/>
                <w:szCs w:val="21"/>
              </w:rPr>
              <w:tab/>
            </w:r>
            <w:r w:rsidRPr="00560E1A">
              <w:rPr>
                <w:noProof/>
                <w:webHidden/>
                <w:sz w:val="21"/>
                <w:szCs w:val="21"/>
              </w:rPr>
              <w:fldChar w:fldCharType="begin"/>
            </w:r>
            <w:r w:rsidRPr="00560E1A">
              <w:rPr>
                <w:noProof/>
                <w:webHidden/>
                <w:sz w:val="21"/>
                <w:szCs w:val="21"/>
              </w:rPr>
              <w:instrText xml:space="preserve"> PAGEREF _Toc103606501 \h </w:instrText>
            </w:r>
            <w:r w:rsidRPr="00560E1A">
              <w:rPr>
                <w:noProof/>
                <w:webHidden/>
                <w:sz w:val="21"/>
                <w:szCs w:val="21"/>
              </w:rPr>
            </w:r>
            <w:r w:rsidRPr="00560E1A">
              <w:rPr>
                <w:noProof/>
                <w:webHidden/>
                <w:sz w:val="21"/>
                <w:szCs w:val="21"/>
              </w:rPr>
              <w:fldChar w:fldCharType="separate"/>
            </w:r>
            <w:r w:rsidRPr="00560E1A">
              <w:rPr>
                <w:noProof/>
                <w:webHidden/>
                <w:sz w:val="21"/>
                <w:szCs w:val="21"/>
              </w:rPr>
              <w:t>3</w:t>
            </w:r>
            <w:r w:rsidRPr="00560E1A">
              <w:rPr>
                <w:noProof/>
                <w:webHidden/>
                <w:sz w:val="21"/>
                <w:szCs w:val="21"/>
              </w:rPr>
              <w:fldChar w:fldCharType="end"/>
            </w:r>
          </w:hyperlink>
        </w:p>
        <w:p w14:paraId="6E11BB72" w14:textId="0A1D227F" w:rsidR="00521928" w:rsidRPr="00560E1A" w:rsidRDefault="00D000D4">
          <w:pPr>
            <w:pStyle w:val="TOC1"/>
            <w:tabs>
              <w:tab w:val="left" w:pos="440"/>
              <w:tab w:val="right" w:leader="dot" w:pos="8990"/>
            </w:tabs>
            <w:rPr>
              <w:rFonts w:cstheme="minorBidi"/>
              <w:noProof/>
              <w:sz w:val="21"/>
              <w:szCs w:val="21"/>
              <w:lang w:val="en-GB" w:eastAsia="zh-CN"/>
            </w:rPr>
          </w:pPr>
          <w:hyperlink w:anchor="_Toc103606502" w:history="1">
            <w:r w:rsidR="00521928" w:rsidRPr="00560E1A">
              <w:rPr>
                <w:rStyle w:val="Hyperlink"/>
                <w:noProof/>
                <w:sz w:val="21"/>
                <w:szCs w:val="21"/>
              </w:rPr>
              <w:t>2</w:t>
            </w:r>
            <w:r w:rsidR="00521928" w:rsidRPr="00560E1A">
              <w:rPr>
                <w:rFonts w:cstheme="minorBidi"/>
                <w:noProof/>
                <w:sz w:val="21"/>
                <w:szCs w:val="21"/>
                <w:lang w:val="en-GB" w:eastAsia="zh-CN"/>
              </w:rPr>
              <w:tab/>
            </w:r>
            <w:r w:rsidR="00521928" w:rsidRPr="00560E1A">
              <w:rPr>
                <w:rStyle w:val="Hyperlink"/>
                <w:noProof/>
                <w:sz w:val="21"/>
                <w:szCs w:val="21"/>
              </w:rPr>
              <w:t>UN AGENCIES</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_Toc103606502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5</w:t>
            </w:r>
            <w:r w:rsidR="00521928" w:rsidRPr="00560E1A">
              <w:rPr>
                <w:noProof/>
                <w:webHidden/>
                <w:sz w:val="21"/>
                <w:szCs w:val="21"/>
              </w:rPr>
              <w:fldChar w:fldCharType="end"/>
            </w:r>
          </w:hyperlink>
        </w:p>
        <w:p w14:paraId="3950E4C6" w14:textId="489B0379" w:rsidR="00521928" w:rsidRPr="00560E1A" w:rsidRDefault="00D000D4">
          <w:pPr>
            <w:pStyle w:val="TOC1"/>
            <w:tabs>
              <w:tab w:val="left" w:pos="440"/>
              <w:tab w:val="right" w:leader="dot" w:pos="8990"/>
            </w:tabs>
            <w:rPr>
              <w:rFonts w:cstheme="minorBidi"/>
              <w:noProof/>
              <w:sz w:val="21"/>
              <w:szCs w:val="21"/>
              <w:lang w:val="en-GB" w:eastAsia="zh-CN"/>
            </w:rPr>
          </w:pPr>
          <w:hyperlink w:anchor="_Toc103606503" w:history="1">
            <w:r w:rsidR="00521928" w:rsidRPr="00560E1A">
              <w:rPr>
                <w:rStyle w:val="Hyperlink"/>
                <w:noProof/>
                <w:sz w:val="21"/>
                <w:szCs w:val="21"/>
              </w:rPr>
              <w:t>3</w:t>
            </w:r>
            <w:r w:rsidR="00521928" w:rsidRPr="00560E1A">
              <w:rPr>
                <w:rFonts w:cstheme="minorBidi"/>
                <w:noProof/>
                <w:sz w:val="21"/>
                <w:szCs w:val="21"/>
                <w:lang w:val="en-GB" w:eastAsia="zh-CN"/>
              </w:rPr>
              <w:tab/>
            </w:r>
            <w:r w:rsidR="00521928" w:rsidRPr="00560E1A">
              <w:rPr>
                <w:rStyle w:val="Hyperlink"/>
                <w:noProof/>
                <w:sz w:val="21"/>
                <w:szCs w:val="21"/>
              </w:rPr>
              <w:t>OFFICE STRATEGY, STRUCTURE AND PORTFOLIO</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_Toc103606503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5</w:t>
            </w:r>
            <w:r w:rsidR="00521928" w:rsidRPr="00560E1A">
              <w:rPr>
                <w:noProof/>
                <w:webHidden/>
                <w:sz w:val="21"/>
                <w:szCs w:val="21"/>
              </w:rPr>
              <w:fldChar w:fldCharType="end"/>
            </w:r>
          </w:hyperlink>
        </w:p>
        <w:p w14:paraId="6F654A2E" w14:textId="46C4A376" w:rsidR="00521928" w:rsidRPr="00560E1A" w:rsidRDefault="00D000D4">
          <w:pPr>
            <w:pStyle w:val="TOC1"/>
            <w:tabs>
              <w:tab w:val="left" w:pos="440"/>
              <w:tab w:val="right" w:leader="dot" w:pos="8990"/>
            </w:tabs>
            <w:rPr>
              <w:rFonts w:cstheme="minorBidi"/>
              <w:noProof/>
              <w:sz w:val="21"/>
              <w:szCs w:val="21"/>
              <w:lang w:val="en-GB" w:eastAsia="zh-CN"/>
            </w:rPr>
          </w:pPr>
          <w:hyperlink w:anchor="_Toc103606504" w:history="1">
            <w:r w:rsidR="00521928" w:rsidRPr="00560E1A">
              <w:rPr>
                <w:rStyle w:val="Hyperlink"/>
                <w:noProof/>
                <w:sz w:val="21"/>
                <w:szCs w:val="21"/>
              </w:rPr>
              <w:t>4</w:t>
            </w:r>
            <w:r w:rsidR="00521928" w:rsidRPr="00560E1A">
              <w:rPr>
                <w:rFonts w:cstheme="minorBidi"/>
                <w:noProof/>
                <w:sz w:val="21"/>
                <w:szCs w:val="21"/>
                <w:lang w:val="en-GB" w:eastAsia="zh-CN"/>
              </w:rPr>
              <w:tab/>
            </w:r>
            <w:r w:rsidR="00521928" w:rsidRPr="00560E1A">
              <w:rPr>
                <w:rStyle w:val="Hyperlink"/>
                <w:noProof/>
                <w:sz w:val="21"/>
                <w:szCs w:val="21"/>
              </w:rPr>
              <w:t>PARTNERSHIPS</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_Toc103606504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16</w:t>
            </w:r>
            <w:r w:rsidR="00521928" w:rsidRPr="00560E1A">
              <w:rPr>
                <w:noProof/>
                <w:webHidden/>
                <w:sz w:val="21"/>
                <w:szCs w:val="21"/>
              </w:rPr>
              <w:fldChar w:fldCharType="end"/>
            </w:r>
          </w:hyperlink>
        </w:p>
        <w:p w14:paraId="1BDBC724" w14:textId="26570283" w:rsidR="00521928" w:rsidRPr="00560E1A" w:rsidRDefault="00D000D4">
          <w:pPr>
            <w:pStyle w:val="TOC1"/>
            <w:tabs>
              <w:tab w:val="left" w:pos="440"/>
              <w:tab w:val="right" w:leader="dot" w:pos="8990"/>
            </w:tabs>
            <w:rPr>
              <w:rFonts w:cstheme="minorBidi"/>
              <w:noProof/>
              <w:sz w:val="21"/>
              <w:szCs w:val="21"/>
              <w:lang w:val="en-GB" w:eastAsia="zh-CN"/>
            </w:rPr>
          </w:pPr>
          <w:hyperlink w:anchor="_Toc103606505" w:history="1">
            <w:r w:rsidR="00521928" w:rsidRPr="00560E1A">
              <w:rPr>
                <w:rStyle w:val="Hyperlink"/>
                <w:noProof/>
                <w:sz w:val="21"/>
                <w:szCs w:val="21"/>
              </w:rPr>
              <w:t>5</w:t>
            </w:r>
            <w:r w:rsidR="00521928" w:rsidRPr="00560E1A">
              <w:rPr>
                <w:rFonts w:cstheme="minorBidi"/>
                <w:noProof/>
                <w:sz w:val="21"/>
                <w:szCs w:val="21"/>
                <w:lang w:val="en-GB" w:eastAsia="zh-CN"/>
              </w:rPr>
              <w:tab/>
            </w:r>
            <w:r w:rsidR="00521928" w:rsidRPr="00560E1A">
              <w:rPr>
                <w:rStyle w:val="Hyperlink"/>
                <w:noProof/>
                <w:sz w:val="21"/>
                <w:szCs w:val="21"/>
              </w:rPr>
              <w:t>RISK MANAGEMENT</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_Toc103606505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20</w:t>
            </w:r>
            <w:r w:rsidR="00521928" w:rsidRPr="00560E1A">
              <w:rPr>
                <w:noProof/>
                <w:webHidden/>
                <w:sz w:val="21"/>
                <w:szCs w:val="21"/>
              </w:rPr>
              <w:fldChar w:fldCharType="end"/>
            </w:r>
          </w:hyperlink>
        </w:p>
        <w:p w14:paraId="59737071" w14:textId="515235F4" w:rsidR="00521928" w:rsidRPr="00560E1A" w:rsidRDefault="00D000D4">
          <w:pPr>
            <w:pStyle w:val="TOC1"/>
            <w:tabs>
              <w:tab w:val="left" w:pos="440"/>
              <w:tab w:val="right" w:leader="dot" w:pos="8990"/>
            </w:tabs>
            <w:rPr>
              <w:rFonts w:cstheme="minorBidi"/>
              <w:noProof/>
              <w:sz w:val="21"/>
              <w:szCs w:val="21"/>
              <w:lang w:val="en-GB" w:eastAsia="zh-CN"/>
            </w:rPr>
          </w:pPr>
          <w:hyperlink w:anchor="_Toc103606506" w:history="1">
            <w:r w:rsidR="00521928" w:rsidRPr="00560E1A">
              <w:rPr>
                <w:rStyle w:val="Hyperlink"/>
                <w:noProof/>
                <w:sz w:val="21"/>
                <w:szCs w:val="21"/>
              </w:rPr>
              <w:t>6</w:t>
            </w:r>
            <w:r w:rsidR="00521928" w:rsidRPr="00560E1A">
              <w:rPr>
                <w:rFonts w:cstheme="minorBidi"/>
                <w:noProof/>
                <w:sz w:val="21"/>
                <w:szCs w:val="21"/>
                <w:lang w:val="en-GB" w:eastAsia="zh-CN"/>
              </w:rPr>
              <w:tab/>
            </w:r>
            <w:r w:rsidR="00521928" w:rsidRPr="00560E1A">
              <w:rPr>
                <w:rStyle w:val="Hyperlink"/>
                <w:noProof/>
                <w:sz w:val="21"/>
                <w:szCs w:val="21"/>
              </w:rPr>
              <w:t>CONTROL ACTIVITIES</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_Toc103606506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20</w:t>
            </w:r>
            <w:r w:rsidR="00521928" w:rsidRPr="00560E1A">
              <w:rPr>
                <w:noProof/>
                <w:webHidden/>
                <w:sz w:val="21"/>
                <w:szCs w:val="21"/>
              </w:rPr>
              <w:fldChar w:fldCharType="end"/>
            </w:r>
          </w:hyperlink>
        </w:p>
        <w:p w14:paraId="3CAD7A04" w14:textId="6149D3D5" w:rsidR="00521928" w:rsidRPr="00560E1A" w:rsidRDefault="00D000D4">
          <w:pPr>
            <w:pStyle w:val="TOC1"/>
            <w:tabs>
              <w:tab w:val="left" w:pos="440"/>
              <w:tab w:val="right" w:leader="dot" w:pos="8990"/>
            </w:tabs>
            <w:rPr>
              <w:rFonts w:cstheme="minorBidi"/>
              <w:noProof/>
              <w:sz w:val="21"/>
              <w:szCs w:val="21"/>
              <w:lang w:val="en-GB" w:eastAsia="zh-CN"/>
            </w:rPr>
          </w:pPr>
          <w:hyperlink w:anchor="_Toc103606507" w:history="1">
            <w:r w:rsidR="00521928" w:rsidRPr="00560E1A">
              <w:rPr>
                <w:rStyle w:val="Hyperlink"/>
                <w:noProof/>
                <w:sz w:val="21"/>
                <w:szCs w:val="21"/>
              </w:rPr>
              <w:t>7</w:t>
            </w:r>
            <w:r w:rsidR="00521928" w:rsidRPr="00560E1A">
              <w:rPr>
                <w:rFonts w:cstheme="minorBidi"/>
                <w:noProof/>
                <w:sz w:val="21"/>
                <w:szCs w:val="21"/>
                <w:lang w:val="en-GB" w:eastAsia="zh-CN"/>
              </w:rPr>
              <w:tab/>
            </w:r>
            <w:r w:rsidR="00521928" w:rsidRPr="00560E1A">
              <w:rPr>
                <w:rStyle w:val="Hyperlink"/>
                <w:noProof/>
                <w:sz w:val="21"/>
                <w:szCs w:val="21"/>
              </w:rPr>
              <w:t>DATA ANALYSIS</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_Toc103606507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23</w:t>
            </w:r>
            <w:r w:rsidR="00521928" w:rsidRPr="00560E1A">
              <w:rPr>
                <w:noProof/>
                <w:webHidden/>
                <w:sz w:val="21"/>
                <w:szCs w:val="21"/>
              </w:rPr>
              <w:fldChar w:fldCharType="end"/>
            </w:r>
          </w:hyperlink>
        </w:p>
        <w:p w14:paraId="662EB28F" w14:textId="20B09378" w:rsidR="00521928" w:rsidRPr="00560E1A" w:rsidRDefault="00D000D4">
          <w:pPr>
            <w:pStyle w:val="TOC1"/>
            <w:tabs>
              <w:tab w:val="left" w:pos="440"/>
              <w:tab w:val="right" w:leader="dot" w:pos="8990"/>
            </w:tabs>
            <w:rPr>
              <w:rFonts w:cstheme="minorBidi"/>
              <w:noProof/>
              <w:sz w:val="21"/>
              <w:szCs w:val="21"/>
              <w:lang w:val="en-GB" w:eastAsia="zh-CN"/>
            </w:rPr>
          </w:pPr>
          <w:hyperlink w:anchor="_Toc103606508" w:history="1">
            <w:r w:rsidR="00521928" w:rsidRPr="00560E1A">
              <w:rPr>
                <w:rStyle w:val="Hyperlink"/>
                <w:noProof/>
                <w:sz w:val="21"/>
                <w:szCs w:val="21"/>
              </w:rPr>
              <w:t>8</w:t>
            </w:r>
            <w:r w:rsidR="00521928" w:rsidRPr="00560E1A">
              <w:rPr>
                <w:rFonts w:cstheme="minorBidi"/>
                <w:noProof/>
                <w:sz w:val="21"/>
                <w:szCs w:val="21"/>
                <w:lang w:val="en-GB" w:eastAsia="zh-CN"/>
              </w:rPr>
              <w:tab/>
            </w:r>
            <w:r w:rsidR="00521928" w:rsidRPr="00560E1A">
              <w:rPr>
                <w:rStyle w:val="Hyperlink"/>
                <w:noProof/>
                <w:sz w:val="21"/>
                <w:szCs w:val="21"/>
              </w:rPr>
              <w:t>INFORMATION AND COMMUNICATION</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_Toc103606508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26</w:t>
            </w:r>
            <w:r w:rsidR="00521928" w:rsidRPr="00560E1A">
              <w:rPr>
                <w:noProof/>
                <w:webHidden/>
                <w:sz w:val="21"/>
                <w:szCs w:val="21"/>
              </w:rPr>
              <w:fldChar w:fldCharType="end"/>
            </w:r>
          </w:hyperlink>
        </w:p>
        <w:p w14:paraId="28850040" w14:textId="4AC84958" w:rsidR="00521928" w:rsidRPr="00560E1A" w:rsidRDefault="00D000D4">
          <w:pPr>
            <w:pStyle w:val="TOC1"/>
            <w:tabs>
              <w:tab w:val="left" w:pos="440"/>
              <w:tab w:val="right" w:leader="dot" w:pos="8990"/>
            </w:tabs>
            <w:rPr>
              <w:rFonts w:cstheme="minorBidi"/>
              <w:noProof/>
              <w:sz w:val="21"/>
              <w:szCs w:val="21"/>
              <w:lang w:val="en-GB" w:eastAsia="zh-CN"/>
            </w:rPr>
          </w:pPr>
          <w:hyperlink w:anchor="_Toc103606509" w:history="1">
            <w:r w:rsidR="00521928" w:rsidRPr="00560E1A">
              <w:rPr>
                <w:rStyle w:val="Hyperlink"/>
                <w:noProof/>
                <w:sz w:val="21"/>
                <w:szCs w:val="21"/>
              </w:rPr>
              <w:t>9</w:t>
            </w:r>
            <w:r w:rsidR="00521928" w:rsidRPr="00560E1A">
              <w:rPr>
                <w:rFonts w:cstheme="minorBidi"/>
                <w:noProof/>
                <w:sz w:val="21"/>
                <w:szCs w:val="21"/>
                <w:lang w:val="en-GB" w:eastAsia="zh-CN"/>
              </w:rPr>
              <w:tab/>
            </w:r>
            <w:r w:rsidR="00521928" w:rsidRPr="00560E1A">
              <w:rPr>
                <w:rStyle w:val="Hyperlink"/>
                <w:noProof/>
                <w:sz w:val="21"/>
                <w:szCs w:val="21"/>
              </w:rPr>
              <w:t>PRELIMINARY FINDINGS</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_Toc103606509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26</w:t>
            </w:r>
            <w:r w:rsidR="00521928" w:rsidRPr="00560E1A">
              <w:rPr>
                <w:noProof/>
                <w:webHidden/>
                <w:sz w:val="21"/>
                <w:szCs w:val="21"/>
              </w:rPr>
              <w:fldChar w:fldCharType="end"/>
            </w:r>
          </w:hyperlink>
        </w:p>
        <w:p w14:paraId="11676B19" w14:textId="5B8B7051" w:rsidR="00521928" w:rsidRPr="00560E1A" w:rsidRDefault="00D000D4">
          <w:pPr>
            <w:pStyle w:val="TOC1"/>
            <w:tabs>
              <w:tab w:val="left" w:pos="660"/>
              <w:tab w:val="right" w:leader="dot" w:pos="8990"/>
            </w:tabs>
            <w:rPr>
              <w:rFonts w:cstheme="minorBidi"/>
              <w:noProof/>
              <w:sz w:val="21"/>
              <w:szCs w:val="21"/>
              <w:lang w:val="en-GB" w:eastAsia="zh-CN"/>
            </w:rPr>
          </w:pPr>
          <w:hyperlink w:anchor="_Toc103606510" w:history="1">
            <w:r w:rsidR="00521928" w:rsidRPr="00560E1A">
              <w:rPr>
                <w:rStyle w:val="Hyperlink"/>
                <w:noProof/>
                <w:sz w:val="21"/>
                <w:szCs w:val="21"/>
              </w:rPr>
              <w:t>10</w:t>
            </w:r>
            <w:r w:rsidR="00521928" w:rsidRPr="00560E1A">
              <w:rPr>
                <w:rFonts w:cstheme="minorBidi"/>
                <w:noProof/>
                <w:sz w:val="21"/>
                <w:szCs w:val="21"/>
                <w:lang w:val="en-GB" w:eastAsia="zh-CN"/>
              </w:rPr>
              <w:tab/>
            </w:r>
            <w:r w:rsidR="00521928" w:rsidRPr="00560E1A">
              <w:rPr>
                <w:rStyle w:val="Hyperlink"/>
                <w:noProof/>
                <w:sz w:val="21"/>
                <w:szCs w:val="21"/>
              </w:rPr>
              <w:t>AUDIT RATIONALE, SCOPE AND OBJECTIVE</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_Toc103606510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26</w:t>
            </w:r>
            <w:r w:rsidR="00521928" w:rsidRPr="00560E1A">
              <w:rPr>
                <w:noProof/>
                <w:webHidden/>
                <w:sz w:val="21"/>
                <w:szCs w:val="21"/>
              </w:rPr>
              <w:fldChar w:fldCharType="end"/>
            </w:r>
          </w:hyperlink>
        </w:p>
        <w:p w14:paraId="47845B60" w14:textId="0632F317" w:rsidR="00521928" w:rsidRPr="00560E1A" w:rsidRDefault="00D000D4">
          <w:pPr>
            <w:pStyle w:val="TOC1"/>
            <w:tabs>
              <w:tab w:val="left" w:pos="660"/>
              <w:tab w:val="right" w:leader="dot" w:pos="8990"/>
            </w:tabs>
            <w:rPr>
              <w:rFonts w:cstheme="minorBidi"/>
              <w:noProof/>
              <w:sz w:val="21"/>
              <w:szCs w:val="21"/>
              <w:lang w:val="en-GB" w:eastAsia="zh-CN"/>
            </w:rPr>
          </w:pPr>
          <w:hyperlink w:anchor="_Toc103606511" w:history="1">
            <w:r w:rsidR="00521928" w:rsidRPr="00560E1A">
              <w:rPr>
                <w:rStyle w:val="Hyperlink"/>
                <w:noProof/>
                <w:sz w:val="21"/>
                <w:szCs w:val="21"/>
              </w:rPr>
              <w:t>11</w:t>
            </w:r>
            <w:r w:rsidR="00521928" w:rsidRPr="00560E1A">
              <w:rPr>
                <w:rFonts w:cstheme="minorBidi"/>
                <w:noProof/>
                <w:sz w:val="21"/>
                <w:szCs w:val="21"/>
                <w:lang w:val="en-GB" w:eastAsia="zh-CN"/>
              </w:rPr>
              <w:tab/>
            </w:r>
            <w:r w:rsidR="00521928" w:rsidRPr="00560E1A">
              <w:rPr>
                <w:rStyle w:val="Hyperlink"/>
                <w:noProof/>
                <w:sz w:val="21"/>
                <w:szCs w:val="21"/>
              </w:rPr>
              <w:t>Annex 1 – Risk Matrix and Work Programme</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_Toc103606511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29</w:t>
            </w:r>
            <w:r w:rsidR="00521928" w:rsidRPr="00560E1A">
              <w:rPr>
                <w:noProof/>
                <w:webHidden/>
                <w:sz w:val="21"/>
                <w:szCs w:val="21"/>
              </w:rPr>
              <w:fldChar w:fldCharType="end"/>
            </w:r>
          </w:hyperlink>
        </w:p>
        <w:p w14:paraId="3BB23BAE" w14:textId="01C0562F" w:rsidR="00521928" w:rsidRPr="00560E1A" w:rsidRDefault="00D000D4">
          <w:pPr>
            <w:pStyle w:val="TOC1"/>
            <w:tabs>
              <w:tab w:val="right" w:leader="dot" w:pos="8990"/>
            </w:tabs>
            <w:rPr>
              <w:rFonts w:cstheme="minorBidi"/>
              <w:noProof/>
              <w:sz w:val="21"/>
              <w:szCs w:val="21"/>
              <w:lang w:val="en-GB" w:eastAsia="zh-CN"/>
            </w:rPr>
          </w:pPr>
          <w:hyperlink w:anchor="_Toc103606512" w:history="1">
            <w:r w:rsidR="00521928" w:rsidRPr="00560E1A">
              <w:rPr>
                <w:rStyle w:val="Hyperlink"/>
                <w:noProof/>
                <w:sz w:val="21"/>
                <w:szCs w:val="21"/>
              </w:rPr>
              <w:t>Engagement Terms of Reference</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_Toc103606512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30</w:t>
            </w:r>
            <w:r w:rsidR="00521928" w:rsidRPr="00560E1A">
              <w:rPr>
                <w:noProof/>
                <w:webHidden/>
                <w:sz w:val="21"/>
                <w:szCs w:val="21"/>
              </w:rPr>
              <w:fldChar w:fldCharType="end"/>
            </w:r>
          </w:hyperlink>
        </w:p>
        <w:p w14:paraId="3FA858D4" w14:textId="7572DBC1" w:rsidR="00521928" w:rsidRPr="00560E1A" w:rsidRDefault="00D000D4">
          <w:pPr>
            <w:pStyle w:val="TOC1"/>
            <w:tabs>
              <w:tab w:val="right" w:leader="dot" w:pos="8990"/>
            </w:tabs>
            <w:rPr>
              <w:rFonts w:cstheme="minorBidi"/>
              <w:noProof/>
              <w:sz w:val="21"/>
              <w:szCs w:val="21"/>
              <w:lang w:val="en-GB" w:eastAsia="zh-CN"/>
            </w:rPr>
          </w:pPr>
          <w:hyperlink w:anchor="_Toc103606513" w:history="1">
            <w:r w:rsidR="00521928" w:rsidRPr="00560E1A">
              <w:rPr>
                <w:rStyle w:val="Hyperlink"/>
                <w:i/>
                <w:iCs/>
                <w:noProof/>
                <w:sz w:val="21"/>
                <w:szCs w:val="21"/>
              </w:rPr>
              <w:t>Title of the Audit</w:t>
            </w:r>
            <w:r w:rsidR="00521928" w:rsidRPr="00560E1A">
              <w:rPr>
                <w:noProof/>
                <w:webHidden/>
                <w:sz w:val="21"/>
                <w:szCs w:val="21"/>
              </w:rPr>
              <w:tab/>
            </w:r>
            <w:r w:rsidR="00521928" w:rsidRPr="00560E1A">
              <w:rPr>
                <w:noProof/>
                <w:webHidden/>
                <w:sz w:val="21"/>
                <w:szCs w:val="21"/>
              </w:rPr>
              <w:fldChar w:fldCharType="begin"/>
            </w:r>
            <w:r w:rsidR="00521928" w:rsidRPr="00560E1A">
              <w:rPr>
                <w:noProof/>
                <w:webHidden/>
                <w:sz w:val="21"/>
                <w:szCs w:val="21"/>
              </w:rPr>
              <w:instrText xml:space="preserve"> PAGEREF _Toc103606513 \h </w:instrText>
            </w:r>
            <w:r w:rsidR="00521928" w:rsidRPr="00560E1A">
              <w:rPr>
                <w:noProof/>
                <w:webHidden/>
                <w:sz w:val="21"/>
                <w:szCs w:val="21"/>
              </w:rPr>
            </w:r>
            <w:r w:rsidR="00521928" w:rsidRPr="00560E1A">
              <w:rPr>
                <w:noProof/>
                <w:webHidden/>
                <w:sz w:val="21"/>
                <w:szCs w:val="21"/>
              </w:rPr>
              <w:fldChar w:fldCharType="separate"/>
            </w:r>
            <w:r w:rsidR="00521928" w:rsidRPr="00560E1A">
              <w:rPr>
                <w:noProof/>
                <w:webHidden/>
                <w:sz w:val="21"/>
                <w:szCs w:val="21"/>
              </w:rPr>
              <w:t>30</w:t>
            </w:r>
            <w:r w:rsidR="00521928" w:rsidRPr="00560E1A">
              <w:rPr>
                <w:noProof/>
                <w:webHidden/>
                <w:sz w:val="21"/>
                <w:szCs w:val="21"/>
              </w:rPr>
              <w:fldChar w:fldCharType="end"/>
            </w:r>
          </w:hyperlink>
        </w:p>
        <w:p w14:paraId="7D6C47FF" w14:textId="386495F5" w:rsidR="001E49B0" w:rsidRPr="00560E1A" w:rsidRDefault="00521928" w:rsidP="00521928">
          <w:pPr>
            <w:pStyle w:val="TOC1"/>
            <w:tabs>
              <w:tab w:val="left" w:pos="440"/>
              <w:tab w:val="right" w:leader="dot" w:pos="8990"/>
            </w:tabs>
            <w:rPr>
              <w:ins w:id="3" w:author="Pise, Sameer" w:date="2022-05-11T17:34:00Z"/>
            </w:rPr>
          </w:pPr>
          <w:r w:rsidRPr="00560E1A">
            <w:rPr>
              <w:sz w:val="21"/>
              <w:szCs w:val="21"/>
            </w:rPr>
            <w:fldChar w:fldCharType="end"/>
          </w:r>
        </w:p>
        <w:customXmlInsRangeStart w:id="4" w:author="Pise, Sameer" w:date="2022-05-11T17:34:00Z"/>
      </w:sdtContent>
    </w:sdt>
    <w:customXmlInsRangeEnd w:id="4"/>
    <w:p w14:paraId="2BEF7D0F" w14:textId="77777777" w:rsidR="00DB17F2" w:rsidRPr="00560E1A" w:rsidRDefault="00DB17F2" w:rsidP="00877C08">
      <w:pPr>
        <w:spacing w:after="160" w:line="259" w:lineRule="auto"/>
        <w:rPr>
          <w:rFonts w:cs="Arial"/>
          <w:b/>
          <w:sz w:val="24"/>
          <w:szCs w:val="24"/>
        </w:rPr>
      </w:pPr>
      <w:r w:rsidRPr="00560E1A">
        <w:rPr>
          <w:sz w:val="24"/>
          <w:szCs w:val="24"/>
        </w:rPr>
        <w:br w:type="page"/>
      </w:r>
    </w:p>
    <w:tbl>
      <w:tblPr>
        <w:tblStyle w:val="TableGrid"/>
        <w:tblW w:w="0" w:type="auto"/>
        <w:tblLook w:val="04A0" w:firstRow="1" w:lastRow="0" w:firstColumn="1" w:lastColumn="0" w:noHBand="0" w:noVBand="1"/>
      </w:tblPr>
      <w:tblGrid>
        <w:gridCol w:w="8990"/>
      </w:tblGrid>
      <w:tr w:rsidR="00DB17F2" w:rsidRPr="00560E1A" w14:paraId="0CBA4447" w14:textId="77777777" w:rsidTr="006A05D5">
        <w:trPr>
          <w:trHeight w:val="397"/>
        </w:trPr>
        <w:tc>
          <w:tcPr>
            <w:tcW w:w="8990" w:type="dxa"/>
            <w:shd w:val="clear" w:color="auto" w:fill="B0D0E2" w:themeFill="accent1" w:themeFillTint="66"/>
            <w:vAlign w:val="center"/>
          </w:tcPr>
          <w:p w14:paraId="3F17BCFE" w14:textId="77777777" w:rsidR="00DB17F2" w:rsidRPr="00560E1A" w:rsidRDefault="00DB17F2" w:rsidP="006A05D5">
            <w:pPr>
              <w:pStyle w:val="Heading1"/>
              <w:outlineLvl w:val="0"/>
            </w:pPr>
            <w:bookmarkStart w:id="5" w:name="_Toc103606501"/>
            <w:r w:rsidRPr="00560E1A">
              <w:lastRenderedPageBreak/>
              <w:t>BACKGROUND</w:t>
            </w:r>
            <w:bookmarkEnd w:id="5"/>
          </w:p>
        </w:tc>
      </w:tr>
    </w:tbl>
    <w:p w14:paraId="60DA0FC3" w14:textId="504AF561" w:rsidR="00DB17F2" w:rsidRPr="00560E1A" w:rsidRDefault="00DB17F2" w:rsidP="00877C08">
      <w:pPr>
        <w:pStyle w:val="AP-Style1"/>
      </w:pPr>
      <w:r w:rsidRPr="00560E1A">
        <w:t>Office Role</w:t>
      </w:r>
    </w:p>
    <w:p w14:paraId="7D22A874" w14:textId="718E0554" w:rsidR="007C279F" w:rsidRPr="00560E1A" w:rsidRDefault="007C279F" w:rsidP="00AC6C38">
      <w:pPr>
        <w:jc w:val="both"/>
      </w:pPr>
      <w:r w:rsidRPr="00560E1A">
        <w:t xml:space="preserve">The UNESCO Office in Harare was initially established in 1986 as a sub-regional office for education in Southern Africa. Its </w:t>
      </w:r>
      <w:proofErr w:type="gramStart"/>
      <w:r w:rsidRPr="00560E1A">
        <w:t>main focus</w:t>
      </w:r>
      <w:proofErr w:type="gramEnd"/>
      <w:r w:rsidRPr="00560E1A">
        <w:t xml:space="preserve"> was on higher education, following</w:t>
      </w:r>
      <w:r w:rsidR="00AC6C38" w:rsidRPr="00560E1A">
        <w:t xml:space="preserve"> </w:t>
      </w:r>
      <w:r w:rsidRPr="00560E1A">
        <w:t>a   recommendation   of the Fifth UNESCO Conference of Minister of Education in Africa (1982).  Since then, it has also played the role of Cluster Office, covering four</w:t>
      </w:r>
      <w:r w:rsidR="00AC6C38" w:rsidRPr="00560E1A">
        <w:t xml:space="preserve"> </w:t>
      </w:r>
      <w:r w:rsidRPr="00560E1A">
        <w:t>countries (Botswana, Malawi,</w:t>
      </w:r>
      <w:r w:rsidR="00AC6C38" w:rsidRPr="00560E1A">
        <w:t xml:space="preserve"> </w:t>
      </w:r>
      <w:proofErr w:type="gramStart"/>
      <w:r w:rsidRPr="00560E1A">
        <w:t>Zambia</w:t>
      </w:r>
      <w:proofErr w:type="gramEnd"/>
      <w:r w:rsidRPr="00560E1A">
        <w:t xml:space="preserve"> and Zimbabwe). As a Cluster Office, it covered</w:t>
      </w:r>
      <w:r w:rsidR="00AC6C38" w:rsidRPr="00560E1A">
        <w:t xml:space="preserve"> </w:t>
      </w:r>
      <w:r w:rsidRPr="00560E1A">
        <w:t>UNESCO’s five</w:t>
      </w:r>
      <w:r w:rsidR="00AC6C38" w:rsidRPr="00560E1A">
        <w:t xml:space="preserve"> </w:t>
      </w:r>
      <w:r w:rsidRPr="00560E1A">
        <w:t>areas of competence, namely Education, Natural Sciences, Social and Human Sciences, Culture and Communication   and Information. Since 2014, the Harare Office became the new</w:t>
      </w:r>
      <w:ins w:id="6" w:author="Beltyukova, Anastasia" w:date="2022-06-24T15:16:00Z">
        <w:r w:rsidR="0017165C">
          <w:t xml:space="preserve"> </w:t>
        </w:r>
        <w:proofErr w:type="spellStart"/>
        <w:r w:rsidR="00E92298">
          <w:t>Multi</w:t>
        </w:r>
      </w:ins>
      <w:r w:rsidRPr="00560E1A">
        <w:t xml:space="preserve"> </w:t>
      </w:r>
      <w:commentRangeStart w:id="7"/>
      <w:r w:rsidRPr="00560E1A">
        <w:t>Regional</w:t>
      </w:r>
      <w:proofErr w:type="spellEnd"/>
      <w:r w:rsidRPr="00560E1A">
        <w:t xml:space="preserve"> Office</w:t>
      </w:r>
      <w:ins w:id="8" w:author="Beltyukova, Anastasia" w:date="2022-06-24T15:16:00Z">
        <w:r w:rsidR="00E92298">
          <w:t xml:space="preserve"> (MRO)</w:t>
        </w:r>
      </w:ins>
      <w:r w:rsidRPr="00560E1A">
        <w:t xml:space="preserve"> </w:t>
      </w:r>
      <w:commentRangeEnd w:id="7"/>
      <w:r w:rsidR="00D01C22">
        <w:rPr>
          <w:rStyle w:val="CommentReference"/>
          <w:rFonts w:ascii="Times New Roman" w:hAnsi="Times New Roman"/>
          <w:lang w:val="en-US"/>
        </w:rPr>
        <w:commentReference w:id="7"/>
      </w:r>
      <w:r w:rsidRPr="00560E1A">
        <w:t xml:space="preserve">for Southern Africa covering nine countries: Botswana, Lesotho, Malawi, Mozambique, Namibia, South Africa, </w:t>
      </w:r>
      <w:ins w:id="9" w:author="Beltyukova, Anastasia" w:date="2022-06-24T15:16:00Z">
        <w:r w:rsidR="00E92298">
          <w:t>Eswatini</w:t>
        </w:r>
      </w:ins>
      <w:del w:id="10" w:author="Beltyukova, Anastasia" w:date="2022-06-24T15:16:00Z">
        <w:r w:rsidRPr="00560E1A" w:rsidDel="00E92298">
          <w:delText>Swaziland</w:delText>
        </w:r>
        <w:commentRangeStart w:id="11"/>
        <w:commentRangeEnd w:id="11"/>
        <w:r w:rsidR="00377A01" w:rsidDel="00E92298">
          <w:rPr>
            <w:rStyle w:val="CommentReference"/>
            <w:rFonts w:ascii="Times New Roman" w:hAnsi="Times New Roman"/>
            <w:lang w:val="en-US"/>
          </w:rPr>
          <w:commentReference w:id="11"/>
        </w:r>
      </w:del>
      <w:r w:rsidRPr="00560E1A">
        <w:t xml:space="preserve">, Zambia and Zimbabwe. </w:t>
      </w:r>
    </w:p>
    <w:p w14:paraId="29482BC6" w14:textId="61984866" w:rsidR="006A2874" w:rsidRPr="00560E1A" w:rsidRDefault="008F01B3" w:rsidP="00AC6C38">
      <w:pPr>
        <w:jc w:val="both"/>
      </w:pPr>
      <w:r w:rsidRPr="00560E1A">
        <w:t>The office also serves as UNESCO’s focal point for cooperation with the Southern African Development Community (SADC) as well as for the Common Market for Eastern and Southern Africa (COMESA).</w:t>
      </w:r>
      <w:r w:rsidR="006D3608" w:rsidRPr="00560E1A">
        <w:t xml:space="preserve">  </w:t>
      </w:r>
      <w:r w:rsidR="006A2874" w:rsidRPr="00560E1A">
        <w:t xml:space="preserve">As shown on the figure below, under Harare </w:t>
      </w:r>
      <w:r w:rsidR="00901DFA" w:rsidRPr="00560E1A">
        <w:t xml:space="preserve">Regional Office, there are two </w:t>
      </w:r>
      <w:r w:rsidR="009F14FA" w:rsidRPr="00560E1A">
        <w:t>National Office in</w:t>
      </w:r>
      <w:r w:rsidR="00AC6C38" w:rsidRPr="00560E1A">
        <w:t xml:space="preserve"> </w:t>
      </w:r>
      <w:r w:rsidR="009F14FA" w:rsidRPr="00560E1A">
        <w:t>Mozambique (</w:t>
      </w:r>
      <w:r w:rsidR="005E3752" w:rsidRPr="00560E1A">
        <w:t>Maputo)</w:t>
      </w:r>
      <w:r w:rsidR="004C63BC" w:rsidRPr="00560E1A">
        <w:t xml:space="preserve"> and Namibia (</w:t>
      </w:r>
      <w:r w:rsidR="00B94912" w:rsidRPr="00560E1A">
        <w:t>Windhoek)</w:t>
      </w:r>
      <w:r w:rsidR="00687855" w:rsidRPr="00560E1A">
        <w:t xml:space="preserve">, as well as </w:t>
      </w:r>
      <w:r w:rsidR="0019732A" w:rsidRPr="00560E1A">
        <w:t xml:space="preserve">antennas in Botswana, Lesotho, Malawi, South </w:t>
      </w:r>
      <w:proofErr w:type="gramStart"/>
      <w:r w:rsidR="0019732A" w:rsidRPr="00560E1A">
        <w:t>Africa</w:t>
      </w:r>
      <w:proofErr w:type="gramEnd"/>
      <w:r w:rsidR="0019732A" w:rsidRPr="00560E1A">
        <w:t xml:space="preserve"> and Zambia. </w:t>
      </w:r>
    </w:p>
    <w:p w14:paraId="37F5ADC6" w14:textId="54BBA625" w:rsidR="00C57D6B" w:rsidRPr="00560E1A" w:rsidRDefault="00C57D6B" w:rsidP="00877C08">
      <w:pPr>
        <w:shd w:val="clear" w:color="auto" w:fill="FFFFFF" w:themeFill="background1"/>
        <w:ind w:left="360"/>
        <w:jc w:val="both"/>
      </w:pPr>
      <w:r w:rsidRPr="00560E1A">
        <w:rPr>
          <w:noProof/>
        </w:rPr>
        <w:drawing>
          <wp:inline distT="0" distB="0" distL="0" distR="0" wp14:anchorId="3DE1B24F" wp14:editId="3B5194B9">
            <wp:extent cx="5715000" cy="3996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15000" cy="3996055"/>
                    </a:xfrm>
                    <a:prstGeom prst="rect">
                      <a:avLst/>
                    </a:prstGeom>
                  </pic:spPr>
                </pic:pic>
              </a:graphicData>
            </a:graphic>
          </wp:inline>
        </w:drawing>
      </w:r>
    </w:p>
    <w:p w14:paraId="18E71E3E" w14:textId="77777777" w:rsidR="00D30863" w:rsidRPr="00560E1A" w:rsidRDefault="00D30863" w:rsidP="00877C08">
      <w:pPr>
        <w:shd w:val="clear" w:color="auto" w:fill="FFFFFF" w:themeFill="background1"/>
        <w:ind w:left="360"/>
        <w:jc w:val="both"/>
      </w:pPr>
    </w:p>
    <w:p w14:paraId="72022D42" w14:textId="0035820B" w:rsidR="007317BE" w:rsidRPr="00560E1A" w:rsidRDefault="0019732A" w:rsidP="00AC6C38">
      <w:pPr>
        <w:shd w:val="clear" w:color="auto" w:fill="FFFFFF" w:themeFill="background1"/>
      </w:pPr>
      <w:r w:rsidRPr="00560E1A">
        <w:t xml:space="preserve">As a Regional Office, Harare covers all five UNESCO Programme Sectors, </w:t>
      </w:r>
      <w:proofErr w:type="gramStart"/>
      <w:r w:rsidRPr="00560E1A">
        <w:t>i.e.</w:t>
      </w:r>
      <w:proofErr w:type="gramEnd"/>
      <w:r w:rsidRPr="00560E1A">
        <w:t xml:space="preserve"> ED, SC, </w:t>
      </w:r>
      <w:r w:rsidR="00FC1685" w:rsidRPr="00560E1A">
        <w:t>CLT, SHS and CI</w:t>
      </w:r>
      <w:r w:rsidR="0082300C" w:rsidRPr="00560E1A">
        <w:t xml:space="preserve"> with a primary focus on ED</w:t>
      </w:r>
      <w:r w:rsidR="00AC6C38" w:rsidRPr="00560E1A">
        <w:t xml:space="preserve"> and SC.</w:t>
      </w:r>
    </w:p>
    <w:p w14:paraId="588F390E" w14:textId="57AD3B2F" w:rsidR="007317BE" w:rsidRPr="00560E1A" w:rsidRDefault="007317BE" w:rsidP="007317BE">
      <w:pPr>
        <w:rPr>
          <w:lang w:val="en-US" w:eastAsia="zh-CN"/>
        </w:rPr>
      </w:pPr>
      <w:r w:rsidRPr="00560E1A">
        <w:rPr>
          <w:lang w:val="en-US" w:eastAsia="zh-CN"/>
        </w:rPr>
        <w:t>PAX perspective</w:t>
      </w:r>
      <w:r w:rsidR="001258FE" w:rsidRPr="00560E1A">
        <w:rPr>
          <w:lang w:val="en-US" w:eastAsia="zh-CN"/>
        </w:rPr>
        <w:t>:</w:t>
      </w:r>
      <w:r w:rsidRPr="00560E1A">
        <w:rPr>
          <w:lang w:val="en-US" w:eastAsia="zh-CN"/>
        </w:rPr>
        <w:t xml:space="preserve"> </w:t>
      </w:r>
    </w:p>
    <w:p w14:paraId="098CC680" w14:textId="77777777" w:rsidR="007317BE" w:rsidRPr="00560E1A" w:rsidRDefault="007317BE" w:rsidP="00C4173F">
      <w:pPr>
        <w:pStyle w:val="ListParagraph"/>
        <w:numPr>
          <w:ilvl w:val="0"/>
          <w:numId w:val="11"/>
        </w:numPr>
        <w:rPr>
          <w:lang w:val="en-US" w:eastAsia="zh-CN"/>
        </w:rPr>
      </w:pPr>
      <w:r w:rsidRPr="00560E1A">
        <w:rPr>
          <w:lang w:val="en-US" w:eastAsia="zh-CN"/>
        </w:rPr>
        <w:t>In 2013 Harare became a Regional Office. Staff were mainly brought from Namibia which became National in return.  </w:t>
      </w:r>
    </w:p>
    <w:p w14:paraId="78A7CC00" w14:textId="77777777" w:rsidR="007317BE" w:rsidRPr="00560E1A" w:rsidRDefault="007317BE" w:rsidP="00C4173F">
      <w:pPr>
        <w:pStyle w:val="ListParagraph"/>
        <w:numPr>
          <w:ilvl w:val="0"/>
          <w:numId w:val="11"/>
        </w:numPr>
        <w:rPr>
          <w:lang w:val="en-US" w:eastAsia="zh-CN"/>
        </w:rPr>
      </w:pPr>
      <w:r w:rsidRPr="00560E1A">
        <w:rPr>
          <w:lang w:val="en-US" w:eastAsia="zh-CN"/>
        </w:rPr>
        <w:t xml:space="preserve">HCA is existent, the government pays the rent for Office premises. Even though the HCA is old dated from 1986, PAX doesn’t see an urgency to update it in order not to provoke </w:t>
      </w:r>
      <w:r w:rsidRPr="00560E1A">
        <w:rPr>
          <w:lang w:val="en-US" w:eastAsia="zh-CN"/>
        </w:rPr>
        <w:lastRenderedPageBreak/>
        <w:t>any issues. They will discuss the HCA issue with the new Director to see her views on that. </w:t>
      </w:r>
    </w:p>
    <w:p w14:paraId="4033E09B" w14:textId="77777777" w:rsidR="007317BE" w:rsidRPr="00560E1A" w:rsidRDefault="007317BE" w:rsidP="00C4173F">
      <w:pPr>
        <w:pStyle w:val="ListParagraph"/>
        <w:numPr>
          <w:ilvl w:val="0"/>
          <w:numId w:val="11"/>
        </w:numPr>
        <w:rPr>
          <w:lang w:val="en-US" w:eastAsia="zh-CN"/>
        </w:rPr>
      </w:pPr>
      <w:r w:rsidRPr="00560E1A">
        <w:rPr>
          <w:lang w:val="en-US" w:eastAsia="zh-CN"/>
        </w:rPr>
        <w:t>Harare is a very dynamic Office. A lot of staff and funds. An exemplary Office in Africa. </w:t>
      </w:r>
    </w:p>
    <w:p w14:paraId="297F8D9D" w14:textId="77777777" w:rsidR="007317BE" w:rsidRPr="00560E1A" w:rsidRDefault="007317BE" w:rsidP="00C4173F">
      <w:pPr>
        <w:pStyle w:val="ListParagraph"/>
        <w:numPr>
          <w:ilvl w:val="0"/>
          <w:numId w:val="11"/>
        </w:numPr>
        <w:rPr>
          <w:lang w:val="en-US" w:eastAsia="zh-CN"/>
        </w:rPr>
      </w:pPr>
      <w:r w:rsidRPr="00560E1A">
        <w:rPr>
          <w:lang w:val="en-US" w:eastAsia="zh-CN"/>
        </w:rPr>
        <w:t>For Priority Africa (PA), the Office is active. Lidia was a spokesperson for PA in the Board. In general, Zimbabwe and South Africa are very vocal about PA. </w:t>
      </w:r>
    </w:p>
    <w:p w14:paraId="6AD2AD85" w14:textId="12E2051F" w:rsidR="007317BE" w:rsidRPr="00560E1A" w:rsidRDefault="007317BE" w:rsidP="00C4173F">
      <w:pPr>
        <w:pStyle w:val="ListParagraph"/>
        <w:numPr>
          <w:ilvl w:val="0"/>
          <w:numId w:val="11"/>
        </w:numPr>
        <w:rPr>
          <w:lang w:val="en-US" w:eastAsia="zh-CN"/>
        </w:rPr>
      </w:pPr>
      <w:r w:rsidRPr="00560E1A">
        <w:rPr>
          <w:lang w:val="en-US" w:eastAsia="zh-CN"/>
        </w:rPr>
        <w:t>Antennas in countries in the region</w:t>
      </w:r>
      <w:del w:id="12" w:author="Soriano, Carles" w:date="2022-06-23T14:14:00Z">
        <w:r w:rsidRPr="00560E1A" w:rsidDel="0066737F">
          <w:rPr>
            <w:lang w:val="en-US" w:eastAsia="zh-CN"/>
          </w:rPr>
          <w:delText>al</w:delText>
        </w:r>
      </w:del>
      <w:r w:rsidRPr="00560E1A">
        <w:rPr>
          <w:lang w:val="en-US" w:eastAsia="zh-CN"/>
        </w:rPr>
        <w:t xml:space="preserve"> are not formal. It’s mostly 1/2 persons implementing projects. </w:t>
      </w:r>
    </w:p>
    <w:p w14:paraId="7DB2BF2B" w14:textId="0CDBBC20" w:rsidR="00DB17F2" w:rsidRPr="00560E1A" w:rsidRDefault="00DB17F2" w:rsidP="00877C08">
      <w:pPr>
        <w:pStyle w:val="AP-Style1"/>
      </w:pPr>
      <w:r w:rsidRPr="00560E1A">
        <w:t>Context of the region</w:t>
      </w:r>
    </w:p>
    <w:p w14:paraId="4D5CBE45" w14:textId="2ABB1C4B" w:rsidR="00DB17F2" w:rsidRPr="00560E1A" w:rsidRDefault="00DB17F2" w:rsidP="00DB17F2">
      <w:r w:rsidRPr="00560E1A">
        <w:t xml:space="preserve">Transparency International reports that both democracy and the fight against corruption are at an all-time low in </w:t>
      </w:r>
      <w:r w:rsidR="006F3D04" w:rsidRPr="00560E1A">
        <w:t>Southern Africa</w:t>
      </w:r>
      <w:r w:rsidRPr="00560E1A">
        <w:t xml:space="preserve">. The corruption perception indices (CPI) are low on a scale of 0 (very corrupt) to 100 (very clean) for most countries in the region except for </w:t>
      </w:r>
      <w:r w:rsidR="00856907" w:rsidRPr="00560E1A">
        <w:t>Botswana with the rate of 55</w:t>
      </w:r>
      <w:r w:rsidRPr="00560E1A">
        <w:t>.</w:t>
      </w:r>
    </w:p>
    <w:tbl>
      <w:tblPr>
        <w:tblStyle w:val="TableGrid"/>
        <w:tblW w:w="6295" w:type="dxa"/>
        <w:jc w:val="center"/>
        <w:tblLook w:val="04A0" w:firstRow="1" w:lastRow="0" w:firstColumn="1" w:lastColumn="0" w:noHBand="0" w:noVBand="1"/>
      </w:tblPr>
      <w:tblGrid>
        <w:gridCol w:w="1162"/>
        <w:gridCol w:w="1124"/>
        <w:gridCol w:w="643"/>
        <w:gridCol w:w="659"/>
        <w:gridCol w:w="2707"/>
      </w:tblGrid>
      <w:tr w:rsidR="00DB17F2" w:rsidRPr="00560E1A" w14:paraId="4EB79CE8" w14:textId="77777777" w:rsidTr="001A137F">
        <w:trPr>
          <w:trHeight w:val="513"/>
          <w:jc w:val="center"/>
        </w:trPr>
        <w:tc>
          <w:tcPr>
            <w:tcW w:w="1162" w:type="dxa"/>
          </w:tcPr>
          <w:p w14:paraId="5C7FAC31" w14:textId="77777777" w:rsidR="00DB17F2" w:rsidRPr="00560E1A" w:rsidRDefault="00DB17F2" w:rsidP="006A05D5">
            <w:pPr>
              <w:shd w:val="clear" w:color="auto" w:fill="FFFFFF" w:themeFill="background1"/>
              <w:rPr>
                <w:rFonts w:eastAsia="PMingLiU" w:cs="Arial"/>
                <w:b/>
                <w:bCs/>
                <w:color w:val="000000" w:themeColor="text1"/>
                <w:sz w:val="16"/>
                <w:szCs w:val="16"/>
                <w:lang w:val="en-US"/>
              </w:rPr>
            </w:pPr>
            <w:r w:rsidRPr="00560E1A">
              <w:rPr>
                <w:rFonts w:eastAsia="PMingLiU" w:cs="Arial"/>
                <w:b/>
                <w:bCs/>
                <w:color w:val="000000" w:themeColor="text1"/>
                <w:sz w:val="16"/>
                <w:szCs w:val="16"/>
                <w:lang w:val="en-US"/>
              </w:rPr>
              <w:t>Countries</w:t>
            </w:r>
          </w:p>
        </w:tc>
        <w:tc>
          <w:tcPr>
            <w:tcW w:w="1124" w:type="dxa"/>
          </w:tcPr>
          <w:p w14:paraId="28FDC29F" w14:textId="77777777" w:rsidR="00DB17F2" w:rsidRPr="00560E1A" w:rsidRDefault="00DB17F2" w:rsidP="006A05D5">
            <w:pPr>
              <w:shd w:val="clear" w:color="auto" w:fill="FFFFFF" w:themeFill="background1"/>
              <w:rPr>
                <w:rFonts w:eastAsia="PMingLiU" w:cs="Arial"/>
                <w:b/>
                <w:bCs/>
                <w:color w:val="000000" w:themeColor="text1"/>
                <w:sz w:val="16"/>
                <w:szCs w:val="16"/>
                <w:lang w:val="en-US"/>
              </w:rPr>
            </w:pPr>
            <w:r w:rsidRPr="00560E1A">
              <w:rPr>
                <w:rFonts w:eastAsia="PMingLiU" w:cs="Arial"/>
                <w:b/>
                <w:bCs/>
                <w:color w:val="000000" w:themeColor="text1"/>
                <w:sz w:val="16"/>
                <w:szCs w:val="16"/>
                <w:lang w:val="en-US"/>
              </w:rPr>
              <w:t>Population</w:t>
            </w:r>
          </w:p>
        </w:tc>
        <w:tc>
          <w:tcPr>
            <w:tcW w:w="643" w:type="dxa"/>
          </w:tcPr>
          <w:p w14:paraId="2A201A0A" w14:textId="77777777" w:rsidR="00DB17F2" w:rsidRPr="00560E1A" w:rsidRDefault="00DB17F2" w:rsidP="006A05D5">
            <w:pPr>
              <w:shd w:val="clear" w:color="auto" w:fill="FFFFFF" w:themeFill="background1"/>
              <w:rPr>
                <w:rFonts w:eastAsia="PMingLiU" w:cs="Arial"/>
                <w:b/>
                <w:bCs/>
                <w:color w:val="000000" w:themeColor="text1"/>
                <w:sz w:val="16"/>
                <w:szCs w:val="16"/>
                <w:lang w:val="en-US"/>
              </w:rPr>
            </w:pPr>
            <w:r w:rsidRPr="00560E1A">
              <w:rPr>
                <w:rFonts w:eastAsia="PMingLiU" w:cs="Arial"/>
                <w:b/>
                <w:bCs/>
                <w:color w:val="000000" w:themeColor="text1"/>
                <w:sz w:val="16"/>
                <w:szCs w:val="16"/>
                <w:lang w:val="en-US"/>
              </w:rPr>
              <w:t>CPI score</w:t>
            </w:r>
          </w:p>
        </w:tc>
        <w:tc>
          <w:tcPr>
            <w:tcW w:w="659" w:type="dxa"/>
          </w:tcPr>
          <w:p w14:paraId="2C93C807" w14:textId="77777777" w:rsidR="00DB17F2" w:rsidRPr="00560E1A" w:rsidRDefault="00DB17F2" w:rsidP="006A05D5">
            <w:pPr>
              <w:shd w:val="clear" w:color="auto" w:fill="FFFFFF" w:themeFill="background1"/>
              <w:rPr>
                <w:rFonts w:eastAsia="PMingLiU" w:cs="Arial"/>
                <w:b/>
                <w:bCs/>
                <w:color w:val="000000" w:themeColor="text1"/>
                <w:sz w:val="16"/>
                <w:szCs w:val="16"/>
                <w:lang w:val="en-US"/>
              </w:rPr>
            </w:pPr>
            <w:r w:rsidRPr="00560E1A">
              <w:rPr>
                <w:rFonts w:eastAsia="PMingLiU" w:cs="Arial"/>
                <w:b/>
                <w:bCs/>
                <w:color w:val="000000" w:themeColor="text1"/>
                <w:sz w:val="16"/>
                <w:szCs w:val="16"/>
                <w:lang w:val="en-US"/>
              </w:rPr>
              <w:t>Rank /180</w:t>
            </w:r>
          </w:p>
        </w:tc>
        <w:tc>
          <w:tcPr>
            <w:tcW w:w="2707" w:type="dxa"/>
          </w:tcPr>
          <w:p w14:paraId="3C6D7894" w14:textId="77777777" w:rsidR="00DB17F2" w:rsidRPr="00560E1A" w:rsidRDefault="00DB17F2" w:rsidP="006A05D5">
            <w:pPr>
              <w:shd w:val="clear" w:color="auto" w:fill="FFFFFF" w:themeFill="background1"/>
              <w:rPr>
                <w:rFonts w:eastAsia="PMingLiU" w:cs="Arial"/>
                <w:b/>
                <w:bCs/>
                <w:color w:val="000000" w:themeColor="text1"/>
                <w:sz w:val="16"/>
                <w:szCs w:val="16"/>
                <w:lang w:val="en-US"/>
              </w:rPr>
            </w:pPr>
            <w:r w:rsidRPr="00560E1A">
              <w:rPr>
                <w:rFonts w:eastAsia="PMingLiU" w:cs="Arial"/>
                <w:b/>
                <w:bCs/>
                <w:color w:val="000000" w:themeColor="text1"/>
                <w:sz w:val="16"/>
                <w:szCs w:val="16"/>
                <w:lang w:val="en-US"/>
              </w:rPr>
              <w:t>Evolution</w:t>
            </w:r>
          </w:p>
        </w:tc>
      </w:tr>
      <w:tr w:rsidR="00DB17F2" w:rsidRPr="00560E1A" w14:paraId="3157D907" w14:textId="77777777" w:rsidTr="001A137F">
        <w:trPr>
          <w:trHeight w:val="359"/>
          <w:jc w:val="center"/>
        </w:trPr>
        <w:tc>
          <w:tcPr>
            <w:tcW w:w="1162" w:type="dxa"/>
          </w:tcPr>
          <w:p w14:paraId="750B53A2" w14:textId="5597CD84" w:rsidR="00DB17F2" w:rsidRPr="00560E1A" w:rsidRDefault="00EB565B" w:rsidP="006A05D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Zimbabwe</w:t>
            </w:r>
          </w:p>
        </w:tc>
        <w:tc>
          <w:tcPr>
            <w:tcW w:w="1124" w:type="dxa"/>
          </w:tcPr>
          <w:p w14:paraId="4E946882" w14:textId="32B84BAD" w:rsidR="00DB17F2" w:rsidRPr="00560E1A" w:rsidRDefault="00ED0FD0"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rPr>
              <w:t>14,862,927</w:t>
            </w:r>
          </w:p>
        </w:tc>
        <w:tc>
          <w:tcPr>
            <w:tcW w:w="643" w:type="dxa"/>
          </w:tcPr>
          <w:p w14:paraId="2E7A2A67" w14:textId="43695D6B" w:rsidR="00DB17F2" w:rsidRPr="00560E1A" w:rsidRDefault="00200009"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lang w:val="es-ES"/>
              </w:rPr>
              <w:t>23</w:t>
            </w:r>
          </w:p>
        </w:tc>
        <w:tc>
          <w:tcPr>
            <w:tcW w:w="659" w:type="dxa"/>
          </w:tcPr>
          <w:p w14:paraId="1FB98FD4" w14:textId="7C8132B4" w:rsidR="00DB17F2" w:rsidRPr="00560E1A" w:rsidRDefault="001032FB"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lang w:val="es-ES"/>
              </w:rPr>
              <w:t>157</w:t>
            </w:r>
          </w:p>
        </w:tc>
        <w:tc>
          <w:tcPr>
            <w:tcW w:w="2707" w:type="dxa"/>
          </w:tcPr>
          <w:p w14:paraId="2CCF8CC3" w14:textId="7C89F967" w:rsidR="00DB17F2" w:rsidRPr="00560E1A" w:rsidRDefault="00C76A6F"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changed -1 since 2020</w:t>
            </w:r>
          </w:p>
        </w:tc>
      </w:tr>
      <w:tr w:rsidR="00DB17F2" w:rsidRPr="00560E1A" w14:paraId="1396347E" w14:textId="77777777" w:rsidTr="001A137F">
        <w:trPr>
          <w:jc w:val="center"/>
        </w:trPr>
        <w:tc>
          <w:tcPr>
            <w:tcW w:w="1162" w:type="dxa"/>
          </w:tcPr>
          <w:p w14:paraId="122DA043" w14:textId="51026C90" w:rsidR="00DB17F2" w:rsidRPr="00560E1A" w:rsidRDefault="00ED0FD0" w:rsidP="006A05D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Botswana</w:t>
            </w:r>
          </w:p>
        </w:tc>
        <w:tc>
          <w:tcPr>
            <w:tcW w:w="1124" w:type="dxa"/>
          </w:tcPr>
          <w:p w14:paraId="7B69DF16" w14:textId="33BE7521" w:rsidR="00DB17F2" w:rsidRPr="00560E1A" w:rsidRDefault="00627697"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rPr>
              <w:t>2,351,625</w:t>
            </w:r>
          </w:p>
        </w:tc>
        <w:tc>
          <w:tcPr>
            <w:tcW w:w="643" w:type="dxa"/>
          </w:tcPr>
          <w:p w14:paraId="27A04A67" w14:textId="3BD0D6F3" w:rsidR="00DB17F2" w:rsidRPr="00560E1A" w:rsidRDefault="002000F1"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lang w:val="es-ES"/>
              </w:rPr>
              <w:t>55</w:t>
            </w:r>
          </w:p>
        </w:tc>
        <w:tc>
          <w:tcPr>
            <w:tcW w:w="659" w:type="dxa"/>
          </w:tcPr>
          <w:p w14:paraId="4B530B30" w14:textId="3557E936" w:rsidR="00DB17F2" w:rsidRPr="00560E1A" w:rsidRDefault="00A91080"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lang w:val="es-ES"/>
              </w:rPr>
              <w:t>45</w:t>
            </w:r>
          </w:p>
        </w:tc>
        <w:tc>
          <w:tcPr>
            <w:tcW w:w="2707" w:type="dxa"/>
          </w:tcPr>
          <w:p w14:paraId="4BE10C00" w14:textId="71969D5C" w:rsidR="00DB17F2" w:rsidRPr="00560E1A" w:rsidRDefault="0064519B" w:rsidP="00A91080">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changed -5 since 2020</w:t>
            </w:r>
          </w:p>
        </w:tc>
      </w:tr>
      <w:tr w:rsidR="00DB17F2" w:rsidRPr="00560E1A" w14:paraId="467A7776" w14:textId="77777777" w:rsidTr="001A137F">
        <w:trPr>
          <w:trHeight w:val="274"/>
          <w:jc w:val="center"/>
        </w:trPr>
        <w:tc>
          <w:tcPr>
            <w:tcW w:w="1162" w:type="dxa"/>
          </w:tcPr>
          <w:p w14:paraId="04688D1C" w14:textId="746D6B0A" w:rsidR="00DB17F2" w:rsidRPr="00560E1A" w:rsidRDefault="00ED0FD0"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rPr>
              <w:t>Eswatini</w:t>
            </w:r>
          </w:p>
        </w:tc>
        <w:tc>
          <w:tcPr>
            <w:tcW w:w="1124" w:type="dxa"/>
          </w:tcPr>
          <w:p w14:paraId="39FA1BA7" w14:textId="58E2B7EC" w:rsidR="00DB17F2" w:rsidRPr="00560E1A" w:rsidRDefault="005F1FB6"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1,160,164</w:t>
            </w:r>
          </w:p>
        </w:tc>
        <w:tc>
          <w:tcPr>
            <w:tcW w:w="643" w:type="dxa"/>
          </w:tcPr>
          <w:p w14:paraId="4B039D26" w14:textId="17BE5644" w:rsidR="00DB17F2" w:rsidRPr="00560E1A" w:rsidRDefault="004763CF"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32</w:t>
            </w:r>
          </w:p>
        </w:tc>
        <w:tc>
          <w:tcPr>
            <w:tcW w:w="659" w:type="dxa"/>
          </w:tcPr>
          <w:p w14:paraId="64B09F95" w14:textId="6D5C06BB" w:rsidR="00DB17F2" w:rsidRPr="00560E1A" w:rsidRDefault="004763CF"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122</w:t>
            </w:r>
          </w:p>
        </w:tc>
        <w:tc>
          <w:tcPr>
            <w:tcW w:w="2707" w:type="dxa"/>
          </w:tcPr>
          <w:p w14:paraId="66E6FCBB" w14:textId="02352E50" w:rsidR="00DB17F2" w:rsidRPr="00560E1A" w:rsidRDefault="0064519B" w:rsidP="0064519B">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changed -</w:t>
            </w:r>
            <w:r w:rsidR="002430A7" w:rsidRPr="00560E1A">
              <w:rPr>
                <w:rFonts w:eastAsia="PMingLiU" w:cs="Arial"/>
                <w:color w:val="000000" w:themeColor="text1"/>
                <w:sz w:val="16"/>
                <w:szCs w:val="16"/>
              </w:rPr>
              <w:t>1</w:t>
            </w:r>
            <w:r w:rsidRPr="00560E1A">
              <w:rPr>
                <w:rFonts w:eastAsia="PMingLiU" w:cs="Arial"/>
                <w:color w:val="000000" w:themeColor="text1"/>
                <w:sz w:val="16"/>
                <w:szCs w:val="16"/>
              </w:rPr>
              <w:t xml:space="preserve"> since 2020</w:t>
            </w:r>
          </w:p>
        </w:tc>
      </w:tr>
      <w:tr w:rsidR="00DB17F2" w:rsidRPr="00560E1A" w14:paraId="4BDE668C" w14:textId="77777777" w:rsidTr="001A137F">
        <w:trPr>
          <w:jc w:val="center"/>
        </w:trPr>
        <w:tc>
          <w:tcPr>
            <w:tcW w:w="1162" w:type="dxa"/>
          </w:tcPr>
          <w:p w14:paraId="6345C86D" w14:textId="362E6E1B" w:rsidR="00DB17F2" w:rsidRPr="00560E1A" w:rsidRDefault="000B3183"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rPr>
              <w:t>Lesotho</w:t>
            </w:r>
          </w:p>
        </w:tc>
        <w:tc>
          <w:tcPr>
            <w:tcW w:w="1124" w:type="dxa"/>
          </w:tcPr>
          <w:p w14:paraId="0726E048" w14:textId="6A5596FA" w:rsidR="00DB17F2" w:rsidRPr="00560E1A" w:rsidRDefault="00AD0171"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2,142,252</w:t>
            </w:r>
          </w:p>
        </w:tc>
        <w:tc>
          <w:tcPr>
            <w:tcW w:w="643" w:type="dxa"/>
          </w:tcPr>
          <w:p w14:paraId="7976E619" w14:textId="4CE3875B" w:rsidR="00DB17F2" w:rsidRPr="00560E1A" w:rsidRDefault="00AD0171"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38</w:t>
            </w:r>
          </w:p>
        </w:tc>
        <w:tc>
          <w:tcPr>
            <w:tcW w:w="659" w:type="dxa"/>
          </w:tcPr>
          <w:p w14:paraId="616632E8" w14:textId="62C25E38" w:rsidR="00DB17F2" w:rsidRPr="00560E1A" w:rsidRDefault="00AD0171"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96</w:t>
            </w:r>
          </w:p>
        </w:tc>
        <w:tc>
          <w:tcPr>
            <w:tcW w:w="2707" w:type="dxa"/>
          </w:tcPr>
          <w:p w14:paraId="28BBE8CA" w14:textId="4EC7F889" w:rsidR="00DB17F2" w:rsidRPr="00560E1A" w:rsidRDefault="002430A7"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changed -3 since 2020</w:t>
            </w:r>
          </w:p>
        </w:tc>
      </w:tr>
      <w:tr w:rsidR="00DB17F2" w:rsidRPr="00560E1A" w14:paraId="014BAB6D" w14:textId="77777777" w:rsidTr="001A137F">
        <w:trPr>
          <w:jc w:val="center"/>
        </w:trPr>
        <w:tc>
          <w:tcPr>
            <w:tcW w:w="1162" w:type="dxa"/>
          </w:tcPr>
          <w:p w14:paraId="2E10E88B" w14:textId="7D6530F6" w:rsidR="00DB17F2" w:rsidRPr="00560E1A" w:rsidRDefault="008422A5"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rPr>
              <w:t>Malawi</w:t>
            </w:r>
          </w:p>
        </w:tc>
        <w:tc>
          <w:tcPr>
            <w:tcW w:w="1124" w:type="dxa"/>
          </w:tcPr>
          <w:p w14:paraId="59B5F49C" w14:textId="032063E3" w:rsidR="00DB17F2" w:rsidRPr="00560E1A" w:rsidRDefault="00AD0171"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19,129,955</w:t>
            </w:r>
          </w:p>
        </w:tc>
        <w:tc>
          <w:tcPr>
            <w:tcW w:w="643" w:type="dxa"/>
          </w:tcPr>
          <w:p w14:paraId="3475F5E4" w14:textId="029A4D67" w:rsidR="00DB17F2" w:rsidRPr="00560E1A" w:rsidRDefault="002430A7"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35</w:t>
            </w:r>
          </w:p>
        </w:tc>
        <w:tc>
          <w:tcPr>
            <w:tcW w:w="659" w:type="dxa"/>
          </w:tcPr>
          <w:p w14:paraId="2C66F0EA" w14:textId="7F5489C9" w:rsidR="00DB17F2" w:rsidRPr="00560E1A" w:rsidRDefault="002430A7" w:rsidP="002430A7">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110</w:t>
            </w:r>
          </w:p>
        </w:tc>
        <w:tc>
          <w:tcPr>
            <w:tcW w:w="2707" w:type="dxa"/>
          </w:tcPr>
          <w:p w14:paraId="0435069F" w14:textId="3766C5E3" w:rsidR="00DB17F2" w:rsidRPr="00560E1A" w:rsidRDefault="002430A7"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changed +5 since 2020</w:t>
            </w:r>
          </w:p>
        </w:tc>
      </w:tr>
      <w:tr w:rsidR="00DB17F2" w:rsidRPr="00560E1A" w14:paraId="1127E5FF" w14:textId="77777777" w:rsidTr="001A137F">
        <w:trPr>
          <w:jc w:val="center"/>
        </w:trPr>
        <w:tc>
          <w:tcPr>
            <w:tcW w:w="1162" w:type="dxa"/>
          </w:tcPr>
          <w:p w14:paraId="4EFC27C6" w14:textId="414895B9" w:rsidR="00DB17F2" w:rsidRPr="00560E1A" w:rsidRDefault="008422A5"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rPr>
              <w:t>Mozambique</w:t>
            </w:r>
          </w:p>
        </w:tc>
        <w:tc>
          <w:tcPr>
            <w:tcW w:w="1124" w:type="dxa"/>
          </w:tcPr>
          <w:p w14:paraId="3A8EB318" w14:textId="1D1F5A0B" w:rsidR="00DB17F2" w:rsidRPr="00560E1A" w:rsidRDefault="00F54D76"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31,255,435</w:t>
            </w:r>
          </w:p>
        </w:tc>
        <w:tc>
          <w:tcPr>
            <w:tcW w:w="643" w:type="dxa"/>
          </w:tcPr>
          <w:p w14:paraId="0F796EB2" w14:textId="42890E9C" w:rsidR="00DB17F2" w:rsidRPr="00560E1A" w:rsidRDefault="00F54D76"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26</w:t>
            </w:r>
          </w:p>
        </w:tc>
        <w:tc>
          <w:tcPr>
            <w:tcW w:w="659" w:type="dxa"/>
          </w:tcPr>
          <w:p w14:paraId="40986760" w14:textId="0073CB0C" w:rsidR="00DB17F2" w:rsidRPr="00560E1A" w:rsidRDefault="00F54D76"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147</w:t>
            </w:r>
          </w:p>
        </w:tc>
        <w:tc>
          <w:tcPr>
            <w:tcW w:w="2707" w:type="dxa"/>
          </w:tcPr>
          <w:p w14:paraId="31C29702" w14:textId="5F147FA7" w:rsidR="00DB17F2" w:rsidRPr="00560E1A" w:rsidRDefault="00F54D76" w:rsidP="00F54D76">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changed +1 since 2020</w:t>
            </w:r>
          </w:p>
        </w:tc>
      </w:tr>
      <w:tr w:rsidR="00DB17F2" w:rsidRPr="00560E1A" w14:paraId="4881C691" w14:textId="77777777" w:rsidTr="001A137F">
        <w:trPr>
          <w:trHeight w:val="241"/>
          <w:jc w:val="center"/>
        </w:trPr>
        <w:tc>
          <w:tcPr>
            <w:tcW w:w="1162" w:type="dxa"/>
          </w:tcPr>
          <w:p w14:paraId="42AF18F1" w14:textId="0EFF9BE8" w:rsidR="00DB17F2" w:rsidRPr="00560E1A" w:rsidRDefault="008422A5" w:rsidP="006A05D5">
            <w:pPr>
              <w:shd w:val="clear" w:color="auto" w:fill="FFFFFF" w:themeFill="background1"/>
              <w:rPr>
                <w:rFonts w:eastAsia="PMingLiU" w:cs="Arial"/>
                <w:color w:val="000000" w:themeColor="text1"/>
                <w:sz w:val="16"/>
                <w:szCs w:val="16"/>
                <w:lang w:val="es-ES"/>
              </w:rPr>
            </w:pPr>
            <w:r w:rsidRPr="00560E1A">
              <w:rPr>
                <w:rFonts w:eastAsia="PMingLiU" w:cs="Arial"/>
                <w:color w:val="000000" w:themeColor="text1"/>
                <w:sz w:val="16"/>
                <w:szCs w:val="16"/>
              </w:rPr>
              <w:t>Namibia</w:t>
            </w:r>
          </w:p>
        </w:tc>
        <w:tc>
          <w:tcPr>
            <w:tcW w:w="1124" w:type="dxa"/>
          </w:tcPr>
          <w:p w14:paraId="525C9CF5" w14:textId="51344EC2" w:rsidR="00DB17F2" w:rsidRPr="00560E1A" w:rsidRDefault="00F84E7B"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2,540,916</w:t>
            </w:r>
          </w:p>
        </w:tc>
        <w:tc>
          <w:tcPr>
            <w:tcW w:w="643" w:type="dxa"/>
          </w:tcPr>
          <w:p w14:paraId="45FE40D0" w14:textId="3BB4472C" w:rsidR="00DB17F2" w:rsidRPr="00560E1A" w:rsidRDefault="00F84E7B"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49</w:t>
            </w:r>
          </w:p>
        </w:tc>
        <w:tc>
          <w:tcPr>
            <w:tcW w:w="659" w:type="dxa"/>
          </w:tcPr>
          <w:p w14:paraId="46095549" w14:textId="3368A76C" w:rsidR="00DB17F2" w:rsidRPr="00560E1A" w:rsidRDefault="00F84E7B"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58</w:t>
            </w:r>
          </w:p>
        </w:tc>
        <w:tc>
          <w:tcPr>
            <w:tcW w:w="2707" w:type="dxa"/>
          </w:tcPr>
          <w:p w14:paraId="6F19B6AC" w14:textId="0CB86E65" w:rsidR="00DB17F2" w:rsidRPr="00560E1A" w:rsidRDefault="00F84E7B" w:rsidP="00F84E7B">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changed -2 since 2020</w:t>
            </w:r>
          </w:p>
        </w:tc>
      </w:tr>
      <w:tr w:rsidR="008422A5" w:rsidRPr="00560E1A" w14:paraId="5ACD5B54" w14:textId="77777777" w:rsidTr="001A137F">
        <w:trPr>
          <w:trHeight w:val="241"/>
          <w:jc w:val="center"/>
        </w:trPr>
        <w:tc>
          <w:tcPr>
            <w:tcW w:w="1162" w:type="dxa"/>
          </w:tcPr>
          <w:p w14:paraId="032F5F01" w14:textId="491498AC" w:rsidR="008422A5" w:rsidRPr="00560E1A" w:rsidRDefault="000F76C7" w:rsidP="000F76C7">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South Africa</w:t>
            </w:r>
          </w:p>
        </w:tc>
        <w:tc>
          <w:tcPr>
            <w:tcW w:w="1124" w:type="dxa"/>
          </w:tcPr>
          <w:p w14:paraId="4B5C68C1" w14:textId="11EE6C2F" w:rsidR="008422A5" w:rsidRPr="00560E1A" w:rsidRDefault="00F84E7B"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59,308,690</w:t>
            </w:r>
          </w:p>
        </w:tc>
        <w:tc>
          <w:tcPr>
            <w:tcW w:w="643" w:type="dxa"/>
          </w:tcPr>
          <w:p w14:paraId="332B8138" w14:textId="4580B7CA" w:rsidR="008422A5" w:rsidRPr="00560E1A" w:rsidRDefault="00856907"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44</w:t>
            </w:r>
          </w:p>
        </w:tc>
        <w:tc>
          <w:tcPr>
            <w:tcW w:w="659" w:type="dxa"/>
          </w:tcPr>
          <w:p w14:paraId="2709084D" w14:textId="17835208" w:rsidR="008422A5" w:rsidRPr="00560E1A" w:rsidRDefault="00856907"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70</w:t>
            </w:r>
          </w:p>
        </w:tc>
        <w:tc>
          <w:tcPr>
            <w:tcW w:w="2707" w:type="dxa"/>
          </w:tcPr>
          <w:p w14:paraId="20904C57" w14:textId="6A3E13B4" w:rsidR="008422A5" w:rsidRPr="00560E1A" w:rsidRDefault="00856907" w:rsidP="00F84E7B">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was the same in 2020</w:t>
            </w:r>
          </w:p>
        </w:tc>
      </w:tr>
      <w:tr w:rsidR="00F773E6" w:rsidRPr="00560E1A" w14:paraId="26202C27" w14:textId="77777777" w:rsidTr="001A137F">
        <w:trPr>
          <w:trHeight w:val="241"/>
          <w:jc w:val="center"/>
        </w:trPr>
        <w:tc>
          <w:tcPr>
            <w:tcW w:w="1162" w:type="dxa"/>
          </w:tcPr>
          <w:p w14:paraId="7F575192" w14:textId="35D45EDA" w:rsidR="00F773E6" w:rsidRPr="00560E1A" w:rsidRDefault="00303BD2" w:rsidP="00303BD2">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Zambia</w:t>
            </w:r>
          </w:p>
        </w:tc>
        <w:tc>
          <w:tcPr>
            <w:tcW w:w="1124" w:type="dxa"/>
          </w:tcPr>
          <w:p w14:paraId="53E15D27" w14:textId="34576676" w:rsidR="00F773E6" w:rsidRPr="00560E1A" w:rsidRDefault="00217BBA"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18,383,956</w:t>
            </w:r>
          </w:p>
        </w:tc>
        <w:tc>
          <w:tcPr>
            <w:tcW w:w="643" w:type="dxa"/>
          </w:tcPr>
          <w:p w14:paraId="07BF789D" w14:textId="1251C73F" w:rsidR="00F773E6" w:rsidRPr="00560E1A" w:rsidRDefault="00217BBA"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33</w:t>
            </w:r>
          </w:p>
        </w:tc>
        <w:tc>
          <w:tcPr>
            <w:tcW w:w="659" w:type="dxa"/>
          </w:tcPr>
          <w:p w14:paraId="5782D189" w14:textId="1134A38B" w:rsidR="00F773E6" w:rsidRPr="00560E1A" w:rsidRDefault="00217BBA" w:rsidP="006A05D5">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117</w:t>
            </w:r>
          </w:p>
        </w:tc>
        <w:tc>
          <w:tcPr>
            <w:tcW w:w="2707" w:type="dxa"/>
          </w:tcPr>
          <w:p w14:paraId="50AD5EF1" w14:textId="44E6F50A" w:rsidR="00F773E6" w:rsidRPr="00560E1A" w:rsidRDefault="00217BBA" w:rsidP="00217BBA">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Score was the same in 2020</w:t>
            </w:r>
          </w:p>
        </w:tc>
      </w:tr>
    </w:tbl>
    <w:p w14:paraId="7D46AC65" w14:textId="39B1F4E3" w:rsidR="001978A9" w:rsidRPr="00560E1A" w:rsidRDefault="00DB17F2" w:rsidP="00877C08">
      <w:pPr>
        <w:jc w:val="center"/>
        <w:rPr>
          <w:rStyle w:val="Hyperlink"/>
          <w:rFonts w:cs="Arial"/>
          <w:i/>
          <w:iCs/>
          <w:sz w:val="12"/>
          <w:szCs w:val="12"/>
        </w:rPr>
      </w:pPr>
      <w:r w:rsidRPr="00560E1A">
        <w:rPr>
          <w:rFonts w:cs="Arial"/>
          <w:i/>
          <w:iCs/>
          <w:sz w:val="16"/>
          <w:szCs w:val="16"/>
        </w:rPr>
        <w:t xml:space="preserve">Source: </w:t>
      </w:r>
      <w:hyperlink r:id="rId16">
        <w:r w:rsidRPr="00560E1A">
          <w:rPr>
            <w:rStyle w:val="Hyperlink"/>
            <w:rFonts w:cs="Arial"/>
            <w:i/>
            <w:iCs/>
            <w:sz w:val="12"/>
            <w:szCs w:val="12"/>
          </w:rPr>
          <w:t>https://www.transparency.org/en/cpi/2021</w:t>
        </w:r>
      </w:hyperlink>
      <w:r w:rsidR="00ED0FD0" w:rsidRPr="00560E1A">
        <w:rPr>
          <w:rStyle w:val="Hyperlink"/>
          <w:rFonts w:cs="Arial"/>
          <w:i/>
          <w:iCs/>
          <w:sz w:val="12"/>
          <w:szCs w:val="12"/>
        </w:rPr>
        <w:t xml:space="preserve"> and </w:t>
      </w:r>
      <w:hyperlink r:id="rId17" w:history="1">
        <w:r w:rsidR="00A21925" w:rsidRPr="00560E1A">
          <w:rPr>
            <w:rStyle w:val="Hyperlink"/>
            <w:rFonts w:cs="Arial"/>
            <w:i/>
            <w:iCs/>
            <w:sz w:val="12"/>
            <w:szCs w:val="12"/>
          </w:rPr>
          <w:t>https://data.worldbank.org/indicator/SP.POP.TOTL</w:t>
        </w:r>
      </w:hyperlink>
    </w:p>
    <w:p w14:paraId="15375979" w14:textId="77777777" w:rsidR="008D3F2E" w:rsidRPr="00560E1A" w:rsidRDefault="008D3F2E" w:rsidP="00877C08">
      <w:pPr>
        <w:jc w:val="center"/>
        <w:rPr>
          <w:rStyle w:val="Hyperlink"/>
          <w:rFonts w:cs="Arial"/>
          <w:i/>
          <w:iCs/>
          <w:sz w:val="12"/>
          <w:szCs w:val="12"/>
        </w:rPr>
      </w:pPr>
    </w:p>
    <w:p w14:paraId="5982FF4B" w14:textId="009A3F3A" w:rsidR="008D3F2E" w:rsidRPr="00560E1A" w:rsidRDefault="008D3F2E" w:rsidP="008D3F2E">
      <w:pPr>
        <w:pStyle w:val="AP-Style1"/>
        <w:rPr>
          <w:rFonts w:eastAsia="PMingLiU"/>
        </w:rPr>
      </w:pPr>
      <w:r w:rsidRPr="00560E1A">
        <w:rPr>
          <w:rFonts w:eastAsia="PMingLiU"/>
        </w:rPr>
        <w:t>Office Scope</w:t>
      </w:r>
    </w:p>
    <w:p w14:paraId="1188C806" w14:textId="77777777" w:rsidR="008D3F2E" w:rsidRPr="00560E1A" w:rsidRDefault="008D3F2E" w:rsidP="008D3F2E">
      <w:pPr>
        <w:shd w:val="clear" w:color="auto" w:fill="FFFFFF" w:themeFill="background1"/>
        <w:rPr>
          <w:rFonts w:eastAsia="PMingLiU" w:cs="Arial"/>
          <w:color w:val="000000" w:themeColor="text1"/>
        </w:rPr>
      </w:pPr>
      <w:r w:rsidRPr="00560E1A">
        <w:rPr>
          <w:rFonts w:eastAsia="PMingLiU" w:cs="Arial"/>
          <w:color w:val="000000" w:themeColor="text1"/>
        </w:rPr>
        <w:t>The figure below shows the size of the office in terms of personnel and the volume of expenditures in Regular Programme and Extrabudgetary funds in 2020-2021.</w:t>
      </w:r>
    </w:p>
    <w:p w14:paraId="476E579C" w14:textId="3254D4F6" w:rsidR="008D3F2E" w:rsidRPr="00560E1A" w:rsidRDefault="008D3F2E" w:rsidP="008D3F2E">
      <w:pPr>
        <w:shd w:val="clear" w:color="auto" w:fill="FFFFFF" w:themeFill="background1"/>
        <w:rPr>
          <w:rFonts w:eastAsia="PMingLiU" w:cs="Arial"/>
          <w:b/>
          <w:bCs/>
          <w:color w:val="000000" w:themeColor="text1"/>
        </w:rPr>
      </w:pPr>
      <w:r w:rsidRPr="00560E1A">
        <w:rPr>
          <w:noProof/>
        </w:rPr>
        <w:drawing>
          <wp:inline distT="0" distB="0" distL="0" distR="0" wp14:anchorId="226F8F72" wp14:editId="2A1A03B8">
            <wp:extent cx="5715000" cy="2048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2048510"/>
                    </a:xfrm>
                    <a:prstGeom prst="rect">
                      <a:avLst/>
                    </a:prstGeom>
                  </pic:spPr>
                </pic:pic>
              </a:graphicData>
            </a:graphic>
          </wp:inline>
        </w:drawing>
      </w:r>
    </w:p>
    <w:p w14:paraId="17DEB826" w14:textId="77777777" w:rsidR="00EB5DDB" w:rsidRPr="00560E1A" w:rsidRDefault="00EB5DDB" w:rsidP="00EB5DDB">
      <w:pPr>
        <w:pStyle w:val="AP-Style1"/>
        <w:rPr>
          <w:rFonts w:eastAsia="PMingLiU"/>
        </w:rPr>
      </w:pPr>
      <w:r w:rsidRPr="00560E1A">
        <w:rPr>
          <w:rFonts w:eastAsia="PMingLiU"/>
        </w:rPr>
        <w:t>Office Organigramme</w:t>
      </w:r>
    </w:p>
    <w:p w14:paraId="564B5B53" w14:textId="416673D4" w:rsidR="00EB5DDB" w:rsidRPr="00560E1A" w:rsidRDefault="00701942" w:rsidP="00EB5DDB">
      <w:pPr>
        <w:shd w:val="clear" w:color="auto" w:fill="FFFFFF" w:themeFill="background1"/>
        <w:rPr>
          <w:rFonts w:eastAsia="PMingLiU" w:cs="Arial"/>
          <w:color w:val="000000" w:themeColor="text1"/>
        </w:rPr>
      </w:pPr>
      <w:r w:rsidRPr="00560E1A">
        <w:rPr>
          <w:noProof/>
        </w:rPr>
        <w:lastRenderedPageBreak/>
        <w:drawing>
          <wp:anchor distT="0" distB="0" distL="114300" distR="114300" simplePos="0" relativeHeight="251658250" behindDoc="0" locked="0" layoutInCell="1" allowOverlap="1" wp14:anchorId="57B6C60C" wp14:editId="3F85B122">
            <wp:simplePos x="0" y="0"/>
            <wp:positionH relativeFrom="column">
              <wp:posOffset>60960</wp:posOffset>
            </wp:positionH>
            <wp:positionV relativeFrom="paragraph">
              <wp:posOffset>320040</wp:posOffset>
            </wp:positionV>
            <wp:extent cx="5715000" cy="47853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15000" cy="4785360"/>
                    </a:xfrm>
                    <a:prstGeom prst="rect">
                      <a:avLst/>
                    </a:prstGeom>
                  </pic:spPr>
                </pic:pic>
              </a:graphicData>
            </a:graphic>
            <wp14:sizeRelV relativeFrom="margin">
              <wp14:pctHeight>0</wp14:pctHeight>
            </wp14:sizeRelV>
          </wp:anchor>
        </w:drawing>
      </w:r>
      <w:r w:rsidR="00EB5DDB" w:rsidRPr="00560E1A">
        <w:rPr>
          <w:rFonts w:eastAsia="PMingLiU" w:cs="Arial"/>
          <w:color w:val="000000" w:themeColor="text1"/>
        </w:rPr>
        <w:t>The office consists of 109 employees under different contract modalit</w:t>
      </w:r>
      <w:ins w:id="13" w:author="Soriano, Carles" w:date="2022-06-23T14:19:00Z">
        <w:r w:rsidR="00CA7628">
          <w:rPr>
            <w:rFonts w:eastAsia="PMingLiU" w:cs="Arial"/>
            <w:color w:val="000000" w:themeColor="text1"/>
          </w:rPr>
          <w:t>ies</w:t>
        </w:r>
      </w:ins>
      <w:del w:id="14" w:author="Soriano, Carles" w:date="2022-06-23T14:19:00Z">
        <w:r w:rsidR="00EB5DDB" w:rsidRPr="00560E1A" w:rsidDel="00CA7628">
          <w:rPr>
            <w:rFonts w:eastAsia="PMingLiU" w:cs="Arial"/>
            <w:color w:val="000000" w:themeColor="text1"/>
          </w:rPr>
          <w:delText>y</w:delText>
        </w:r>
      </w:del>
      <w:r w:rsidR="00EB5DDB" w:rsidRPr="00560E1A">
        <w:rPr>
          <w:rFonts w:eastAsia="PMingLiU" w:cs="Arial"/>
          <w:color w:val="000000" w:themeColor="text1"/>
        </w:rPr>
        <w:t xml:space="preserve">, </w:t>
      </w:r>
      <w:proofErr w:type="gramStart"/>
      <w:r w:rsidR="00EB5DDB" w:rsidRPr="00560E1A">
        <w:rPr>
          <w:rFonts w:eastAsia="PMingLiU" w:cs="Arial"/>
          <w:color w:val="000000" w:themeColor="text1"/>
        </w:rPr>
        <w:t>i.e.</w:t>
      </w:r>
      <w:proofErr w:type="gramEnd"/>
      <w:r w:rsidR="00EB5DDB" w:rsidRPr="00560E1A">
        <w:rPr>
          <w:rFonts w:eastAsia="PMingLiU" w:cs="Arial"/>
          <w:color w:val="000000" w:themeColor="text1"/>
        </w:rPr>
        <w:t xml:space="preserve"> fixed term, Project appointment, service contract holders, volunteers and secondments.</w:t>
      </w:r>
    </w:p>
    <w:p w14:paraId="6C271867" w14:textId="1AE121AC" w:rsidR="008D3F2E" w:rsidRPr="00560E1A" w:rsidRDefault="008D3F2E" w:rsidP="00701942">
      <w:pPr>
        <w:shd w:val="clear" w:color="auto" w:fill="FFFFFF" w:themeFill="background1"/>
        <w:rPr>
          <w:rFonts w:eastAsia="PMingLiU" w:cs="Arial"/>
          <w:color w:val="000000" w:themeColor="text1"/>
        </w:rPr>
      </w:pPr>
      <w:r w:rsidRPr="00560E1A">
        <w:rPr>
          <w:noProof/>
        </w:rPr>
        <w:drawing>
          <wp:inline distT="0" distB="0" distL="0" distR="0" wp14:anchorId="669965FE" wp14:editId="5CCD783A">
            <wp:extent cx="5715000" cy="2427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2427605"/>
                    </a:xfrm>
                    <a:prstGeom prst="rect">
                      <a:avLst/>
                    </a:prstGeom>
                  </pic:spPr>
                </pic:pic>
              </a:graphicData>
            </a:graphic>
          </wp:inline>
        </w:drawing>
      </w:r>
    </w:p>
    <w:p w14:paraId="02A1E76A" w14:textId="77777777" w:rsidR="00701942" w:rsidRPr="00560E1A" w:rsidRDefault="00701942" w:rsidP="00701942">
      <w:pPr>
        <w:rPr>
          <w:rFonts w:eastAsia="PMingLiU"/>
        </w:rPr>
      </w:pPr>
      <w:r w:rsidRPr="00560E1A">
        <w:rPr>
          <w:rFonts w:eastAsia="PMingLiU"/>
        </w:rPr>
        <w:t>During the audit period, only 11 persons left the Office including 2 transfers outside of FO/HAR (former DIR and AO) and 1 transfer within FO/HAR, from Harare to Lilongwe. Hence, it can be concluded that the turnover is low.</w:t>
      </w:r>
    </w:p>
    <w:p w14:paraId="23DA23F3" w14:textId="77777777" w:rsidR="00701942" w:rsidRPr="00560E1A" w:rsidRDefault="00701942" w:rsidP="00701942">
      <w:pPr>
        <w:shd w:val="clear" w:color="auto" w:fill="FFFFFF" w:themeFill="background1"/>
        <w:rPr>
          <w:rFonts w:eastAsia="PMingLiU" w:cs="Arial"/>
          <w:color w:val="000000" w:themeColor="text1"/>
        </w:rPr>
      </w:pPr>
    </w:p>
    <w:p w14:paraId="782C528F" w14:textId="0D54F85A" w:rsidR="008D3F2E" w:rsidRPr="00560E1A" w:rsidRDefault="008D3F2E" w:rsidP="00877C08">
      <w:pPr>
        <w:jc w:val="center"/>
        <w:rPr>
          <w:rStyle w:val="Hyperlink"/>
          <w:rFonts w:cs="Arial"/>
          <w:i/>
          <w:iCs/>
          <w:sz w:val="12"/>
          <w:szCs w:val="12"/>
        </w:rPr>
      </w:pPr>
    </w:p>
    <w:tbl>
      <w:tblPr>
        <w:tblStyle w:val="TableGrid"/>
        <w:tblpPr w:leftFromText="180" w:rightFromText="180" w:vertAnchor="text" w:horzAnchor="margin" w:tblpY="34"/>
        <w:tblW w:w="9178" w:type="dxa"/>
        <w:tblLook w:val="04A0" w:firstRow="1" w:lastRow="0" w:firstColumn="1" w:lastColumn="0" w:noHBand="0" w:noVBand="1"/>
      </w:tblPr>
      <w:tblGrid>
        <w:gridCol w:w="9178"/>
      </w:tblGrid>
      <w:tr w:rsidR="0020578F" w:rsidRPr="00560E1A" w14:paraId="29C1437F" w14:textId="77777777" w:rsidTr="00D87781">
        <w:trPr>
          <w:trHeight w:val="233"/>
        </w:trPr>
        <w:tc>
          <w:tcPr>
            <w:tcW w:w="9178" w:type="dxa"/>
            <w:shd w:val="clear" w:color="auto" w:fill="B0D0E2" w:themeFill="accent1" w:themeFillTint="66"/>
            <w:vAlign w:val="center"/>
          </w:tcPr>
          <w:p w14:paraId="56417F66" w14:textId="33764552" w:rsidR="0020578F" w:rsidRPr="00560E1A" w:rsidRDefault="0020578F" w:rsidP="008D3F2E">
            <w:pPr>
              <w:pStyle w:val="Heading1"/>
              <w:numPr>
                <w:ilvl w:val="0"/>
                <w:numId w:val="0"/>
              </w:numPr>
              <w:outlineLvl w:val="0"/>
            </w:pPr>
            <w:bookmarkStart w:id="15" w:name="_Toc103606502"/>
            <w:r w:rsidRPr="00560E1A">
              <w:lastRenderedPageBreak/>
              <w:t>UN AGENCIES</w:t>
            </w:r>
            <w:bookmarkEnd w:id="15"/>
          </w:p>
        </w:tc>
      </w:tr>
    </w:tbl>
    <w:p w14:paraId="409A6F87" w14:textId="7E9D9AC8" w:rsidR="004C21E3" w:rsidRPr="00560E1A" w:rsidRDefault="004C21E3" w:rsidP="00B5324A">
      <w:pPr>
        <w:shd w:val="clear" w:color="auto" w:fill="FFFFFF"/>
        <w:rPr>
          <w:rFonts w:cs="Arial"/>
          <w:color w:val="333333"/>
          <w:sz w:val="20"/>
          <w:lang w:eastAsia="fr-FR"/>
        </w:rPr>
      </w:pPr>
      <w:r w:rsidRPr="00560E1A">
        <w:rPr>
          <w:rFonts w:cs="Arial"/>
          <w:b/>
          <w:bCs/>
          <w:color w:val="333333"/>
          <w:sz w:val="20"/>
          <w:szCs w:val="18"/>
          <w:lang w:eastAsia="fr-FR"/>
        </w:rPr>
        <w:t xml:space="preserve">Office </w:t>
      </w:r>
      <w:r w:rsidRPr="00560E1A">
        <w:rPr>
          <w:rFonts w:cs="Arial"/>
          <w:color w:val="333333"/>
          <w:sz w:val="20"/>
          <w:lang w:eastAsia="fr-FR"/>
        </w:rPr>
        <w:t>UNESCO’s presence in Zimbabwe represents the</w:t>
      </w:r>
      <w:r w:rsidR="005933DF" w:rsidRPr="00560E1A">
        <w:rPr>
          <w:rFonts w:cs="Arial"/>
          <w:color w:val="333333"/>
          <w:sz w:val="20"/>
          <w:lang w:eastAsia="fr-FR"/>
        </w:rPr>
        <w:t xml:space="preserve"> third</w:t>
      </w:r>
      <w:r w:rsidRPr="00560E1A">
        <w:rPr>
          <w:rFonts w:cs="Arial"/>
          <w:color w:val="333333"/>
          <w:sz w:val="20"/>
          <w:lang w:eastAsia="fr-FR"/>
        </w:rPr>
        <w:t xml:space="preserve"> in terms of international staff </w:t>
      </w:r>
      <w:r w:rsidR="005933DF" w:rsidRPr="00560E1A">
        <w:rPr>
          <w:rFonts w:cs="Arial"/>
          <w:color w:val="333333"/>
          <w:sz w:val="20"/>
          <w:lang w:eastAsia="fr-FR"/>
        </w:rPr>
        <w:t xml:space="preserve">and sixth </w:t>
      </w:r>
      <w:r w:rsidR="0020003F" w:rsidRPr="00560E1A">
        <w:rPr>
          <w:rFonts w:cs="Arial"/>
          <w:color w:val="333333"/>
          <w:sz w:val="20"/>
          <w:lang w:eastAsia="fr-FR"/>
        </w:rPr>
        <w:t xml:space="preserve">in terms of overall staffing </w:t>
      </w:r>
      <w:r w:rsidRPr="00560E1A">
        <w:rPr>
          <w:rFonts w:cs="Arial"/>
          <w:color w:val="333333"/>
          <w:sz w:val="20"/>
          <w:lang w:eastAsia="fr-FR"/>
        </w:rPr>
        <w:t xml:space="preserve">as shown below. </w:t>
      </w:r>
    </w:p>
    <w:p w14:paraId="16409E88" w14:textId="15198406" w:rsidR="00DB17F2" w:rsidRPr="00560E1A" w:rsidRDefault="00EE5907" w:rsidP="006E6B55">
      <w:pPr>
        <w:shd w:val="clear" w:color="auto" w:fill="FFFFFF"/>
        <w:rPr>
          <w:rFonts w:cs="Arial"/>
          <w:color w:val="333333"/>
          <w:sz w:val="20"/>
          <w:lang w:eastAsia="fr-FR"/>
        </w:rPr>
      </w:pPr>
      <w:r w:rsidRPr="00560E1A">
        <w:rPr>
          <w:rFonts w:cs="Arial"/>
          <w:color w:val="333333"/>
          <w:sz w:val="20"/>
          <w:lang w:eastAsia="fr-FR"/>
        </w:rPr>
        <w:t xml:space="preserve">Zimbabwe: </w:t>
      </w:r>
      <w:r w:rsidR="006B1FD8" w:rsidRPr="00560E1A">
        <w:rPr>
          <w:rFonts w:cs="Arial"/>
          <w:color w:val="333333"/>
          <w:sz w:val="20"/>
          <w:lang w:eastAsia="fr-FR"/>
        </w:rPr>
        <w:t>25 agencies</w:t>
      </w:r>
      <w:r w:rsidR="00F76152" w:rsidRPr="00560E1A">
        <w:rPr>
          <w:rFonts w:cs="Arial"/>
          <w:color w:val="333333"/>
          <w:sz w:val="20"/>
          <w:lang w:eastAsia="fr-FR"/>
        </w:rPr>
        <w:t xml:space="preserve"> with 1070 staff</w:t>
      </w:r>
      <w:r w:rsidR="00AA35FA" w:rsidRPr="00560E1A">
        <w:rPr>
          <w:rFonts w:cs="Arial"/>
          <w:color w:val="333333"/>
          <w:sz w:val="20"/>
          <w:lang w:eastAsia="fr-FR"/>
        </w:rPr>
        <w:t xml:space="preserve">, </w:t>
      </w:r>
      <w:r w:rsidR="006E6B55" w:rsidRPr="00560E1A">
        <w:rPr>
          <w:rFonts w:cs="Arial"/>
          <w:color w:val="333333"/>
          <w:sz w:val="20"/>
          <w:lang w:eastAsia="fr-FR"/>
        </w:rPr>
        <w:t>193 being international and 877 - national.</w:t>
      </w:r>
      <w:r w:rsidR="00FC0BA8" w:rsidRPr="00560E1A">
        <w:rPr>
          <w:noProof/>
        </w:rPr>
        <w:drawing>
          <wp:anchor distT="0" distB="0" distL="114300" distR="114300" simplePos="0" relativeHeight="251658241" behindDoc="1" locked="0" layoutInCell="1" allowOverlap="1" wp14:anchorId="0B4E9D6F" wp14:editId="68944BCD">
            <wp:simplePos x="0" y="0"/>
            <wp:positionH relativeFrom="margin">
              <wp:align>left</wp:align>
            </wp:positionH>
            <wp:positionV relativeFrom="paragraph">
              <wp:posOffset>1976120</wp:posOffset>
            </wp:positionV>
            <wp:extent cx="5391150" cy="1738630"/>
            <wp:effectExtent l="0" t="0" r="0" b="13970"/>
            <wp:wrapTight wrapText="bothSides">
              <wp:wrapPolygon edited="0">
                <wp:start x="0" y="0"/>
                <wp:lineTo x="0" y="21537"/>
                <wp:lineTo x="21524" y="21537"/>
                <wp:lineTo x="21524" y="0"/>
                <wp:lineTo x="0" y="0"/>
              </wp:wrapPolygon>
            </wp:wrapTight>
            <wp:docPr id="4" name="Chart 4">
              <a:extLst xmlns:a="http://schemas.openxmlformats.org/drawingml/2006/main">
                <a:ext uri="{FF2B5EF4-FFF2-40B4-BE49-F238E27FC236}">
                  <a16:creationId xmlns:a16="http://schemas.microsoft.com/office/drawing/2014/main" id="{C23E654A-85B1-4130-82AE-81BB26BB1F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FC0BA8" w:rsidRPr="00560E1A">
        <w:rPr>
          <w:noProof/>
        </w:rPr>
        <w:drawing>
          <wp:anchor distT="0" distB="0" distL="114300" distR="114300" simplePos="0" relativeHeight="251658240" behindDoc="1" locked="0" layoutInCell="1" allowOverlap="1" wp14:anchorId="00C3C6D5" wp14:editId="2105F5A5">
            <wp:simplePos x="0" y="0"/>
            <wp:positionH relativeFrom="margin">
              <wp:align>left</wp:align>
            </wp:positionH>
            <wp:positionV relativeFrom="paragraph">
              <wp:posOffset>192405</wp:posOffset>
            </wp:positionV>
            <wp:extent cx="5410200" cy="1774825"/>
            <wp:effectExtent l="0" t="0" r="0" b="15875"/>
            <wp:wrapTight wrapText="bothSides">
              <wp:wrapPolygon edited="0">
                <wp:start x="0" y="0"/>
                <wp:lineTo x="0" y="21561"/>
                <wp:lineTo x="21524" y="21561"/>
                <wp:lineTo x="21524" y="0"/>
                <wp:lineTo x="0" y="0"/>
              </wp:wrapPolygon>
            </wp:wrapTight>
            <wp:docPr id="9" name="Chart 9">
              <a:extLst xmlns:a="http://schemas.openxmlformats.org/drawingml/2006/main">
                <a:ext uri="{FF2B5EF4-FFF2-40B4-BE49-F238E27FC236}">
                  <a16:creationId xmlns:a16="http://schemas.microsoft.com/office/drawing/2014/main" id="{7C0CC690-0FBA-4308-B59D-A762D5D69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10ACF8C2" w14:textId="0EEA9467" w:rsidR="00366FA5" w:rsidRPr="00560E1A" w:rsidRDefault="00463526" w:rsidP="006E6B55">
      <w:pPr>
        <w:pStyle w:val="AP-Style1"/>
        <w:numPr>
          <w:ilvl w:val="0"/>
          <w:numId w:val="0"/>
        </w:numPr>
        <w:ind w:left="360"/>
        <w:jc w:val="center"/>
        <w:rPr>
          <w:sz w:val="16"/>
          <w:szCs w:val="16"/>
        </w:rPr>
      </w:pPr>
      <w:commentRangeStart w:id="16"/>
      <w:commentRangeStart w:id="17"/>
      <w:r w:rsidRPr="00560E1A">
        <w:rPr>
          <w:noProof/>
        </w:rPr>
        <w:drawing>
          <wp:anchor distT="0" distB="0" distL="114300" distR="114300" simplePos="0" relativeHeight="251658242" behindDoc="0" locked="0" layoutInCell="1" allowOverlap="1" wp14:anchorId="4C29B1A8" wp14:editId="58F0224B">
            <wp:simplePos x="0" y="0"/>
            <wp:positionH relativeFrom="margin">
              <wp:align>left</wp:align>
            </wp:positionH>
            <wp:positionV relativeFrom="paragraph">
              <wp:posOffset>3535680</wp:posOffset>
            </wp:positionV>
            <wp:extent cx="5334000" cy="2343150"/>
            <wp:effectExtent l="0" t="0" r="0" b="0"/>
            <wp:wrapThrough wrapText="bothSides">
              <wp:wrapPolygon edited="0">
                <wp:start x="0" y="0"/>
                <wp:lineTo x="0" y="21424"/>
                <wp:lineTo x="21523" y="21424"/>
                <wp:lineTo x="21523" y="0"/>
                <wp:lineTo x="0" y="0"/>
              </wp:wrapPolygon>
            </wp:wrapThrough>
            <wp:docPr id="19" name="Chart 19">
              <a:extLst xmlns:a="http://schemas.openxmlformats.org/drawingml/2006/main">
                <a:ext uri="{FF2B5EF4-FFF2-40B4-BE49-F238E27FC236}">
                  <a16:creationId xmlns:a16="http://schemas.microsoft.com/office/drawing/2014/main" id="{8CF60AB3-6075-4290-9677-105F8B1D7E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anchor>
        </w:drawing>
      </w:r>
      <w:commentRangeEnd w:id="16"/>
      <w:r w:rsidR="000161A5">
        <w:rPr>
          <w:rStyle w:val="CommentReference"/>
          <w:rFonts w:ascii="Times New Roman" w:hAnsi="Times New Roman" w:cs="Times New Roman"/>
          <w:b w:val="0"/>
          <w:lang w:val="en-US"/>
        </w:rPr>
        <w:commentReference w:id="16"/>
      </w:r>
      <w:commentRangeEnd w:id="17"/>
      <w:r w:rsidR="009C0C40">
        <w:rPr>
          <w:rStyle w:val="CommentReference"/>
          <w:rFonts w:ascii="Times New Roman" w:hAnsi="Times New Roman" w:cs="Times New Roman"/>
          <w:b w:val="0"/>
          <w:lang w:val="en-US"/>
        </w:rPr>
        <w:commentReference w:id="17"/>
      </w:r>
    </w:p>
    <w:p w14:paraId="55C29B62" w14:textId="3DBD4022" w:rsidR="006E6B55" w:rsidRPr="00560E1A" w:rsidRDefault="006E6B55" w:rsidP="006E6B55">
      <w:pPr>
        <w:pStyle w:val="AP-Style1"/>
        <w:numPr>
          <w:ilvl w:val="0"/>
          <w:numId w:val="0"/>
        </w:numPr>
        <w:ind w:left="360"/>
        <w:jc w:val="center"/>
        <w:rPr>
          <w:shd w:val="clear" w:color="auto" w:fill="FFFFFF"/>
        </w:rPr>
      </w:pPr>
      <w:r w:rsidRPr="00560E1A">
        <w:rPr>
          <w:sz w:val="16"/>
          <w:szCs w:val="16"/>
        </w:rPr>
        <w:t>Source: UNDSS Staff List as of March 2022</w:t>
      </w:r>
    </w:p>
    <w:p w14:paraId="604676CA" w14:textId="6B7479FF" w:rsidR="003A7B85" w:rsidRPr="00560E1A" w:rsidRDefault="003A7B85" w:rsidP="00877C08">
      <w:pPr>
        <w:pStyle w:val="AP-Style1"/>
        <w:rPr>
          <w:shd w:val="clear" w:color="auto" w:fill="FFFFFF"/>
        </w:rPr>
      </w:pPr>
      <w:r w:rsidRPr="00560E1A">
        <w:t>Strengthen</w:t>
      </w:r>
      <w:r w:rsidR="005009B4" w:rsidRPr="00560E1A">
        <w:t>ed</w:t>
      </w:r>
      <w:r w:rsidRPr="00560E1A">
        <w:rPr>
          <w:shd w:val="clear" w:color="auto" w:fill="FFFFFF"/>
        </w:rPr>
        <w:t xml:space="preserve"> UNESCO’s participation in Joint UN </w:t>
      </w:r>
    </w:p>
    <w:p w14:paraId="0A48126E" w14:textId="4C0EEE36" w:rsidR="003A7B85" w:rsidRPr="00560E1A" w:rsidRDefault="003A7B85" w:rsidP="00A83B7D">
      <w:pPr>
        <w:jc w:val="both"/>
        <w:rPr>
          <w:sz w:val="32"/>
          <w:szCs w:val="32"/>
        </w:rPr>
      </w:pPr>
      <w:r w:rsidRPr="00560E1A">
        <w:rPr>
          <w:shd w:val="clear" w:color="auto" w:fill="FFFFFF"/>
        </w:rPr>
        <w:t xml:space="preserve">Programmes </w:t>
      </w:r>
      <w:r w:rsidR="001A137F" w:rsidRPr="00560E1A">
        <w:rPr>
          <w:shd w:val="clear" w:color="auto" w:fill="FFFFFF"/>
        </w:rPr>
        <w:t>c</w:t>
      </w:r>
      <w:r w:rsidRPr="00560E1A">
        <w:rPr>
          <w:shd w:val="clear" w:color="auto" w:fill="FFFFFF"/>
        </w:rPr>
        <w:t>ooperation with other UN agencies is very important for UNESCO.</w:t>
      </w:r>
      <w:r w:rsidR="0020578F" w:rsidRPr="00560E1A">
        <w:rPr>
          <w:shd w:val="clear" w:color="auto" w:fill="FFFFFF"/>
        </w:rPr>
        <w:t xml:space="preserve"> </w:t>
      </w:r>
      <w:r w:rsidRPr="00560E1A">
        <w:rPr>
          <w:shd w:val="clear" w:color="auto" w:fill="FFFFFF"/>
        </w:rPr>
        <w:t xml:space="preserve">ROSA </w:t>
      </w:r>
      <w:r w:rsidR="005009B4" w:rsidRPr="00560E1A">
        <w:rPr>
          <w:shd w:val="clear" w:color="auto" w:fill="FFFFFF"/>
        </w:rPr>
        <w:t>aims to</w:t>
      </w:r>
      <w:r w:rsidR="00E90886" w:rsidRPr="00560E1A">
        <w:rPr>
          <w:shd w:val="clear" w:color="auto" w:fill="FFFFFF"/>
        </w:rPr>
        <w:t xml:space="preserve"> </w:t>
      </w:r>
      <w:r w:rsidRPr="00560E1A">
        <w:rPr>
          <w:shd w:val="clear" w:color="auto" w:fill="FFFFFF"/>
        </w:rPr>
        <w:t xml:space="preserve">strengthen UNESCO’s firm belief in UN reform and delivering as one. In </w:t>
      </w:r>
      <w:r w:rsidR="00E90886" w:rsidRPr="00560E1A">
        <w:rPr>
          <w:shd w:val="clear" w:color="auto" w:fill="FFFFFF"/>
        </w:rPr>
        <w:t>t</w:t>
      </w:r>
      <w:r w:rsidRPr="00560E1A">
        <w:rPr>
          <w:shd w:val="clear" w:color="auto" w:fill="FFFFFF"/>
        </w:rPr>
        <w:t xml:space="preserve">his regard, close partnerships with other UN Agencies </w:t>
      </w:r>
      <w:r w:rsidR="003E1D58" w:rsidRPr="00560E1A">
        <w:rPr>
          <w:shd w:val="clear" w:color="auto" w:fill="FFFFFF"/>
        </w:rPr>
        <w:t>are</w:t>
      </w:r>
      <w:r w:rsidRPr="00560E1A">
        <w:rPr>
          <w:shd w:val="clear" w:color="auto" w:fill="FFFFFF"/>
        </w:rPr>
        <w:t xml:space="preserve"> developed to ensure coherence and synergies. The Office </w:t>
      </w:r>
      <w:r w:rsidR="003E1D58" w:rsidRPr="00560E1A">
        <w:rPr>
          <w:shd w:val="clear" w:color="auto" w:fill="FFFFFF"/>
        </w:rPr>
        <w:t>aims to</w:t>
      </w:r>
      <w:r w:rsidRPr="00560E1A">
        <w:rPr>
          <w:shd w:val="clear" w:color="auto" w:fill="FFFFFF"/>
        </w:rPr>
        <w:t xml:space="preserve"> fully participate in the designing/reviewing and implementation of</w:t>
      </w:r>
      <w:ins w:id="18" w:author="Beltyukova, Anastasia" w:date="2022-06-24T15:19:00Z">
        <w:r w:rsidR="00A83B7D">
          <w:rPr>
            <w:shd w:val="clear" w:color="auto" w:fill="FFFFFF"/>
          </w:rPr>
          <w:t xml:space="preserve"> </w:t>
        </w:r>
        <w:r w:rsidR="00A83B7D" w:rsidRPr="00A83B7D">
          <w:rPr>
            <w:shd w:val="clear" w:color="auto" w:fill="FFFFFF"/>
          </w:rPr>
          <w:t>The United Nations Sustainable Development Cooperation Framework (</w:t>
        </w:r>
        <w:r w:rsidR="00A83B7D" w:rsidRPr="00931E02">
          <w:rPr>
            <w:shd w:val="clear" w:color="auto" w:fill="FFFFFF"/>
          </w:rPr>
          <w:t>UNSDCF</w:t>
        </w:r>
        <w:r w:rsidR="00A83B7D" w:rsidRPr="00A83B7D">
          <w:rPr>
            <w:shd w:val="clear" w:color="auto" w:fill="FFFFFF"/>
          </w:rPr>
          <w:t>)</w:t>
        </w:r>
      </w:ins>
      <w:del w:id="19" w:author="Beltyukova, Anastasia" w:date="2022-06-24T15:18:00Z">
        <w:r w:rsidRPr="00560E1A" w:rsidDel="006B7990">
          <w:rPr>
            <w:shd w:val="clear" w:color="auto" w:fill="FFFFFF"/>
          </w:rPr>
          <w:delText xml:space="preserve"> </w:delText>
        </w:r>
        <w:commentRangeStart w:id="20"/>
        <w:r w:rsidRPr="00560E1A" w:rsidDel="006B7990">
          <w:rPr>
            <w:shd w:val="clear" w:color="auto" w:fill="FFFFFF"/>
          </w:rPr>
          <w:delText>UN</w:delText>
        </w:r>
      </w:del>
      <w:del w:id="21" w:author="Beltyukova, Anastasia" w:date="2022-06-24T15:19:00Z">
        <w:r w:rsidRPr="00560E1A" w:rsidDel="006B7990">
          <w:rPr>
            <w:shd w:val="clear" w:color="auto" w:fill="FFFFFF"/>
          </w:rPr>
          <w:delText>DAFs</w:delText>
        </w:r>
      </w:del>
      <w:commentRangeEnd w:id="20"/>
      <w:r w:rsidR="00FE5823">
        <w:rPr>
          <w:rStyle w:val="CommentReference"/>
          <w:rFonts w:ascii="Times New Roman" w:hAnsi="Times New Roman"/>
          <w:lang w:val="en-US"/>
        </w:rPr>
        <w:commentReference w:id="20"/>
      </w:r>
      <w:r w:rsidRPr="00560E1A">
        <w:rPr>
          <w:shd w:val="clear" w:color="auto" w:fill="FFFFFF"/>
        </w:rPr>
        <w:t xml:space="preserve"> in all the nine countries. Since the Office does not have physical presence in all the countries, </w:t>
      </w:r>
      <w:r w:rsidR="00C14B1F" w:rsidRPr="00560E1A">
        <w:rPr>
          <w:color w:val="FF0000"/>
          <w:shd w:val="clear" w:color="auto" w:fill="FFFFFF"/>
        </w:rPr>
        <w:t>the Office has assigned</w:t>
      </w:r>
      <w:r w:rsidRPr="00560E1A">
        <w:rPr>
          <w:color w:val="FF0000"/>
          <w:shd w:val="clear" w:color="auto" w:fill="FFFFFF"/>
        </w:rPr>
        <w:t xml:space="preserve"> focal points </w:t>
      </w:r>
      <w:r w:rsidR="00C14B1F" w:rsidRPr="00560E1A">
        <w:rPr>
          <w:color w:val="FF0000"/>
          <w:shd w:val="clear" w:color="auto" w:fill="FFFFFF"/>
        </w:rPr>
        <w:t>to</w:t>
      </w:r>
      <w:r w:rsidRPr="00560E1A">
        <w:rPr>
          <w:shd w:val="clear" w:color="auto" w:fill="FFFFFF"/>
        </w:rPr>
        <w:t xml:space="preserve"> ensure </w:t>
      </w:r>
      <w:r w:rsidR="00C14B1F" w:rsidRPr="00560E1A">
        <w:rPr>
          <w:shd w:val="clear" w:color="auto" w:fill="FFFFFF"/>
        </w:rPr>
        <w:t>UNESCO</w:t>
      </w:r>
      <w:r w:rsidRPr="00560E1A">
        <w:rPr>
          <w:shd w:val="clear" w:color="auto" w:fill="FFFFFF"/>
        </w:rPr>
        <w:t xml:space="preserve"> participa</w:t>
      </w:r>
      <w:r w:rsidR="00C14B1F" w:rsidRPr="00560E1A">
        <w:rPr>
          <w:shd w:val="clear" w:color="auto" w:fill="FFFFFF"/>
        </w:rPr>
        <w:t>tion</w:t>
      </w:r>
      <w:r w:rsidRPr="00560E1A">
        <w:rPr>
          <w:shd w:val="clear" w:color="auto" w:fill="FFFFFF"/>
        </w:rPr>
        <w:t xml:space="preserve"> in Joint UN activities and takes the lead in its areas of competences.</w:t>
      </w:r>
      <w:r w:rsidRPr="00560E1A">
        <w:rPr>
          <w:sz w:val="32"/>
          <w:szCs w:val="32"/>
        </w:rPr>
        <w:t xml:space="preserve"> </w:t>
      </w:r>
    </w:p>
    <w:tbl>
      <w:tblPr>
        <w:tblStyle w:val="TableGrid"/>
        <w:tblW w:w="0" w:type="auto"/>
        <w:tblLook w:val="04A0" w:firstRow="1" w:lastRow="0" w:firstColumn="1" w:lastColumn="0" w:noHBand="0" w:noVBand="1"/>
      </w:tblPr>
      <w:tblGrid>
        <w:gridCol w:w="8990"/>
      </w:tblGrid>
      <w:tr w:rsidR="00DB17F2" w:rsidRPr="00560E1A" w14:paraId="3A065578" w14:textId="77777777" w:rsidTr="006A05D5">
        <w:trPr>
          <w:trHeight w:val="397"/>
        </w:trPr>
        <w:tc>
          <w:tcPr>
            <w:tcW w:w="8990" w:type="dxa"/>
            <w:shd w:val="clear" w:color="auto" w:fill="B0D0E2" w:themeFill="accent1" w:themeFillTint="66"/>
            <w:vAlign w:val="center"/>
          </w:tcPr>
          <w:p w14:paraId="70E5C6BE" w14:textId="77777777" w:rsidR="00DB17F2" w:rsidRPr="00560E1A" w:rsidRDefault="00DB17F2" w:rsidP="005A0387">
            <w:pPr>
              <w:pStyle w:val="Heading1"/>
              <w:outlineLvl w:val="0"/>
            </w:pPr>
            <w:bookmarkStart w:id="22" w:name="_Toc103606503"/>
            <w:r w:rsidRPr="00560E1A">
              <w:lastRenderedPageBreak/>
              <w:t>OFFICE STRATEGY, STRUCTURE AND PORTFOLIO</w:t>
            </w:r>
            <w:bookmarkEnd w:id="22"/>
          </w:p>
        </w:tc>
      </w:tr>
    </w:tbl>
    <w:p w14:paraId="1277B832" w14:textId="6D3F9188" w:rsidR="00BB2AB5" w:rsidRPr="00560E1A" w:rsidRDefault="001978A9" w:rsidP="00877C08">
      <w:pPr>
        <w:pStyle w:val="AP-Style1"/>
        <w:rPr>
          <w:rFonts w:eastAsia="PMingLiU"/>
        </w:rPr>
      </w:pPr>
      <w:r w:rsidRPr="00560E1A">
        <w:rPr>
          <w:rFonts w:eastAsia="PMingLiU"/>
        </w:rPr>
        <w:t xml:space="preserve">Regional Strategy </w:t>
      </w:r>
    </w:p>
    <w:p w14:paraId="28F2F8E5" w14:textId="7FAFA188" w:rsidR="003978A4" w:rsidRPr="00560E1A" w:rsidRDefault="00083576" w:rsidP="007A1A58">
      <w:pPr>
        <w:jc w:val="both"/>
      </w:pPr>
      <w:r w:rsidRPr="00560E1A">
        <w:t xml:space="preserve">The Office </w:t>
      </w:r>
      <w:r w:rsidR="00BC02D7" w:rsidRPr="00560E1A">
        <w:t>developed and followed</w:t>
      </w:r>
      <w:r w:rsidRPr="00560E1A">
        <w:t xml:space="preserve"> </w:t>
      </w:r>
      <w:r w:rsidR="00021A1E" w:rsidRPr="00560E1A">
        <w:t>a regional strategy for South</w:t>
      </w:r>
      <w:r w:rsidR="003502DD" w:rsidRPr="00560E1A">
        <w:t>ern</w:t>
      </w:r>
      <w:r w:rsidR="00021A1E" w:rsidRPr="00560E1A">
        <w:t xml:space="preserve"> Africa</w:t>
      </w:r>
      <w:r w:rsidR="004069BD" w:rsidRPr="00560E1A">
        <w:t xml:space="preserve"> from 2017 to 2021</w:t>
      </w:r>
      <w:r w:rsidR="00021A1E" w:rsidRPr="00560E1A">
        <w:t xml:space="preserve">. </w:t>
      </w:r>
      <w:r w:rsidR="003978A4" w:rsidRPr="00560E1A">
        <w:t>This Strategy is the first integrated Regional Support Strategy in UNESCO covering all the five sectors of the Organisation. This is aligned with the Organisation’s Medium</w:t>
      </w:r>
      <w:r w:rsidR="00DF6055" w:rsidRPr="00560E1A">
        <w:t>-</w:t>
      </w:r>
      <w:r w:rsidR="003978A4" w:rsidRPr="00560E1A">
        <w:t>Term Strategy (2014-2021</w:t>
      </w:r>
      <w:r w:rsidR="00BC02D7" w:rsidRPr="00560E1A">
        <w:t>)</w:t>
      </w:r>
      <w:r w:rsidR="009C2A9D" w:rsidRPr="00560E1A">
        <w:t>,</w:t>
      </w:r>
      <w:r w:rsidR="003978A4" w:rsidRPr="00560E1A">
        <w:t xml:space="preserve"> (37</w:t>
      </w:r>
      <w:r w:rsidR="00DF6055" w:rsidRPr="00560E1A">
        <w:t xml:space="preserve"> </w:t>
      </w:r>
      <w:r w:rsidR="003978A4" w:rsidRPr="00560E1A">
        <w:t>C/4),</w:t>
      </w:r>
      <w:r w:rsidR="00DF6055" w:rsidRPr="00560E1A">
        <w:t xml:space="preserve"> </w:t>
      </w:r>
      <w:r w:rsidR="003978A4" w:rsidRPr="00560E1A">
        <w:t>Priority Africa, African Union Agenda SADC Regional Indicative Strategic</w:t>
      </w:r>
      <w:r w:rsidR="00DF6055" w:rsidRPr="00560E1A">
        <w:t xml:space="preserve"> </w:t>
      </w:r>
      <w:proofErr w:type="gramStart"/>
      <w:r w:rsidR="003978A4" w:rsidRPr="00560E1A">
        <w:t>Development</w:t>
      </w:r>
      <w:proofErr w:type="gramEnd"/>
      <w:r w:rsidR="00DF6055" w:rsidRPr="00560E1A">
        <w:t xml:space="preserve"> </w:t>
      </w:r>
      <w:r w:rsidR="003978A4" w:rsidRPr="00560E1A">
        <w:t xml:space="preserve">and the SDGs. This Strategy </w:t>
      </w:r>
      <w:r w:rsidR="009C2A9D" w:rsidRPr="00560E1A">
        <w:t xml:space="preserve">also </w:t>
      </w:r>
      <w:r w:rsidR="003978A4" w:rsidRPr="00560E1A">
        <w:t>incorporate</w:t>
      </w:r>
      <w:r w:rsidR="009C2A9D" w:rsidRPr="00560E1A">
        <w:t>d</w:t>
      </w:r>
      <w:r w:rsidR="003978A4" w:rsidRPr="00560E1A">
        <w:t xml:space="preserve"> </w:t>
      </w:r>
      <w:r w:rsidR="009C2A9D" w:rsidRPr="00560E1A">
        <w:t xml:space="preserve">UNESCO’s </w:t>
      </w:r>
      <w:r w:rsidR="003978A4" w:rsidRPr="00560E1A">
        <w:t>Programme, Partnerships, Resource</w:t>
      </w:r>
      <w:r w:rsidR="00DF6055" w:rsidRPr="00560E1A">
        <w:t xml:space="preserve"> </w:t>
      </w:r>
      <w:r w:rsidR="003978A4" w:rsidRPr="00560E1A">
        <w:t>Mobilisation,</w:t>
      </w:r>
      <w:r w:rsidR="00DF6055" w:rsidRPr="00560E1A">
        <w:t xml:space="preserve"> </w:t>
      </w:r>
      <w:r w:rsidR="003978A4" w:rsidRPr="00560E1A">
        <w:t>and</w:t>
      </w:r>
      <w:r w:rsidR="00DF6055" w:rsidRPr="00560E1A">
        <w:t xml:space="preserve"> </w:t>
      </w:r>
      <w:r w:rsidR="003978A4" w:rsidRPr="00560E1A">
        <w:t>Communication</w:t>
      </w:r>
      <w:r w:rsidR="00DF6055" w:rsidRPr="00560E1A">
        <w:t xml:space="preserve"> </w:t>
      </w:r>
      <w:r w:rsidR="003978A4" w:rsidRPr="00560E1A">
        <w:t>and</w:t>
      </w:r>
      <w:r w:rsidR="00DF6055" w:rsidRPr="00560E1A">
        <w:t xml:space="preserve"> </w:t>
      </w:r>
      <w:r w:rsidR="003978A4" w:rsidRPr="00560E1A">
        <w:t>Visibility strategies</w:t>
      </w:r>
      <w:r w:rsidR="00DF6055" w:rsidRPr="00560E1A">
        <w:t xml:space="preserve"> </w:t>
      </w:r>
      <w:r w:rsidR="003978A4" w:rsidRPr="00560E1A">
        <w:t>thereby ensuring a comprehensive approach towards effective</w:t>
      </w:r>
      <w:r w:rsidR="00DF6055" w:rsidRPr="00560E1A">
        <w:t xml:space="preserve"> </w:t>
      </w:r>
      <w:r w:rsidR="003978A4" w:rsidRPr="00560E1A">
        <w:t xml:space="preserve">delivery, maximum </w:t>
      </w:r>
      <w:proofErr w:type="gramStart"/>
      <w:r w:rsidR="003978A4" w:rsidRPr="00560E1A">
        <w:t>impact</w:t>
      </w:r>
      <w:proofErr w:type="gramEnd"/>
      <w:r w:rsidR="003978A4" w:rsidRPr="00560E1A">
        <w:t xml:space="preserve"> and visibility. Th</w:t>
      </w:r>
      <w:r w:rsidR="00E53857" w:rsidRPr="00560E1A">
        <w:t>e regional strategy</w:t>
      </w:r>
      <w:r w:rsidR="003978A4" w:rsidRPr="00560E1A">
        <w:t xml:space="preserve"> is further supported by a Partnerships Strategy, Resource Mobilisation Strategy and Communication and Visibility Strategy</w:t>
      </w:r>
    </w:p>
    <w:p w14:paraId="0AD42291" w14:textId="12D5E4B2" w:rsidR="003978A4" w:rsidRPr="00560E1A" w:rsidRDefault="003978A4" w:rsidP="003502DD">
      <w:pPr>
        <w:jc w:val="both"/>
      </w:pPr>
      <w:r w:rsidRPr="00560E1A">
        <w:t>The Office designated</w:t>
      </w:r>
      <w:r w:rsidR="001028E8" w:rsidRPr="00560E1A">
        <w:t xml:space="preserve"> </w:t>
      </w:r>
      <w:r w:rsidRPr="00560E1A">
        <w:t>Focal Point</w:t>
      </w:r>
      <w:r w:rsidR="001028E8" w:rsidRPr="00560E1A">
        <w:t>s</w:t>
      </w:r>
      <w:r w:rsidRPr="00560E1A">
        <w:t xml:space="preserve"> for each country who acts as a point of contact and communication for NATCOMs, Government entities, RCO/UNCTs, partners and stakeholders in the respective country on any issue relating to UNESCO’s work in and with that country. </w:t>
      </w:r>
    </w:p>
    <w:p w14:paraId="0D5ADFCF" w14:textId="6457714E" w:rsidR="003978A4" w:rsidRPr="00560E1A" w:rsidRDefault="003978A4" w:rsidP="003502DD">
      <w:pPr>
        <w:jc w:val="both"/>
      </w:pPr>
      <w:r w:rsidRPr="00560E1A">
        <w:t>This Strategy also provides modalities of how the Regional</w:t>
      </w:r>
      <w:r w:rsidR="00DF6055" w:rsidRPr="00560E1A">
        <w:t xml:space="preserve"> </w:t>
      </w:r>
      <w:r w:rsidRPr="00560E1A">
        <w:t>Office works with National Offices in Maputo (Mozambique)</w:t>
      </w:r>
      <w:r w:rsidR="00DF6055" w:rsidRPr="00560E1A">
        <w:t xml:space="preserve"> </w:t>
      </w:r>
      <w:r w:rsidRPr="00560E1A">
        <w:t>and</w:t>
      </w:r>
      <w:r w:rsidR="00DF6055" w:rsidRPr="00560E1A">
        <w:t xml:space="preserve"> </w:t>
      </w:r>
      <w:r w:rsidRPr="00560E1A">
        <w:t>Windhoek</w:t>
      </w:r>
      <w:r w:rsidR="00DF6055" w:rsidRPr="00560E1A">
        <w:t xml:space="preserve"> (</w:t>
      </w:r>
      <w:r w:rsidRPr="00560E1A">
        <w:t>Namibia).</w:t>
      </w:r>
      <w:r w:rsidR="00DF6055" w:rsidRPr="00560E1A">
        <w:t xml:space="preserve"> </w:t>
      </w:r>
      <w:r w:rsidR="007837E8" w:rsidRPr="00560E1A">
        <w:t>The</w:t>
      </w:r>
      <w:r w:rsidRPr="00560E1A">
        <w:t xml:space="preserve"> Strategy</w:t>
      </w:r>
      <w:r w:rsidR="00DF6055" w:rsidRPr="00560E1A">
        <w:t xml:space="preserve"> </w:t>
      </w:r>
      <w:r w:rsidRPr="00560E1A">
        <w:t>foresees</w:t>
      </w:r>
      <w:r w:rsidR="00DF6055" w:rsidRPr="00560E1A">
        <w:t xml:space="preserve"> </w:t>
      </w:r>
      <w:r w:rsidRPr="00560E1A">
        <w:t>the   establishment of Project or</w:t>
      </w:r>
      <w:r w:rsidR="00DF6055" w:rsidRPr="00560E1A">
        <w:t xml:space="preserve"> </w:t>
      </w:r>
      <w:r w:rsidRPr="00560E1A">
        <w:t>Antenna</w:t>
      </w:r>
      <w:r w:rsidR="00DF6055" w:rsidRPr="00560E1A">
        <w:t xml:space="preserve"> </w:t>
      </w:r>
      <w:r w:rsidRPr="00560E1A">
        <w:t xml:space="preserve">Offices in all countries in the region </w:t>
      </w:r>
      <w:proofErr w:type="gramStart"/>
      <w:r w:rsidRPr="00560E1A">
        <w:t>as a way to</w:t>
      </w:r>
      <w:proofErr w:type="gramEnd"/>
      <w:r w:rsidRPr="00560E1A">
        <w:t xml:space="preserve"> establish physical presence and effective cooperation and communication at country level.</w:t>
      </w:r>
      <w:r w:rsidR="00DF6055" w:rsidRPr="00560E1A">
        <w:t xml:space="preserve"> </w:t>
      </w:r>
      <w:proofErr w:type="gramStart"/>
      <w:r w:rsidRPr="00560E1A">
        <w:t>UNESCO  ROSA</w:t>
      </w:r>
      <w:proofErr w:type="gramEnd"/>
      <w:r w:rsidR="00DF6055" w:rsidRPr="00560E1A">
        <w:t xml:space="preserve"> </w:t>
      </w:r>
      <w:r w:rsidRPr="00560E1A">
        <w:t>provides  effective  backstopping  and  oversight  to  all National Offices and Project Offices in the region.</w:t>
      </w:r>
    </w:p>
    <w:p w14:paraId="6EB8C676" w14:textId="6FBF1A32" w:rsidR="003978A4" w:rsidRPr="00560E1A" w:rsidRDefault="00810CF7" w:rsidP="00DF6055">
      <w:pPr>
        <w:jc w:val="both"/>
      </w:pPr>
      <w:r w:rsidRPr="00560E1A">
        <w:t>T</w:t>
      </w:r>
      <w:r w:rsidR="003978A4" w:rsidRPr="00560E1A">
        <w:t>he</w:t>
      </w:r>
      <w:r w:rsidR="00DF6055" w:rsidRPr="00560E1A">
        <w:t xml:space="preserve"> </w:t>
      </w:r>
      <w:r w:rsidR="003978A4" w:rsidRPr="00560E1A">
        <w:t>Strategy</w:t>
      </w:r>
      <w:r w:rsidR="00DF6055" w:rsidRPr="00560E1A">
        <w:t xml:space="preserve"> </w:t>
      </w:r>
      <w:r w:rsidR="003978A4" w:rsidRPr="00560E1A">
        <w:t>provide</w:t>
      </w:r>
      <w:r w:rsidR="007E2722" w:rsidRPr="00560E1A">
        <w:t>d</w:t>
      </w:r>
      <w:r w:rsidR="00DF6055" w:rsidRPr="00560E1A">
        <w:t xml:space="preserve"> </w:t>
      </w:r>
      <w:r w:rsidR="003978A4" w:rsidRPr="00560E1A">
        <w:t>internal strategic guidelines</w:t>
      </w:r>
      <w:r w:rsidR="00DF6055" w:rsidRPr="00560E1A">
        <w:t xml:space="preserve"> </w:t>
      </w:r>
      <w:r w:rsidR="003978A4" w:rsidRPr="00560E1A">
        <w:t>for</w:t>
      </w:r>
      <w:r w:rsidR="00DF6055" w:rsidRPr="00560E1A">
        <w:t xml:space="preserve"> </w:t>
      </w:r>
      <w:r w:rsidR="003978A4" w:rsidRPr="00560E1A">
        <w:t>ROSA</w:t>
      </w:r>
      <w:r w:rsidR="00DF6055" w:rsidRPr="00560E1A">
        <w:t xml:space="preserve"> </w:t>
      </w:r>
      <w:r w:rsidR="003978A4" w:rsidRPr="00560E1A">
        <w:t>regional staff</w:t>
      </w:r>
      <w:r w:rsidR="00DF6055" w:rsidRPr="00560E1A">
        <w:t xml:space="preserve"> </w:t>
      </w:r>
      <w:r w:rsidR="003978A4" w:rsidRPr="00560E1A">
        <w:t>to</w:t>
      </w:r>
      <w:r w:rsidR="00DF6055" w:rsidRPr="00560E1A">
        <w:t xml:space="preserve"> </w:t>
      </w:r>
      <w:r w:rsidR="003978A4" w:rsidRPr="00560E1A">
        <w:t>streamline programming,</w:t>
      </w:r>
      <w:r w:rsidR="00DF6055" w:rsidRPr="00560E1A">
        <w:t xml:space="preserve"> </w:t>
      </w:r>
      <w:r w:rsidR="003978A4" w:rsidRPr="00560E1A">
        <w:t>partnerships,</w:t>
      </w:r>
      <w:r w:rsidR="00DF6055" w:rsidRPr="00560E1A">
        <w:t xml:space="preserve"> </w:t>
      </w:r>
      <w:r w:rsidR="003978A4" w:rsidRPr="00560E1A">
        <w:t>resource</w:t>
      </w:r>
      <w:r w:rsidR="00DF6055" w:rsidRPr="00560E1A">
        <w:t xml:space="preserve"> </w:t>
      </w:r>
      <w:r w:rsidR="003978A4" w:rsidRPr="00560E1A">
        <w:t>mobilisation and</w:t>
      </w:r>
      <w:r w:rsidR="00DF6055" w:rsidRPr="00560E1A">
        <w:t xml:space="preserve"> </w:t>
      </w:r>
      <w:r w:rsidR="003978A4" w:rsidRPr="00560E1A">
        <w:t>communication</w:t>
      </w:r>
      <w:r w:rsidR="00DF6055" w:rsidRPr="00560E1A">
        <w:t xml:space="preserve"> </w:t>
      </w:r>
      <w:r w:rsidR="003978A4" w:rsidRPr="00560E1A">
        <w:t>and</w:t>
      </w:r>
      <w:r w:rsidR="00DF6055" w:rsidRPr="00560E1A">
        <w:t xml:space="preserve"> </w:t>
      </w:r>
      <w:r w:rsidR="003978A4" w:rsidRPr="00560E1A">
        <w:t xml:space="preserve">visibility for the </w:t>
      </w:r>
      <w:proofErr w:type="gramStart"/>
      <w:r w:rsidR="003978A4" w:rsidRPr="00560E1A">
        <w:t>period  2017</w:t>
      </w:r>
      <w:proofErr w:type="gramEnd"/>
      <w:r w:rsidR="003978A4" w:rsidRPr="00560E1A">
        <w:t xml:space="preserve"> to  2021. </w:t>
      </w:r>
    </w:p>
    <w:p w14:paraId="0F54AFCC" w14:textId="77777777" w:rsidR="00021A1E" w:rsidRPr="00560E1A" w:rsidRDefault="00021A1E" w:rsidP="003978A4"/>
    <w:p w14:paraId="64451E13" w14:textId="77777777" w:rsidR="003978A4" w:rsidRPr="00560E1A" w:rsidRDefault="003978A4" w:rsidP="003978A4">
      <w:r w:rsidRPr="00560E1A">
        <w:rPr>
          <w:noProof/>
        </w:rPr>
        <w:drawing>
          <wp:inline distT="0" distB="0" distL="0" distR="0" wp14:anchorId="5DFCCEA6" wp14:editId="1FBC94BE">
            <wp:extent cx="5943600" cy="362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25850"/>
                    </a:xfrm>
                    <a:prstGeom prst="rect">
                      <a:avLst/>
                    </a:prstGeom>
                  </pic:spPr>
                </pic:pic>
              </a:graphicData>
            </a:graphic>
          </wp:inline>
        </w:drawing>
      </w:r>
    </w:p>
    <w:p w14:paraId="6C035108" w14:textId="115CE62E" w:rsidR="003978A4" w:rsidRPr="00560E1A" w:rsidRDefault="003978A4" w:rsidP="00DF6055">
      <w:pPr>
        <w:jc w:val="both"/>
        <w:rPr>
          <w:shd w:val="clear" w:color="auto" w:fill="FFFFFF"/>
        </w:rPr>
      </w:pPr>
      <w:r w:rsidRPr="00560E1A">
        <w:rPr>
          <w:shd w:val="clear" w:color="auto" w:fill="FFFFFF"/>
        </w:rPr>
        <w:t xml:space="preserve">ROSA’s programme priority areas are influenced and in sync with both the UNESCO Medium Term Strategy and Priority Africa. The Regional Support Strategy is presented within the broader framework of the </w:t>
      </w:r>
      <w:proofErr w:type="gramStart"/>
      <w:r w:rsidRPr="00560E1A">
        <w:rPr>
          <w:shd w:val="clear" w:color="auto" w:fill="FFFFFF"/>
        </w:rPr>
        <w:t>Agenda</w:t>
      </w:r>
      <w:proofErr w:type="gramEnd"/>
      <w:r w:rsidRPr="00560E1A">
        <w:rPr>
          <w:shd w:val="clear" w:color="auto" w:fill="FFFFFF"/>
        </w:rPr>
        <w:t xml:space="preserve"> 2030 for Sustainable   Development as well as the African Union Agenda </w:t>
      </w:r>
      <w:r w:rsidRPr="00560E1A">
        <w:rPr>
          <w:shd w:val="clear" w:color="auto" w:fill="FFFFFF"/>
        </w:rPr>
        <w:lastRenderedPageBreak/>
        <w:t>2063. At the same time, it is also guided by the SADC Regional Indicative Strategic Development Plan (RISDP) and the SADC Industrialisation Strategy (IS)</w:t>
      </w:r>
      <w:r w:rsidR="00DF6055" w:rsidRPr="00560E1A">
        <w:rPr>
          <w:shd w:val="clear" w:color="auto" w:fill="FFFFFF"/>
        </w:rPr>
        <w:t>.</w:t>
      </w:r>
    </w:p>
    <w:p w14:paraId="39B1F540" w14:textId="0AE69C7B" w:rsidR="003978A4" w:rsidRPr="00560E1A" w:rsidRDefault="003978A4" w:rsidP="00DF6055">
      <w:pPr>
        <w:jc w:val="both"/>
        <w:rPr>
          <w:shd w:val="clear" w:color="auto" w:fill="FFFFFF"/>
        </w:rPr>
      </w:pPr>
      <w:r w:rsidRPr="00560E1A">
        <w:rPr>
          <w:shd w:val="clear" w:color="auto" w:fill="FFFFFF"/>
        </w:rPr>
        <w:t>UNESCO ROSA and SAD</w:t>
      </w:r>
      <w:r w:rsidR="00DF6055" w:rsidRPr="00560E1A">
        <w:rPr>
          <w:shd w:val="clear" w:color="auto" w:fill="FFFFFF"/>
        </w:rPr>
        <w:t xml:space="preserve">C </w:t>
      </w:r>
      <w:r w:rsidRPr="00560E1A">
        <w:rPr>
          <w:shd w:val="clear" w:color="auto" w:fill="FFFFFF"/>
        </w:rPr>
        <w:t>have recently</w:t>
      </w:r>
      <w:r w:rsidR="00DF6055" w:rsidRPr="00560E1A">
        <w:rPr>
          <w:shd w:val="clear" w:color="auto" w:fill="FFFFFF"/>
        </w:rPr>
        <w:t xml:space="preserve"> </w:t>
      </w:r>
      <w:r w:rsidRPr="00560E1A">
        <w:rPr>
          <w:shd w:val="clear" w:color="auto" w:fill="FFFFFF"/>
        </w:rPr>
        <w:t>developed</w:t>
      </w:r>
      <w:r w:rsidR="00DF6055" w:rsidRPr="00560E1A">
        <w:rPr>
          <w:shd w:val="clear" w:color="auto" w:fill="FFFFFF"/>
        </w:rPr>
        <w:t xml:space="preserve"> </w:t>
      </w:r>
      <w:r w:rsidRPr="00560E1A">
        <w:rPr>
          <w:shd w:val="clear" w:color="auto" w:fill="FFFFFF"/>
        </w:rPr>
        <w:t>a</w:t>
      </w:r>
      <w:r w:rsidR="00DF6055" w:rsidRPr="00560E1A">
        <w:rPr>
          <w:shd w:val="clear" w:color="auto" w:fill="FFFFFF"/>
        </w:rPr>
        <w:t xml:space="preserve"> </w:t>
      </w:r>
      <w:r w:rsidRPr="00560E1A">
        <w:rPr>
          <w:shd w:val="clear" w:color="auto" w:fill="FFFFFF"/>
        </w:rPr>
        <w:t>new</w:t>
      </w:r>
      <w:r w:rsidR="00DF6055" w:rsidRPr="00560E1A">
        <w:rPr>
          <w:shd w:val="clear" w:color="auto" w:fill="FFFFFF"/>
        </w:rPr>
        <w:t xml:space="preserve"> </w:t>
      </w:r>
      <w:r w:rsidRPr="00560E1A">
        <w:rPr>
          <w:shd w:val="clear" w:color="auto" w:fill="FFFFFF"/>
        </w:rPr>
        <w:t>Framework</w:t>
      </w:r>
      <w:r w:rsidR="00DF6055" w:rsidRPr="00560E1A">
        <w:rPr>
          <w:shd w:val="clear" w:color="auto" w:fill="FFFFFF"/>
        </w:rPr>
        <w:t xml:space="preserve"> a</w:t>
      </w:r>
      <w:r w:rsidRPr="00560E1A">
        <w:rPr>
          <w:shd w:val="clear" w:color="auto" w:fill="FFFFFF"/>
        </w:rPr>
        <w:t>greement</w:t>
      </w:r>
      <w:r w:rsidR="00DF6055" w:rsidRPr="00560E1A">
        <w:rPr>
          <w:shd w:val="clear" w:color="auto" w:fill="FFFFFF"/>
        </w:rPr>
        <w:t xml:space="preserve"> </w:t>
      </w:r>
      <w:proofErr w:type="gramStart"/>
      <w:r w:rsidRPr="00560E1A">
        <w:rPr>
          <w:shd w:val="clear" w:color="auto" w:fill="FFFFFF"/>
        </w:rPr>
        <w:t>for  Cooperation</w:t>
      </w:r>
      <w:proofErr w:type="gramEnd"/>
      <w:r w:rsidRPr="00560E1A">
        <w:rPr>
          <w:shd w:val="clear" w:color="auto" w:fill="FFFFFF"/>
        </w:rPr>
        <w:t xml:space="preserve">  and a  Joint  Programme  of  Action  (JPA)  which  identifies concrete  priority  areas  for  cooperation.  </w:t>
      </w:r>
    </w:p>
    <w:p w14:paraId="7B1A6160" w14:textId="4E4279CE" w:rsidR="003978A4" w:rsidRPr="00560E1A" w:rsidRDefault="003978A4" w:rsidP="00DF6055">
      <w:pPr>
        <w:jc w:val="both"/>
        <w:rPr>
          <w:shd w:val="clear" w:color="auto" w:fill="FFFFFF"/>
        </w:rPr>
      </w:pPr>
      <w:r w:rsidRPr="00560E1A">
        <w:rPr>
          <w:shd w:val="clear" w:color="auto" w:fill="FFFFFF"/>
        </w:rPr>
        <w:t xml:space="preserve">At national level, the Regional Support Strategy is linked to the National Development Plans, United Nations Development </w:t>
      </w:r>
      <w:r w:rsidR="00DF6055" w:rsidRPr="00560E1A">
        <w:rPr>
          <w:shd w:val="clear" w:color="auto" w:fill="FFFFFF"/>
        </w:rPr>
        <w:t>A</w:t>
      </w:r>
      <w:r w:rsidRPr="00560E1A">
        <w:rPr>
          <w:shd w:val="clear" w:color="auto" w:fill="FFFFFF"/>
        </w:rPr>
        <w:t>ssistance</w:t>
      </w:r>
      <w:r w:rsidR="00DF6055" w:rsidRPr="00560E1A">
        <w:rPr>
          <w:shd w:val="clear" w:color="auto" w:fill="FFFFFF"/>
        </w:rPr>
        <w:t xml:space="preserve"> </w:t>
      </w:r>
      <w:r w:rsidRPr="00560E1A">
        <w:rPr>
          <w:shd w:val="clear" w:color="auto" w:fill="FFFFFF"/>
        </w:rPr>
        <w:t>Frameworks</w:t>
      </w:r>
      <w:r w:rsidR="00DF6055" w:rsidRPr="00560E1A">
        <w:rPr>
          <w:shd w:val="clear" w:color="auto" w:fill="FFFFFF"/>
        </w:rPr>
        <w:t xml:space="preserve"> </w:t>
      </w:r>
      <w:r w:rsidRPr="00560E1A">
        <w:rPr>
          <w:shd w:val="clear" w:color="auto" w:fill="FFFFFF"/>
        </w:rPr>
        <w:t xml:space="preserve">(UNDAFs), UNESCO Country Strategies as well as </w:t>
      </w:r>
      <w:r w:rsidR="00DF6055" w:rsidRPr="00560E1A">
        <w:rPr>
          <w:shd w:val="clear" w:color="auto" w:fill="FFFFFF"/>
        </w:rPr>
        <w:t>country-based</w:t>
      </w:r>
      <w:r w:rsidRPr="00560E1A">
        <w:rPr>
          <w:shd w:val="clear" w:color="auto" w:fill="FFFFFF"/>
        </w:rPr>
        <w:t xml:space="preserve"> projects and programmes</w:t>
      </w:r>
    </w:p>
    <w:p w14:paraId="06A5DE65" w14:textId="2A090906" w:rsidR="003978A4" w:rsidRPr="00560E1A" w:rsidRDefault="003978A4" w:rsidP="00DF6055">
      <w:pPr>
        <w:jc w:val="both"/>
        <w:rPr>
          <w:shd w:val="clear" w:color="auto" w:fill="FFFFFF"/>
        </w:rPr>
      </w:pPr>
      <w:r w:rsidRPr="00560E1A">
        <w:rPr>
          <w:shd w:val="clear" w:color="auto" w:fill="FFFFFF"/>
        </w:rPr>
        <w:t>The UNESCO</w:t>
      </w:r>
      <w:r w:rsidR="00DF6055" w:rsidRPr="00560E1A">
        <w:rPr>
          <w:shd w:val="clear" w:color="auto" w:fill="FFFFFF"/>
        </w:rPr>
        <w:t xml:space="preserve"> </w:t>
      </w:r>
      <w:r w:rsidRPr="00560E1A">
        <w:rPr>
          <w:shd w:val="clear" w:color="auto" w:fill="FFFFFF"/>
        </w:rPr>
        <w:t>Regional</w:t>
      </w:r>
      <w:r w:rsidR="00DF6055" w:rsidRPr="00560E1A">
        <w:rPr>
          <w:shd w:val="clear" w:color="auto" w:fill="FFFFFF"/>
        </w:rPr>
        <w:t xml:space="preserve"> </w:t>
      </w:r>
      <w:r w:rsidRPr="00560E1A">
        <w:rPr>
          <w:shd w:val="clear" w:color="auto" w:fill="FFFFFF"/>
        </w:rPr>
        <w:t>Office</w:t>
      </w:r>
      <w:r w:rsidR="00DF6055" w:rsidRPr="00560E1A">
        <w:rPr>
          <w:shd w:val="clear" w:color="auto" w:fill="FFFFFF"/>
        </w:rPr>
        <w:t xml:space="preserve"> </w:t>
      </w:r>
      <w:r w:rsidRPr="00560E1A">
        <w:rPr>
          <w:shd w:val="clear" w:color="auto" w:fill="FFFFFF"/>
        </w:rPr>
        <w:t>for Southern Africa’s Support Strategy is hinged on the following overall programme priority areas:</w:t>
      </w:r>
    </w:p>
    <w:p w14:paraId="425E59EB" w14:textId="77777777" w:rsidR="00A9235C" w:rsidRPr="00560E1A" w:rsidRDefault="00A9235C" w:rsidP="000F6C40">
      <w:pPr>
        <w:pStyle w:val="ListParagraph"/>
        <w:numPr>
          <w:ilvl w:val="0"/>
          <w:numId w:val="13"/>
        </w:numPr>
        <w:jc w:val="both"/>
        <w:rPr>
          <w:shd w:val="clear" w:color="auto" w:fill="FFFFFF"/>
        </w:rPr>
      </w:pPr>
      <w:r w:rsidRPr="00560E1A">
        <w:rPr>
          <w:shd w:val="clear" w:color="auto" w:fill="FFFFFF"/>
        </w:rPr>
        <w:t xml:space="preserve">Supporting the provision of inclusive and equitable quality education and promote lifelong learning for </w:t>
      </w:r>
      <w:proofErr w:type="gramStart"/>
      <w:r w:rsidRPr="00560E1A">
        <w:rPr>
          <w:shd w:val="clear" w:color="auto" w:fill="FFFFFF"/>
        </w:rPr>
        <w:t>all;</w:t>
      </w:r>
      <w:proofErr w:type="gramEnd"/>
      <w:r w:rsidRPr="00560E1A">
        <w:rPr>
          <w:shd w:val="clear" w:color="auto" w:fill="FFFFFF"/>
        </w:rPr>
        <w:t xml:space="preserve"> </w:t>
      </w:r>
    </w:p>
    <w:p w14:paraId="38AC6576" w14:textId="77777777" w:rsidR="00A9235C" w:rsidRPr="00560E1A" w:rsidRDefault="00A9235C" w:rsidP="000F6C40">
      <w:pPr>
        <w:pStyle w:val="ListParagraph"/>
        <w:numPr>
          <w:ilvl w:val="0"/>
          <w:numId w:val="13"/>
        </w:numPr>
        <w:jc w:val="both"/>
        <w:rPr>
          <w:shd w:val="clear" w:color="auto" w:fill="FFFFFF"/>
        </w:rPr>
      </w:pPr>
      <w:r w:rsidRPr="00560E1A">
        <w:rPr>
          <w:shd w:val="clear" w:color="auto" w:fill="FFFFFF"/>
        </w:rPr>
        <w:t xml:space="preserve">Strengthening the development and application of scientific and technological knowledge for social and economic </w:t>
      </w:r>
      <w:proofErr w:type="gramStart"/>
      <w:r w:rsidRPr="00560E1A">
        <w:rPr>
          <w:shd w:val="clear" w:color="auto" w:fill="FFFFFF"/>
        </w:rPr>
        <w:t>development;</w:t>
      </w:r>
      <w:proofErr w:type="gramEnd"/>
      <w:r w:rsidRPr="00560E1A">
        <w:rPr>
          <w:shd w:val="clear" w:color="auto" w:fill="FFFFFF"/>
        </w:rPr>
        <w:t xml:space="preserve"> </w:t>
      </w:r>
    </w:p>
    <w:p w14:paraId="48BD3895" w14:textId="77777777" w:rsidR="00A9235C" w:rsidRPr="00560E1A" w:rsidRDefault="00A9235C" w:rsidP="000F6C40">
      <w:pPr>
        <w:pStyle w:val="ListParagraph"/>
        <w:numPr>
          <w:ilvl w:val="0"/>
          <w:numId w:val="13"/>
        </w:numPr>
        <w:jc w:val="both"/>
        <w:rPr>
          <w:shd w:val="clear" w:color="auto" w:fill="FFFFFF"/>
        </w:rPr>
      </w:pPr>
      <w:r w:rsidRPr="00560E1A">
        <w:rPr>
          <w:shd w:val="clear" w:color="auto" w:fill="FFFFFF"/>
        </w:rPr>
        <w:t xml:space="preserve">Supporting inclusive social development and promoting ethical </w:t>
      </w:r>
      <w:proofErr w:type="gramStart"/>
      <w:r w:rsidRPr="00560E1A">
        <w:rPr>
          <w:shd w:val="clear" w:color="auto" w:fill="FFFFFF"/>
        </w:rPr>
        <w:t>principles;</w:t>
      </w:r>
      <w:proofErr w:type="gramEnd"/>
    </w:p>
    <w:p w14:paraId="1E30885E" w14:textId="77777777" w:rsidR="00A9235C" w:rsidRPr="00560E1A" w:rsidRDefault="00A9235C" w:rsidP="000F6C40">
      <w:pPr>
        <w:pStyle w:val="ListParagraph"/>
        <w:numPr>
          <w:ilvl w:val="0"/>
          <w:numId w:val="13"/>
        </w:numPr>
        <w:jc w:val="both"/>
        <w:rPr>
          <w:shd w:val="clear" w:color="auto" w:fill="FFFFFF"/>
        </w:rPr>
      </w:pPr>
      <w:r w:rsidRPr="00560E1A">
        <w:rPr>
          <w:shd w:val="clear" w:color="auto" w:fill="FFFFFF"/>
        </w:rPr>
        <w:t xml:space="preserve">Fostering creativity, cultural diversity and protecting, promoting and transmitting </w:t>
      </w:r>
      <w:proofErr w:type="gramStart"/>
      <w:r w:rsidRPr="00560E1A">
        <w:rPr>
          <w:shd w:val="clear" w:color="auto" w:fill="FFFFFF"/>
        </w:rPr>
        <w:t>heritage;</w:t>
      </w:r>
      <w:proofErr w:type="gramEnd"/>
      <w:r w:rsidRPr="00560E1A">
        <w:rPr>
          <w:shd w:val="clear" w:color="auto" w:fill="FFFFFF"/>
        </w:rPr>
        <w:t xml:space="preserve"> </w:t>
      </w:r>
    </w:p>
    <w:p w14:paraId="46EC48A1" w14:textId="77777777" w:rsidR="00A9235C" w:rsidRPr="00560E1A" w:rsidRDefault="00A9235C" w:rsidP="000F6C40">
      <w:pPr>
        <w:pStyle w:val="ListParagraph"/>
        <w:numPr>
          <w:ilvl w:val="0"/>
          <w:numId w:val="13"/>
        </w:numPr>
        <w:jc w:val="both"/>
        <w:rPr>
          <w:shd w:val="clear" w:color="auto" w:fill="FFFFFF"/>
        </w:rPr>
      </w:pPr>
      <w:r w:rsidRPr="00560E1A">
        <w:rPr>
          <w:shd w:val="clear" w:color="auto" w:fill="FFFFFF"/>
        </w:rPr>
        <w:t>and Promoting freedom of expression, media development and access to information and knowledge</w:t>
      </w:r>
    </w:p>
    <w:p w14:paraId="5F178020" w14:textId="77777777" w:rsidR="003978A4" w:rsidRPr="00560E1A" w:rsidRDefault="003978A4" w:rsidP="003978A4">
      <w:pPr>
        <w:rPr>
          <w:rFonts w:cs="Arial"/>
          <w:sz w:val="25"/>
          <w:szCs w:val="25"/>
          <w:shd w:val="clear" w:color="auto" w:fill="FFFFFF"/>
        </w:rPr>
      </w:pPr>
    </w:p>
    <w:p w14:paraId="34AB39DA" w14:textId="03E0B141" w:rsidR="00DB17F2" w:rsidRPr="00560E1A" w:rsidRDefault="003978A4" w:rsidP="003978A4">
      <w:pPr>
        <w:shd w:val="clear" w:color="auto" w:fill="FFFFFF" w:themeFill="background1"/>
        <w:rPr>
          <w:rFonts w:eastAsia="PMingLiU" w:cs="Arial"/>
          <w:b/>
          <w:bCs/>
          <w:color w:val="000000" w:themeColor="text1"/>
          <w:lang w:val="en-US"/>
        </w:rPr>
      </w:pPr>
      <w:r w:rsidRPr="00560E1A">
        <w:rPr>
          <w:noProof/>
        </w:rPr>
        <w:drawing>
          <wp:inline distT="0" distB="0" distL="0" distR="0" wp14:anchorId="328F31C5" wp14:editId="6F8F9375">
            <wp:extent cx="4996070" cy="446870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1595" cy="4473648"/>
                    </a:xfrm>
                    <a:prstGeom prst="rect">
                      <a:avLst/>
                    </a:prstGeom>
                  </pic:spPr>
                </pic:pic>
              </a:graphicData>
            </a:graphic>
          </wp:inline>
        </w:drawing>
      </w:r>
    </w:p>
    <w:p w14:paraId="22E62DD1" w14:textId="2F8B5E94" w:rsidR="007135DA" w:rsidRPr="00560E1A" w:rsidRDefault="00F92AFA" w:rsidP="003978A4">
      <w:pPr>
        <w:shd w:val="clear" w:color="auto" w:fill="FFFFFF" w:themeFill="background1"/>
        <w:rPr>
          <w:rFonts w:eastAsia="PMingLiU" w:cs="Arial"/>
          <w:b/>
          <w:bCs/>
          <w:color w:val="000000" w:themeColor="text1"/>
          <w:lang w:val="en-US"/>
        </w:rPr>
      </w:pPr>
      <w:r w:rsidRPr="00560E1A">
        <w:rPr>
          <w:rFonts w:eastAsia="PMingLiU" w:cs="Arial"/>
          <w:b/>
          <w:bCs/>
          <w:color w:val="000000" w:themeColor="text1"/>
          <w:lang w:val="en-US"/>
        </w:rPr>
        <w:t>SHS o</w:t>
      </w:r>
      <w:r w:rsidR="007135DA" w:rsidRPr="00560E1A">
        <w:rPr>
          <w:rFonts w:eastAsia="PMingLiU" w:cs="Arial"/>
          <w:b/>
          <w:bCs/>
          <w:color w:val="000000" w:themeColor="text1"/>
          <w:lang w:val="en-US"/>
        </w:rPr>
        <w:t xml:space="preserve">bservations </w:t>
      </w:r>
    </w:p>
    <w:p w14:paraId="3720A457" w14:textId="6623F101" w:rsidR="007135DA" w:rsidRPr="00560E1A" w:rsidRDefault="007135DA" w:rsidP="00C42258">
      <w:pPr>
        <w:pStyle w:val="ListParagraph"/>
        <w:numPr>
          <w:ilvl w:val="0"/>
          <w:numId w:val="15"/>
        </w:numPr>
        <w:ind w:left="360"/>
        <w:rPr>
          <w:rFonts w:cs="Arial"/>
          <w:shd w:val="clear" w:color="auto" w:fill="FFFFFF"/>
        </w:rPr>
      </w:pPr>
      <w:commentRangeStart w:id="23"/>
      <w:commentRangeStart w:id="24"/>
      <w:r w:rsidRPr="00560E1A">
        <w:rPr>
          <w:rFonts w:cs="Arial"/>
          <w:shd w:val="clear" w:color="auto" w:fill="FFFFFF"/>
        </w:rPr>
        <w:t xml:space="preserve">SHS/EO </w:t>
      </w:r>
      <w:ins w:id="25" w:author="Beltyukova, Anastasia" w:date="2022-06-24T15:22:00Z">
        <w:r w:rsidR="00977F55">
          <w:rPr>
            <w:rFonts w:cs="Arial"/>
            <w:shd w:val="clear" w:color="auto" w:fill="FFFFFF"/>
          </w:rPr>
          <w:t xml:space="preserve">believes that </w:t>
        </w:r>
      </w:ins>
      <w:del w:id="26" w:author="Beltyukova, Anastasia" w:date="2022-06-24T15:22:00Z">
        <w:r w:rsidRPr="00560E1A" w:rsidDel="00977F55">
          <w:rPr>
            <w:rFonts w:cs="Arial"/>
            <w:shd w:val="clear" w:color="auto" w:fill="FFFFFF"/>
          </w:rPr>
          <w:delText>is opposed to this</w:delText>
        </w:r>
      </w:del>
      <w:ins w:id="27" w:author="Beltyukova, Anastasia" w:date="2022-06-24T15:22:00Z">
        <w:r w:rsidR="00977F55">
          <w:rPr>
            <w:rFonts w:cs="Arial"/>
            <w:shd w:val="clear" w:color="auto" w:fill="FFFFFF"/>
          </w:rPr>
          <w:t xml:space="preserve"> such</w:t>
        </w:r>
      </w:ins>
      <w:r w:rsidRPr="00560E1A">
        <w:rPr>
          <w:rFonts w:cs="Arial"/>
          <w:shd w:val="clear" w:color="auto" w:fill="FFFFFF"/>
        </w:rPr>
        <w:t xml:space="preserve"> kind of FO framework</w:t>
      </w:r>
      <w:ins w:id="28" w:author="Beltyukova, Anastasia" w:date="2022-06-24T15:22:00Z">
        <w:r w:rsidR="00977F55">
          <w:rPr>
            <w:rFonts w:cs="Arial"/>
            <w:shd w:val="clear" w:color="auto" w:fill="FFFFFF"/>
          </w:rPr>
          <w:t xml:space="preserve"> is </w:t>
        </w:r>
      </w:ins>
      <w:ins w:id="29" w:author="Beltyukova, Anastasia" w:date="2022-06-24T15:23:00Z">
        <w:r w:rsidR="006E5FD1">
          <w:rPr>
            <w:rFonts w:cs="Arial"/>
            <w:shd w:val="clear" w:color="auto" w:fill="FFFFFF"/>
          </w:rPr>
          <w:t xml:space="preserve">unworkable </w:t>
        </w:r>
      </w:ins>
      <w:ins w:id="30" w:author="Beltyukova, Anastasia" w:date="2022-06-24T15:24:00Z">
        <w:r w:rsidR="00C42258">
          <w:rPr>
            <w:rFonts w:cs="Arial"/>
            <w:shd w:val="clear" w:color="auto" w:fill="FFFFFF"/>
          </w:rPr>
          <w:t>and field office activities</w:t>
        </w:r>
      </w:ins>
      <w:ins w:id="31" w:author="Beltyukova, Anastasia" w:date="2022-06-24T15:23:00Z">
        <w:r w:rsidR="006E5FD1">
          <w:rPr>
            <w:rFonts w:cs="Arial"/>
            <w:shd w:val="clear" w:color="auto" w:fill="FFFFFF"/>
          </w:rPr>
          <w:t xml:space="preserve"> should be always aligned to </w:t>
        </w:r>
        <w:r w:rsidR="00C42258">
          <w:rPr>
            <w:rFonts w:cs="Arial"/>
            <w:shd w:val="clear" w:color="auto" w:fill="FFFFFF"/>
          </w:rPr>
          <w:t>UNESCO C4 and C5</w:t>
        </w:r>
      </w:ins>
      <w:r w:rsidRPr="00560E1A">
        <w:rPr>
          <w:rFonts w:cs="Arial"/>
          <w:shd w:val="clear" w:color="auto" w:fill="FFFFFF"/>
        </w:rPr>
        <w:t xml:space="preserve">. </w:t>
      </w:r>
      <w:del w:id="32" w:author="Beltyukova, Anastasia" w:date="2022-06-24T15:24:00Z">
        <w:r w:rsidRPr="00560E1A" w:rsidDel="00C42258">
          <w:rPr>
            <w:rFonts w:cs="Arial"/>
            <w:shd w:val="clear" w:color="auto" w:fill="FFFFFF"/>
          </w:rPr>
          <w:delText>This will never supersede UNESCO C4 and C5.</w:delText>
        </w:r>
        <w:commentRangeEnd w:id="23"/>
        <w:r w:rsidR="003F0B0C" w:rsidDel="00C42258">
          <w:rPr>
            <w:rStyle w:val="CommentReference"/>
            <w:rFonts w:ascii="Times New Roman" w:hAnsi="Times New Roman"/>
            <w:lang w:val="en-US"/>
          </w:rPr>
          <w:commentReference w:id="23"/>
        </w:r>
      </w:del>
      <w:commentRangeEnd w:id="24"/>
      <w:r w:rsidR="00C42258">
        <w:rPr>
          <w:rStyle w:val="CommentReference"/>
          <w:rFonts w:ascii="Times New Roman" w:hAnsi="Times New Roman"/>
          <w:lang w:val="en-US"/>
        </w:rPr>
        <w:commentReference w:id="24"/>
      </w:r>
    </w:p>
    <w:p w14:paraId="7A4D756B" w14:textId="77777777" w:rsidR="007135DA" w:rsidRPr="00560E1A" w:rsidRDefault="007135DA" w:rsidP="000F6C40">
      <w:pPr>
        <w:pStyle w:val="ListParagraph"/>
        <w:numPr>
          <w:ilvl w:val="0"/>
          <w:numId w:val="15"/>
        </w:numPr>
        <w:ind w:left="360"/>
        <w:rPr>
          <w:rFonts w:cs="Arial"/>
          <w:shd w:val="clear" w:color="auto" w:fill="FFFFFF"/>
        </w:rPr>
      </w:pPr>
      <w:r w:rsidRPr="00560E1A">
        <w:rPr>
          <w:rFonts w:cs="Arial"/>
          <w:shd w:val="clear" w:color="auto" w:fill="FFFFFF"/>
        </w:rPr>
        <w:lastRenderedPageBreak/>
        <w:t xml:space="preserve">However, on exceptional basis, it is allowed to develop frameworks, </w:t>
      </w:r>
      <w:proofErr w:type="gramStart"/>
      <w:r w:rsidRPr="00560E1A">
        <w:rPr>
          <w:rFonts w:cs="Arial"/>
          <w:shd w:val="clear" w:color="auto" w:fill="FFFFFF"/>
        </w:rPr>
        <w:t>i.e.</w:t>
      </w:r>
      <w:proofErr w:type="gramEnd"/>
      <w:r w:rsidRPr="00560E1A">
        <w:rPr>
          <w:rFonts w:cs="Arial"/>
          <w:shd w:val="clear" w:color="auto" w:fill="FFFFFF"/>
        </w:rPr>
        <w:t xml:space="preserve"> it should be for a very specific purpose, conceptualization. There is a risk to make UNESCO C/5 à la carte.</w:t>
      </w:r>
    </w:p>
    <w:p w14:paraId="32B0790D" w14:textId="089E8595" w:rsidR="007135DA" w:rsidRPr="00560E1A" w:rsidRDefault="007135DA" w:rsidP="000F6C40">
      <w:pPr>
        <w:pStyle w:val="ListParagraph"/>
        <w:numPr>
          <w:ilvl w:val="0"/>
          <w:numId w:val="15"/>
        </w:numPr>
        <w:ind w:left="360"/>
        <w:rPr>
          <w:rFonts w:eastAsia="PMingLiU" w:cs="Arial"/>
          <w:b/>
          <w:bCs/>
          <w:color w:val="000000" w:themeColor="text1"/>
          <w:lang w:val="en-US"/>
        </w:rPr>
      </w:pPr>
      <w:r w:rsidRPr="00560E1A">
        <w:rPr>
          <w:rFonts w:cs="Arial"/>
          <w:shd w:val="clear" w:color="auto" w:fill="FFFFFF"/>
        </w:rPr>
        <w:t>The 2017-2021 framework was not formally evaluated. However, a hired consultant took stock of work being done at UNESCO and SADC levels.</w:t>
      </w:r>
    </w:p>
    <w:p w14:paraId="7148D456" w14:textId="2C76D3D0" w:rsidR="00F92AFA" w:rsidRPr="00560E1A" w:rsidRDefault="00F92AFA" w:rsidP="00F92AFA">
      <w:pPr>
        <w:rPr>
          <w:rFonts w:eastAsia="PMingLiU" w:cs="Arial"/>
          <w:b/>
          <w:bCs/>
          <w:color w:val="000000" w:themeColor="text1"/>
          <w:lang w:val="en-US"/>
        </w:rPr>
      </w:pPr>
      <w:r w:rsidRPr="00560E1A">
        <w:rPr>
          <w:rFonts w:eastAsia="PMingLiU" w:cs="Arial"/>
          <w:b/>
          <w:bCs/>
          <w:color w:val="000000" w:themeColor="text1"/>
          <w:lang w:val="en-US"/>
        </w:rPr>
        <w:t>CI observations</w:t>
      </w:r>
    </w:p>
    <w:p w14:paraId="156CF81B" w14:textId="4AE5FDA3" w:rsidR="00F92AFA" w:rsidRPr="00560E1A" w:rsidRDefault="00F92AFA" w:rsidP="000F6C40">
      <w:pPr>
        <w:pStyle w:val="ListParagraph"/>
        <w:numPr>
          <w:ilvl w:val="0"/>
          <w:numId w:val="15"/>
        </w:numPr>
        <w:ind w:left="360"/>
        <w:rPr>
          <w:rFonts w:cs="Arial"/>
          <w:shd w:val="clear" w:color="auto" w:fill="FFFFFF"/>
        </w:rPr>
      </w:pPr>
      <w:r w:rsidRPr="00560E1A">
        <w:rPr>
          <w:rFonts w:cs="Arial"/>
          <w:shd w:val="clear" w:color="auto" w:fill="FFFFFF"/>
        </w:rPr>
        <w:t>We need to “</w:t>
      </w:r>
      <w:proofErr w:type="spellStart"/>
      <w:r w:rsidRPr="00560E1A">
        <w:rPr>
          <w:rFonts w:cs="Arial"/>
          <w:shd w:val="clear" w:color="auto" w:fill="FFFFFF"/>
        </w:rPr>
        <w:t>affiner</w:t>
      </w:r>
      <w:proofErr w:type="spellEnd"/>
      <w:r w:rsidRPr="00560E1A">
        <w:rPr>
          <w:rFonts w:cs="Arial"/>
          <w:shd w:val="clear" w:color="auto" w:fill="FFFFFF"/>
        </w:rPr>
        <w:t xml:space="preserve">” in terms of outputs of C/5. The framework developed by former DIR is not wrong, but it’s very broad. </w:t>
      </w:r>
      <w:commentRangeStart w:id="33"/>
      <w:proofErr w:type="spellStart"/>
      <w:r w:rsidRPr="00560E1A">
        <w:rPr>
          <w:rFonts w:cs="Arial"/>
          <w:shd w:val="clear" w:color="auto" w:fill="FFFFFF"/>
        </w:rPr>
        <w:t>Intersect</w:t>
      </w:r>
      <w:del w:id="34" w:author="Beltyukova, Anastasia" w:date="2022-06-24T15:24:00Z">
        <w:r w:rsidRPr="00560E1A" w:rsidDel="00C42258">
          <w:rPr>
            <w:rFonts w:cs="Arial"/>
            <w:shd w:val="clear" w:color="auto" w:fill="FFFFFF"/>
          </w:rPr>
          <w:delText>i</w:delText>
        </w:r>
      </w:del>
      <w:r w:rsidRPr="00560E1A">
        <w:rPr>
          <w:rFonts w:cs="Arial"/>
          <w:shd w:val="clear" w:color="auto" w:fill="FFFFFF"/>
        </w:rPr>
        <w:t>o</w:t>
      </w:r>
      <w:ins w:id="35" w:author="Beltyukova, Anastasia" w:date="2022-06-24T15:25:00Z">
        <w:r w:rsidR="00C42258">
          <w:rPr>
            <w:rFonts w:cs="Arial"/>
            <w:shd w:val="clear" w:color="auto" w:fill="FFFFFF"/>
          </w:rPr>
          <w:t>r</w:t>
        </w:r>
      </w:ins>
      <w:del w:id="36" w:author="Beltyukova, Anastasia" w:date="2022-06-24T15:25:00Z">
        <w:r w:rsidRPr="00560E1A" w:rsidDel="00D510C6">
          <w:rPr>
            <w:rFonts w:cs="Arial"/>
            <w:shd w:val="clear" w:color="auto" w:fill="FFFFFF"/>
          </w:rPr>
          <w:delText>n</w:delText>
        </w:r>
      </w:del>
      <w:r w:rsidRPr="00560E1A">
        <w:rPr>
          <w:rFonts w:cs="Arial"/>
          <w:shd w:val="clear" w:color="auto" w:fill="FFFFFF"/>
        </w:rPr>
        <w:t>ality</w:t>
      </w:r>
      <w:commentRangeEnd w:id="33"/>
      <w:proofErr w:type="spellEnd"/>
      <w:r w:rsidR="006A75D3">
        <w:rPr>
          <w:rStyle w:val="CommentReference"/>
          <w:rFonts w:ascii="Times New Roman" w:hAnsi="Times New Roman"/>
          <w:lang w:val="en-US"/>
        </w:rPr>
        <w:commentReference w:id="33"/>
      </w:r>
      <w:r w:rsidRPr="00560E1A">
        <w:rPr>
          <w:rFonts w:cs="Arial"/>
          <w:shd w:val="clear" w:color="auto" w:fill="FFFFFF"/>
        </w:rPr>
        <w:t xml:space="preserve"> needs to be factored.</w:t>
      </w:r>
    </w:p>
    <w:p w14:paraId="1076F243" w14:textId="77777777" w:rsidR="00F92AFA" w:rsidRPr="00560E1A" w:rsidRDefault="00F92AFA" w:rsidP="000F6C40">
      <w:pPr>
        <w:pStyle w:val="ListParagraph"/>
        <w:numPr>
          <w:ilvl w:val="0"/>
          <w:numId w:val="15"/>
        </w:numPr>
        <w:ind w:left="360"/>
        <w:rPr>
          <w:rFonts w:cs="Arial"/>
          <w:shd w:val="clear" w:color="auto" w:fill="FFFFFF"/>
        </w:rPr>
      </w:pPr>
      <w:r w:rsidRPr="00560E1A">
        <w:rPr>
          <w:rFonts w:cs="Arial"/>
          <w:shd w:val="clear" w:color="auto" w:fill="FFFFFF"/>
        </w:rPr>
        <w:t>What is missing:</w:t>
      </w:r>
    </w:p>
    <w:p w14:paraId="3E38AEA2" w14:textId="77777777" w:rsidR="00F92AFA" w:rsidRPr="00560E1A" w:rsidRDefault="00F92AFA" w:rsidP="000F6C40">
      <w:pPr>
        <w:pStyle w:val="ListParagraph"/>
        <w:numPr>
          <w:ilvl w:val="0"/>
          <w:numId w:val="15"/>
        </w:numPr>
        <w:rPr>
          <w:rFonts w:cs="Arial"/>
          <w:shd w:val="clear" w:color="auto" w:fill="FFFFFF"/>
        </w:rPr>
      </w:pPr>
      <w:r w:rsidRPr="00560E1A">
        <w:rPr>
          <w:rFonts w:cs="Arial"/>
          <w:shd w:val="clear" w:color="auto" w:fill="FFFFFF"/>
        </w:rPr>
        <w:t>Documentary heritage</w:t>
      </w:r>
    </w:p>
    <w:p w14:paraId="1F9062D5" w14:textId="77777777" w:rsidR="00F92AFA" w:rsidRPr="00560E1A" w:rsidRDefault="00F92AFA" w:rsidP="000F6C40">
      <w:pPr>
        <w:pStyle w:val="ListParagraph"/>
        <w:numPr>
          <w:ilvl w:val="0"/>
          <w:numId w:val="15"/>
        </w:numPr>
        <w:rPr>
          <w:rFonts w:cs="Arial"/>
          <w:shd w:val="clear" w:color="auto" w:fill="FFFFFF"/>
        </w:rPr>
      </w:pPr>
      <w:r w:rsidRPr="00560E1A">
        <w:rPr>
          <w:rFonts w:cs="Arial"/>
          <w:shd w:val="clear" w:color="auto" w:fill="FFFFFF"/>
        </w:rPr>
        <w:t>Multilingualism</w:t>
      </w:r>
    </w:p>
    <w:p w14:paraId="012C4107" w14:textId="77777777" w:rsidR="00F92AFA" w:rsidRPr="00560E1A" w:rsidRDefault="00F92AFA" w:rsidP="000F6C40">
      <w:pPr>
        <w:pStyle w:val="ListParagraph"/>
        <w:numPr>
          <w:ilvl w:val="0"/>
          <w:numId w:val="15"/>
        </w:numPr>
        <w:rPr>
          <w:rFonts w:cs="Arial"/>
          <w:shd w:val="clear" w:color="auto" w:fill="FFFFFF"/>
        </w:rPr>
      </w:pPr>
      <w:r w:rsidRPr="00560E1A">
        <w:rPr>
          <w:rFonts w:cs="Arial"/>
          <w:shd w:val="clear" w:color="auto" w:fill="FFFFFF"/>
        </w:rPr>
        <w:t xml:space="preserve">Innovation and transformation </w:t>
      </w:r>
    </w:p>
    <w:p w14:paraId="55D632F0" w14:textId="77777777" w:rsidR="00F92AFA" w:rsidRPr="00560E1A" w:rsidRDefault="00F92AFA" w:rsidP="00F92AFA">
      <w:pPr>
        <w:rPr>
          <w:ins w:id="37" w:author="Pise, Sameer" w:date="2022-05-13T14:37:00Z"/>
          <w:rFonts w:eastAsia="PMingLiU" w:cs="Arial"/>
          <w:b/>
          <w:bCs/>
          <w:color w:val="000000" w:themeColor="text1"/>
          <w:lang w:val="en-US"/>
        </w:rPr>
      </w:pPr>
    </w:p>
    <w:p w14:paraId="6F131143" w14:textId="77777777" w:rsidR="00667727" w:rsidRPr="00560E1A" w:rsidRDefault="00667727" w:rsidP="00667727">
      <w:pPr>
        <w:pStyle w:val="AP-Style1"/>
        <w:rPr>
          <w:shd w:val="clear" w:color="auto" w:fill="FFFFFF"/>
        </w:rPr>
      </w:pPr>
      <w:r w:rsidRPr="00560E1A">
        <w:rPr>
          <w:shd w:val="clear" w:color="auto" w:fill="FFFFFF"/>
        </w:rPr>
        <w:t>Country specific programming goals</w:t>
      </w:r>
    </w:p>
    <w:p w14:paraId="5502D370" w14:textId="15B4F5AB" w:rsidR="00C36935" w:rsidRPr="00560E1A" w:rsidRDefault="00667727" w:rsidP="00C36935">
      <w:pPr>
        <w:jc w:val="both"/>
        <w:rPr>
          <w:shd w:val="clear" w:color="auto" w:fill="FFFFFF"/>
        </w:rPr>
      </w:pPr>
      <w:r w:rsidRPr="00560E1A">
        <w:rPr>
          <w:shd w:val="clear" w:color="auto" w:fill="FFFFFF"/>
        </w:rPr>
        <w:t xml:space="preserve">ROSA will finalise the development of UNESCO Country Strategies (UCSs) for its member states. These are developed in a participatory manner through wide consultations with key stakeholders including line Ministries and National Commissions for UNESCO. Namibia and Mozambique already have approved </w:t>
      </w:r>
      <w:proofErr w:type="gramStart"/>
      <w:r w:rsidRPr="00560E1A">
        <w:rPr>
          <w:shd w:val="clear" w:color="auto" w:fill="FFFFFF"/>
        </w:rPr>
        <w:t>UCPDs</w:t>
      </w:r>
      <w:proofErr w:type="gramEnd"/>
      <w:r w:rsidRPr="00560E1A">
        <w:rPr>
          <w:shd w:val="clear" w:color="auto" w:fill="FFFFFF"/>
        </w:rPr>
        <w:t xml:space="preserve"> and lessons learnt in their development will inform the crafting of others. The UCSs will clearly articulate UNESCO’s role within each country’s development plan as well as the Joint UN Programmes and</w:t>
      </w:r>
      <w:ins w:id="38" w:author="Beltyukova, Anastasia" w:date="2022-06-24T15:26:00Z">
        <w:r w:rsidR="00E46E8A">
          <w:rPr>
            <w:shd w:val="clear" w:color="auto" w:fill="FFFFFF"/>
          </w:rPr>
          <w:t xml:space="preserve"> </w:t>
        </w:r>
        <w:r w:rsidR="00E46E8A" w:rsidRPr="00931E02">
          <w:rPr>
            <w:shd w:val="clear" w:color="auto" w:fill="FFFFFF"/>
          </w:rPr>
          <w:t>UNSDCF</w:t>
        </w:r>
        <w:r w:rsidR="00E46E8A">
          <w:rPr>
            <w:shd w:val="clear" w:color="auto" w:fill="FFFFFF"/>
          </w:rPr>
          <w:t>.</w:t>
        </w:r>
      </w:ins>
      <w:del w:id="39" w:author="Beltyukova, Anastasia" w:date="2022-06-24T15:26:00Z">
        <w:r w:rsidRPr="00560E1A" w:rsidDel="00E46E8A">
          <w:rPr>
            <w:shd w:val="clear" w:color="auto" w:fill="FFFFFF"/>
          </w:rPr>
          <w:delText xml:space="preserve"> </w:delText>
        </w:r>
        <w:commentRangeStart w:id="40"/>
        <w:r w:rsidRPr="00560E1A" w:rsidDel="00E46E8A">
          <w:rPr>
            <w:shd w:val="clear" w:color="auto" w:fill="FFFFFF"/>
          </w:rPr>
          <w:delText>United Nations Development Assistance Frameworks (UNDAFs)</w:delText>
        </w:r>
        <w:commentRangeEnd w:id="40"/>
        <w:r w:rsidR="007F0FEA" w:rsidDel="00E46E8A">
          <w:rPr>
            <w:rStyle w:val="CommentReference"/>
            <w:rFonts w:ascii="Times New Roman" w:hAnsi="Times New Roman"/>
            <w:lang w:val="en-US"/>
          </w:rPr>
          <w:commentReference w:id="40"/>
        </w:r>
        <w:r w:rsidRPr="00560E1A" w:rsidDel="00E46E8A">
          <w:rPr>
            <w:shd w:val="clear" w:color="auto" w:fill="FFFFFF"/>
          </w:rPr>
          <w:delText>.</w:delText>
        </w:r>
      </w:del>
      <w:r w:rsidRPr="00560E1A">
        <w:rPr>
          <w:shd w:val="clear" w:color="auto" w:fill="FFFFFF"/>
        </w:rPr>
        <w:t xml:space="preserve"> They ensure that UNESCO takes its rightful position in each country and address the specific needs of the individual countries. Of course, they are also influenced by global, regional, and sub-regional agendas</w:t>
      </w:r>
      <w:r w:rsidRPr="00560E1A">
        <w:rPr>
          <w:sz w:val="25"/>
          <w:szCs w:val="25"/>
        </w:rPr>
        <w:t xml:space="preserve">. </w:t>
      </w:r>
    </w:p>
    <w:tbl>
      <w:tblPr>
        <w:tblStyle w:val="TableGrid"/>
        <w:tblW w:w="9124" w:type="dxa"/>
        <w:tblInd w:w="85" w:type="dxa"/>
        <w:tblLook w:val="04A0" w:firstRow="1" w:lastRow="0" w:firstColumn="1" w:lastColumn="0" w:noHBand="0" w:noVBand="1"/>
      </w:tblPr>
      <w:tblGrid>
        <w:gridCol w:w="1133"/>
        <w:gridCol w:w="1096"/>
        <w:gridCol w:w="709"/>
        <w:gridCol w:w="3068"/>
        <w:gridCol w:w="3118"/>
      </w:tblGrid>
      <w:tr w:rsidR="00184812" w:rsidRPr="00560E1A" w14:paraId="35FC966E" w14:textId="77777777" w:rsidTr="00E06269">
        <w:trPr>
          <w:trHeight w:val="562"/>
        </w:trPr>
        <w:tc>
          <w:tcPr>
            <w:tcW w:w="1133" w:type="dxa"/>
          </w:tcPr>
          <w:p w14:paraId="553FAFBA" w14:textId="77777777" w:rsidR="00667727" w:rsidRPr="00560E1A" w:rsidRDefault="00667727" w:rsidP="003B1A65">
            <w:pPr>
              <w:shd w:val="clear" w:color="auto" w:fill="FFFFFF" w:themeFill="background1"/>
              <w:jc w:val="center"/>
              <w:rPr>
                <w:rFonts w:eastAsia="PMingLiU" w:cs="Arial"/>
                <w:b/>
                <w:bCs/>
                <w:color w:val="000000" w:themeColor="text1"/>
                <w:sz w:val="14"/>
                <w:szCs w:val="14"/>
                <w:lang w:val="en-US"/>
              </w:rPr>
            </w:pPr>
            <w:r w:rsidRPr="00560E1A">
              <w:rPr>
                <w:rFonts w:eastAsia="PMingLiU" w:cs="Arial"/>
                <w:b/>
                <w:bCs/>
                <w:color w:val="000000" w:themeColor="text1"/>
                <w:sz w:val="14"/>
                <w:szCs w:val="14"/>
                <w:lang w:val="en-US"/>
              </w:rPr>
              <w:t>Countries</w:t>
            </w:r>
          </w:p>
        </w:tc>
        <w:tc>
          <w:tcPr>
            <w:tcW w:w="1096" w:type="dxa"/>
          </w:tcPr>
          <w:p w14:paraId="07455421" w14:textId="77777777" w:rsidR="00667727" w:rsidRPr="00560E1A" w:rsidRDefault="00667727" w:rsidP="003B1A65">
            <w:pPr>
              <w:shd w:val="clear" w:color="auto" w:fill="FFFFFF" w:themeFill="background1"/>
              <w:jc w:val="center"/>
              <w:rPr>
                <w:rFonts w:eastAsia="PMingLiU" w:cs="Arial"/>
                <w:b/>
                <w:bCs/>
                <w:color w:val="000000" w:themeColor="text1"/>
                <w:sz w:val="14"/>
                <w:szCs w:val="14"/>
                <w:lang w:val="en-US"/>
              </w:rPr>
            </w:pPr>
            <w:r w:rsidRPr="00560E1A">
              <w:rPr>
                <w:rFonts w:eastAsia="PMingLiU" w:cs="Arial"/>
                <w:b/>
                <w:bCs/>
                <w:color w:val="000000" w:themeColor="text1"/>
                <w:sz w:val="14"/>
                <w:szCs w:val="14"/>
                <w:lang w:val="en-US"/>
              </w:rPr>
              <w:t>UNDP Human Development Index (HDI) 2020</w:t>
            </w:r>
            <w:r w:rsidRPr="00560E1A">
              <w:rPr>
                <w:rStyle w:val="FootnoteReference"/>
                <w:rFonts w:eastAsia="PMingLiU" w:cs="Arial"/>
                <w:b/>
                <w:bCs/>
                <w:color w:val="000000" w:themeColor="text1"/>
                <w:sz w:val="14"/>
                <w:szCs w:val="14"/>
                <w:lang w:val="en-US"/>
              </w:rPr>
              <w:footnoteReference w:id="2"/>
            </w:r>
          </w:p>
        </w:tc>
        <w:tc>
          <w:tcPr>
            <w:tcW w:w="709" w:type="dxa"/>
          </w:tcPr>
          <w:p w14:paraId="09B93C80" w14:textId="77777777" w:rsidR="00667727" w:rsidRPr="00560E1A" w:rsidRDefault="00667727" w:rsidP="003B1A65">
            <w:pPr>
              <w:shd w:val="clear" w:color="auto" w:fill="FFFFFF" w:themeFill="background1"/>
              <w:jc w:val="center"/>
              <w:rPr>
                <w:rFonts w:eastAsia="PMingLiU" w:cs="Arial"/>
                <w:b/>
                <w:bCs/>
                <w:color w:val="000000" w:themeColor="text1"/>
                <w:sz w:val="14"/>
                <w:szCs w:val="14"/>
                <w:lang w:val="en-US"/>
              </w:rPr>
            </w:pPr>
            <w:r w:rsidRPr="00560E1A">
              <w:rPr>
                <w:rFonts w:eastAsia="PMingLiU" w:cs="Arial"/>
                <w:b/>
                <w:bCs/>
                <w:color w:val="000000" w:themeColor="text1"/>
                <w:sz w:val="14"/>
                <w:szCs w:val="14"/>
                <w:lang w:val="en-US"/>
              </w:rPr>
              <w:t>UNDAF Period</w:t>
            </w:r>
          </w:p>
        </w:tc>
        <w:tc>
          <w:tcPr>
            <w:tcW w:w="3068" w:type="dxa"/>
          </w:tcPr>
          <w:p w14:paraId="2252AB0E" w14:textId="77777777" w:rsidR="00667727" w:rsidRPr="00560E1A" w:rsidRDefault="00667727" w:rsidP="003B1A65">
            <w:pPr>
              <w:shd w:val="clear" w:color="auto" w:fill="FFFFFF" w:themeFill="background1"/>
              <w:jc w:val="center"/>
              <w:rPr>
                <w:rFonts w:eastAsia="PMingLiU" w:cs="Arial"/>
                <w:b/>
                <w:bCs/>
                <w:color w:val="000000" w:themeColor="text1"/>
                <w:sz w:val="14"/>
                <w:szCs w:val="14"/>
                <w:lang w:val="en-US"/>
              </w:rPr>
            </w:pPr>
            <w:r w:rsidRPr="00560E1A">
              <w:rPr>
                <w:rFonts w:eastAsia="PMingLiU" w:cs="Arial"/>
                <w:b/>
                <w:bCs/>
                <w:color w:val="000000" w:themeColor="text1"/>
                <w:sz w:val="14"/>
                <w:szCs w:val="14"/>
                <w:lang w:val="en-US"/>
              </w:rPr>
              <w:t>UNDAF priorities for the achievement of the SDGs</w:t>
            </w:r>
          </w:p>
        </w:tc>
        <w:tc>
          <w:tcPr>
            <w:tcW w:w="3118" w:type="dxa"/>
          </w:tcPr>
          <w:p w14:paraId="58790689" w14:textId="77777777" w:rsidR="00667727" w:rsidRPr="00560E1A" w:rsidRDefault="00667727" w:rsidP="003B1A65">
            <w:pPr>
              <w:shd w:val="clear" w:color="auto" w:fill="FFFFFF" w:themeFill="background1"/>
              <w:jc w:val="center"/>
              <w:rPr>
                <w:rFonts w:eastAsia="PMingLiU" w:cs="Arial"/>
                <w:b/>
                <w:bCs/>
                <w:color w:val="000000" w:themeColor="text1"/>
                <w:sz w:val="14"/>
                <w:szCs w:val="14"/>
                <w:lang w:val="en-US"/>
              </w:rPr>
            </w:pPr>
            <w:r w:rsidRPr="00560E1A">
              <w:rPr>
                <w:rFonts w:eastAsia="PMingLiU" w:cs="Arial"/>
                <w:b/>
                <w:bCs/>
                <w:color w:val="000000" w:themeColor="text1"/>
                <w:sz w:val="14"/>
                <w:szCs w:val="14"/>
                <w:lang w:val="en-US"/>
              </w:rPr>
              <w:t xml:space="preserve">UCS Expected Results </w:t>
            </w:r>
          </w:p>
        </w:tc>
      </w:tr>
      <w:tr w:rsidR="00A80B8A" w:rsidRPr="00560E1A" w14:paraId="52981C89" w14:textId="77777777" w:rsidTr="00E06269">
        <w:trPr>
          <w:trHeight w:val="200"/>
        </w:trPr>
        <w:tc>
          <w:tcPr>
            <w:tcW w:w="1133" w:type="dxa"/>
          </w:tcPr>
          <w:p w14:paraId="3623B993" w14:textId="3B321FC0" w:rsidR="001B658A" w:rsidRPr="00560E1A" w:rsidRDefault="001B658A" w:rsidP="001B658A">
            <w:pPr>
              <w:shd w:val="clear" w:color="auto" w:fill="FFFFFF" w:themeFill="background1"/>
              <w:rPr>
                <w:rFonts w:eastAsia="PMingLiU" w:cs="Arial"/>
                <w:b/>
                <w:bCs/>
                <w:color w:val="000000" w:themeColor="text1"/>
                <w:sz w:val="14"/>
                <w:szCs w:val="14"/>
                <w:lang w:val="en-US"/>
              </w:rPr>
            </w:pPr>
            <w:r w:rsidRPr="00560E1A">
              <w:rPr>
                <w:rFonts w:eastAsia="PMingLiU" w:cs="Arial"/>
                <w:color w:val="000000" w:themeColor="text1"/>
                <w:sz w:val="16"/>
                <w:szCs w:val="16"/>
                <w:lang w:val="en-US"/>
              </w:rPr>
              <w:t>Zimbabwe</w:t>
            </w:r>
          </w:p>
        </w:tc>
        <w:tc>
          <w:tcPr>
            <w:tcW w:w="1096" w:type="dxa"/>
          </w:tcPr>
          <w:p w14:paraId="13931E69" w14:textId="76FE2D14" w:rsidR="001B658A" w:rsidRPr="00560E1A" w:rsidRDefault="00ED0FEA" w:rsidP="007733C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0,571</w:t>
            </w:r>
          </w:p>
        </w:tc>
        <w:tc>
          <w:tcPr>
            <w:tcW w:w="709" w:type="dxa"/>
          </w:tcPr>
          <w:p w14:paraId="0E026C1A" w14:textId="319FA018" w:rsidR="001B658A" w:rsidRPr="00560E1A" w:rsidRDefault="007733C5"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2022</w:t>
            </w:r>
            <w:r w:rsidR="00333DA7" w:rsidRPr="00560E1A">
              <w:rPr>
                <w:rFonts w:eastAsia="PMingLiU" w:cs="Arial"/>
                <w:color w:val="000000" w:themeColor="text1"/>
                <w:sz w:val="14"/>
                <w:szCs w:val="14"/>
                <w:lang w:val="en-US"/>
              </w:rPr>
              <w:t>-2026</w:t>
            </w:r>
          </w:p>
        </w:tc>
        <w:tc>
          <w:tcPr>
            <w:tcW w:w="3068" w:type="dxa"/>
          </w:tcPr>
          <w:p w14:paraId="5A1920D6" w14:textId="77777777" w:rsidR="001B658A" w:rsidRPr="00560E1A" w:rsidRDefault="00123BB9" w:rsidP="00123BB9">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People-</w:t>
            </w:r>
            <w:proofErr w:type="spellStart"/>
            <w:r w:rsidRPr="00560E1A">
              <w:rPr>
                <w:rFonts w:eastAsia="PMingLiU" w:cs="Arial"/>
                <w:color w:val="000000" w:themeColor="text1"/>
                <w:sz w:val="14"/>
                <w:szCs w:val="14"/>
                <w:lang w:val="en-US"/>
              </w:rPr>
              <w:t>centred</w:t>
            </w:r>
            <w:proofErr w:type="spellEnd"/>
            <w:r w:rsidRPr="00560E1A">
              <w:rPr>
                <w:rFonts w:eastAsia="PMingLiU" w:cs="Arial"/>
                <w:color w:val="000000" w:themeColor="text1"/>
                <w:sz w:val="14"/>
                <w:szCs w:val="14"/>
                <w:lang w:val="en-US"/>
              </w:rPr>
              <w:t xml:space="preserve"> - inclusive, equitable human development and wellbeing</w:t>
            </w:r>
          </w:p>
          <w:p w14:paraId="1DF638AD" w14:textId="77777777" w:rsidR="0084295A" w:rsidRPr="00560E1A" w:rsidRDefault="0084295A" w:rsidP="0084295A">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Environmental protection, climate resilience and natural resources management</w:t>
            </w:r>
          </w:p>
          <w:p w14:paraId="7D7036C2" w14:textId="77777777" w:rsidR="0084295A" w:rsidRPr="00560E1A" w:rsidRDefault="0084295A" w:rsidP="0084295A">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Economic transformation, equitable and inclusive growth</w:t>
            </w:r>
          </w:p>
          <w:p w14:paraId="0DF9DFA4" w14:textId="01997F85" w:rsidR="0084295A" w:rsidRPr="00560E1A" w:rsidRDefault="000941F4" w:rsidP="000941F4">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Transformative, accountable, equitable and inclusive governance</w:t>
            </w:r>
          </w:p>
        </w:tc>
        <w:tc>
          <w:tcPr>
            <w:tcW w:w="3118" w:type="dxa"/>
          </w:tcPr>
          <w:p w14:paraId="460540EA" w14:textId="0511DDBC" w:rsidR="001B658A" w:rsidRPr="00560E1A" w:rsidRDefault="000941F4"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No UCS</w:t>
            </w:r>
          </w:p>
        </w:tc>
      </w:tr>
      <w:tr w:rsidR="00A80B8A" w:rsidRPr="00560E1A" w14:paraId="280793D4" w14:textId="77777777" w:rsidTr="00E06269">
        <w:tc>
          <w:tcPr>
            <w:tcW w:w="1133" w:type="dxa"/>
          </w:tcPr>
          <w:p w14:paraId="308B9135" w14:textId="0CF8CB24" w:rsidR="001B658A" w:rsidRPr="00560E1A" w:rsidRDefault="001B658A" w:rsidP="001B658A">
            <w:pPr>
              <w:shd w:val="clear" w:color="auto" w:fill="FFFFFF" w:themeFill="background1"/>
              <w:rPr>
                <w:rFonts w:eastAsia="PMingLiU" w:cs="Arial"/>
                <w:b/>
                <w:bCs/>
                <w:color w:val="000000" w:themeColor="text1"/>
                <w:sz w:val="14"/>
                <w:szCs w:val="14"/>
                <w:lang w:val="en-US"/>
              </w:rPr>
            </w:pPr>
            <w:r w:rsidRPr="00560E1A">
              <w:rPr>
                <w:rFonts w:eastAsia="PMingLiU" w:cs="Arial"/>
                <w:color w:val="000000" w:themeColor="text1"/>
                <w:sz w:val="16"/>
                <w:szCs w:val="16"/>
                <w:lang w:val="en-US"/>
              </w:rPr>
              <w:t>Botswana</w:t>
            </w:r>
          </w:p>
        </w:tc>
        <w:tc>
          <w:tcPr>
            <w:tcW w:w="1096" w:type="dxa"/>
          </w:tcPr>
          <w:p w14:paraId="754E6522" w14:textId="63B96AB8" w:rsidR="001B658A" w:rsidRPr="00560E1A" w:rsidRDefault="00261C19" w:rsidP="007733C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0,735</w:t>
            </w:r>
          </w:p>
        </w:tc>
        <w:tc>
          <w:tcPr>
            <w:tcW w:w="709" w:type="dxa"/>
          </w:tcPr>
          <w:p w14:paraId="3F5143F3" w14:textId="77777777" w:rsidR="001B658A" w:rsidRPr="00560E1A" w:rsidRDefault="000F6948"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2017-2021</w:t>
            </w:r>
          </w:p>
          <w:p w14:paraId="5B8AC31C" w14:textId="5A06BB56" w:rsidR="0000758C" w:rsidRPr="00560E1A" w:rsidRDefault="0000758C"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w:t>
            </w:r>
            <w:proofErr w:type="spellStart"/>
            <w:r w:rsidRPr="00560E1A">
              <w:rPr>
                <w:rFonts w:eastAsia="PMingLiU" w:cs="Arial"/>
                <w:color w:val="000000" w:themeColor="text1"/>
                <w:sz w:val="14"/>
                <w:szCs w:val="14"/>
                <w:lang w:val="en-US"/>
              </w:rPr>
              <w:t>out-dated</w:t>
            </w:r>
            <w:proofErr w:type="spellEnd"/>
            <w:r w:rsidRPr="00560E1A">
              <w:rPr>
                <w:rFonts w:eastAsia="PMingLiU" w:cs="Arial"/>
                <w:color w:val="000000" w:themeColor="text1"/>
                <w:sz w:val="14"/>
                <w:szCs w:val="14"/>
                <w:lang w:val="en-US"/>
              </w:rPr>
              <w:t>)</w:t>
            </w:r>
          </w:p>
        </w:tc>
        <w:tc>
          <w:tcPr>
            <w:tcW w:w="3068" w:type="dxa"/>
          </w:tcPr>
          <w:p w14:paraId="66925D47" w14:textId="5EB117EA" w:rsidR="001B658A" w:rsidRPr="00560E1A" w:rsidRDefault="00611110" w:rsidP="0000758C">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Policy and Programme Design</w:t>
            </w:r>
            <w:r w:rsidR="0000758C" w:rsidRPr="00560E1A">
              <w:rPr>
                <w:rFonts w:eastAsia="PMingLiU" w:cs="Arial"/>
                <w:color w:val="000000" w:themeColor="text1"/>
                <w:sz w:val="14"/>
                <w:szCs w:val="14"/>
              </w:rPr>
              <w:t xml:space="preserve"> towards the achievement of Sustainable Development Goals targets and national aspirations</w:t>
            </w:r>
          </w:p>
          <w:p w14:paraId="1C94451A" w14:textId="77777777" w:rsidR="00745FAE" w:rsidRPr="00560E1A" w:rsidRDefault="00745FAE" w:rsidP="00745FAE">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Implementation of Policies and Programmes</w:t>
            </w:r>
          </w:p>
          <w:p w14:paraId="756BE974" w14:textId="1D49406B" w:rsidR="00745FAE" w:rsidRPr="00560E1A" w:rsidRDefault="00745FAE" w:rsidP="00745FAE">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Data for Planning, Monitoring, Evaluation and Decision making</w:t>
            </w:r>
          </w:p>
        </w:tc>
        <w:tc>
          <w:tcPr>
            <w:tcW w:w="3118" w:type="dxa"/>
          </w:tcPr>
          <w:p w14:paraId="47E7F0A4" w14:textId="43F51643" w:rsidR="001B658A" w:rsidRPr="00560E1A" w:rsidRDefault="00A01B72"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No UCS</w:t>
            </w:r>
          </w:p>
        </w:tc>
      </w:tr>
      <w:tr w:rsidR="00A80B8A" w:rsidRPr="00560E1A" w14:paraId="46AF4413" w14:textId="77777777" w:rsidTr="00E06269">
        <w:tc>
          <w:tcPr>
            <w:tcW w:w="1133" w:type="dxa"/>
          </w:tcPr>
          <w:p w14:paraId="45BEF419" w14:textId="3F95D502" w:rsidR="001B658A" w:rsidRPr="00560E1A" w:rsidRDefault="001B658A" w:rsidP="001B658A">
            <w:pPr>
              <w:shd w:val="clear" w:color="auto" w:fill="FFFFFF" w:themeFill="background1"/>
              <w:rPr>
                <w:rFonts w:eastAsia="PMingLiU" w:cs="Arial"/>
                <w:b/>
                <w:bCs/>
                <w:color w:val="000000" w:themeColor="text1"/>
                <w:sz w:val="14"/>
                <w:szCs w:val="14"/>
                <w:lang w:val="en-US"/>
              </w:rPr>
            </w:pPr>
            <w:r w:rsidRPr="00560E1A">
              <w:rPr>
                <w:rFonts w:eastAsia="PMingLiU" w:cs="Arial"/>
                <w:color w:val="000000" w:themeColor="text1"/>
                <w:sz w:val="16"/>
                <w:szCs w:val="16"/>
              </w:rPr>
              <w:t>Eswatini</w:t>
            </w:r>
          </w:p>
        </w:tc>
        <w:tc>
          <w:tcPr>
            <w:tcW w:w="1096" w:type="dxa"/>
          </w:tcPr>
          <w:p w14:paraId="49A732E1" w14:textId="03DAD962" w:rsidR="001B658A" w:rsidRPr="00560E1A" w:rsidRDefault="00A245CC" w:rsidP="007733C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0,611</w:t>
            </w:r>
          </w:p>
        </w:tc>
        <w:tc>
          <w:tcPr>
            <w:tcW w:w="709" w:type="dxa"/>
          </w:tcPr>
          <w:p w14:paraId="2E57CCBD" w14:textId="4FB057CC" w:rsidR="001B658A" w:rsidRPr="00560E1A" w:rsidRDefault="004F4E1A"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2021-2025</w:t>
            </w:r>
          </w:p>
        </w:tc>
        <w:tc>
          <w:tcPr>
            <w:tcW w:w="3068" w:type="dxa"/>
          </w:tcPr>
          <w:p w14:paraId="725E937B" w14:textId="77777777" w:rsidR="001B658A" w:rsidRPr="00560E1A" w:rsidRDefault="00576C53" w:rsidP="00576C53">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Priority I: Prosperity The overarching themes of this strategic priority are enabling environment; private sector investment; small and medium sized enterprise creation; sustainable agriculture; job creation including a just transition into new sectors that address climate change, decent work, food security and social protection</w:t>
            </w:r>
          </w:p>
          <w:p w14:paraId="5605796F" w14:textId="77777777" w:rsidR="003E381D" w:rsidRPr="00560E1A" w:rsidRDefault="003E381D" w:rsidP="003E381D">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Priority II: People The overarching themes of this strategic priority are health; education and vocational training, accountable governance, gender equality and human rights</w:t>
            </w:r>
          </w:p>
          <w:p w14:paraId="795630D2" w14:textId="2132E434" w:rsidR="003511D5" w:rsidRPr="00560E1A" w:rsidRDefault="003511D5" w:rsidP="003511D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lastRenderedPageBreak/>
              <w:t>Priority III: Planet The overarching themes in this strategic priority area are climate change resilience and adaptation; water management; food security and renewable energy; and just transition to environmental sustainability</w:t>
            </w:r>
          </w:p>
        </w:tc>
        <w:tc>
          <w:tcPr>
            <w:tcW w:w="3118" w:type="dxa"/>
          </w:tcPr>
          <w:p w14:paraId="7A9BD109" w14:textId="1B97E719" w:rsidR="001B658A" w:rsidRPr="00560E1A" w:rsidRDefault="00A01B72"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lastRenderedPageBreak/>
              <w:t>Draft UCS not finalized</w:t>
            </w:r>
          </w:p>
        </w:tc>
      </w:tr>
      <w:tr w:rsidR="00A80B8A" w:rsidRPr="00560E1A" w14:paraId="6ADE7819" w14:textId="77777777" w:rsidTr="00E06269">
        <w:trPr>
          <w:trHeight w:val="274"/>
        </w:trPr>
        <w:tc>
          <w:tcPr>
            <w:tcW w:w="1133" w:type="dxa"/>
          </w:tcPr>
          <w:p w14:paraId="4CD365D7" w14:textId="721978A7" w:rsidR="001B658A" w:rsidRPr="00560E1A" w:rsidRDefault="001B658A" w:rsidP="001B658A">
            <w:pPr>
              <w:shd w:val="clear" w:color="auto" w:fill="FFFFFF" w:themeFill="background1"/>
              <w:rPr>
                <w:rFonts w:eastAsia="PMingLiU" w:cs="Arial"/>
                <w:b/>
                <w:bCs/>
                <w:color w:val="000000" w:themeColor="text1"/>
                <w:sz w:val="14"/>
                <w:szCs w:val="14"/>
                <w:lang w:val="en-US"/>
              </w:rPr>
            </w:pPr>
            <w:r w:rsidRPr="00560E1A">
              <w:rPr>
                <w:rFonts w:eastAsia="PMingLiU" w:cs="Arial"/>
                <w:color w:val="000000" w:themeColor="text1"/>
                <w:sz w:val="16"/>
                <w:szCs w:val="16"/>
              </w:rPr>
              <w:t>Lesotho</w:t>
            </w:r>
          </w:p>
        </w:tc>
        <w:tc>
          <w:tcPr>
            <w:tcW w:w="1096" w:type="dxa"/>
          </w:tcPr>
          <w:p w14:paraId="64F6DA3F" w14:textId="571DE961" w:rsidR="001B658A" w:rsidRPr="00560E1A" w:rsidRDefault="00A245CC" w:rsidP="007733C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0,527</w:t>
            </w:r>
          </w:p>
        </w:tc>
        <w:tc>
          <w:tcPr>
            <w:tcW w:w="709" w:type="dxa"/>
          </w:tcPr>
          <w:p w14:paraId="6D1F875D" w14:textId="57838158" w:rsidR="001B658A" w:rsidRPr="00560E1A" w:rsidRDefault="006470DC"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2019-2023</w:t>
            </w:r>
          </w:p>
        </w:tc>
        <w:tc>
          <w:tcPr>
            <w:tcW w:w="3068" w:type="dxa"/>
          </w:tcPr>
          <w:p w14:paraId="0BC279AC" w14:textId="77777777" w:rsidR="001B658A" w:rsidRPr="00560E1A" w:rsidRDefault="009A1F77" w:rsidP="009A1F77">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 xml:space="preserve">Accountable Governance, Effective Institutions, Social </w:t>
            </w:r>
            <w:proofErr w:type="gramStart"/>
            <w:r w:rsidRPr="00560E1A">
              <w:rPr>
                <w:rFonts w:eastAsia="PMingLiU" w:cs="Arial"/>
                <w:color w:val="000000" w:themeColor="text1"/>
                <w:sz w:val="14"/>
                <w:szCs w:val="14"/>
              </w:rPr>
              <w:t>Cohesion</w:t>
            </w:r>
            <w:proofErr w:type="gramEnd"/>
            <w:r w:rsidRPr="00560E1A">
              <w:rPr>
                <w:rFonts w:eastAsia="PMingLiU" w:cs="Arial"/>
                <w:color w:val="000000" w:themeColor="text1"/>
                <w:sz w:val="14"/>
                <w:szCs w:val="14"/>
              </w:rPr>
              <w:t xml:space="preserve"> and Inclusion</w:t>
            </w:r>
          </w:p>
          <w:p w14:paraId="1F7C6992" w14:textId="77777777" w:rsidR="00B56D6B" w:rsidRPr="00560E1A" w:rsidRDefault="00B56D6B" w:rsidP="00B56D6B">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Sustainable Human Capital Development</w:t>
            </w:r>
          </w:p>
          <w:p w14:paraId="6D98EAE0" w14:textId="1187CC0C" w:rsidR="00B56D6B" w:rsidRPr="00560E1A" w:rsidRDefault="00B56D6B" w:rsidP="00B56D6B">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Sustainable and Inclusive Economic Growth for Poverty Reduction</w:t>
            </w:r>
          </w:p>
        </w:tc>
        <w:tc>
          <w:tcPr>
            <w:tcW w:w="3118" w:type="dxa"/>
          </w:tcPr>
          <w:p w14:paraId="541FCFBB" w14:textId="77777777" w:rsidR="001B658A" w:rsidRPr="00560E1A" w:rsidRDefault="00A01B72" w:rsidP="00A01B72">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 xml:space="preserve">ED: support full implementation of the ESA Ministerial Commitment through provision of rights </w:t>
            </w:r>
            <w:proofErr w:type="gramStart"/>
            <w:r w:rsidRPr="00560E1A">
              <w:rPr>
                <w:rFonts w:eastAsia="PMingLiU" w:cs="Arial"/>
                <w:color w:val="000000" w:themeColor="text1"/>
                <w:sz w:val="14"/>
                <w:szCs w:val="14"/>
                <w:lang w:val="en-US"/>
              </w:rPr>
              <w:t>based,</w:t>
            </w:r>
            <w:proofErr w:type="gramEnd"/>
            <w:r w:rsidRPr="00560E1A">
              <w:rPr>
                <w:rFonts w:eastAsia="PMingLiU" w:cs="Arial"/>
                <w:color w:val="000000" w:themeColor="text1"/>
                <w:sz w:val="14"/>
                <w:szCs w:val="14"/>
                <w:lang w:val="en-US"/>
              </w:rPr>
              <w:t xml:space="preserve"> age -appropriate and culturally relevant Comprehensive Sexuality Education for adolescents and young people of Lesotho</w:t>
            </w:r>
          </w:p>
          <w:p w14:paraId="183E09EB" w14:textId="77777777" w:rsidR="002E117F" w:rsidRPr="00560E1A" w:rsidRDefault="002E117F" w:rsidP="002E117F">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 xml:space="preserve">SC: </w:t>
            </w:r>
            <w:r w:rsidRPr="00560E1A">
              <w:rPr>
                <w:rFonts w:eastAsia="PMingLiU" w:cs="Arial"/>
                <w:color w:val="000000" w:themeColor="text1"/>
                <w:sz w:val="14"/>
                <w:szCs w:val="14"/>
              </w:rPr>
              <w:t xml:space="preserve">conservation of nature through community participation; </w:t>
            </w:r>
            <w:r w:rsidR="00791520" w:rsidRPr="00560E1A">
              <w:rPr>
                <w:rFonts w:eastAsia="PMingLiU" w:cs="Arial"/>
                <w:color w:val="000000" w:themeColor="text1"/>
                <w:sz w:val="14"/>
                <w:szCs w:val="14"/>
              </w:rPr>
              <w:t xml:space="preserve">Biosphere; SADC cooperation </w:t>
            </w:r>
          </w:p>
          <w:p w14:paraId="1CCE567E" w14:textId="77777777" w:rsidR="00532941" w:rsidRPr="00560E1A" w:rsidRDefault="00532941" w:rsidP="00EC3CC3">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SHS: Advancing the Rights of Persons with Disabilities in Lesotho</w:t>
            </w:r>
            <w:r w:rsidR="00EC3CC3" w:rsidRPr="00560E1A">
              <w:rPr>
                <w:rFonts w:eastAsia="PMingLiU" w:cs="Arial"/>
                <w:color w:val="000000" w:themeColor="text1"/>
                <w:sz w:val="14"/>
                <w:szCs w:val="14"/>
              </w:rPr>
              <w:t xml:space="preserve">; Strengthening </w:t>
            </w:r>
            <w:proofErr w:type="gramStart"/>
            <w:r w:rsidR="00EC3CC3" w:rsidRPr="00560E1A">
              <w:rPr>
                <w:rFonts w:eastAsia="PMingLiU" w:cs="Arial"/>
                <w:color w:val="000000" w:themeColor="text1"/>
                <w:sz w:val="14"/>
                <w:szCs w:val="14"/>
              </w:rPr>
              <w:t>Bio-Ethics</w:t>
            </w:r>
            <w:proofErr w:type="gramEnd"/>
            <w:r w:rsidR="00EC3CC3" w:rsidRPr="00560E1A">
              <w:rPr>
                <w:rFonts w:eastAsia="PMingLiU" w:cs="Arial"/>
                <w:color w:val="000000" w:themeColor="text1"/>
                <w:sz w:val="14"/>
                <w:szCs w:val="14"/>
              </w:rPr>
              <w:t>; Supporting Youth Civic Engagement</w:t>
            </w:r>
          </w:p>
          <w:p w14:paraId="3819E800" w14:textId="739957CA" w:rsidR="00140F09" w:rsidRPr="00560E1A" w:rsidRDefault="00140F09" w:rsidP="00140F09">
            <w:pPr>
              <w:pStyle w:val="ListParagraph"/>
              <w:numPr>
                <w:ilvl w:val="0"/>
                <w:numId w:val="10"/>
              </w:numPr>
              <w:shd w:val="clear" w:color="auto" w:fill="FFFFFF" w:themeFill="background1"/>
              <w:rPr>
                <w:rFonts w:eastAsia="PMingLiU" w:cs="Arial"/>
                <w:color w:val="000000" w:themeColor="text1"/>
                <w:sz w:val="14"/>
                <w:szCs w:val="14"/>
              </w:rPr>
            </w:pPr>
            <w:r w:rsidRPr="00560E1A">
              <w:rPr>
                <w:rFonts w:eastAsia="PMingLiU" w:cs="Arial"/>
                <w:color w:val="000000" w:themeColor="text1"/>
                <w:sz w:val="14"/>
                <w:szCs w:val="14"/>
              </w:rPr>
              <w:t>CLT:</w:t>
            </w:r>
            <w:r w:rsidRPr="00560E1A">
              <w:rPr>
                <w:rFonts w:eastAsia="PMingLiU" w:cs="Arial"/>
                <w:color w:val="000000" w:themeColor="text1"/>
                <w:sz w:val="14"/>
                <w:szCs w:val="14"/>
                <w:lang w:val="en-US"/>
              </w:rPr>
              <w:t xml:space="preserve"> </w:t>
            </w:r>
            <w:r w:rsidRPr="00560E1A">
              <w:rPr>
                <w:rFonts w:eastAsia="PMingLiU" w:cs="Arial"/>
                <w:color w:val="000000" w:themeColor="text1"/>
                <w:sz w:val="14"/>
                <w:szCs w:val="14"/>
              </w:rPr>
              <w:t>Supporting cultural Institutions and associations &amp; national capacities</w:t>
            </w:r>
          </w:p>
          <w:p w14:paraId="1E778964" w14:textId="20517F52" w:rsidR="00140F09" w:rsidRPr="00560E1A" w:rsidRDefault="00140F09" w:rsidP="00351D1E">
            <w:pPr>
              <w:pStyle w:val="ListParagraph"/>
              <w:numPr>
                <w:ilvl w:val="0"/>
                <w:numId w:val="10"/>
              </w:numPr>
              <w:shd w:val="clear" w:color="auto" w:fill="FFFFFF" w:themeFill="background1"/>
              <w:rPr>
                <w:rFonts w:eastAsia="PMingLiU" w:cs="Arial"/>
                <w:color w:val="000000" w:themeColor="text1"/>
                <w:sz w:val="14"/>
                <w:szCs w:val="14"/>
              </w:rPr>
            </w:pPr>
            <w:r w:rsidRPr="00560E1A">
              <w:rPr>
                <w:rFonts w:eastAsia="PMingLiU" w:cs="Arial"/>
                <w:color w:val="000000" w:themeColor="text1"/>
                <w:sz w:val="14"/>
                <w:szCs w:val="14"/>
                <w:lang w:val="en-US"/>
              </w:rPr>
              <w:t xml:space="preserve">CI: </w:t>
            </w:r>
            <w:r w:rsidRPr="00560E1A">
              <w:rPr>
                <w:rFonts w:eastAsia="PMingLiU" w:cs="Arial"/>
                <w:color w:val="000000" w:themeColor="text1"/>
                <w:sz w:val="14"/>
                <w:szCs w:val="14"/>
              </w:rPr>
              <w:t>Promoting Freedom of Expression and Safety of Journalists</w:t>
            </w:r>
            <w:r w:rsidR="00351D1E" w:rsidRPr="00560E1A">
              <w:rPr>
                <w:rFonts w:eastAsia="PMingLiU" w:cs="Arial"/>
                <w:color w:val="000000" w:themeColor="text1"/>
                <w:sz w:val="14"/>
                <w:szCs w:val="14"/>
              </w:rPr>
              <w:t xml:space="preserve">; Advocating Media Pluralism and Media Diversity </w:t>
            </w:r>
          </w:p>
        </w:tc>
      </w:tr>
      <w:tr w:rsidR="00A80B8A" w:rsidRPr="00560E1A" w14:paraId="6998D619" w14:textId="77777777" w:rsidTr="00E06269">
        <w:trPr>
          <w:trHeight w:val="280"/>
        </w:trPr>
        <w:tc>
          <w:tcPr>
            <w:tcW w:w="1133" w:type="dxa"/>
          </w:tcPr>
          <w:p w14:paraId="73B24ED1" w14:textId="56369115" w:rsidR="001B658A" w:rsidRPr="00560E1A" w:rsidRDefault="001B658A" w:rsidP="001B658A">
            <w:pPr>
              <w:shd w:val="clear" w:color="auto" w:fill="FFFFFF" w:themeFill="background1"/>
              <w:rPr>
                <w:rFonts w:eastAsia="PMingLiU" w:cs="Arial"/>
                <w:b/>
                <w:bCs/>
                <w:color w:val="000000" w:themeColor="text1"/>
                <w:sz w:val="14"/>
                <w:szCs w:val="14"/>
                <w:lang w:val="en-US"/>
              </w:rPr>
            </w:pPr>
            <w:r w:rsidRPr="00560E1A">
              <w:rPr>
                <w:rFonts w:eastAsia="PMingLiU" w:cs="Arial"/>
                <w:color w:val="000000" w:themeColor="text1"/>
                <w:sz w:val="16"/>
                <w:szCs w:val="16"/>
              </w:rPr>
              <w:t>Malawi</w:t>
            </w:r>
          </w:p>
        </w:tc>
        <w:tc>
          <w:tcPr>
            <w:tcW w:w="1096" w:type="dxa"/>
          </w:tcPr>
          <w:p w14:paraId="1A868BF5" w14:textId="0BA1F230" w:rsidR="001B658A" w:rsidRPr="00560E1A" w:rsidRDefault="00A245CC" w:rsidP="001B658A">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0,483</w:t>
            </w:r>
          </w:p>
        </w:tc>
        <w:tc>
          <w:tcPr>
            <w:tcW w:w="709" w:type="dxa"/>
          </w:tcPr>
          <w:p w14:paraId="36B3FC5D" w14:textId="633703E6" w:rsidR="001B658A" w:rsidRPr="00560E1A" w:rsidRDefault="00DE3555"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2019-2023</w:t>
            </w:r>
          </w:p>
        </w:tc>
        <w:tc>
          <w:tcPr>
            <w:tcW w:w="3068" w:type="dxa"/>
          </w:tcPr>
          <w:p w14:paraId="0227B1CC" w14:textId="77777777" w:rsidR="001B658A" w:rsidRPr="00560E1A" w:rsidRDefault="003A67E6" w:rsidP="003A67E6">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Peace, Inclusion and Effective Institutions</w:t>
            </w:r>
          </w:p>
          <w:p w14:paraId="3BE011FA" w14:textId="77777777" w:rsidR="003A67E6" w:rsidRPr="00560E1A" w:rsidRDefault="003A67E6" w:rsidP="003A67E6">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Population Management and Inclusive Human Development</w:t>
            </w:r>
          </w:p>
          <w:p w14:paraId="31E544C4" w14:textId="1BD07F7A" w:rsidR="003A67E6" w:rsidRPr="00560E1A" w:rsidRDefault="003A67E6" w:rsidP="003A67E6">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Inclusive and Resilient Growth</w:t>
            </w:r>
          </w:p>
        </w:tc>
        <w:tc>
          <w:tcPr>
            <w:tcW w:w="3118" w:type="dxa"/>
          </w:tcPr>
          <w:p w14:paraId="6E6605DE" w14:textId="0C4CF87D" w:rsidR="001B658A" w:rsidRPr="00560E1A" w:rsidRDefault="00EE176A" w:rsidP="0071797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 xml:space="preserve">ED: </w:t>
            </w:r>
            <w:r w:rsidR="00717975" w:rsidRPr="00560E1A">
              <w:rPr>
                <w:rFonts w:eastAsia="PMingLiU" w:cs="Arial"/>
                <w:color w:val="000000" w:themeColor="text1"/>
                <w:sz w:val="14"/>
                <w:szCs w:val="14"/>
                <w:lang w:val="en-US"/>
              </w:rPr>
              <w:t xml:space="preserve">Continue </w:t>
            </w:r>
            <w:r w:rsidR="000C14FF" w:rsidRPr="00560E1A">
              <w:rPr>
                <w:rFonts w:eastAsia="PMingLiU" w:cs="Arial"/>
                <w:color w:val="000000" w:themeColor="text1"/>
                <w:sz w:val="14"/>
                <w:szCs w:val="14"/>
                <w:lang w:val="en-US"/>
              </w:rPr>
              <w:t>to build on successes in reforming TVET sector</w:t>
            </w:r>
            <w:r w:rsidR="0026071E" w:rsidRPr="00560E1A">
              <w:rPr>
                <w:rFonts w:eastAsia="PMingLiU" w:cs="Arial"/>
                <w:color w:val="000000" w:themeColor="text1"/>
                <w:sz w:val="14"/>
                <w:szCs w:val="14"/>
                <w:lang w:val="en-US"/>
              </w:rPr>
              <w:t>; partnership wit</w:t>
            </w:r>
            <w:r w:rsidR="002C74BE" w:rsidRPr="00560E1A">
              <w:rPr>
                <w:rFonts w:eastAsia="PMingLiU" w:cs="Arial"/>
                <w:color w:val="000000" w:themeColor="text1"/>
                <w:sz w:val="14"/>
                <w:szCs w:val="14"/>
                <w:lang w:val="en-US"/>
              </w:rPr>
              <w:t>h</w:t>
            </w:r>
            <w:r w:rsidR="0026071E" w:rsidRPr="00560E1A">
              <w:rPr>
                <w:rFonts w:eastAsia="PMingLiU" w:cs="Arial"/>
                <w:color w:val="000000" w:themeColor="text1"/>
                <w:sz w:val="14"/>
                <w:szCs w:val="14"/>
                <w:lang w:val="en-US"/>
              </w:rPr>
              <w:t xml:space="preserve"> EU</w:t>
            </w:r>
          </w:p>
          <w:p w14:paraId="549EE8A1" w14:textId="3A44B2C1" w:rsidR="000C14FF" w:rsidRPr="00560E1A" w:rsidRDefault="00EE176A" w:rsidP="0071797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 xml:space="preserve">SC: </w:t>
            </w:r>
            <w:r w:rsidR="003B3F60" w:rsidRPr="00560E1A">
              <w:rPr>
                <w:rFonts w:eastAsia="PMingLiU" w:cs="Arial"/>
                <w:color w:val="000000" w:themeColor="text1"/>
                <w:sz w:val="14"/>
                <w:szCs w:val="14"/>
                <w:lang w:val="en-US"/>
              </w:rPr>
              <w:t>Identification of hydro climatic products</w:t>
            </w:r>
            <w:r w:rsidR="00B43BB8" w:rsidRPr="00560E1A">
              <w:rPr>
                <w:rFonts w:eastAsia="PMingLiU" w:cs="Arial"/>
                <w:color w:val="000000" w:themeColor="text1"/>
                <w:sz w:val="14"/>
                <w:szCs w:val="14"/>
                <w:lang w:val="en-US"/>
              </w:rPr>
              <w:t>; interventions with SADC</w:t>
            </w:r>
          </w:p>
          <w:p w14:paraId="1B5F0F7E" w14:textId="77777777" w:rsidR="00645938" w:rsidRPr="00560E1A" w:rsidRDefault="00EE176A" w:rsidP="0071797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SHS: youth, inclusion</w:t>
            </w:r>
            <w:r w:rsidR="00241F7C" w:rsidRPr="00560E1A">
              <w:rPr>
                <w:rFonts w:eastAsia="PMingLiU" w:cs="Arial"/>
                <w:color w:val="000000" w:themeColor="text1"/>
                <w:sz w:val="14"/>
                <w:szCs w:val="14"/>
                <w:lang w:val="en-US"/>
              </w:rPr>
              <w:t xml:space="preserve"> of disadvantaged groups’ rights; mgt of social transformation</w:t>
            </w:r>
            <w:r w:rsidR="00353AB8" w:rsidRPr="00560E1A">
              <w:rPr>
                <w:rFonts w:eastAsia="PMingLiU" w:cs="Arial"/>
                <w:color w:val="000000" w:themeColor="text1"/>
                <w:sz w:val="14"/>
                <w:szCs w:val="14"/>
                <w:lang w:val="en-US"/>
              </w:rPr>
              <w:t>, intercultural dialogue, bioethics</w:t>
            </w:r>
          </w:p>
          <w:p w14:paraId="0215E62A" w14:textId="77777777" w:rsidR="00DA0CDE" w:rsidRPr="00560E1A" w:rsidRDefault="00DA0CDE" w:rsidP="0071797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CLT: support of convention implementation and it’s follow-up</w:t>
            </w:r>
          </w:p>
          <w:p w14:paraId="438BE9E5" w14:textId="400A9B35" w:rsidR="00984FE2" w:rsidRPr="00560E1A" w:rsidRDefault="00984FE2" w:rsidP="0071797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CI: empowering media</w:t>
            </w:r>
            <w:r w:rsidR="009B6036" w:rsidRPr="00560E1A">
              <w:rPr>
                <w:rFonts w:eastAsia="PMingLiU" w:cs="Arial"/>
                <w:color w:val="000000" w:themeColor="text1"/>
                <w:sz w:val="14"/>
                <w:szCs w:val="14"/>
                <w:lang w:val="en-US"/>
              </w:rPr>
              <w:t xml:space="preserve"> to</w:t>
            </w:r>
            <w:r w:rsidRPr="00560E1A">
              <w:rPr>
                <w:rFonts w:eastAsia="PMingLiU" w:cs="Arial"/>
                <w:color w:val="000000" w:themeColor="text1"/>
                <w:sz w:val="14"/>
                <w:szCs w:val="14"/>
                <w:lang w:val="en-US"/>
              </w:rPr>
              <w:t xml:space="preserve"> support</w:t>
            </w:r>
            <w:r w:rsidR="009B6036" w:rsidRPr="00560E1A">
              <w:rPr>
                <w:rFonts w:eastAsia="PMingLiU" w:cs="Arial"/>
                <w:color w:val="000000" w:themeColor="text1"/>
                <w:sz w:val="14"/>
                <w:szCs w:val="14"/>
                <w:lang w:val="en-US"/>
              </w:rPr>
              <w:t xml:space="preserve"> SGDs awareness and implementation</w:t>
            </w:r>
          </w:p>
        </w:tc>
      </w:tr>
      <w:tr w:rsidR="00184812" w:rsidRPr="00560E1A" w14:paraId="7E5ECD7A" w14:textId="77777777" w:rsidTr="00E06269">
        <w:trPr>
          <w:trHeight w:val="280"/>
        </w:trPr>
        <w:tc>
          <w:tcPr>
            <w:tcW w:w="1133" w:type="dxa"/>
          </w:tcPr>
          <w:p w14:paraId="11ECCD88" w14:textId="6B4CF59F" w:rsidR="001B658A" w:rsidRPr="00560E1A" w:rsidRDefault="001B658A" w:rsidP="001B658A">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Mozambique</w:t>
            </w:r>
          </w:p>
        </w:tc>
        <w:tc>
          <w:tcPr>
            <w:tcW w:w="1096" w:type="dxa"/>
          </w:tcPr>
          <w:p w14:paraId="44959334" w14:textId="4FC9E92D" w:rsidR="001B658A" w:rsidRPr="00560E1A" w:rsidRDefault="00021B7D" w:rsidP="007733C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0,456</w:t>
            </w:r>
          </w:p>
        </w:tc>
        <w:tc>
          <w:tcPr>
            <w:tcW w:w="709" w:type="dxa"/>
          </w:tcPr>
          <w:p w14:paraId="393CFF98" w14:textId="36AFDCD5" w:rsidR="001B658A" w:rsidRPr="00560E1A" w:rsidRDefault="00735D31"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2022-2026</w:t>
            </w:r>
          </w:p>
        </w:tc>
        <w:tc>
          <w:tcPr>
            <w:tcW w:w="3068" w:type="dxa"/>
          </w:tcPr>
          <w:p w14:paraId="0C254B47" w14:textId="77777777" w:rsidR="001B658A" w:rsidRPr="00560E1A" w:rsidRDefault="00AF7419" w:rsidP="00AF7419">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HUMAN DEVELOPMENT</w:t>
            </w:r>
          </w:p>
          <w:p w14:paraId="4C18AD68" w14:textId="77777777" w:rsidR="00AF7419" w:rsidRPr="00560E1A" w:rsidRDefault="003E7AA5" w:rsidP="003E7AA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ECONOMIC DIVERSIFICATION AND SUSTAINABLE LIVELIHOODS</w:t>
            </w:r>
          </w:p>
          <w:p w14:paraId="3F9DDCE0" w14:textId="77777777" w:rsidR="003E7AA5" w:rsidRPr="00560E1A" w:rsidRDefault="003E7AA5" w:rsidP="003E7AA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CLIMATE RESILIENCE AND SUSTAINABLE USE OF NATURAL RESOURCES</w:t>
            </w:r>
          </w:p>
          <w:p w14:paraId="74262B8E" w14:textId="49E1158C" w:rsidR="003E7AA5" w:rsidRPr="00560E1A" w:rsidRDefault="003E7AA5" w:rsidP="003E7AA5">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 xml:space="preserve">PEACEBUILDING, HUMAN </w:t>
            </w:r>
            <w:proofErr w:type="gramStart"/>
            <w:r w:rsidRPr="00560E1A">
              <w:rPr>
                <w:rFonts w:eastAsia="PMingLiU" w:cs="Arial"/>
                <w:color w:val="000000" w:themeColor="text1"/>
                <w:sz w:val="14"/>
                <w:szCs w:val="14"/>
              </w:rPr>
              <w:t>RIGHTS</w:t>
            </w:r>
            <w:proofErr w:type="gramEnd"/>
            <w:r w:rsidRPr="00560E1A">
              <w:rPr>
                <w:rFonts w:eastAsia="PMingLiU" w:cs="Arial"/>
                <w:color w:val="000000" w:themeColor="text1"/>
                <w:sz w:val="14"/>
                <w:szCs w:val="14"/>
              </w:rPr>
              <w:t xml:space="preserve"> AND INCLUSIVE GOVERNANCE</w:t>
            </w:r>
          </w:p>
        </w:tc>
        <w:tc>
          <w:tcPr>
            <w:tcW w:w="3118" w:type="dxa"/>
          </w:tcPr>
          <w:p w14:paraId="7761CF68" w14:textId="59C673E1" w:rsidR="001B658A" w:rsidRPr="00560E1A" w:rsidRDefault="001F5CFF"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No UCS</w:t>
            </w:r>
          </w:p>
        </w:tc>
      </w:tr>
      <w:tr w:rsidR="00184812" w:rsidRPr="00560E1A" w14:paraId="15BE085E" w14:textId="77777777" w:rsidTr="00E06269">
        <w:trPr>
          <w:trHeight w:val="280"/>
        </w:trPr>
        <w:tc>
          <w:tcPr>
            <w:tcW w:w="1133" w:type="dxa"/>
          </w:tcPr>
          <w:p w14:paraId="69318C65" w14:textId="0277C6BB" w:rsidR="001B658A" w:rsidRPr="00560E1A" w:rsidRDefault="001B658A" w:rsidP="001B658A">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Namibia</w:t>
            </w:r>
          </w:p>
        </w:tc>
        <w:tc>
          <w:tcPr>
            <w:tcW w:w="1096" w:type="dxa"/>
          </w:tcPr>
          <w:p w14:paraId="2CE3F887" w14:textId="65560204" w:rsidR="001B658A" w:rsidRPr="00560E1A" w:rsidRDefault="00021B7D" w:rsidP="007733C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0,646</w:t>
            </w:r>
          </w:p>
        </w:tc>
        <w:tc>
          <w:tcPr>
            <w:tcW w:w="709" w:type="dxa"/>
          </w:tcPr>
          <w:p w14:paraId="40C213DB" w14:textId="793B78F7" w:rsidR="001B658A" w:rsidRPr="00560E1A" w:rsidRDefault="006D3DBF"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2019-2023</w:t>
            </w:r>
          </w:p>
        </w:tc>
        <w:tc>
          <w:tcPr>
            <w:tcW w:w="3068" w:type="dxa"/>
          </w:tcPr>
          <w:p w14:paraId="69AD1D27" w14:textId="77777777" w:rsidR="001B658A" w:rsidRPr="00560E1A" w:rsidRDefault="00322187" w:rsidP="001B658A">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Economic Progression</w:t>
            </w:r>
          </w:p>
          <w:p w14:paraId="1F9BB4A7" w14:textId="77777777" w:rsidR="00322187" w:rsidRPr="00560E1A" w:rsidRDefault="00150B96" w:rsidP="001B658A">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Social Transformation</w:t>
            </w:r>
          </w:p>
          <w:p w14:paraId="36273EC3" w14:textId="77777777" w:rsidR="00150B96" w:rsidRPr="00560E1A" w:rsidRDefault="00150B96" w:rsidP="001B658A">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Environmental Sustainability</w:t>
            </w:r>
          </w:p>
          <w:p w14:paraId="708096F7" w14:textId="4760929D" w:rsidR="00150B96" w:rsidRPr="00560E1A" w:rsidRDefault="00150B96" w:rsidP="001B658A">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Good Governance</w:t>
            </w:r>
          </w:p>
        </w:tc>
        <w:tc>
          <w:tcPr>
            <w:tcW w:w="3118" w:type="dxa"/>
          </w:tcPr>
          <w:p w14:paraId="102C7CD7" w14:textId="70388850" w:rsidR="001B658A" w:rsidRPr="00560E1A" w:rsidRDefault="006B3037"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No UCS</w:t>
            </w:r>
          </w:p>
        </w:tc>
      </w:tr>
      <w:tr w:rsidR="00184812" w:rsidRPr="00560E1A" w14:paraId="29F05953" w14:textId="77777777" w:rsidTr="00E06269">
        <w:trPr>
          <w:trHeight w:val="280"/>
        </w:trPr>
        <w:tc>
          <w:tcPr>
            <w:tcW w:w="1133" w:type="dxa"/>
          </w:tcPr>
          <w:p w14:paraId="331A6865" w14:textId="480FB20D" w:rsidR="001B658A" w:rsidRPr="00560E1A" w:rsidRDefault="001B658A" w:rsidP="001B658A">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t>South Africa</w:t>
            </w:r>
          </w:p>
        </w:tc>
        <w:tc>
          <w:tcPr>
            <w:tcW w:w="1096" w:type="dxa"/>
          </w:tcPr>
          <w:p w14:paraId="1723C67B" w14:textId="05EE6CA5" w:rsidR="001B658A" w:rsidRPr="00560E1A" w:rsidRDefault="00021B7D" w:rsidP="007733C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0,709</w:t>
            </w:r>
          </w:p>
        </w:tc>
        <w:tc>
          <w:tcPr>
            <w:tcW w:w="709" w:type="dxa"/>
          </w:tcPr>
          <w:p w14:paraId="528223B7" w14:textId="4D780B59" w:rsidR="001B658A" w:rsidRPr="00560E1A" w:rsidRDefault="00E97514"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2020-2025</w:t>
            </w:r>
          </w:p>
        </w:tc>
        <w:tc>
          <w:tcPr>
            <w:tcW w:w="3068" w:type="dxa"/>
          </w:tcPr>
          <w:p w14:paraId="21CB59CA" w14:textId="77777777" w:rsidR="001B658A" w:rsidRPr="00560E1A" w:rsidRDefault="00ED54F2" w:rsidP="00ED54F2">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Inclusive, just, and sustainable economic growth: reduce persistent social and economic inequalities for men and women in the public and private sector, support re-structuring of the economy to make it more representative and inclusive of all people, promote equality for youth and other</w:t>
            </w:r>
            <w:r w:rsidR="00643FBE" w:rsidRPr="00560E1A">
              <w:rPr>
                <w:rFonts w:eastAsia="PMingLiU" w:cs="Arial"/>
                <w:color w:val="000000" w:themeColor="text1"/>
                <w:sz w:val="14"/>
                <w:szCs w:val="14"/>
              </w:rPr>
              <w:t xml:space="preserve"> marginalised groups, and increase productivity and enhance value chain development across economic sectors towards a greener, more diversified and more people-centred economy in South Africa.</w:t>
            </w:r>
          </w:p>
          <w:p w14:paraId="69D00ED5" w14:textId="77777777" w:rsidR="00643FBE" w:rsidRPr="00560E1A" w:rsidRDefault="00643FBE" w:rsidP="00643FBE">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 xml:space="preserve">Human capital and social transformation: improve inclusion and access to social services, such as health, well-being, and quality education, and strengthen enjoyment of human rights and protection from violence, </w:t>
            </w:r>
            <w:proofErr w:type="gramStart"/>
            <w:r w:rsidRPr="00560E1A">
              <w:rPr>
                <w:rFonts w:eastAsia="PMingLiU" w:cs="Arial"/>
                <w:color w:val="000000" w:themeColor="text1"/>
                <w:sz w:val="14"/>
                <w:szCs w:val="14"/>
              </w:rPr>
              <w:t>discrimination</w:t>
            </w:r>
            <w:proofErr w:type="gramEnd"/>
            <w:r w:rsidRPr="00560E1A">
              <w:rPr>
                <w:rFonts w:eastAsia="PMingLiU" w:cs="Arial"/>
                <w:color w:val="000000" w:themeColor="text1"/>
                <w:sz w:val="14"/>
                <w:szCs w:val="14"/>
              </w:rPr>
              <w:t xml:space="preserve"> and violations for the most vulnerable and marginalised populations.</w:t>
            </w:r>
          </w:p>
          <w:p w14:paraId="7A397F39" w14:textId="77777777" w:rsidR="00EA3E64" w:rsidRPr="00560E1A" w:rsidRDefault="00EA3E64" w:rsidP="00EA3E64">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Effective, efficient, and transformative governance: improve rights-holders’ access to justice and participation in democratic processes and ensure effective delivery of public services and functioning of oversight institutions.</w:t>
            </w:r>
          </w:p>
          <w:p w14:paraId="65A104CF" w14:textId="537D483C" w:rsidR="00AC7762" w:rsidRPr="00560E1A" w:rsidRDefault="00AC7762" w:rsidP="00AC7762">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 xml:space="preserve">Climate resilience and sustainably managed natural resources: accelerate South Africa´s just transition to a low-carbon society and strengthen climate change resilience of vulnerable and </w:t>
            </w:r>
            <w:r w:rsidRPr="00560E1A">
              <w:rPr>
                <w:rFonts w:eastAsia="PMingLiU" w:cs="Arial"/>
                <w:color w:val="000000" w:themeColor="text1"/>
                <w:sz w:val="14"/>
                <w:szCs w:val="14"/>
              </w:rPr>
              <w:lastRenderedPageBreak/>
              <w:t xml:space="preserve">marginalised communities and improve efficient and </w:t>
            </w:r>
            <w:proofErr w:type="gramStart"/>
            <w:r w:rsidRPr="00560E1A">
              <w:rPr>
                <w:rFonts w:eastAsia="PMingLiU" w:cs="Arial"/>
                <w:color w:val="000000" w:themeColor="text1"/>
                <w:sz w:val="14"/>
                <w:szCs w:val="14"/>
              </w:rPr>
              <w:t>environmentally-sound</w:t>
            </w:r>
            <w:proofErr w:type="gramEnd"/>
            <w:r w:rsidRPr="00560E1A">
              <w:rPr>
                <w:rFonts w:eastAsia="PMingLiU" w:cs="Arial"/>
                <w:color w:val="000000" w:themeColor="text1"/>
                <w:sz w:val="14"/>
                <w:szCs w:val="14"/>
              </w:rPr>
              <w:t xml:space="preserve"> management and utilisation of natural resources.</w:t>
            </w:r>
          </w:p>
        </w:tc>
        <w:tc>
          <w:tcPr>
            <w:tcW w:w="3118" w:type="dxa"/>
          </w:tcPr>
          <w:p w14:paraId="7760A29A" w14:textId="5D30A5AC" w:rsidR="00A80B8A" w:rsidRPr="00560E1A" w:rsidRDefault="00F41320" w:rsidP="00A80B8A">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lastRenderedPageBreak/>
              <w:t>ED:</w:t>
            </w:r>
            <w:r w:rsidR="00A80B8A" w:rsidRPr="00560E1A">
              <w:rPr>
                <w:rFonts w:eastAsia="PMingLiU" w:cs="Arial"/>
                <w:color w:val="000000" w:themeColor="text1"/>
                <w:sz w:val="14"/>
                <w:szCs w:val="14"/>
              </w:rPr>
              <w:t xml:space="preserve"> • Promoting and supporting efforts on the attainment of quality Education for All</w:t>
            </w:r>
          </w:p>
          <w:p w14:paraId="514AE7A1" w14:textId="77777777" w:rsidR="00A80B8A" w:rsidRPr="00560E1A" w:rsidRDefault="00A80B8A" w:rsidP="00A80B8A">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 Supporting within the sub-regional context of</w:t>
            </w:r>
          </w:p>
          <w:p w14:paraId="06B37EFE" w14:textId="032447B3" w:rsidR="00CA0996" w:rsidRPr="00560E1A" w:rsidRDefault="00A80B8A" w:rsidP="00184812">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SADC, and in a cross-disciplinary manner, the</w:t>
            </w:r>
            <w:r w:rsidR="00184812" w:rsidRPr="00560E1A">
              <w:rPr>
                <w:rFonts w:eastAsia="PMingLiU" w:cs="Arial"/>
                <w:color w:val="000000" w:themeColor="text1"/>
                <w:sz w:val="14"/>
                <w:szCs w:val="14"/>
              </w:rPr>
              <w:t xml:space="preserve"> </w:t>
            </w:r>
            <w:r w:rsidRPr="00560E1A">
              <w:rPr>
                <w:rFonts w:eastAsia="PMingLiU" w:cs="Arial"/>
                <w:color w:val="000000" w:themeColor="text1"/>
                <w:sz w:val="14"/>
                <w:szCs w:val="14"/>
              </w:rPr>
              <w:t xml:space="preserve">implementation of the Decade of Education for Sustainable Development. </w:t>
            </w:r>
          </w:p>
          <w:p w14:paraId="47F2ACCD" w14:textId="6F97EC73" w:rsidR="00CA446B" w:rsidRPr="00560E1A" w:rsidRDefault="00CA446B" w:rsidP="00283025">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 xml:space="preserve">SC: </w:t>
            </w:r>
            <w:r w:rsidR="008C1124" w:rsidRPr="00560E1A">
              <w:rPr>
                <w:rFonts w:eastAsia="PMingLiU" w:cs="Arial"/>
                <w:color w:val="000000" w:themeColor="text1"/>
                <w:sz w:val="14"/>
                <w:szCs w:val="14"/>
              </w:rPr>
              <w:t xml:space="preserve">• </w:t>
            </w:r>
            <w:r w:rsidRPr="00560E1A">
              <w:rPr>
                <w:rFonts w:eastAsia="PMingLiU" w:cs="Arial"/>
                <w:color w:val="000000" w:themeColor="text1"/>
                <w:sz w:val="14"/>
                <w:szCs w:val="14"/>
              </w:rPr>
              <w:t>Implementation of the UNESCO-SADC Integrated</w:t>
            </w:r>
            <w:r w:rsidR="00283025" w:rsidRPr="00560E1A">
              <w:rPr>
                <w:rFonts w:eastAsia="PMingLiU" w:cs="Arial"/>
                <w:color w:val="000000" w:themeColor="text1"/>
                <w:sz w:val="14"/>
                <w:szCs w:val="14"/>
              </w:rPr>
              <w:t xml:space="preserve"> </w:t>
            </w:r>
            <w:r w:rsidRPr="00560E1A">
              <w:rPr>
                <w:rFonts w:eastAsia="PMingLiU" w:cs="Arial"/>
                <w:color w:val="000000" w:themeColor="text1"/>
                <w:sz w:val="14"/>
                <w:szCs w:val="14"/>
              </w:rPr>
              <w:t>Water Resources Management Programme to</w:t>
            </w:r>
            <w:r w:rsidR="00184812" w:rsidRPr="00560E1A">
              <w:rPr>
                <w:rFonts w:eastAsia="PMingLiU" w:cs="Arial"/>
                <w:color w:val="000000" w:themeColor="text1"/>
                <w:sz w:val="14"/>
                <w:szCs w:val="14"/>
              </w:rPr>
              <w:t xml:space="preserve"> </w:t>
            </w:r>
            <w:r w:rsidRPr="00560E1A">
              <w:rPr>
                <w:rFonts w:eastAsia="PMingLiU" w:cs="Arial"/>
                <w:color w:val="000000" w:themeColor="text1"/>
                <w:sz w:val="14"/>
                <w:szCs w:val="14"/>
              </w:rPr>
              <w:t>strengthen proactive climate risk management to</w:t>
            </w:r>
            <w:r w:rsidR="00184812" w:rsidRPr="00560E1A">
              <w:rPr>
                <w:rFonts w:eastAsia="PMingLiU" w:cs="Arial"/>
                <w:color w:val="000000" w:themeColor="text1"/>
                <w:sz w:val="14"/>
                <w:szCs w:val="14"/>
              </w:rPr>
              <w:t xml:space="preserve"> </w:t>
            </w:r>
            <w:r w:rsidRPr="00560E1A">
              <w:rPr>
                <w:rFonts w:eastAsia="PMingLiU" w:cs="Arial"/>
                <w:color w:val="000000" w:themeColor="text1"/>
                <w:sz w:val="14"/>
                <w:szCs w:val="14"/>
              </w:rPr>
              <w:t>ensure South Africa’s water security</w:t>
            </w:r>
          </w:p>
          <w:p w14:paraId="43DC205F" w14:textId="77777777" w:rsidR="00CA446B" w:rsidRPr="00560E1A" w:rsidRDefault="00CA446B" w:rsidP="00CA446B">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 Supporting the development of community-based,</w:t>
            </w:r>
          </w:p>
          <w:p w14:paraId="6ED2A590" w14:textId="77777777" w:rsidR="00CA446B" w:rsidRPr="00560E1A" w:rsidRDefault="00CA446B" w:rsidP="00CA446B">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bottom-up approaches to climate change adaptation,</w:t>
            </w:r>
          </w:p>
          <w:p w14:paraId="22268957" w14:textId="77777777" w:rsidR="00CA446B" w:rsidRPr="00560E1A" w:rsidRDefault="00CA446B" w:rsidP="00CA446B">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with a particular focus on ecosystem-based</w:t>
            </w:r>
          </w:p>
          <w:p w14:paraId="19548CDB" w14:textId="3B6F842E" w:rsidR="00CA446B" w:rsidRPr="00560E1A" w:rsidRDefault="00CA446B" w:rsidP="00CA446B">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adaptation</w:t>
            </w:r>
          </w:p>
          <w:p w14:paraId="0AF7ECC4" w14:textId="77777777" w:rsidR="008C1124" w:rsidRPr="00560E1A" w:rsidRDefault="008C1124" w:rsidP="008C1124">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SHS: • Enhancing rights and participation</w:t>
            </w:r>
          </w:p>
          <w:p w14:paraId="6442D306" w14:textId="77777777" w:rsidR="008C1124" w:rsidRPr="00560E1A" w:rsidRDefault="008C1124" w:rsidP="008C1124">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 Advancing equality and social inclusion with a focus</w:t>
            </w:r>
          </w:p>
          <w:p w14:paraId="4E20F84A" w14:textId="72A67361" w:rsidR="008C1124" w:rsidRPr="00560E1A" w:rsidRDefault="008C1124" w:rsidP="008C1124">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on women and people with disabilities</w:t>
            </w:r>
          </w:p>
          <w:p w14:paraId="40814C6E" w14:textId="77777777" w:rsidR="00857D2B" w:rsidRPr="00560E1A" w:rsidRDefault="00D14C4F" w:rsidP="00857D2B">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CLT:</w:t>
            </w:r>
            <w:r w:rsidR="00857D2B" w:rsidRPr="00560E1A">
              <w:rPr>
                <w:rFonts w:eastAsia="PMingLiU" w:cs="Arial"/>
                <w:color w:val="000000" w:themeColor="text1"/>
                <w:sz w:val="14"/>
                <w:szCs w:val="14"/>
              </w:rPr>
              <w:t xml:space="preserve"> • Strengthening South Africa’s cultural industries,</w:t>
            </w:r>
          </w:p>
          <w:p w14:paraId="3B5DF339" w14:textId="77777777" w:rsidR="00857D2B" w:rsidRPr="00560E1A" w:rsidRDefault="00857D2B" w:rsidP="00857D2B">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particularly the craft sector</w:t>
            </w:r>
          </w:p>
          <w:p w14:paraId="66489BC0" w14:textId="1B72A92D" w:rsidR="00857D2B" w:rsidRPr="00560E1A" w:rsidRDefault="00857D2B" w:rsidP="00184812">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 Supporting the government to enhance and roll</w:t>
            </w:r>
            <w:r w:rsidR="00184812" w:rsidRPr="00560E1A">
              <w:rPr>
                <w:rFonts w:eastAsia="PMingLiU" w:cs="Arial"/>
                <w:color w:val="000000" w:themeColor="text1"/>
                <w:sz w:val="14"/>
                <w:szCs w:val="14"/>
              </w:rPr>
              <w:t xml:space="preserve"> </w:t>
            </w:r>
            <w:r w:rsidRPr="00560E1A">
              <w:rPr>
                <w:rFonts w:eastAsia="PMingLiU" w:cs="Arial"/>
                <w:color w:val="000000" w:themeColor="text1"/>
                <w:sz w:val="14"/>
                <w:szCs w:val="14"/>
              </w:rPr>
              <w:t>out appropriate policies and programmes on</w:t>
            </w:r>
          </w:p>
          <w:p w14:paraId="47101C21" w14:textId="2B3D9119" w:rsidR="00D14C4F" w:rsidRPr="00560E1A" w:rsidRDefault="00857D2B" w:rsidP="00184812">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employment-intensive investments and training in</w:t>
            </w:r>
            <w:r w:rsidR="00184812" w:rsidRPr="00560E1A">
              <w:rPr>
                <w:rFonts w:eastAsia="PMingLiU" w:cs="Arial"/>
                <w:color w:val="000000" w:themeColor="text1"/>
                <w:sz w:val="14"/>
                <w:szCs w:val="14"/>
              </w:rPr>
              <w:t xml:space="preserve"> </w:t>
            </w:r>
            <w:r w:rsidRPr="00560E1A">
              <w:rPr>
                <w:rFonts w:eastAsia="PMingLiU" w:cs="Arial"/>
                <w:color w:val="000000" w:themeColor="text1"/>
                <w:sz w:val="14"/>
                <w:szCs w:val="14"/>
              </w:rPr>
              <w:t>the field of cultural industries</w:t>
            </w:r>
          </w:p>
          <w:p w14:paraId="1DAB68CB" w14:textId="052D57C9" w:rsidR="00184812" w:rsidRPr="00560E1A" w:rsidRDefault="00184812" w:rsidP="00184812">
            <w:pPr>
              <w:autoSpaceDE w:val="0"/>
              <w:autoSpaceDN w:val="0"/>
              <w:adjustRightInd w:val="0"/>
              <w:spacing w:before="0" w:after="0"/>
              <w:rPr>
                <w:rFonts w:eastAsia="PMingLiU" w:cs="Arial"/>
                <w:color w:val="000000" w:themeColor="text1"/>
                <w:sz w:val="14"/>
                <w:szCs w:val="14"/>
              </w:rPr>
            </w:pPr>
            <w:r w:rsidRPr="00560E1A">
              <w:rPr>
                <w:rFonts w:eastAsia="PMingLiU" w:cs="Arial"/>
                <w:color w:val="000000" w:themeColor="text1"/>
                <w:sz w:val="14"/>
                <w:szCs w:val="14"/>
              </w:rPr>
              <w:t>CI: • Empowerment of women in access to information</w:t>
            </w:r>
          </w:p>
          <w:p w14:paraId="53DFFDD9" w14:textId="77777777" w:rsidR="00184812" w:rsidRPr="00560E1A" w:rsidRDefault="00184812" w:rsidP="00184812">
            <w:pPr>
              <w:autoSpaceDE w:val="0"/>
              <w:autoSpaceDN w:val="0"/>
              <w:adjustRightInd w:val="0"/>
              <w:spacing w:before="0" w:after="0"/>
              <w:rPr>
                <w:rFonts w:eastAsia="PMingLiU" w:cs="Arial"/>
                <w:color w:val="000000" w:themeColor="text1"/>
                <w:sz w:val="14"/>
                <w:szCs w:val="14"/>
              </w:rPr>
            </w:pPr>
            <w:r w:rsidRPr="00560E1A">
              <w:rPr>
                <w:rFonts w:eastAsia="PMingLiU" w:cs="Arial"/>
                <w:color w:val="000000" w:themeColor="text1"/>
                <w:sz w:val="14"/>
                <w:szCs w:val="14"/>
              </w:rPr>
              <w:t>and use of ICTs</w:t>
            </w:r>
          </w:p>
          <w:p w14:paraId="531A6052" w14:textId="77777777" w:rsidR="00184812" w:rsidRPr="00560E1A" w:rsidRDefault="00184812" w:rsidP="00184812">
            <w:pPr>
              <w:autoSpaceDE w:val="0"/>
              <w:autoSpaceDN w:val="0"/>
              <w:adjustRightInd w:val="0"/>
              <w:spacing w:before="0" w:after="0"/>
              <w:rPr>
                <w:rFonts w:eastAsia="PMingLiU" w:cs="Arial"/>
                <w:color w:val="000000" w:themeColor="text1"/>
                <w:sz w:val="14"/>
                <w:szCs w:val="14"/>
              </w:rPr>
            </w:pPr>
            <w:r w:rsidRPr="00560E1A">
              <w:rPr>
                <w:rFonts w:eastAsia="PMingLiU" w:cs="Arial"/>
                <w:color w:val="000000" w:themeColor="text1"/>
                <w:sz w:val="14"/>
                <w:szCs w:val="14"/>
              </w:rPr>
              <w:lastRenderedPageBreak/>
              <w:t>• Build the capacities of media professionals through</w:t>
            </w:r>
          </w:p>
          <w:p w14:paraId="78CD12B6" w14:textId="35EE189C" w:rsidR="00184812" w:rsidRPr="00560E1A" w:rsidRDefault="00184812" w:rsidP="00184812">
            <w:pPr>
              <w:shd w:val="clear" w:color="auto" w:fill="FFFFFF" w:themeFill="background1"/>
              <w:spacing w:after="0"/>
              <w:contextualSpacing/>
              <w:rPr>
                <w:rFonts w:eastAsia="PMingLiU" w:cs="Arial"/>
                <w:color w:val="000000" w:themeColor="text1"/>
                <w:sz w:val="14"/>
                <w:szCs w:val="14"/>
              </w:rPr>
            </w:pPr>
            <w:r w:rsidRPr="00560E1A">
              <w:rPr>
                <w:rFonts w:eastAsia="PMingLiU" w:cs="Arial"/>
                <w:color w:val="000000" w:themeColor="text1"/>
                <w:sz w:val="14"/>
                <w:szCs w:val="14"/>
              </w:rPr>
              <w:t>enhancing the quality of media training institutions</w:t>
            </w:r>
          </w:p>
          <w:p w14:paraId="6D427787" w14:textId="6ED53AE0" w:rsidR="001B658A" w:rsidRPr="00560E1A" w:rsidRDefault="001B658A" w:rsidP="00BE0839">
            <w:pPr>
              <w:shd w:val="clear" w:color="auto" w:fill="FFFFFF" w:themeFill="background1"/>
              <w:spacing w:after="0"/>
              <w:contextualSpacing/>
              <w:rPr>
                <w:rFonts w:eastAsia="PMingLiU" w:cs="Arial"/>
                <w:color w:val="000000" w:themeColor="text1"/>
                <w:sz w:val="14"/>
                <w:szCs w:val="14"/>
              </w:rPr>
            </w:pPr>
          </w:p>
        </w:tc>
      </w:tr>
      <w:tr w:rsidR="00184812" w:rsidRPr="00560E1A" w14:paraId="23EB44FC" w14:textId="77777777" w:rsidTr="00E06269">
        <w:trPr>
          <w:trHeight w:val="280"/>
        </w:trPr>
        <w:tc>
          <w:tcPr>
            <w:tcW w:w="1133" w:type="dxa"/>
          </w:tcPr>
          <w:p w14:paraId="687FB5B9" w14:textId="1D2E6675" w:rsidR="001B658A" w:rsidRPr="00560E1A" w:rsidRDefault="001B658A" w:rsidP="001B658A">
            <w:pPr>
              <w:shd w:val="clear" w:color="auto" w:fill="FFFFFF" w:themeFill="background1"/>
              <w:rPr>
                <w:rFonts w:eastAsia="PMingLiU" w:cs="Arial"/>
                <w:color w:val="000000" w:themeColor="text1"/>
                <w:sz w:val="16"/>
                <w:szCs w:val="16"/>
              </w:rPr>
            </w:pPr>
            <w:r w:rsidRPr="00560E1A">
              <w:rPr>
                <w:rFonts w:eastAsia="PMingLiU" w:cs="Arial"/>
                <w:color w:val="000000" w:themeColor="text1"/>
                <w:sz w:val="16"/>
                <w:szCs w:val="16"/>
              </w:rPr>
              <w:lastRenderedPageBreak/>
              <w:t>Zambia</w:t>
            </w:r>
          </w:p>
        </w:tc>
        <w:tc>
          <w:tcPr>
            <w:tcW w:w="1096" w:type="dxa"/>
          </w:tcPr>
          <w:p w14:paraId="066B655C" w14:textId="1175CE09" w:rsidR="001B658A" w:rsidRPr="00560E1A" w:rsidRDefault="007733C5" w:rsidP="007733C5">
            <w:pPr>
              <w:shd w:val="clear" w:color="auto" w:fill="FFFFFF" w:themeFill="background1"/>
              <w:rPr>
                <w:rFonts w:eastAsia="PMingLiU" w:cs="Arial"/>
                <w:color w:val="000000" w:themeColor="text1"/>
                <w:sz w:val="16"/>
                <w:szCs w:val="16"/>
                <w:lang w:val="en-US"/>
              </w:rPr>
            </w:pPr>
            <w:r w:rsidRPr="00560E1A">
              <w:rPr>
                <w:rFonts w:eastAsia="PMingLiU" w:cs="Arial"/>
                <w:color w:val="000000" w:themeColor="text1"/>
                <w:sz w:val="16"/>
                <w:szCs w:val="16"/>
                <w:lang w:val="en-US"/>
              </w:rPr>
              <w:t>0,584</w:t>
            </w:r>
          </w:p>
        </w:tc>
        <w:tc>
          <w:tcPr>
            <w:tcW w:w="709" w:type="dxa"/>
          </w:tcPr>
          <w:p w14:paraId="2BD5CA91" w14:textId="77777777" w:rsidR="001B658A" w:rsidRPr="00560E1A" w:rsidRDefault="001D314D"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 xml:space="preserve">2016-2021 </w:t>
            </w:r>
          </w:p>
          <w:p w14:paraId="611C3B29" w14:textId="43C8F744" w:rsidR="001D314D" w:rsidRPr="00560E1A" w:rsidRDefault="001D314D" w:rsidP="001B658A">
            <w:p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lang w:val="en-US"/>
              </w:rPr>
              <w:t>(</w:t>
            </w:r>
            <w:proofErr w:type="spellStart"/>
            <w:r w:rsidRPr="00560E1A">
              <w:rPr>
                <w:rFonts w:eastAsia="PMingLiU" w:cs="Arial"/>
                <w:color w:val="000000" w:themeColor="text1"/>
                <w:sz w:val="14"/>
                <w:szCs w:val="14"/>
                <w:lang w:val="en-US"/>
              </w:rPr>
              <w:t>out-dated</w:t>
            </w:r>
            <w:proofErr w:type="spellEnd"/>
            <w:r w:rsidRPr="00560E1A">
              <w:rPr>
                <w:rFonts w:eastAsia="PMingLiU" w:cs="Arial"/>
                <w:color w:val="000000" w:themeColor="text1"/>
                <w:sz w:val="14"/>
                <w:szCs w:val="14"/>
                <w:lang w:val="en-US"/>
              </w:rPr>
              <w:t>)</w:t>
            </w:r>
          </w:p>
        </w:tc>
        <w:tc>
          <w:tcPr>
            <w:tcW w:w="3068" w:type="dxa"/>
          </w:tcPr>
          <w:p w14:paraId="03E92438" w14:textId="77777777" w:rsidR="001B658A" w:rsidRPr="00560E1A" w:rsidRDefault="00DE2E70" w:rsidP="00DE2E70">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Inclusive Social Development</w:t>
            </w:r>
          </w:p>
          <w:p w14:paraId="08174D0E" w14:textId="77777777" w:rsidR="00DE2E70" w:rsidRPr="00560E1A" w:rsidRDefault="00DE2E70" w:rsidP="00DE2E70">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Environmentally Sustainable and Inclusive Economic Development</w:t>
            </w:r>
          </w:p>
          <w:p w14:paraId="13166B57" w14:textId="22A9BCB7" w:rsidR="0069131D" w:rsidRPr="00560E1A" w:rsidRDefault="0069131D" w:rsidP="0069131D">
            <w:pPr>
              <w:pStyle w:val="ListParagraph"/>
              <w:numPr>
                <w:ilvl w:val="0"/>
                <w:numId w:val="10"/>
              </w:numPr>
              <w:shd w:val="clear" w:color="auto" w:fill="FFFFFF" w:themeFill="background1"/>
              <w:rPr>
                <w:rFonts w:eastAsia="PMingLiU" w:cs="Arial"/>
                <w:color w:val="000000" w:themeColor="text1"/>
                <w:sz w:val="14"/>
                <w:szCs w:val="14"/>
                <w:lang w:val="en-US"/>
              </w:rPr>
            </w:pPr>
            <w:r w:rsidRPr="00560E1A">
              <w:rPr>
                <w:rFonts w:eastAsia="PMingLiU" w:cs="Arial"/>
                <w:color w:val="000000" w:themeColor="text1"/>
                <w:sz w:val="14"/>
                <w:szCs w:val="14"/>
              </w:rPr>
              <w:t>Governance and Participation</w:t>
            </w:r>
          </w:p>
        </w:tc>
        <w:tc>
          <w:tcPr>
            <w:tcW w:w="3118" w:type="dxa"/>
          </w:tcPr>
          <w:p w14:paraId="29D54E8F" w14:textId="77777777" w:rsidR="001B658A" w:rsidRPr="00560E1A" w:rsidRDefault="00166B16" w:rsidP="00C90D2C">
            <w:pPr>
              <w:shd w:val="clear" w:color="auto" w:fill="FFFFFF" w:themeFill="background1"/>
              <w:rPr>
                <w:rFonts w:eastAsia="PMingLiU" w:cs="Arial"/>
                <w:color w:val="000000" w:themeColor="text1"/>
                <w:sz w:val="14"/>
                <w:szCs w:val="14"/>
              </w:rPr>
            </w:pPr>
            <w:r w:rsidRPr="00560E1A">
              <w:rPr>
                <w:rFonts w:eastAsia="PMingLiU" w:cs="Arial"/>
                <w:color w:val="000000" w:themeColor="text1"/>
                <w:sz w:val="14"/>
                <w:szCs w:val="14"/>
                <w:lang w:val="en-US"/>
              </w:rPr>
              <w:t xml:space="preserve">ED: </w:t>
            </w:r>
            <w:r w:rsidRPr="00560E1A">
              <w:rPr>
                <w:rFonts w:eastAsia="PMingLiU" w:cs="Arial"/>
                <w:color w:val="000000" w:themeColor="text1"/>
                <w:sz w:val="14"/>
                <w:szCs w:val="14"/>
              </w:rPr>
              <w:t xml:space="preserve">UNESCO will continue to support skills training to enhance human capacity for sustainable national </w:t>
            </w:r>
            <w:r w:rsidR="00C90D2C" w:rsidRPr="00560E1A">
              <w:rPr>
                <w:rFonts w:eastAsia="PMingLiU" w:cs="Arial"/>
                <w:color w:val="000000" w:themeColor="text1"/>
                <w:sz w:val="14"/>
                <w:szCs w:val="14"/>
              </w:rPr>
              <w:t>development and advancing the ESA Commitment, improving the SRH of young people in the region and in Zambia.</w:t>
            </w:r>
          </w:p>
          <w:p w14:paraId="25554276" w14:textId="77777777" w:rsidR="00CB2FA9" w:rsidRPr="00560E1A" w:rsidRDefault="00C90D2C" w:rsidP="00CB2FA9">
            <w:pPr>
              <w:shd w:val="clear" w:color="auto" w:fill="FFFFFF" w:themeFill="background1"/>
              <w:rPr>
                <w:rFonts w:eastAsia="PMingLiU" w:cs="Arial"/>
                <w:color w:val="000000" w:themeColor="text1"/>
                <w:sz w:val="14"/>
                <w:szCs w:val="14"/>
              </w:rPr>
            </w:pPr>
            <w:r w:rsidRPr="00560E1A">
              <w:rPr>
                <w:rFonts w:eastAsia="PMingLiU" w:cs="Arial"/>
                <w:color w:val="000000" w:themeColor="text1"/>
                <w:sz w:val="14"/>
                <w:szCs w:val="14"/>
              </w:rPr>
              <w:t>SC:</w:t>
            </w:r>
            <w:r w:rsidR="00C64FC1" w:rsidRPr="00560E1A">
              <w:rPr>
                <w:rFonts w:eastAsia="PMingLiU" w:cs="Arial"/>
                <w:color w:val="000000" w:themeColor="text1"/>
                <w:sz w:val="14"/>
                <w:szCs w:val="14"/>
              </w:rPr>
              <w:t xml:space="preserve"> plans to</w:t>
            </w:r>
            <w:r w:rsidRPr="00560E1A">
              <w:rPr>
                <w:rFonts w:eastAsia="PMingLiU" w:cs="Arial"/>
                <w:color w:val="000000" w:themeColor="text1"/>
                <w:sz w:val="14"/>
                <w:szCs w:val="14"/>
              </w:rPr>
              <w:t xml:space="preserve"> </w:t>
            </w:r>
            <w:r w:rsidR="00C64FC1" w:rsidRPr="00560E1A">
              <w:rPr>
                <w:rFonts w:eastAsia="PMingLiU" w:cs="Arial"/>
                <w:color w:val="000000" w:themeColor="text1"/>
                <w:sz w:val="14"/>
                <w:szCs w:val="14"/>
              </w:rPr>
              <w:t>identify the hydro climatic products</w:t>
            </w:r>
            <w:r w:rsidR="007E0654" w:rsidRPr="00560E1A">
              <w:rPr>
                <w:rFonts w:eastAsia="PMingLiU" w:cs="Arial"/>
                <w:color w:val="000000" w:themeColor="text1"/>
                <w:sz w:val="14"/>
                <w:szCs w:val="14"/>
              </w:rPr>
              <w:t xml:space="preserve"> active and implemented at national, regional and basin levels within the </w:t>
            </w:r>
            <w:proofErr w:type="gramStart"/>
            <w:r w:rsidR="007E0654" w:rsidRPr="00560E1A">
              <w:rPr>
                <w:rFonts w:eastAsia="PMingLiU" w:cs="Arial"/>
                <w:color w:val="000000" w:themeColor="text1"/>
                <w:sz w:val="14"/>
                <w:szCs w:val="14"/>
              </w:rPr>
              <w:t>Zambezi river</w:t>
            </w:r>
            <w:proofErr w:type="gramEnd"/>
            <w:r w:rsidR="007E0654" w:rsidRPr="00560E1A">
              <w:rPr>
                <w:rFonts w:eastAsia="PMingLiU" w:cs="Arial"/>
                <w:color w:val="000000" w:themeColor="text1"/>
                <w:sz w:val="14"/>
                <w:szCs w:val="14"/>
              </w:rPr>
              <w:t xml:space="preserve"> basin region of Malawi, Mozambique, Zambia and Zimbabwe; and to establish the status of national and regional climate risk management and adaptation strategies and climate risk assessment methodologies</w:t>
            </w:r>
            <w:r w:rsidR="00CB2FA9" w:rsidRPr="00560E1A">
              <w:rPr>
                <w:rFonts w:eastAsia="PMingLiU" w:cs="Arial"/>
                <w:color w:val="000000" w:themeColor="text1"/>
                <w:sz w:val="14"/>
                <w:szCs w:val="14"/>
              </w:rPr>
              <w:t>.</w:t>
            </w:r>
          </w:p>
          <w:p w14:paraId="37538561" w14:textId="77777777" w:rsidR="00CB2FA9" w:rsidRPr="00560E1A" w:rsidRDefault="00CB2FA9" w:rsidP="00CB2FA9">
            <w:pPr>
              <w:shd w:val="clear" w:color="auto" w:fill="FFFFFF" w:themeFill="background1"/>
              <w:rPr>
                <w:rFonts w:eastAsia="PMingLiU" w:cs="Arial"/>
                <w:color w:val="000000" w:themeColor="text1"/>
                <w:sz w:val="14"/>
                <w:szCs w:val="14"/>
              </w:rPr>
            </w:pPr>
            <w:r w:rsidRPr="00560E1A">
              <w:rPr>
                <w:rFonts w:eastAsia="PMingLiU" w:cs="Arial"/>
                <w:color w:val="000000" w:themeColor="text1"/>
                <w:sz w:val="14"/>
                <w:szCs w:val="14"/>
              </w:rPr>
              <w:t xml:space="preserve">SHS: the MOST Africa initiative with focus on MOST Schools on migration research and </w:t>
            </w:r>
            <w:proofErr w:type="gramStart"/>
            <w:r w:rsidRPr="00560E1A">
              <w:rPr>
                <w:rFonts w:eastAsia="PMingLiU" w:cs="Arial"/>
                <w:color w:val="000000" w:themeColor="text1"/>
                <w:sz w:val="14"/>
                <w:szCs w:val="14"/>
              </w:rPr>
              <w:t>policies;•</w:t>
            </w:r>
            <w:proofErr w:type="gramEnd"/>
            <w:r w:rsidRPr="00560E1A">
              <w:rPr>
                <w:rFonts w:eastAsia="PMingLiU" w:cs="Arial"/>
                <w:color w:val="000000" w:themeColor="text1"/>
                <w:sz w:val="14"/>
                <w:szCs w:val="14"/>
              </w:rPr>
              <w:t xml:space="preserve"> Capacity building programs etc.</w:t>
            </w:r>
          </w:p>
          <w:p w14:paraId="7D34E034" w14:textId="77777777" w:rsidR="00ED6317" w:rsidRPr="00560E1A" w:rsidRDefault="00ED6317" w:rsidP="00631658">
            <w:pPr>
              <w:shd w:val="clear" w:color="auto" w:fill="FFFFFF" w:themeFill="background1"/>
              <w:rPr>
                <w:rFonts w:eastAsia="PMingLiU" w:cs="Arial"/>
                <w:color w:val="000000" w:themeColor="text1"/>
                <w:sz w:val="14"/>
                <w:szCs w:val="14"/>
              </w:rPr>
            </w:pPr>
            <w:r w:rsidRPr="00560E1A">
              <w:rPr>
                <w:rFonts w:eastAsia="PMingLiU" w:cs="Arial"/>
                <w:color w:val="000000" w:themeColor="text1"/>
                <w:sz w:val="14"/>
                <w:szCs w:val="14"/>
              </w:rPr>
              <w:t>CLT: advocating for the</w:t>
            </w:r>
            <w:r w:rsidR="00631658" w:rsidRPr="00560E1A">
              <w:rPr>
                <w:rFonts w:eastAsia="PMingLiU" w:cs="Arial"/>
                <w:color w:val="000000" w:themeColor="text1"/>
                <w:sz w:val="14"/>
                <w:szCs w:val="14"/>
              </w:rPr>
              <w:t xml:space="preserve"> </w:t>
            </w:r>
            <w:r w:rsidRPr="00560E1A">
              <w:rPr>
                <w:rFonts w:eastAsia="PMingLiU" w:cs="Arial"/>
                <w:color w:val="000000" w:themeColor="text1"/>
                <w:sz w:val="14"/>
                <w:szCs w:val="14"/>
              </w:rPr>
              <w:t>role of culture in sustainable development and</w:t>
            </w:r>
            <w:r w:rsidR="00631658" w:rsidRPr="00560E1A">
              <w:rPr>
                <w:rFonts w:eastAsia="PMingLiU" w:cs="Arial"/>
                <w:color w:val="000000" w:themeColor="text1"/>
                <w:sz w:val="14"/>
                <w:szCs w:val="14"/>
              </w:rPr>
              <w:t xml:space="preserve"> </w:t>
            </w:r>
            <w:r w:rsidRPr="00560E1A">
              <w:rPr>
                <w:rFonts w:eastAsia="PMingLiU" w:cs="Arial"/>
                <w:color w:val="000000" w:themeColor="text1"/>
                <w:sz w:val="14"/>
                <w:szCs w:val="14"/>
              </w:rPr>
              <w:t>support the development of Zambia’s cultural and</w:t>
            </w:r>
            <w:r w:rsidR="00631658" w:rsidRPr="00560E1A">
              <w:rPr>
                <w:rFonts w:eastAsia="PMingLiU" w:cs="Arial"/>
                <w:color w:val="000000" w:themeColor="text1"/>
                <w:sz w:val="14"/>
                <w:szCs w:val="14"/>
              </w:rPr>
              <w:t xml:space="preserve"> </w:t>
            </w:r>
            <w:r w:rsidRPr="00560E1A">
              <w:rPr>
                <w:rFonts w:eastAsia="PMingLiU" w:cs="Arial"/>
                <w:color w:val="000000" w:themeColor="text1"/>
                <w:sz w:val="14"/>
                <w:szCs w:val="14"/>
              </w:rPr>
              <w:t>creative industries.</w:t>
            </w:r>
          </w:p>
          <w:p w14:paraId="5E209B1B" w14:textId="6331ADEA" w:rsidR="00631658" w:rsidRPr="00560E1A" w:rsidRDefault="00631658" w:rsidP="00631658">
            <w:pPr>
              <w:shd w:val="clear" w:color="auto" w:fill="FFFFFF" w:themeFill="background1"/>
              <w:rPr>
                <w:rFonts w:eastAsia="PMingLiU" w:cs="Arial"/>
                <w:color w:val="000000" w:themeColor="text1"/>
                <w:sz w:val="14"/>
                <w:szCs w:val="14"/>
              </w:rPr>
            </w:pPr>
            <w:r w:rsidRPr="00560E1A">
              <w:rPr>
                <w:rFonts w:eastAsia="PMingLiU" w:cs="Arial"/>
                <w:color w:val="000000" w:themeColor="text1"/>
                <w:sz w:val="14"/>
                <w:szCs w:val="14"/>
              </w:rPr>
              <w:t>CI: empowering media to support SDGs awareness and implementation in the SADC Region</w:t>
            </w:r>
            <w:r w:rsidR="00513F3A" w:rsidRPr="00560E1A">
              <w:rPr>
                <w:rFonts w:eastAsia="PMingLiU" w:cs="Arial"/>
                <w:color w:val="000000" w:themeColor="text1"/>
                <w:sz w:val="14"/>
                <w:szCs w:val="14"/>
              </w:rPr>
              <w:t>.</w:t>
            </w:r>
          </w:p>
        </w:tc>
      </w:tr>
    </w:tbl>
    <w:p w14:paraId="27D72A9A" w14:textId="49B3C14D" w:rsidR="00DB17F2" w:rsidRPr="00560E1A" w:rsidRDefault="00DB17F2">
      <w:pPr>
        <w:pStyle w:val="AP-Style1"/>
        <w:rPr>
          <w:rFonts w:eastAsia="PMingLiU"/>
        </w:rPr>
      </w:pPr>
      <w:r w:rsidRPr="00560E1A">
        <w:rPr>
          <w:rFonts w:eastAsia="PMingLiU"/>
        </w:rPr>
        <w:t>Resource Mobilization</w:t>
      </w:r>
    </w:p>
    <w:p w14:paraId="2C7F5E33" w14:textId="77777777" w:rsidR="001805CB" w:rsidRPr="00560E1A" w:rsidRDefault="001805CB" w:rsidP="0008430E">
      <w:pPr>
        <w:rPr>
          <w:rFonts w:eastAsia="PMingLiU"/>
        </w:rPr>
      </w:pPr>
      <w:r w:rsidRPr="00560E1A">
        <w:rPr>
          <w:rFonts w:eastAsia="PMingLiU"/>
        </w:rPr>
        <w:t>The Office developed a resource mobilization plan for 2020-2021 and identified the following niches:</w:t>
      </w:r>
    </w:p>
    <w:p w14:paraId="40A0C77E" w14:textId="0E2AFCC3" w:rsidR="00D3375E" w:rsidRPr="00560E1A" w:rsidRDefault="00D3375E" w:rsidP="000F6C40">
      <w:pPr>
        <w:pStyle w:val="ListParagraph"/>
        <w:numPr>
          <w:ilvl w:val="0"/>
          <w:numId w:val="14"/>
        </w:numPr>
        <w:rPr>
          <w:bCs/>
          <w:shd w:val="clear" w:color="auto" w:fill="FFFFFF"/>
        </w:rPr>
      </w:pPr>
      <w:r w:rsidRPr="00560E1A">
        <w:rPr>
          <w:bCs/>
          <w:shd w:val="clear" w:color="auto" w:fill="FFFFFF"/>
        </w:rPr>
        <w:t xml:space="preserve">The overall goal of </w:t>
      </w:r>
      <w:proofErr w:type="gramStart"/>
      <w:r w:rsidRPr="00560E1A">
        <w:rPr>
          <w:bCs/>
          <w:shd w:val="clear" w:color="auto" w:fill="FFFFFF"/>
        </w:rPr>
        <w:t>ROSA’s  Resource</w:t>
      </w:r>
      <w:proofErr w:type="gramEnd"/>
      <w:r w:rsidRPr="00560E1A">
        <w:rPr>
          <w:bCs/>
          <w:shd w:val="clear" w:color="auto" w:fill="FFFFFF"/>
        </w:rPr>
        <w:t xml:space="preserve">  Mobilisation  Strategy  is  to effectively and efficiently mobilise resources to address programme priority areas identified in this Support Strategy  at  regional  and  national  levels.  Resource </w:t>
      </w:r>
      <w:proofErr w:type="gramStart"/>
      <w:r w:rsidRPr="00560E1A">
        <w:rPr>
          <w:bCs/>
          <w:shd w:val="clear" w:color="auto" w:fill="FFFFFF"/>
        </w:rPr>
        <w:t>mobilisation  helps</w:t>
      </w:r>
      <w:proofErr w:type="gramEnd"/>
      <w:r w:rsidRPr="00560E1A">
        <w:rPr>
          <w:bCs/>
          <w:shd w:val="clear" w:color="auto" w:fill="FFFFFF"/>
        </w:rPr>
        <w:t xml:space="preserve">  UNESCO  strengthen its  reach and impact.  </w:t>
      </w:r>
      <w:proofErr w:type="gramStart"/>
      <w:r w:rsidRPr="00560E1A">
        <w:rPr>
          <w:bCs/>
          <w:shd w:val="clear" w:color="auto" w:fill="FFFFFF"/>
        </w:rPr>
        <w:t>ROSA  considers</w:t>
      </w:r>
      <w:proofErr w:type="gramEnd"/>
      <w:r w:rsidRPr="00560E1A">
        <w:rPr>
          <w:bCs/>
          <w:shd w:val="clear" w:color="auto" w:fill="FFFFFF"/>
        </w:rPr>
        <w:t xml:space="preserve">    resource  mobilisation  as  a  critical component to  programme delivery</w:t>
      </w:r>
    </w:p>
    <w:p w14:paraId="73120F4D" w14:textId="77777777" w:rsidR="00D3375E" w:rsidRPr="00560E1A" w:rsidRDefault="00D3375E" w:rsidP="000F6C40">
      <w:pPr>
        <w:pStyle w:val="ListParagraph"/>
        <w:numPr>
          <w:ilvl w:val="0"/>
          <w:numId w:val="14"/>
        </w:numPr>
        <w:rPr>
          <w:bCs/>
          <w:shd w:val="clear" w:color="auto" w:fill="FFFFFF"/>
        </w:rPr>
      </w:pPr>
      <w:proofErr w:type="gramStart"/>
      <w:r w:rsidRPr="00560E1A">
        <w:rPr>
          <w:bCs/>
          <w:shd w:val="clear" w:color="auto" w:fill="FFFFFF"/>
        </w:rPr>
        <w:t>Externally,  ROSA’s</w:t>
      </w:r>
      <w:proofErr w:type="gramEnd"/>
      <w:r w:rsidRPr="00560E1A">
        <w:rPr>
          <w:bCs/>
          <w:shd w:val="clear" w:color="auto" w:fill="FFFFFF"/>
        </w:rPr>
        <w:t xml:space="preserve">  Resource  Mobilisation  Strategy  is shaped  by  Official  Development  Assistance  (ODA) trends  and  other  development  finance  and  policy trends.</w:t>
      </w:r>
    </w:p>
    <w:p w14:paraId="6B25A617" w14:textId="66B3E244" w:rsidR="00360752" w:rsidRDefault="00360752" w:rsidP="00F92AFA">
      <w:pPr>
        <w:rPr>
          <w:rFonts w:cs="Arial"/>
          <w:shd w:val="clear" w:color="auto" w:fill="FFFFFF"/>
        </w:rPr>
      </w:pPr>
      <w:r>
        <w:rPr>
          <w:rFonts w:cs="Arial"/>
          <w:shd w:val="clear" w:color="auto" w:fill="FFFFFF"/>
        </w:rPr>
        <w:t xml:space="preserve"> </w:t>
      </w:r>
    </w:p>
    <w:p w14:paraId="0FCB44B8" w14:textId="2EBAC184" w:rsidR="00F92AFA" w:rsidRPr="00560E1A" w:rsidRDefault="00F92AFA" w:rsidP="00F92AFA">
      <w:pPr>
        <w:rPr>
          <w:rFonts w:cs="Arial"/>
          <w:shd w:val="clear" w:color="auto" w:fill="FFFFFF"/>
        </w:rPr>
      </w:pPr>
      <w:r w:rsidRPr="00560E1A">
        <w:rPr>
          <w:rFonts w:cs="Arial"/>
          <w:shd w:val="clear" w:color="auto" w:fill="FFFFFF"/>
        </w:rPr>
        <w:t>Observations</w:t>
      </w:r>
      <w:ins w:id="41" w:author="Beltyukova, Anastasia" w:date="2022-06-24T15:32:00Z">
        <w:r w:rsidR="004C00A7">
          <w:rPr>
            <w:rFonts w:cs="Arial"/>
            <w:shd w:val="clear" w:color="auto" w:fill="FFFFFF"/>
          </w:rPr>
          <w:t xml:space="preserve"> from CI/EO:</w:t>
        </w:r>
      </w:ins>
    </w:p>
    <w:p w14:paraId="5F2E865E" w14:textId="072BDA51" w:rsidR="008B6795" w:rsidRPr="00560E1A" w:rsidRDefault="008B6795" w:rsidP="000F6C40">
      <w:pPr>
        <w:pStyle w:val="ListParagraph"/>
        <w:numPr>
          <w:ilvl w:val="0"/>
          <w:numId w:val="15"/>
        </w:numPr>
        <w:ind w:left="360"/>
        <w:rPr>
          <w:rFonts w:cs="Arial"/>
          <w:shd w:val="clear" w:color="auto" w:fill="FFFFFF"/>
        </w:rPr>
      </w:pPr>
      <w:r w:rsidRPr="00560E1A">
        <w:rPr>
          <w:rFonts w:cs="Arial"/>
          <w:shd w:val="clear" w:color="auto" w:fill="FFFFFF"/>
        </w:rPr>
        <w:t xml:space="preserve">For voluntary contributions, CI has only two small IPDC funds in Harare which are also </w:t>
      </w:r>
      <w:commentRangeStart w:id="42"/>
      <w:r w:rsidRPr="00560E1A">
        <w:rPr>
          <w:rFonts w:cs="Arial"/>
          <w:shd w:val="clear" w:color="auto" w:fill="FFFFFF"/>
        </w:rPr>
        <w:t>decentralized through memo, mails etc</w:t>
      </w:r>
      <w:commentRangeEnd w:id="42"/>
      <w:r w:rsidR="00861F48">
        <w:rPr>
          <w:rStyle w:val="CommentReference"/>
          <w:rFonts w:ascii="Times New Roman" w:hAnsi="Times New Roman"/>
          <w:lang w:val="en-US"/>
        </w:rPr>
        <w:commentReference w:id="42"/>
      </w:r>
      <w:r w:rsidRPr="00560E1A">
        <w:rPr>
          <w:rFonts w:cs="Arial"/>
          <w:shd w:val="clear" w:color="auto" w:fill="FFFFFF"/>
        </w:rPr>
        <w:t>.</w:t>
      </w:r>
      <w:ins w:id="43" w:author="Beltyukova, Anastasia" w:date="2022-06-24T15:28:00Z">
        <w:r w:rsidR="00DC2FBA">
          <w:rPr>
            <w:rFonts w:cs="Arial"/>
            <w:shd w:val="clear" w:color="auto" w:fill="FFFFFF"/>
          </w:rPr>
          <w:t xml:space="preserve">, </w:t>
        </w:r>
        <w:proofErr w:type="gramStart"/>
        <w:r w:rsidR="00DC2FBA">
          <w:rPr>
            <w:rFonts w:cs="Arial"/>
            <w:shd w:val="clear" w:color="auto" w:fill="FFFFFF"/>
          </w:rPr>
          <w:t>i.e.</w:t>
        </w:r>
        <w:proofErr w:type="gramEnd"/>
        <w:r w:rsidR="00DC2FBA">
          <w:rPr>
            <w:rFonts w:cs="Arial"/>
            <w:shd w:val="clear" w:color="auto" w:fill="FFFFFF"/>
          </w:rPr>
          <w:t xml:space="preserve"> </w:t>
        </w:r>
        <w:r w:rsidR="00E253EC">
          <w:rPr>
            <w:rFonts w:cs="Arial"/>
            <w:shd w:val="clear" w:color="auto" w:fill="FFFFFF"/>
          </w:rPr>
          <w:t>authorization</w:t>
        </w:r>
      </w:ins>
      <w:ins w:id="44" w:author="Beltyukova, Anastasia" w:date="2022-06-24T15:29:00Z">
        <w:r w:rsidR="00E253EC">
          <w:rPr>
            <w:rFonts w:cs="Arial"/>
            <w:shd w:val="clear" w:color="auto" w:fill="FFFFFF"/>
          </w:rPr>
          <w:t xml:space="preserve"> to use this budget</w:t>
        </w:r>
        <w:r w:rsidR="00DB0108">
          <w:rPr>
            <w:rFonts w:cs="Arial"/>
            <w:shd w:val="clear" w:color="auto" w:fill="FFFFFF"/>
          </w:rPr>
          <w:t xml:space="preserve"> </w:t>
        </w:r>
      </w:ins>
      <w:ins w:id="45" w:author="Beltyukova, Anastasia" w:date="2022-06-24T15:30:00Z">
        <w:r w:rsidR="003C13F9">
          <w:rPr>
            <w:rFonts w:cs="Arial"/>
            <w:shd w:val="clear" w:color="auto" w:fill="FFFFFF"/>
          </w:rPr>
          <w:t xml:space="preserve">is provided </w:t>
        </w:r>
      </w:ins>
      <w:ins w:id="46" w:author="Beltyukova, Anastasia" w:date="2022-06-24T15:29:00Z">
        <w:r w:rsidR="00DB0108">
          <w:rPr>
            <w:rFonts w:cs="Arial"/>
            <w:shd w:val="clear" w:color="auto" w:fill="FFFFFF"/>
          </w:rPr>
          <w:t xml:space="preserve">via email, the </w:t>
        </w:r>
        <w:r w:rsidR="003C13F9">
          <w:rPr>
            <w:rFonts w:cs="Arial"/>
            <w:shd w:val="clear" w:color="auto" w:fill="FFFFFF"/>
          </w:rPr>
          <w:t>funds are not actually transferred to Harare</w:t>
        </w:r>
        <w:r w:rsidR="00E253EC">
          <w:rPr>
            <w:rFonts w:cs="Arial"/>
            <w:shd w:val="clear" w:color="auto" w:fill="FFFFFF"/>
          </w:rPr>
          <w:t>.</w:t>
        </w:r>
      </w:ins>
      <w:r w:rsidRPr="00560E1A">
        <w:rPr>
          <w:rFonts w:cs="Arial"/>
          <w:shd w:val="clear" w:color="auto" w:fill="FFFFFF"/>
        </w:rPr>
        <w:t xml:space="preserve"> IPDC projects are not large, in terms of materiality between 10 and 20 K USD.</w:t>
      </w:r>
    </w:p>
    <w:p w14:paraId="16E5A914" w14:textId="77777777" w:rsidR="008B6795" w:rsidRPr="00560E1A" w:rsidRDefault="008B6795" w:rsidP="000F6C40">
      <w:pPr>
        <w:pStyle w:val="ListParagraph"/>
        <w:numPr>
          <w:ilvl w:val="0"/>
          <w:numId w:val="15"/>
        </w:numPr>
        <w:ind w:left="360"/>
        <w:rPr>
          <w:rFonts w:cs="Arial"/>
          <w:shd w:val="clear" w:color="auto" w:fill="FFFFFF"/>
        </w:rPr>
      </w:pPr>
      <w:r w:rsidRPr="00560E1A">
        <w:rPr>
          <w:rFonts w:cs="Arial"/>
          <w:shd w:val="clear" w:color="auto" w:fill="FFFFFF"/>
        </w:rPr>
        <w:t xml:space="preserve">In Harare CI had a very bad experience with EU funded project. It was more than 10 years ago. Perhaps, this bad experience is linked to the fact that </w:t>
      </w:r>
      <w:r w:rsidRPr="0078392A">
        <w:rPr>
          <w:rFonts w:cs="Arial"/>
          <w:highlight w:val="yellow"/>
          <w:shd w:val="clear" w:color="auto" w:fill="FFFFFF"/>
          <w:rPrChange w:id="47" w:author="Soriano, Carles" w:date="2022-06-23T19:06:00Z">
            <w:rPr>
              <w:rFonts w:cs="Arial"/>
              <w:shd w:val="clear" w:color="auto" w:fill="FFFFFF"/>
            </w:rPr>
          </w:rPrChange>
        </w:rPr>
        <w:t>the Office is passive</w:t>
      </w:r>
      <w:r w:rsidRPr="00560E1A">
        <w:rPr>
          <w:rFonts w:cs="Arial"/>
          <w:shd w:val="clear" w:color="auto" w:fill="FFFFFF"/>
        </w:rPr>
        <w:t xml:space="preserve">. Harare mobilized 0 for </w:t>
      </w:r>
      <w:proofErr w:type="spellStart"/>
      <w:r w:rsidRPr="00560E1A">
        <w:rPr>
          <w:rFonts w:cs="Arial"/>
          <w:shd w:val="clear" w:color="auto" w:fill="FFFFFF"/>
        </w:rPr>
        <w:t>ExB</w:t>
      </w:r>
      <w:proofErr w:type="spellEnd"/>
      <w:r w:rsidRPr="00560E1A">
        <w:rPr>
          <w:rFonts w:cs="Arial"/>
          <w:shd w:val="clear" w:color="auto" w:fill="FFFFFF"/>
        </w:rPr>
        <w:t xml:space="preserve"> in 40 &amp; 41 C/5.</w:t>
      </w:r>
    </w:p>
    <w:p w14:paraId="03943172" w14:textId="77777777" w:rsidR="008B6795" w:rsidRPr="00560E1A" w:rsidRDefault="008B6795" w:rsidP="000F6C40">
      <w:pPr>
        <w:pStyle w:val="ListParagraph"/>
        <w:numPr>
          <w:ilvl w:val="0"/>
          <w:numId w:val="15"/>
        </w:numPr>
        <w:ind w:left="360"/>
        <w:rPr>
          <w:rFonts w:cs="Arial"/>
          <w:shd w:val="clear" w:color="auto" w:fill="FFFFFF"/>
        </w:rPr>
      </w:pPr>
      <w:r w:rsidRPr="00560E1A">
        <w:rPr>
          <w:rFonts w:cs="Arial"/>
          <w:shd w:val="clear" w:color="auto" w:fill="FFFFFF"/>
        </w:rPr>
        <w:t xml:space="preserve">Harare inputted 1,6M </w:t>
      </w:r>
      <w:proofErr w:type="spellStart"/>
      <w:r w:rsidRPr="00560E1A">
        <w:rPr>
          <w:rFonts w:cs="Arial"/>
          <w:shd w:val="clear" w:color="auto" w:fill="FFFFFF"/>
        </w:rPr>
        <w:t>ExB</w:t>
      </w:r>
      <w:proofErr w:type="spellEnd"/>
      <w:r w:rsidRPr="00560E1A">
        <w:rPr>
          <w:rFonts w:cs="Arial"/>
          <w:shd w:val="clear" w:color="auto" w:fill="FFFFFF"/>
        </w:rPr>
        <w:t xml:space="preserve"> as a funding gap for </w:t>
      </w:r>
      <w:proofErr w:type="spellStart"/>
      <w:r w:rsidRPr="00560E1A">
        <w:rPr>
          <w:rFonts w:cs="Arial"/>
          <w:shd w:val="clear" w:color="auto" w:fill="FFFFFF"/>
        </w:rPr>
        <w:t>ExB</w:t>
      </w:r>
      <w:proofErr w:type="spellEnd"/>
      <w:r w:rsidRPr="00560E1A">
        <w:rPr>
          <w:rFonts w:cs="Arial"/>
          <w:shd w:val="clear" w:color="auto" w:fill="FFFFFF"/>
        </w:rPr>
        <w:t xml:space="preserve"> for 41 C/5. It is a very ambitious target; HQ is not sure whether it is achievable and how. There is no info on 40 C/5 funding gap.</w:t>
      </w:r>
    </w:p>
    <w:p w14:paraId="6BCCAABD" w14:textId="31D51530" w:rsidR="00C43162" w:rsidRPr="00560E1A" w:rsidRDefault="00C43162" w:rsidP="000F6C40">
      <w:pPr>
        <w:pStyle w:val="ListParagraph"/>
        <w:numPr>
          <w:ilvl w:val="0"/>
          <w:numId w:val="15"/>
        </w:numPr>
        <w:ind w:left="360"/>
        <w:rPr>
          <w:rFonts w:cs="Arial"/>
          <w:shd w:val="clear" w:color="auto" w:fill="FFFFFF"/>
        </w:rPr>
      </w:pPr>
      <w:r w:rsidRPr="00560E1A">
        <w:rPr>
          <w:rFonts w:cs="Arial"/>
          <w:shd w:val="clear" w:color="auto" w:fill="FFFFFF"/>
        </w:rPr>
        <w:t>SHS: The funding of the programme is the UN Partnership on the Rights of Persons with Disabilities – joint UN progr</w:t>
      </w:r>
      <w:del w:id="48" w:author="Soriano, Carles" w:date="2022-06-23T17:20:00Z">
        <w:r w:rsidRPr="00560E1A" w:rsidDel="00B32CE6">
          <w:rPr>
            <w:rFonts w:cs="Arial"/>
            <w:shd w:val="clear" w:color="auto" w:fill="FFFFFF"/>
          </w:rPr>
          <w:delText>m</w:delText>
        </w:r>
      </w:del>
      <w:r w:rsidRPr="00560E1A">
        <w:rPr>
          <w:rFonts w:cs="Arial"/>
          <w:shd w:val="clear" w:color="auto" w:fill="FFFFFF"/>
        </w:rPr>
        <w:t>a</w:t>
      </w:r>
      <w:ins w:id="49" w:author="Soriano, Carles" w:date="2022-06-23T17:20:00Z">
        <w:r w:rsidR="00B32CE6">
          <w:rPr>
            <w:rFonts w:cs="Arial"/>
            <w:shd w:val="clear" w:color="auto" w:fill="FFFFFF"/>
          </w:rPr>
          <w:t>m</w:t>
        </w:r>
      </w:ins>
      <w:r w:rsidRPr="00560E1A">
        <w:rPr>
          <w:rFonts w:cs="Arial"/>
          <w:shd w:val="clear" w:color="auto" w:fill="FFFFFF"/>
        </w:rPr>
        <w:t xml:space="preserve">me on national and multination level. Overall, they raised about 1,2M USD. The particularity and the novelty </w:t>
      </w:r>
      <w:proofErr w:type="gramStart"/>
      <w:r w:rsidRPr="00560E1A">
        <w:rPr>
          <w:rFonts w:cs="Arial"/>
          <w:shd w:val="clear" w:color="auto" w:fill="FFFFFF"/>
        </w:rPr>
        <w:t>is</w:t>
      </w:r>
      <w:proofErr w:type="gramEnd"/>
      <w:r w:rsidRPr="00560E1A">
        <w:rPr>
          <w:rFonts w:cs="Arial"/>
          <w:shd w:val="clear" w:color="auto" w:fill="FFFFFF"/>
        </w:rPr>
        <w:t xml:space="preserve"> that this is a UN joint funding. UNESCO is the lead agency. We have expanded activities from Zimbabwe to cover Namibia, Mozambique, Eswatini and Tanzania (in cooperation with Nairobi Office) since 2018. We advise the UNCT on inclusion. The development of a UN basket fund is currently being done. It will offer all UN agencies to come in and approaching donors as one. We are going to pilot this soon. We will create a pull of funds – the idea to reduce overhead costs and </w:t>
      </w:r>
      <w:r w:rsidRPr="00560E1A">
        <w:rPr>
          <w:rFonts w:cs="Arial"/>
          <w:shd w:val="clear" w:color="auto" w:fill="FFFFFF"/>
        </w:rPr>
        <w:lastRenderedPageBreak/>
        <w:t>deliver as One UN. The Development Office in Zimbabwe is guiding the design of this kind of programmes. It is at early stage. However, we need to build up the momentum.</w:t>
      </w:r>
    </w:p>
    <w:p w14:paraId="38D156BA" w14:textId="77777777" w:rsidR="002D7614" w:rsidRPr="00560E1A" w:rsidRDefault="002D7614" w:rsidP="002D7614">
      <w:pPr>
        <w:pStyle w:val="ListParagraph"/>
        <w:ind w:left="360"/>
        <w:rPr>
          <w:rFonts w:cs="Arial"/>
          <w:shd w:val="clear" w:color="auto" w:fill="FFFFFF"/>
        </w:rPr>
      </w:pPr>
    </w:p>
    <w:p w14:paraId="41E3DD30" w14:textId="04278380" w:rsidR="00DB17F2" w:rsidRPr="00560E1A" w:rsidRDefault="00DB17F2">
      <w:pPr>
        <w:pStyle w:val="AP-Style1"/>
        <w:rPr>
          <w:lang w:eastAsia="fr-FR"/>
        </w:rPr>
      </w:pPr>
      <w:r w:rsidRPr="00560E1A">
        <w:rPr>
          <w:lang w:eastAsia="fr-FR"/>
        </w:rPr>
        <w:t xml:space="preserve">Donors’ landscape </w:t>
      </w:r>
    </w:p>
    <w:p w14:paraId="134ABFB4" w14:textId="6AD0E3E9" w:rsidR="00701942" w:rsidRPr="00560E1A" w:rsidRDefault="002840A8" w:rsidP="002840A8">
      <w:pPr>
        <w:rPr>
          <w:shd w:val="clear" w:color="auto" w:fill="FFFFFF"/>
        </w:rPr>
      </w:pPr>
      <w:r w:rsidRPr="00560E1A">
        <w:rPr>
          <w:shd w:val="clear" w:color="auto" w:fill="FFFFFF"/>
        </w:rPr>
        <w:t xml:space="preserve">The map below shows how </w:t>
      </w:r>
      <w:r w:rsidR="002D7614" w:rsidRPr="00560E1A">
        <w:rPr>
          <w:shd w:val="clear" w:color="auto" w:fill="FFFFFF"/>
        </w:rPr>
        <w:t>the</w:t>
      </w:r>
      <w:r w:rsidR="00C51696" w:rsidRPr="00560E1A">
        <w:rPr>
          <w:shd w:val="clear" w:color="auto" w:fill="FFFFFF"/>
        </w:rPr>
        <w:t xml:space="preserve"> Net Official Development Assistance (</w:t>
      </w:r>
      <w:r w:rsidRPr="00560E1A">
        <w:rPr>
          <w:shd w:val="clear" w:color="auto" w:fill="FFFFFF"/>
        </w:rPr>
        <w:t>ODA</w:t>
      </w:r>
      <w:r w:rsidR="00C51696" w:rsidRPr="00560E1A">
        <w:rPr>
          <w:shd w:val="clear" w:color="auto" w:fill="FFFFFF"/>
        </w:rPr>
        <w:t>)</w:t>
      </w:r>
      <w:r w:rsidRPr="00560E1A">
        <w:rPr>
          <w:shd w:val="clear" w:color="auto" w:fill="FFFFFF"/>
        </w:rPr>
        <w:t xml:space="preserve"> received per capita (current US$) varies by country in Africa. The shade of the country corresponds to the magnitude of the indicator. The darker the shade, the higher the value. The country with the highest value in the region is Djibouti, with a value of 279.88. The country with the lowest value in the region is Angola, with a value of 1.56.</w:t>
      </w:r>
    </w:p>
    <w:p w14:paraId="737D8E88" w14:textId="1AF232C9" w:rsidR="00326447" w:rsidRPr="00560E1A" w:rsidRDefault="0037636C" w:rsidP="002840A8">
      <w:pPr>
        <w:rPr>
          <w:shd w:val="clear" w:color="auto" w:fill="FFFFFF"/>
        </w:rPr>
      </w:pPr>
      <w:r w:rsidRPr="00560E1A">
        <w:rPr>
          <w:noProof/>
          <w:shd w:val="clear" w:color="auto" w:fill="FFFFFF"/>
        </w:rPr>
        <mc:AlternateContent>
          <mc:Choice Requires="wps">
            <w:drawing>
              <wp:anchor distT="45720" distB="45720" distL="114300" distR="114300" simplePos="0" relativeHeight="251658251" behindDoc="0" locked="0" layoutInCell="1" allowOverlap="1" wp14:anchorId="589312D3" wp14:editId="3FA1C622">
                <wp:simplePos x="0" y="0"/>
                <wp:positionH relativeFrom="column">
                  <wp:posOffset>3209588</wp:posOffset>
                </wp:positionH>
                <wp:positionV relativeFrom="paragraph">
                  <wp:posOffset>3248984</wp:posOffset>
                </wp:positionV>
                <wp:extent cx="512323" cy="1404620"/>
                <wp:effectExtent l="0" t="0" r="0" b="0"/>
                <wp:wrapNone/>
                <wp:docPr id="1407025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323" cy="1404620"/>
                        </a:xfrm>
                        <a:prstGeom prst="rect">
                          <a:avLst/>
                        </a:prstGeom>
                        <a:noFill/>
                        <a:ln w="9525">
                          <a:noFill/>
                          <a:miter lim="800000"/>
                          <a:headEnd/>
                          <a:tailEnd/>
                        </a:ln>
                      </wps:spPr>
                      <wps:txbx>
                        <w:txbxContent>
                          <w:p w14:paraId="59AE9CE1" w14:textId="35A77D33" w:rsidR="0037636C" w:rsidRPr="0037636C" w:rsidRDefault="0037636C" w:rsidP="0037636C">
                            <w:pPr>
                              <w:rPr>
                                <w:sz w:val="10"/>
                                <w:szCs w:val="8"/>
                                <w:lang w:val="en-US"/>
                              </w:rPr>
                            </w:pPr>
                            <w:r w:rsidRPr="0037636C">
                              <w:rPr>
                                <w:sz w:val="10"/>
                                <w:szCs w:val="8"/>
                                <w:lang w:val="en-US"/>
                              </w:rPr>
                              <w:t>Eswatini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oel="http://schemas.microsoft.com/office/2019/extlst">
            <w:pict>
              <v:shape w14:anchorId="589312D3" id="Text Box 2" o:spid="_x0000_s1028" type="#_x0000_t202" style="position:absolute;margin-left:252.7pt;margin-top:255.85pt;width:40.35pt;height:110.6pt;z-index:25165825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" filled="f" stroked="f">
                <v:textbox style="mso-fit-shape-to-text:t">
                  <w:txbxContent>
                    <w:p w14:paraId="59AE9CE1" w14:textId="35A77D33" w:rsidR="0037636C" w:rsidRPr="0037636C" w:rsidRDefault="0037636C" w:rsidP="0037636C">
                      <w:pPr>
                        <w:rPr>
                          <w:sz w:val="10"/>
                          <w:szCs w:val="8"/>
                          <w:lang w:val="en-US"/>
                        </w:rPr>
                      </w:pPr>
                      <w:r w:rsidRPr="0037636C">
                        <w:rPr>
                          <w:sz w:val="10"/>
                          <w:szCs w:val="8"/>
                          <w:lang w:val="en-US"/>
                        </w:rPr>
                        <w:t>Eswatini</w:t>
                      </w:r>
                    </w:p>
                  </w:txbxContent>
                </v:textbox>
              </v:shape>
            </w:pict>
          </mc:Fallback>
        </mc:AlternateContent>
      </w:r>
      <w:r w:rsidR="003C498C" w:rsidRPr="00560E1A">
        <w:rPr>
          <w:noProof/>
          <w:shd w:val="clear" w:color="auto" w:fill="FFFFFF"/>
        </w:rPr>
        <mc:AlternateContent>
          <mc:Choice Requires="wps">
            <w:drawing>
              <wp:anchor distT="45720" distB="45720" distL="114300" distR="114300" simplePos="0" relativeHeight="251658258" behindDoc="0" locked="0" layoutInCell="1" allowOverlap="1" wp14:anchorId="67958D1E" wp14:editId="1E2B7B43">
                <wp:simplePos x="0" y="0"/>
                <wp:positionH relativeFrom="column">
                  <wp:posOffset>2989310</wp:posOffset>
                </wp:positionH>
                <wp:positionV relativeFrom="paragraph">
                  <wp:posOffset>3397953</wp:posOffset>
                </wp:positionV>
                <wp:extent cx="428017" cy="285345"/>
                <wp:effectExtent l="0" t="0" r="0" b="635"/>
                <wp:wrapNone/>
                <wp:docPr id="1407025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017" cy="285345"/>
                        </a:xfrm>
                        <a:prstGeom prst="rect">
                          <a:avLst/>
                        </a:prstGeom>
                        <a:noFill/>
                        <a:ln w="9525">
                          <a:noFill/>
                          <a:miter lim="800000"/>
                          <a:headEnd/>
                          <a:tailEnd/>
                        </a:ln>
                      </wps:spPr>
                      <wps:txbx>
                        <w:txbxContent>
                          <w:p w14:paraId="5B1F71B4" w14:textId="3F885B80" w:rsidR="003C498C" w:rsidRPr="00530879" w:rsidRDefault="003C498C" w:rsidP="003C498C">
                            <w:pPr>
                              <w:rPr>
                                <w:sz w:val="10"/>
                                <w:szCs w:val="8"/>
                                <w:lang w:val="en-US"/>
                              </w:rPr>
                            </w:pPr>
                            <w:r>
                              <w:rPr>
                                <w:sz w:val="10"/>
                                <w:szCs w:val="8"/>
                                <w:lang w:val="en-US"/>
                              </w:rPr>
                              <w:t>Lesotho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7958D1E" id="_x0000_s1029" type="#_x0000_t202" style="position:absolute;margin-left:235.4pt;margin-top:267.55pt;width:33.7pt;height:22.4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" filled="f" stroked="f">
                <v:textbox>
                  <w:txbxContent>
                    <w:p w14:paraId="5B1F71B4" w14:textId="3F885B80" w:rsidR="003C498C" w:rsidRPr="00530879" w:rsidRDefault="003C498C" w:rsidP="003C498C">
                      <w:pPr>
                        <w:rPr>
                          <w:sz w:val="10"/>
                          <w:szCs w:val="8"/>
                          <w:lang w:val="en-US"/>
                        </w:rPr>
                      </w:pPr>
                      <w:r>
                        <w:rPr>
                          <w:sz w:val="10"/>
                          <w:szCs w:val="8"/>
                          <w:lang w:val="en-US"/>
                        </w:rPr>
                        <w:t>Lesotho</w:t>
                      </w:r>
                    </w:p>
                  </w:txbxContent>
                </v:textbox>
              </v:shape>
            </w:pict>
          </mc:Fallback>
        </mc:AlternateContent>
      </w:r>
      <w:r w:rsidR="003C498C" w:rsidRPr="00560E1A">
        <w:rPr>
          <w:noProof/>
          <w:shd w:val="clear" w:color="auto" w:fill="FFFFFF"/>
        </w:rPr>
        <mc:AlternateContent>
          <mc:Choice Requires="wps">
            <w:drawing>
              <wp:anchor distT="45720" distB="45720" distL="114300" distR="114300" simplePos="0" relativeHeight="251658257" behindDoc="0" locked="0" layoutInCell="1" allowOverlap="1" wp14:anchorId="0CBB1720" wp14:editId="67811865">
                <wp:simplePos x="0" y="0"/>
                <wp:positionH relativeFrom="column">
                  <wp:posOffset>3663706</wp:posOffset>
                </wp:positionH>
                <wp:positionV relativeFrom="paragraph">
                  <wp:posOffset>3606057</wp:posOffset>
                </wp:positionV>
                <wp:extent cx="472319" cy="162127"/>
                <wp:effectExtent l="0" t="0" r="0" b="0"/>
                <wp:wrapNone/>
                <wp:docPr id="1407025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319" cy="162127"/>
                        </a:xfrm>
                        <a:prstGeom prst="rect">
                          <a:avLst/>
                        </a:prstGeom>
                        <a:noFill/>
                        <a:ln w="9525">
                          <a:noFill/>
                          <a:miter lim="800000"/>
                          <a:headEnd/>
                          <a:tailEnd/>
                        </a:ln>
                      </wps:spPr>
                      <wps:txbx>
                        <w:txbxContent>
                          <w:p w14:paraId="43A64383" w14:textId="42B0D5E9" w:rsidR="003C498C" w:rsidRPr="00530879" w:rsidRDefault="003C498C" w:rsidP="003C498C">
                            <w:pPr>
                              <w:rPr>
                                <w:sz w:val="10"/>
                                <w:szCs w:val="8"/>
                                <w:lang w:val="en-US"/>
                              </w:rPr>
                            </w:pPr>
                            <w:proofErr w:type="spellStart"/>
                            <w:r>
                              <w:rPr>
                                <w:sz w:val="10"/>
                                <w:szCs w:val="8"/>
                                <w:lang w:val="en-US"/>
                              </w:rPr>
                              <w:t>BotswajnaLes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CBB1720" id="_x0000_s1030" type="#_x0000_t202" style="position:absolute;margin-left:288.5pt;margin-top:283.95pt;width:37.2pt;height:12.7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" filled="f" stroked="f">
                <v:textbox>
                  <w:txbxContent>
                    <w:p w14:paraId="43A64383" w14:textId="42B0D5E9" w:rsidR="003C498C" w:rsidRPr="00530879" w:rsidRDefault="003C498C" w:rsidP="003C498C">
                      <w:pPr>
                        <w:rPr>
                          <w:sz w:val="10"/>
                          <w:szCs w:val="8"/>
                          <w:lang w:val="en-US"/>
                        </w:rPr>
                      </w:pPr>
                      <w:r>
                        <w:rPr>
                          <w:sz w:val="10"/>
                          <w:szCs w:val="8"/>
                          <w:lang w:val="en-US"/>
                        </w:rPr>
                        <w:t>BotswajnaLes</w:t>
                      </w:r>
                    </w:p>
                  </w:txbxContent>
                </v:textbox>
              </v:shape>
            </w:pict>
          </mc:Fallback>
        </mc:AlternateContent>
      </w:r>
      <w:r w:rsidR="00C0363B" w:rsidRPr="00560E1A">
        <w:rPr>
          <w:noProof/>
          <w:shd w:val="clear" w:color="auto" w:fill="FFFFFF"/>
        </w:rPr>
        <mc:AlternateContent>
          <mc:Choice Requires="wps">
            <w:drawing>
              <wp:anchor distT="45720" distB="45720" distL="114300" distR="114300" simplePos="0" relativeHeight="251658256" behindDoc="0" locked="0" layoutInCell="1" allowOverlap="1" wp14:anchorId="587AF357" wp14:editId="6C354857">
                <wp:simplePos x="0" y="0"/>
                <wp:positionH relativeFrom="margin">
                  <wp:posOffset>3261704</wp:posOffset>
                </wp:positionH>
                <wp:positionV relativeFrom="paragraph">
                  <wp:posOffset>2859269</wp:posOffset>
                </wp:positionV>
                <wp:extent cx="608884" cy="317770"/>
                <wp:effectExtent l="88265" t="0" r="51435" b="0"/>
                <wp:wrapNone/>
                <wp:docPr id="1407025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09668">
                          <a:off x="0" y="0"/>
                          <a:ext cx="608884" cy="317770"/>
                        </a:xfrm>
                        <a:prstGeom prst="rect">
                          <a:avLst/>
                        </a:prstGeom>
                        <a:noFill/>
                        <a:ln w="9525">
                          <a:noFill/>
                          <a:miter lim="800000"/>
                          <a:headEnd/>
                          <a:tailEnd/>
                        </a:ln>
                      </wps:spPr>
                      <wps:txbx>
                        <w:txbxContent>
                          <w:p w14:paraId="5AE751F2" w14:textId="6130DDF7" w:rsidR="00C0363B" w:rsidRPr="00530879" w:rsidRDefault="00C0363B" w:rsidP="00C0363B">
                            <w:pPr>
                              <w:rPr>
                                <w:sz w:val="10"/>
                                <w:szCs w:val="8"/>
                                <w:lang w:val="en-US"/>
                              </w:rPr>
                            </w:pPr>
                            <w:r>
                              <w:rPr>
                                <w:sz w:val="10"/>
                                <w:szCs w:val="8"/>
                                <w:lang w:val="en-US"/>
                              </w:rPr>
                              <w:t>Mozambique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87AF357" id="_x0000_s1031" type="#_x0000_t202" style="position:absolute;margin-left:256.85pt;margin-top:225.15pt;width:47.95pt;height:25pt;rotation:-3375467fd;z-index:25165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" filled="f" stroked="f">
                <v:textbox>
                  <w:txbxContent>
                    <w:p w14:paraId="5AE751F2" w14:textId="6130DDF7" w:rsidR="00C0363B" w:rsidRPr="00530879" w:rsidRDefault="00C0363B" w:rsidP="00C0363B">
                      <w:pPr>
                        <w:rPr>
                          <w:sz w:val="10"/>
                          <w:szCs w:val="8"/>
                          <w:lang w:val="en-US"/>
                        </w:rPr>
                      </w:pPr>
                      <w:r>
                        <w:rPr>
                          <w:sz w:val="10"/>
                          <w:szCs w:val="8"/>
                          <w:lang w:val="en-US"/>
                        </w:rPr>
                        <w:t>Mozambique</w:t>
                      </w:r>
                    </w:p>
                  </w:txbxContent>
                </v:textbox>
                <w10:wrap anchorx="margin"/>
              </v:shape>
            </w:pict>
          </mc:Fallback>
        </mc:AlternateContent>
      </w:r>
      <w:r w:rsidR="00C0363B" w:rsidRPr="00560E1A">
        <w:rPr>
          <w:noProof/>
          <w:shd w:val="clear" w:color="auto" w:fill="FFFFFF"/>
        </w:rPr>
        <mc:AlternateContent>
          <mc:Choice Requires="wps">
            <w:drawing>
              <wp:anchor distT="45720" distB="45720" distL="114300" distR="114300" simplePos="0" relativeHeight="251658255" behindDoc="0" locked="0" layoutInCell="1" allowOverlap="1" wp14:anchorId="031AF6CB" wp14:editId="7EDF5B83">
                <wp:simplePos x="0" y="0"/>
                <wp:positionH relativeFrom="margin">
                  <wp:posOffset>3300142</wp:posOffset>
                </wp:positionH>
                <wp:positionV relativeFrom="paragraph">
                  <wp:posOffset>2600183</wp:posOffset>
                </wp:positionV>
                <wp:extent cx="511270" cy="317770"/>
                <wp:effectExtent l="39688" t="0" r="42862" b="0"/>
                <wp:wrapNone/>
                <wp:docPr id="1407025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804554">
                          <a:off x="0" y="0"/>
                          <a:ext cx="511270" cy="317770"/>
                        </a:xfrm>
                        <a:prstGeom prst="rect">
                          <a:avLst/>
                        </a:prstGeom>
                        <a:noFill/>
                        <a:ln w="9525">
                          <a:noFill/>
                          <a:miter lim="800000"/>
                          <a:headEnd/>
                          <a:tailEnd/>
                        </a:ln>
                      </wps:spPr>
                      <wps:txbx>
                        <w:txbxContent>
                          <w:p w14:paraId="643FC156" w14:textId="6DCFA933" w:rsidR="00C0363B" w:rsidRPr="00530879" w:rsidRDefault="00C0363B" w:rsidP="00C0363B">
                            <w:pPr>
                              <w:rPr>
                                <w:sz w:val="10"/>
                                <w:szCs w:val="8"/>
                                <w:lang w:val="en-US"/>
                              </w:rPr>
                            </w:pPr>
                            <w:r>
                              <w:rPr>
                                <w:sz w:val="10"/>
                                <w:szCs w:val="8"/>
                                <w:lang w:val="en-US"/>
                              </w:rPr>
                              <w:t>Malawi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31AF6CB" id="_x0000_s1032" type="#_x0000_t202" style="position:absolute;margin-left:259.85pt;margin-top:204.75pt;width:40.25pt;height:25pt;rotation:4155588fd;z-index:251658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" filled="f" stroked="f">
                <v:textbox>
                  <w:txbxContent>
                    <w:p w14:paraId="643FC156" w14:textId="6DCFA933" w:rsidR="00C0363B" w:rsidRPr="00530879" w:rsidRDefault="00C0363B" w:rsidP="00C0363B">
                      <w:pPr>
                        <w:rPr>
                          <w:sz w:val="10"/>
                          <w:szCs w:val="8"/>
                          <w:lang w:val="en-US"/>
                        </w:rPr>
                      </w:pPr>
                      <w:r>
                        <w:rPr>
                          <w:sz w:val="10"/>
                          <w:szCs w:val="8"/>
                          <w:lang w:val="en-US"/>
                        </w:rPr>
                        <w:t>Malawi</w:t>
                      </w:r>
                    </w:p>
                  </w:txbxContent>
                </v:textbox>
                <w10:wrap anchorx="margin"/>
              </v:shape>
            </w:pict>
          </mc:Fallback>
        </mc:AlternateContent>
      </w:r>
      <w:r w:rsidR="00AE4806" w:rsidRPr="00560E1A">
        <w:rPr>
          <w:noProof/>
          <w:shd w:val="clear" w:color="auto" w:fill="FFFFFF"/>
        </w:rPr>
        <mc:AlternateContent>
          <mc:Choice Requires="wps">
            <w:drawing>
              <wp:anchor distT="45720" distB="45720" distL="114300" distR="114300" simplePos="0" relativeHeight="251658254" behindDoc="0" locked="0" layoutInCell="1" allowOverlap="1" wp14:anchorId="458B44BE" wp14:editId="5B985EAB">
                <wp:simplePos x="0" y="0"/>
                <wp:positionH relativeFrom="margin">
                  <wp:posOffset>2892357</wp:posOffset>
                </wp:positionH>
                <wp:positionV relativeFrom="paragraph">
                  <wp:posOffset>2594043</wp:posOffset>
                </wp:positionV>
                <wp:extent cx="511270" cy="317770"/>
                <wp:effectExtent l="0" t="0" r="0" b="6350"/>
                <wp:wrapNone/>
                <wp:docPr id="1407025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70" cy="317770"/>
                        </a:xfrm>
                        <a:prstGeom prst="rect">
                          <a:avLst/>
                        </a:prstGeom>
                        <a:noFill/>
                        <a:ln w="9525">
                          <a:noFill/>
                          <a:miter lim="800000"/>
                          <a:headEnd/>
                          <a:tailEnd/>
                        </a:ln>
                      </wps:spPr>
                      <wps:txbx>
                        <w:txbxContent>
                          <w:p w14:paraId="213774B5" w14:textId="2DEEBA2E" w:rsidR="00AE4806" w:rsidRPr="00530879" w:rsidRDefault="00C0363B" w:rsidP="00AE4806">
                            <w:pPr>
                              <w:rPr>
                                <w:sz w:val="10"/>
                                <w:szCs w:val="8"/>
                                <w:lang w:val="en-US"/>
                              </w:rPr>
                            </w:pPr>
                            <w:r>
                              <w:rPr>
                                <w:sz w:val="10"/>
                                <w:szCs w:val="8"/>
                                <w:lang w:val="en-US"/>
                              </w:rPr>
                              <w:t>Zambia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8B44BE" id="_x0000_s1033" type="#_x0000_t202" style="position:absolute;margin-left:227.75pt;margin-top:204.25pt;width:40.25pt;height:25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" filled="f" stroked="f">
                <v:textbox>
                  <w:txbxContent>
                    <w:p w14:paraId="213774B5" w14:textId="2DEEBA2E" w:rsidR="00AE4806" w:rsidRPr="00530879" w:rsidRDefault="00C0363B" w:rsidP="00AE4806">
                      <w:pPr>
                        <w:rPr>
                          <w:sz w:val="10"/>
                          <w:szCs w:val="8"/>
                          <w:lang w:val="en-US"/>
                        </w:rPr>
                      </w:pPr>
                      <w:r>
                        <w:rPr>
                          <w:sz w:val="10"/>
                          <w:szCs w:val="8"/>
                          <w:lang w:val="en-US"/>
                        </w:rPr>
                        <w:t>Zambia</w:t>
                      </w:r>
                    </w:p>
                  </w:txbxContent>
                </v:textbox>
                <w10:wrap anchorx="margin"/>
              </v:shape>
            </w:pict>
          </mc:Fallback>
        </mc:AlternateContent>
      </w:r>
      <w:r w:rsidR="00B707FD" w:rsidRPr="00560E1A">
        <w:rPr>
          <w:noProof/>
          <w:shd w:val="clear" w:color="auto" w:fill="FFFFFF"/>
        </w:rPr>
        <mc:AlternateContent>
          <mc:Choice Requires="wps">
            <w:drawing>
              <wp:anchor distT="45720" distB="45720" distL="114300" distR="114300" simplePos="0" relativeHeight="251658253" behindDoc="0" locked="0" layoutInCell="1" allowOverlap="1" wp14:anchorId="0BFBEF3F" wp14:editId="56EDB1E5">
                <wp:simplePos x="0" y="0"/>
                <wp:positionH relativeFrom="column">
                  <wp:posOffset>2720259</wp:posOffset>
                </wp:positionH>
                <wp:positionV relativeFrom="paragraph">
                  <wp:posOffset>3485596</wp:posOffset>
                </wp:positionV>
                <wp:extent cx="537264" cy="317770"/>
                <wp:effectExtent l="0" t="0" r="0" b="6350"/>
                <wp:wrapNone/>
                <wp:docPr id="1407025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64" cy="317770"/>
                        </a:xfrm>
                        <a:prstGeom prst="rect">
                          <a:avLst/>
                        </a:prstGeom>
                        <a:noFill/>
                        <a:ln w="9525">
                          <a:noFill/>
                          <a:miter lim="800000"/>
                          <a:headEnd/>
                          <a:tailEnd/>
                        </a:ln>
                      </wps:spPr>
                      <wps:txbx>
                        <w:txbxContent>
                          <w:p w14:paraId="1E53C866" w14:textId="57523C8F" w:rsidR="00B707FD" w:rsidRPr="00530879" w:rsidRDefault="00B707FD" w:rsidP="00B707FD">
                            <w:pPr>
                              <w:rPr>
                                <w:sz w:val="10"/>
                                <w:szCs w:val="8"/>
                                <w:lang w:val="en-US"/>
                              </w:rPr>
                            </w:pPr>
                            <w:r>
                              <w:rPr>
                                <w:sz w:val="10"/>
                                <w:szCs w:val="8"/>
                                <w:lang w:val="en-US"/>
                              </w:rPr>
                              <w:t>South Africa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FBEF3F" id="_x0000_s1034" type="#_x0000_t202" style="position:absolute;margin-left:214.2pt;margin-top:274.45pt;width:42.3pt;height:2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" filled="f" stroked="f">
                <v:textbox>
                  <w:txbxContent>
                    <w:p w14:paraId="1E53C866" w14:textId="57523C8F" w:rsidR="00B707FD" w:rsidRPr="00530879" w:rsidRDefault="00B707FD" w:rsidP="00B707FD">
                      <w:pPr>
                        <w:rPr>
                          <w:sz w:val="10"/>
                          <w:szCs w:val="8"/>
                          <w:lang w:val="en-US"/>
                        </w:rPr>
                      </w:pPr>
                      <w:r>
                        <w:rPr>
                          <w:sz w:val="10"/>
                          <w:szCs w:val="8"/>
                          <w:lang w:val="en-US"/>
                        </w:rPr>
                        <w:t>South Africa</w:t>
                      </w:r>
                    </w:p>
                  </w:txbxContent>
                </v:textbox>
              </v:shape>
            </w:pict>
          </mc:Fallback>
        </mc:AlternateContent>
      </w:r>
      <w:r w:rsidR="00D5096E" w:rsidRPr="00560E1A">
        <w:rPr>
          <w:noProof/>
          <w:shd w:val="clear" w:color="auto" w:fill="FFFFFF"/>
        </w:rPr>
        <mc:AlternateContent>
          <mc:Choice Requires="wps">
            <w:drawing>
              <wp:anchor distT="45720" distB="45720" distL="114300" distR="114300" simplePos="0" relativeHeight="251658252" behindDoc="0" locked="0" layoutInCell="1" allowOverlap="1" wp14:anchorId="6DB63092" wp14:editId="358ED292">
                <wp:simplePos x="0" y="0"/>
                <wp:positionH relativeFrom="column">
                  <wp:posOffset>2331031</wp:posOffset>
                </wp:positionH>
                <wp:positionV relativeFrom="paragraph">
                  <wp:posOffset>2966895</wp:posOffset>
                </wp:positionV>
                <wp:extent cx="537264" cy="317770"/>
                <wp:effectExtent l="0" t="0" r="0" b="6350"/>
                <wp:wrapNone/>
                <wp:docPr id="1407025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64" cy="317770"/>
                        </a:xfrm>
                        <a:prstGeom prst="rect">
                          <a:avLst/>
                        </a:prstGeom>
                        <a:noFill/>
                        <a:ln w="9525">
                          <a:noFill/>
                          <a:miter lim="800000"/>
                          <a:headEnd/>
                          <a:tailEnd/>
                        </a:ln>
                      </wps:spPr>
                      <wps:txbx>
                        <w:txbxContent>
                          <w:p w14:paraId="0BDD2234" w14:textId="1055310E" w:rsidR="00D5096E" w:rsidRPr="00530879" w:rsidRDefault="00D5096E" w:rsidP="00D5096E">
                            <w:pPr>
                              <w:rPr>
                                <w:sz w:val="10"/>
                                <w:szCs w:val="8"/>
                                <w:lang w:val="en-US"/>
                              </w:rPr>
                            </w:pPr>
                            <w:r>
                              <w:rPr>
                                <w:sz w:val="10"/>
                                <w:szCs w:val="8"/>
                                <w:lang w:val="en-US"/>
                              </w:rPr>
                              <w:t>Namibia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DB63092" id="_x0000_s1035" type="#_x0000_t202" style="position:absolute;margin-left:183.55pt;margin-top:233.6pt;width:42.3pt;height:2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" filled="f" stroked="f">
                <v:textbox>
                  <w:txbxContent>
                    <w:p w14:paraId="0BDD2234" w14:textId="1055310E" w:rsidR="00D5096E" w:rsidRPr="00530879" w:rsidRDefault="00D5096E" w:rsidP="00D5096E">
                      <w:pPr>
                        <w:rPr>
                          <w:sz w:val="10"/>
                          <w:szCs w:val="8"/>
                          <w:lang w:val="en-US"/>
                        </w:rPr>
                      </w:pPr>
                      <w:r>
                        <w:rPr>
                          <w:sz w:val="10"/>
                          <w:szCs w:val="8"/>
                          <w:lang w:val="en-US"/>
                        </w:rPr>
                        <w:t>Namibia</w:t>
                      </w:r>
                    </w:p>
                  </w:txbxContent>
                </v:textbox>
              </v:shape>
            </w:pict>
          </mc:Fallback>
        </mc:AlternateContent>
      </w:r>
      <w:r w:rsidR="00D5096E" w:rsidRPr="00560E1A">
        <w:rPr>
          <w:noProof/>
          <w:shd w:val="clear" w:color="auto" w:fill="FFFFFF"/>
        </w:rPr>
        <mc:AlternateContent>
          <mc:Choice Requires="wps">
            <w:drawing>
              <wp:anchor distT="45720" distB="45720" distL="114300" distR="114300" simplePos="0" relativeHeight="251658245" behindDoc="0" locked="0" layoutInCell="1" allowOverlap="1" wp14:anchorId="3A3D20A9" wp14:editId="431756FE">
                <wp:simplePos x="0" y="0"/>
                <wp:positionH relativeFrom="column">
                  <wp:posOffset>2733013</wp:posOffset>
                </wp:positionH>
                <wp:positionV relativeFrom="paragraph">
                  <wp:posOffset>3083776</wp:posOffset>
                </wp:positionV>
                <wp:extent cx="537264" cy="317770"/>
                <wp:effectExtent l="0" t="0" r="0" b="6350"/>
                <wp:wrapNone/>
                <wp:docPr id="1407025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64" cy="317770"/>
                        </a:xfrm>
                        <a:prstGeom prst="rect">
                          <a:avLst/>
                        </a:prstGeom>
                        <a:noFill/>
                        <a:ln w="9525">
                          <a:noFill/>
                          <a:miter lim="800000"/>
                          <a:headEnd/>
                          <a:tailEnd/>
                        </a:ln>
                      </wps:spPr>
                      <wps:txbx>
                        <w:txbxContent>
                          <w:p w14:paraId="448A3B06" w14:textId="3E998345" w:rsidR="00D5096E" w:rsidRPr="00530879" w:rsidRDefault="00D5096E" w:rsidP="00D5096E">
                            <w:pPr>
                              <w:rPr>
                                <w:sz w:val="10"/>
                                <w:szCs w:val="8"/>
                                <w:lang w:val="en-US"/>
                              </w:rPr>
                            </w:pPr>
                            <w:r>
                              <w:rPr>
                                <w:sz w:val="10"/>
                                <w:szCs w:val="8"/>
                                <w:lang w:val="en-US"/>
                              </w:rPr>
                              <w:t>Botswana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A3D20A9" id="_x0000_s1036" type="#_x0000_t202" style="position:absolute;margin-left:215.2pt;margin-top:242.8pt;width:42.3pt;height:2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" filled="f" stroked="f">
                <v:textbox>
                  <w:txbxContent>
                    <w:p w14:paraId="448A3B06" w14:textId="3E998345" w:rsidR="00D5096E" w:rsidRPr="00530879" w:rsidRDefault="00D5096E" w:rsidP="00D5096E">
                      <w:pPr>
                        <w:rPr>
                          <w:sz w:val="10"/>
                          <w:szCs w:val="8"/>
                          <w:lang w:val="en-US"/>
                        </w:rPr>
                      </w:pPr>
                      <w:r>
                        <w:rPr>
                          <w:sz w:val="10"/>
                          <w:szCs w:val="8"/>
                          <w:lang w:val="en-US"/>
                        </w:rPr>
                        <w:t>Botswana</w:t>
                      </w:r>
                    </w:p>
                  </w:txbxContent>
                </v:textbox>
              </v:shape>
            </w:pict>
          </mc:Fallback>
        </mc:AlternateContent>
      </w:r>
      <w:r w:rsidR="00530879" w:rsidRPr="00560E1A">
        <w:rPr>
          <w:noProof/>
          <w:shd w:val="clear" w:color="auto" w:fill="FFFFFF"/>
        </w:rPr>
        <mc:AlternateContent>
          <mc:Choice Requires="wps">
            <w:drawing>
              <wp:anchor distT="45720" distB="45720" distL="114300" distR="114300" simplePos="0" relativeHeight="251658244" behindDoc="0" locked="0" layoutInCell="1" allowOverlap="1" wp14:anchorId="16D8819B" wp14:editId="2F068815">
                <wp:simplePos x="0" y="0"/>
                <wp:positionH relativeFrom="column">
                  <wp:posOffset>3009089</wp:posOffset>
                </wp:positionH>
                <wp:positionV relativeFrom="paragraph">
                  <wp:posOffset>2860364</wp:posOffset>
                </wp:positionV>
                <wp:extent cx="537264" cy="31777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64" cy="317770"/>
                        </a:xfrm>
                        <a:prstGeom prst="rect">
                          <a:avLst/>
                        </a:prstGeom>
                        <a:noFill/>
                        <a:ln w="9525">
                          <a:noFill/>
                          <a:miter lim="800000"/>
                          <a:headEnd/>
                          <a:tailEnd/>
                        </a:ln>
                      </wps:spPr>
                      <wps:txbx>
                        <w:txbxContent>
                          <w:p w14:paraId="2A4F0F97" w14:textId="41B68912" w:rsidR="00530879" w:rsidRPr="00530879" w:rsidRDefault="00530879">
                            <w:pPr>
                              <w:rPr>
                                <w:sz w:val="10"/>
                                <w:szCs w:val="8"/>
                                <w:lang w:val="en-US"/>
                              </w:rPr>
                            </w:pPr>
                            <w:r w:rsidRPr="00530879">
                              <w:rPr>
                                <w:sz w:val="10"/>
                                <w:szCs w:val="8"/>
                                <w:lang w:val="en-US"/>
                              </w:rPr>
                              <w:t>Zimbab</w:t>
                            </w:r>
                            <w:r>
                              <w:rPr>
                                <w:sz w:val="10"/>
                                <w:szCs w:val="8"/>
                                <w:lang w:val="en-US"/>
                              </w:rPr>
                              <w:t>we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6D8819B" id="_x0000_s1037" type="#_x0000_t202" style="position:absolute;margin-left:236.95pt;margin-top:225.25pt;width:42.3pt;height:2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" filled="f" stroked="f">
                <v:textbox>
                  <w:txbxContent>
                    <w:p w14:paraId="2A4F0F97" w14:textId="41B68912" w:rsidR="00530879" w:rsidRPr="00530879" w:rsidRDefault="00530879">
                      <w:pPr>
                        <w:rPr>
                          <w:sz w:val="10"/>
                          <w:szCs w:val="8"/>
                          <w:lang w:val="en-US"/>
                        </w:rPr>
                      </w:pPr>
                      <w:r w:rsidRPr="00530879">
                        <w:rPr>
                          <w:sz w:val="10"/>
                          <w:szCs w:val="8"/>
                          <w:lang w:val="en-US"/>
                        </w:rPr>
                        <w:t>Zimbab</w:t>
                      </w:r>
                      <w:r>
                        <w:rPr>
                          <w:sz w:val="10"/>
                          <w:szCs w:val="8"/>
                          <w:lang w:val="en-US"/>
                        </w:rPr>
                        <w:t>we</w:t>
                      </w:r>
                    </w:p>
                  </w:txbxContent>
                </v:textbox>
              </v:shape>
            </w:pict>
          </mc:Fallback>
        </mc:AlternateContent>
      </w:r>
      <w:r w:rsidR="006F5AA6" w:rsidRPr="00560E1A">
        <w:rPr>
          <w:noProof/>
        </w:rPr>
        <w:drawing>
          <wp:inline distT="0" distB="0" distL="0" distR="0" wp14:anchorId="0EED6737" wp14:editId="1700126E">
            <wp:extent cx="5715000" cy="3884579"/>
            <wp:effectExtent l="0" t="0" r="0" b="1905"/>
            <wp:docPr id="1407025189" name="Picture 140702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884579"/>
                    </a:xfrm>
                    <a:prstGeom prst="rect">
                      <a:avLst/>
                    </a:prstGeom>
                  </pic:spPr>
                </pic:pic>
              </a:graphicData>
            </a:graphic>
          </wp:inline>
        </w:drawing>
      </w:r>
    </w:p>
    <w:p w14:paraId="5AB79689" w14:textId="459E672A" w:rsidR="00DB17F2" w:rsidRPr="00560E1A" w:rsidRDefault="00DB17F2" w:rsidP="008C0FD7">
      <w:pPr>
        <w:pStyle w:val="AP-Style1"/>
        <w:rPr>
          <w:lang w:eastAsia="fr-FR"/>
        </w:rPr>
      </w:pPr>
      <w:r w:rsidRPr="00560E1A">
        <w:rPr>
          <w:szCs w:val="18"/>
        </w:rPr>
        <w:t xml:space="preserve">Donors’ requirements </w:t>
      </w:r>
    </w:p>
    <w:p w14:paraId="20A56CD8" w14:textId="7760BB4C" w:rsidR="003640DD" w:rsidRPr="00560E1A" w:rsidRDefault="002D5B01" w:rsidP="00DC00EC">
      <w:pPr>
        <w:rPr>
          <w:shd w:val="clear" w:color="auto" w:fill="FFFFFF"/>
        </w:rPr>
      </w:pPr>
      <w:r w:rsidRPr="00560E1A">
        <w:rPr>
          <w:shd w:val="clear" w:color="auto" w:fill="FFFFFF"/>
        </w:rPr>
        <w:t xml:space="preserve">Harare Office mostly mobilized resources from the governments of Nordic countries, </w:t>
      </w:r>
      <w:proofErr w:type="gramStart"/>
      <w:r w:rsidRPr="00560E1A">
        <w:rPr>
          <w:shd w:val="clear" w:color="auto" w:fill="FFFFFF"/>
        </w:rPr>
        <w:t>EU</w:t>
      </w:r>
      <w:proofErr w:type="gramEnd"/>
      <w:r w:rsidRPr="00560E1A">
        <w:rPr>
          <w:shd w:val="clear" w:color="auto" w:fill="FFFFFF"/>
        </w:rPr>
        <w:t xml:space="preserve"> and UN partnerships. </w:t>
      </w:r>
      <w:r w:rsidR="00DC00EC" w:rsidRPr="00560E1A">
        <w:rPr>
          <w:shd w:val="clear" w:color="auto" w:fill="FFFFFF"/>
        </w:rPr>
        <w:t xml:space="preserve">Requirements of top </w:t>
      </w:r>
      <w:r w:rsidR="000A653E" w:rsidRPr="00560E1A">
        <w:rPr>
          <w:shd w:val="clear" w:color="auto" w:fill="FFFFFF"/>
        </w:rPr>
        <w:t xml:space="preserve">3 </w:t>
      </w:r>
      <w:r w:rsidR="00DC00EC" w:rsidRPr="00560E1A">
        <w:rPr>
          <w:shd w:val="clear" w:color="auto" w:fill="FFFFFF"/>
        </w:rPr>
        <w:t>donors are as follows:</w:t>
      </w:r>
    </w:p>
    <w:tbl>
      <w:tblPr>
        <w:tblStyle w:val="TableGrid"/>
        <w:tblW w:w="10201" w:type="dxa"/>
        <w:tblLook w:val="04A0" w:firstRow="1" w:lastRow="0" w:firstColumn="1" w:lastColumn="0" w:noHBand="0" w:noVBand="1"/>
      </w:tblPr>
      <w:tblGrid>
        <w:gridCol w:w="988"/>
        <w:gridCol w:w="2551"/>
        <w:gridCol w:w="6662"/>
      </w:tblGrid>
      <w:tr w:rsidR="00CF7A20" w:rsidRPr="00560E1A" w14:paraId="0D936413" w14:textId="77777777" w:rsidTr="00CF7A20">
        <w:trPr>
          <w:trHeight w:val="341"/>
        </w:trPr>
        <w:tc>
          <w:tcPr>
            <w:tcW w:w="988" w:type="dxa"/>
            <w:shd w:val="clear" w:color="auto" w:fill="DDDDDD" w:themeFill="background2"/>
            <w:vAlign w:val="center"/>
          </w:tcPr>
          <w:p w14:paraId="31D0C70C" w14:textId="685AA665" w:rsidR="00CF7A20" w:rsidRPr="00560E1A" w:rsidRDefault="00CF7A20" w:rsidP="00D77DBB">
            <w:pPr>
              <w:spacing w:before="0" w:after="0"/>
              <w:rPr>
                <w:rFonts w:cs="Arial"/>
                <w:b/>
                <w:bCs/>
                <w:sz w:val="14"/>
                <w:szCs w:val="14"/>
                <w:lang w:eastAsia="zh-CN"/>
              </w:rPr>
            </w:pPr>
            <w:r w:rsidRPr="00560E1A">
              <w:rPr>
                <w:rFonts w:cs="Arial"/>
                <w:b/>
                <w:bCs/>
                <w:sz w:val="14"/>
                <w:szCs w:val="14"/>
                <w:lang w:eastAsia="zh-CN"/>
              </w:rPr>
              <w:t>Donor</w:t>
            </w:r>
          </w:p>
        </w:tc>
        <w:tc>
          <w:tcPr>
            <w:tcW w:w="2551" w:type="dxa"/>
            <w:shd w:val="clear" w:color="auto" w:fill="DDDDDD" w:themeFill="background2"/>
            <w:vAlign w:val="center"/>
          </w:tcPr>
          <w:p w14:paraId="19053866" w14:textId="7898B7A6" w:rsidR="00CF7A20" w:rsidRPr="00560E1A" w:rsidRDefault="00CF7A20" w:rsidP="00D77DBB">
            <w:pPr>
              <w:spacing w:before="0" w:after="0"/>
              <w:rPr>
                <w:rFonts w:cs="Arial"/>
                <w:b/>
                <w:bCs/>
                <w:sz w:val="14"/>
                <w:szCs w:val="14"/>
                <w:lang w:eastAsia="zh-CN"/>
              </w:rPr>
            </w:pPr>
            <w:r w:rsidRPr="00560E1A">
              <w:rPr>
                <w:rFonts w:cs="Arial"/>
                <w:b/>
                <w:bCs/>
                <w:sz w:val="14"/>
                <w:szCs w:val="14"/>
                <w:lang w:eastAsia="zh-CN"/>
              </w:rPr>
              <w:t>Project</w:t>
            </w:r>
          </w:p>
        </w:tc>
        <w:tc>
          <w:tcPr>
            <w:tcW w:w="6662" w:type="dxa"/>
            <w:shd w:val="clear" w:color="auto" w:fill="DDDDDD" w:themeFill="background2"/>
            <w:vAlign w:val="center"/>
          </w:tcPr>
          <w:p w14:paraId="3170E98F" w14:textId="1134C280" w:rsidR="00CF7A20" w:rsidRPr="00560E1A" w:rsidRDefault="00CF7A20" w:rsidP="00D77DBB">
            <w:pPr>
              <w:spacing w:before="0" w:after="0"/>
              <w:rPr>
                <w:rFonts w:cs="Arial"/>
                <w:b/>
                <w:bCs/>
                <w:sz w:val="14"/>
                <w:szCs w:val="14"/>
                <w:lang w:eastAsia="zh-CN"/>
              </w:rPr>
            </w:pPr>
            <w:r w:rsidRPr="00560E1A">
              <w:rPr>
                <w:rFonts w:cs="Arial"/>
                <w:b/>
                <w:bCs/>
                <w:sz w:val="14"/>
                <w:szCs w:val="14"/>
                <w:lang w:eastAsia="zh-CN"/>
              </w:rPr>
              <w:t xml:space="preserve">Main Donor requirements </w:t>
            </w:r>
          </w:p>
        </w:tc>
      </w:tr>
      <w:tr w:rsidR="00CF7A20" w:rsidRPr="00560E1A" w14:paraId="2D0E7679" w14:textId="77777777" w:rsidTr="00CF7A20">
        <w:tc>
          <w:tcPr>
            <w:tcW w:w="988" w:type="dxa"/>
            <w:vAlign w:val="center"/>
          </w:tcPr>
          <w:p w14:paraId="6A72D4E9" w14:textId="41700AD7" w:rsidR="00CF7A20" w:rsidRPr="00560E1A" w:rsidRDefault="00CF7A20" w:rsidP="0073039C">
            <w:pPr>
              <w:spacing w:before="0" w:after="0"/>
              <w:rPr>
                <w:rFonts w:cs="Arial"/>
                <w:sz w:val="14"/>
                <w:szCs w:val="14"/>
                <w:lang w:eastAsia="zh-CN"/>
              </w:rPr>
            </w:pPr>
            <w:r w:rsidRPr="00560E1A">
              <w:rPr>
                <w:rFonts w:cs="Arial"/>
                <w:sz w:val="14"/>
                <w:szCs w:val="14"/>
                <w:lang w:eastAsia="zh-CN"/>
              </w:rPr>
              <w:t>Sweden Government</w:t>
            </w:r>
          </w:p>
        </w:tc>
        <w:tc>
          <w:tcPr>
            <w:tcW w:w="2551" w:type="dxa"/>
            <w:vAlign w:val="center"/>
          </w:tcPr>
          <w:p w14:paraId="7349F464" w14:textId="40295620" w:rsidR="00CF7A20" w:rsidRPr="00560E1A" w:rsidRDefault="00CF7A20" w:rsidP="0083240E">
            <w:pPr>
              <w:spacing w:before="0" w:after="0"/>
              <w:rPr>
                <w:shd w:val="clear" w:color="auto" w:fill="FFFFFF"/>
              </w:rPr>
            </w:pPr>
            <w:r w:rsidRPr="00560E1A">
              <w:rPr>
                <w:rFonts w:cs="Arial"/>
                <w:sz w:val="14"/>
                <w:szCs w:val="14"/>
                <w:lang w:eastAsia="zh-CN"/>
              </w:rPr>
              <w:t>Our Rights, Our Lives, Our Future</w:t>
            </w:r>
          </w:p>
        </w:tc>
        <w:tc>
          <w:tcPr>
            <w:tcW w:w="6662" w:type="dxa"/>
          </w:tcPr>
          <w:p w14:paraId="525EEEB2" w14:textId="3A5B8D67" w:rsidR="00CF7A20" w:rsidRPr="00560E1A" w:rsidRDefault="00CF7A20" w:rsidP="00E245FF">
            <w:pPr>
              <w:spacing w:before="0" w:after="0"/>
              <w:rPr>
                <w:rFonts w:cs="Arial"/>
                <w:sz w:val="14"/>
                <w:szCs w:val="14"/>
                <w:lang w:eastAsia="zh-CN"/>
              </w:rPr>
            </w:pPr>
            <w:r w:rsidRPr="00560E1A">
              <w:rPr>
                <w:rFonts w:cs="Arial"/>
                <w:sz w:val="14"/>
                <w:szCs w:val="14"/>
                <w:lang w:eastAsia="zh-CN"/>
              </w:rPr>
              <w:t xml:space="preserve">Annual result-based reports against the Result Assessment Framework; Annual workplans and budgets; annual certified financial reports; an external evaluation </w:t>
            </w:r>
          </w:p>
        </w:tc>
      </w:tr>
      <w:tr w:rsidR="00CF7A20" w:rsidRPr="00560E1A" w14:paraId="65BC2B20" w14:textId="77777777" w:rsidTr="00CF7A20">
        <w:tc>
          <w:tcPr>
            <w:tcW w:w="988" w:type="dxa"/>
            <w:vAlign w:val="center"/>
          </w:tcPr>
          <w:p w14:paraId="1EE3CD6F" w14:textId="6F878711" w:rsidR="00CF7A20" w:rsidRPr="00560E1A" w:rsidRDefault="00CF7A20" w:rsidP="00276BF5">
            <w:pPr>
              <w:spacing w:before="0" w:after="0"/>
              <w:rPr>
                <w:rFonts w:cs="Arial"/>
                <w:sz w:val="14"/>
                <w:szCs w:val="14"/>
                <w:lang w:eastAsia="zh-CN"/>
              </w:rPr>
            </w:pPr>
            <w:r w:rsidRPr="00560E1A">
              <w:rPr>
                <w:rFonts w:cs="Arial"/>
                <w:sz w:val="14"/>
                <w:szCs w:val="14"/>
                <w:lang w:eastAsia="zh-CN"/>
              </w:rPr>
              <w:t>EU</w:t>
            </w:r>
          </w:p>
        </w:tc>
        <w:tc>
          <w:tcPr>
            <w:tcW w:w="2551" w:type="dxa"/>
            <w:vAlign w:val="center"/>
          </w:tcPr>
          <w:p w14:paraId="21BAC93D" w14:textId="4A88B280" w:rsidR="00CF7A20" w:rsidRPr="00560E1A" w:rsidRDefault="00CF7A20" w:rsidP="00276BF5">
            <w:pPr>
              <w:rPr>
                <w:b/>
                <w:bCs/>
                <w:shd w:val="clear" w:color="auto" w:fill="FFFFFF"/>
              </w:rPr>
            </w:pPr>
            <w:r w:rsidRPr="00560E1A">
              <w:rPr>
                <w:rFonts w:cs="Arial"/>
                <w:sz w:val="14"/>
                <w:szCs w:val="14"/>
                <w:lang w:eastAsia="zh-CN"/>
              </w:rPr>
              <w:t>Skills and Technical Education Programme (STEP)</w:t>
            </w:r>
          </w:p>
        </w:tc>
        <w:tc>
          <w:tcPr>
            <w:tcW w:w="6662" w:type="dxa"/>
          </w:tcPr>
          <w:p w14:paraId="01892D21" w14:textId="77777777" w:rsidR="00CF7A20" w:rsidRPr="00560E1A" w:rsidRDefault="00CF7A20" w:rsidP="00A4613C">
            <w:pPr>
              <w:spacing w:before="0" w:after="0"/>
              <w:rPr>
                <w:rFonts w:cs="Arial"/>
                <w:sz w:val="14"/>
                <w:szCs w:val="14"/>
                <w:lang w:eastAsia="zh-CN"/>
              </w:rPr>
            </w:pPr>
            <w:r w:rsidRPr="00560E1A">
              <w:rPr>
                <w:rFonts w:cs="Arial"/>
                <w:sz w:val="14"/>
                <w:szCs w:val="14"/>
                <w:lang w:eastAsia="zh-CN"/>
              </w:rPr>
              <w:t xml:space="preserve">Tendering and Procurement should be governed by UNESCO </w:t>
            </w:r>
            <w:proofErr w:type="gramStart"/>
            <w:r w:rsidRPr="00560E1A">
              <w:rPr>
                <w:rFonts w:cs="Arial"/>
                <w:sz w:val="14"/>
                <w:szCs w:val="14"/>
                <w:lang w:eastAsia="zh-CN"/>
              </w:rPr>
              <w:t>rules;</w:t>
            </w:r>
            <w:proofErr w:type="gramEnd"/>
          </w:p>
          <w:p w14:paraId="244CEE1F" w14:textId="749F1486" w:rsidR="00CF7A20" w:rsidRPr="00560E1A" w:rsidRDefault="00CF7A20" w:rsidP="00F93FC7">
            <w:pPr>
              <w:spacing w:before="0" w:after="0"/>
              <w:rPr>
                <w:rFonts w:cs="Arial"/>
                <w:sz w:val="14"/>
                <w:szCs w:val="14"/>
                <w:lang w:eastAsia="zh-CN"/>
              </w:rPr>
            </w:pPr>
            <w:r w:rsidRPr="00560E1A">
              <w:rPr>
                <w:rFonts w:cs="Arial"/>
                <w:sz w:val="14"/>
                <w:szCs w:val="14"/>
                <w:lang w:eastAsia="zh-CN"/>
              </w:rPr>
              <w:t xml:space="preserve">Three monthly progress reports against Annual work plans indicators; Inception report and the Annual work plans; The final project report and evaluation report  </w:t>
            </w:r>
          </w:p>
        </w:tc>
      </w:tr>
      <w:tr w:rsidR="00CF7A20" w:rsidRPr="00560E1A" w14:paraId="63BF6AC6" w14:textId="77777777" w:rsidTr="009043B8">
        <w:trPr>
          <w:trHeight w:val="359"/>
        </w:trPr>
        <w:tc>
          <w:tcPr>
            <w:tcW w:w="988" w:type="dxa"/>
          </w:tcPr>
          <w:p w14:paraId="7ECF625B" w14:textId="31EBA811" w:rsidR="00CF7A20" w:rsidRPr="00560E1A" w:rsidRDefault="00CF7A20" w:rsidP="00276BF5">
            <w:pPr>
              <w:rPr>
                <w:shd w:val="clear" w:color="auto" w:fill="FFFFFF"/>
              </w:rPr>
            </w:pPr>
            <w:r w:rsidRPr="00560E1A">
              <w:rPr>
                <w:rFonts w:cs="Arial"/>
                <w:sz w:val="14"/>
                <w:szCs w:val="14"/>
                <w:lang w:eastAsia="zh-CN"/>
              </w:rPr>
              <w:t>Switzerland</w:t>
            </w:r>
          </w:p>
        </w:tc>
        <w:tc>
          <w:tcPr>
            <w:tcW w:w="2551" w:type="dxa"/>
          </w:tcPr>
          <w:p w14:paraId="0365612A" w14:textId="3AD3908C" w:rsidR="00CF7A20" w:rsidRPr="00560E1A" w:rsidRDefault="00CF7A20" w:rsidP="00276BF5">
            <w:pPr>
              <w:rPr>
                <w:rFonts w:cs="Arial"/>
                <w:sz w:val="14"/>
                <w:szCs w:val="14"/>
                <w:lang w:eastAsia="zh-CN"/>
              </w:rPr>
            </w:pPr>
            <w:r w:rsidRPr="00560E1A">
              <w:rPr>
                <w:rFonts w:cs="Arial"/>
                <w:sz w:val="14"/>
                <w:szCs w:val="14"/>
                <w:lang w:eastAsia="zh-CN"/>
              </w:rPr>
              <w:t>Our Rights, Our Lives, Our Future PLUS</w:t>
            </w:r>
          </w:p>
        </w:tc>
        <w:tc>
          <w:tcPr>
            <w:tcW w:w="6662" w:type="dxa"/>
            <w:vAlign w:val="center"/>
          </w:tcPr>
          <w:p w14:paraId="0901CA9D" w14:textId="77777777" w:rsidR="00CF7A20" w:rsidRPr="00560E1A" w:rsidRDefault="00946A17" w:rsidP="009043B8">
            <w:pPr>
              <w:spacing w:before="0" w:after="0"/>
              <w:rPr>
                <w:rFonts w:cs="Arial"/>
                <w:sz w:val="14"/>
                <w:szCs w:val="14"/>
                <w:lang w:eastAsia="zh-CN"/>
              </w:rPr>
            </w:pPr>
            <w:r w:rsidRPr="00560E1A">
              <w:rPr>
                <w:rFonts w:cs="Arial"/>
                <w:sz w:val="14"/>
                <w:szCs w:val="14"/>
                <w:lang w:eastAsia="zh-CN"/>
              </w:rPr>
              <w:t>Annual operational reports</w:t>
            </w:r>
            <w:r w:rsidR="00ED1421" w:rsidRPr="00560E1A">
              <w:rPr>
                <w:rFonts w:cs="Arial"/>
                <w:sz w:val="14"/>
                <w:szCs w:val="14"/>
                <w:lang w:eastAsia="zh-CN"/>
              </w:rPr>
              <w:t xml:space="preserve">; annual financial certified </w:t>
            </w:r>
            <w:proofErr w:type="gramStart"/>
            <w:r w:rsidR="00ED1421" w:rsidRPr="00560E1A">
              <w:rPr>
                <w:rFonts w:cs="Arial"/>
                <w:sz w:val="14"/>
                <w:szCs w:val="14"/>
                <w:lang w:eastAsia="zh-CN"/>
              </w:rPr>
              <w:t>reports</w:t>
            </w:r>
            <w:r w:rsidR="009043B8" w:rsidRPr="00560E1A">
              <w:rPr>
                <w:rFonts w:cs="Arial"/>
                <w:sz w:val="14"/>
                <w:szCs w:val="14"/>
                <w:lang w:eastAsia="zh-CN"/>
              </w:rPr>
              <w:t>;</w:t>
            </w:r>
            <w:proofErr w:type="gramEnd"/>
          </w:p>
          <w:p w14:paraId="74FD474C" w14:textId="6E837E04" w:rsidR="009043B8" w:rsidRPr="00560E1A" w:rsidRDefault="009043B8" w:rsidP="009043B8">
            <w:pPr>
              <w:spacing w:before="0" w:after="0"/>
              <w:rPr>
                <w:rFonts w:cs="Arial"/>
                <w:sz w:val="14"/>
                <w:szCs w:val="14"/>
                <w:lang w:eastAsia="zh-CN"/>
              </w:rPr>
            </w:pPr>
            <w:r w:rsidRPr="00560E1A">
              <w:rPr>
                <w:rFonts w:cs="Arial"/>
                <w:sz w:val="14"/>
                <w:szCs w:val="14"/>
                <w:lang w:eastAsia="zh-CN"/>
              </w:rPr>
              <w:t xml:space="preserve">Final evaluation report </w:t>
            </w:r>
          </w:p>
        </w:tc>
      </w:tr>
    </w:tbl>
    <w:p w14:paraId="6D6384FC" w14:textId="06F334BC" w:rsidR="00E22119" w:rsidRPr="00560E1A" w:rsidRDefault="00E22119" w:rsidP="00E22119">
      <w:pPr>
        <w:pStyle w:val="AP-Style1"/>
        <w:rPr>
          <w:shd w:val="clear" w:color="auto" w:fill="FFFFFF"/>
        </w:rPr>
      </w:pPr>
      <w:r w:rsidRPr="00560E1A">
        <w:rPr>
          <w:shd w:val="clear" w:color="auto" w:fill="FFFFFF"/>
        </w:rPr>
        <w:t>Program management</w:t>
      </w:r>
    </w:p>
    <w:p w14:paraId="1DF1A744" w14:textId="4C575B5D" w:rsidR="00E22119" w:rsidRPr="00560E1A" w:rsidRDefault="00E22119" w:rsidP="00E22119">
      <w:pPr>
        <w:rPr>
          <w:shd w:val="clear" w:color="auto" w:fill="FFFFFF"/>
        </w:rPr>
      </w:pPr>
      <w:r w:rsidRPr="00560E1A">
        <w:rPr>
          <w:shd w:val="clear" w:color="auto" w:fill="FFFFFF"/>
        </w:rPr>
        <w:t xml:space="preserve">With the minimal resources available, the Office </w:t>
      </w:r>
      <w:r w:rsidR="00290B52" w:rsidRPr="00560E1A">
        <w:rPr>
          <w:shd w:val="clear" w:color="auto" w:fill="FFFFFF"/>
        </w:rPr>
        <w:t>aimed to</w:t>
      </w:r>
      <w:r w:rsidRPr="00560E1A">
        <w:rPr>
          <w:shd w:val="clear" w:color="auto" w:fill="FFFFFF"/>
        </w:rPr>
        <w:t xml:space="preserve"> ensure that all </w:t>
      </w:r>
      <w:proofErr w:type="gramStart"/>
      <w:r w:rsidRPr="00560E1A">
        <w:rPr>
          <w:shd w:val="clear" w:color="auto" w:fill="FFFFFF"/>
        </w:rPr>
        <w:t>the  programmes</w:t>
      </w:r>
      <w:proofErr w:type="gramEnd"/>
      <w:r w:rsidRPr="00560E1A">
        <w:rPr>
          <w:shd w:val="clear" w:color="auto" w:fill="FFFFFF"/>
        </w:rPr>
        <w:t xml:space="preserve">  are  in  sync  with  SDGs,  AU Agenda  2063,  SADC  and  national  priorities.  Regular </w:t>
      </w:r>
      <w:proofErr w:type="gramStart"/>
      <w:r w:rsidRPr="00560E1A">
        <w:rPr>
          <w:shd w:val="clear" w:color="auto" w:fill="FFFFFF"/>
        </w:rPr>
        <w:t>Programme  funds</w:t>
      </w:r>
      <w:proofErr w:type="gramEnd"/>
      <w:r w:rsidRPr="00560E1A">
        <w:rPr>
          <w:shd w:val="clear" w:color="auto" w:fill="FFFFFF"/>
        </w:rPr>
        <w:t xml:space="preserve">  will  be  catalytically  positioned  to attract extra-budgetary resources. Partnerships will be strengthened while </w:t>
      </w:r>
      <w:proofErr w:type="gramStart"/>
      <w:r w:rsidRPr="00560E1A">
        <w:rPr>
          <w:shd w:val="clear" w:color="auto" w:fill="FFFFFF"/>
        </w:rPr>
        <w:t>enhancing  visibility</w:t>
      </w:r>
      <w:proofErr w:type="gramEnd"/>
      <w:r w:rsidRPr="00560E1A">
        <w:rPr>
          <w:shd w:val="clear" w:color="auto" w:fill="FFFFFF"/>
        </w:rPr>
        <w:t xml:space="preserve">  of  UNESCO’s work will also be prioritised.</w:t>
      </w:r>
    </w:p>
    <w:p w14:paraId="7ABE30D0" w14:textId="5A0D3C7E" w:rsidR="00E22119" w:rsidRPr="00560E1A" w:rsidRDefault="00E22119" w:rsidP="00425E5B">
      <w:pPr>
        <w:textAlignment w:val="baseline"/>
        <w:rPr>
          <w:rFonts w:eastAsia="PMingLiU"/>
        </w:rPr>
      </w:pPr>
    </w:p>
    <w:p w14:paraId="1370EBD5" w14:textId="01A553CF" w:rsidR="00AB5B6E" w:rsidRPr="00560E1A" w:rsidRDefault="0049285D" w:rsidP="00AB5B6E">
      <w:pPr>
        <w:pStyle w:val="AP-Style1"/>
        <w:rPr>
          <w:rFonts w:eastAsia="PMingLiU"/>
        </w:rPr>
      </w:pPr>
      <w:r w:rsidRPr="00560E1A">
        <w:rPr>
          <w:rFonts w:eastAsia="PMingLiU"/>
        </w:rPr>
        <w:lastRenderedPageBreak/>
        <w:t>Programme portfolio</w:t>
      </w:r>
    </w:p>
    <w:p w14:paraId="1643A3F9" w14:textId="363A1457" w:rsidR="003B7E2F" w:rsidRPr="00560E1A" w:rsidRDefault="00E22119" w:rsidP="008C0FD7">
      <w:r w:rsidRPr="00560E1A">
        <w:t>The</w:t>
      </w:r>
      <w:r w:rsidR="003B7E2F" w:rsidRPr="00560E1A">
        <w:t xml:space="preserve"> table below represents 40 C/5.</w:t>
      </w:r>
    </w:p>
    <w:p w14:paraId="6A6AC2E2" w14:textId="4940FDA2" w:rsidR="00A23B07" w:rsidRPr="00560E1A" w:rsidRDefault="00714916" w:rsidP="008C0FD7">
      <w:r w:rsidRPr="00560E1A">
        <w:rPr>
          <w:noProof/>
        </w:rPr>
        <w:drawing>
          <wp:inline distT="0" distB="0" distL="0" distR="0" wp14:anchorId="5D4F06C4" wp14:editId="3BC38204">
            <wp:extent cx="4514286" cy="2104762"/>
            <wp:effectExtent l="0" t="0" r="635" b="0"/>
            <wp:docPr id="1407025191" name="Picture 140702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4286" cy="2104762"/>
                    </a:xfrm>
                    <a:prstGeom prst="rect">
                      <a:avLst/>
                    </a:prstGeom>
                  </pic:spPr>
                </pic:pic>
              </a:graphicData>
            </a:graphic>
          </wp:inline>
        </w:drawing>
      </w:r>
    </w:p>
    <w:p w14:paraId="435E8BED" w14:textId="1EAA2F69" w:rsidR="00A80CC7" w:rsidRDefault="00A80CC7" w:rsidP="00A80CC7">
      <w:pPr>
        <w:pStyle w:val="AP-Style1"/>
        <w:numPr>
          <w:ilvl w:val="0"/>
          <w:numId w:val="0"/>
        </w:numPr>
        <w:ind w:left="360"/>
        <w:jc w:val="center"/>
        <w:rPr>
          <w:b w:val="0"/>
          <w:bCs/>
          <w:i/>
          <w:iCs/>
          <w:sz w:val="18"/>
          <w:szCs w:val="16"/>
          <w:shd w:val="clear" w:color="auto" w:fill="FFFFFF"/>
        </w:rPr>
      </w:pPr>
      <w:r w:rsidRPr="00560E1A">
        <w:rPr>
          <w:b w:val="0"/>
          <w:bCs/>
          <w:i/>
          <w:iCs/>
          <w:sz w:val="18"/>
          <w:szCs w:val="16"/>
          <w:shd w:val="clear" w:color="auto" w:fill="FFFFFF"/>
        </w:rPr>
        <w:t>Source: 40C/5 financial SISTER report</w:t>
      </w:r>
    </w:p>
    <w:p w14:paraId="75BD4473" w14:textId="77777777" w:rsidR="00E84732" w:rsidRPr="00560E1A" w:rsidRDefault="00E84732" w:rsidP="00E84732">
      <w:pPr>
        <w:rPr>
          <w:bCs/>
          <w:shd w:val="clear" w:color="auto" w:fill="FFFFFF"/>
        </w:rPr>
      </w:pPr>
      <w:commentRangeStart w:id="50"/>
      <w:commentRangeStart w:id="51"/>
      <w:r w:rsidRPr="00560E1A">
        <w:rPr>
          <w:bCs/>
          <w:shd w:val="clear" w:color="auto" w:fill="FFFFFF"/>
        </w:rPr>
        <w:t>The current project portfolio is as follows:</w:t>
      </w:r>
      <w:commentRangeEnd w:id="50"/>
      <w:r w:rsidR="00895751">
        <w:rPr>
          <w:rStyle w:val="CommentReference"/>
          <w:rFonts w:ascii="Times New Roman" w:hAnsi="Times New Roman"/>
          <w:lang w:val="en-US"/>
        </w:rPr>
        <w:commentReference w:id="50"/>
      </w:r>
      <w:commentRangeEnd w:id="51"/>
      <w:r w:rsidR="00D55883">
        <w:rPr>
          <w:rStyle w:val="CommentReference"/>
          <w:rFonts w:ascii="Times New Roman" w:hAnsi="Times New Roman"/>
          <w:lang w:val="en-US"/>
        </w:rPr>
        <w:commentReference w:id="51"/>
      </w:r>
    </w:p>
    <w:tbl>
      <w:tblPr>
        <w:tblW w:w="9800" w:type="dxa"/>
        <w:tblLook w:val="04A0" w:firstRow="1" w:lastRow="0" w:firstColumn="1" w:lastColumn="0" w:noHBand="0" w:noVBand="1"/>
      </w:tblPr>
      <w:tblGrid>
        <w:gridCol w:w="1369"/>
        <w:gridCol w:w="4008"/>
        <w:gridCol w:w="1134"/>
        <w:gridCol w:w="792"/>
        <w:gridCol w:w="1097"/>
        <w:gridCol w:w="1400"/>
      </w:tblGrid>
      <w:tr w:rsidR="00E84732" w:rsidRPr="00560E1A" w14:paraId="299E600E" w14:textId="77777777" w:rsidTr="00A132BC">
        <w:trPr>
          <w:trHeight w:val="190"/>
        </w:trPr>
        <w:tc>
          <w:tcPr>
            <w:tcW w:w="1369" w:type="dxa"/>
            <w:tcBorders>
              <w:top w:val="single" w:sz="8" w:space="0" w:color="auto"/>
              <w:left w:val="single" w:sz="8" w:space="0" w:color="auto"/>
              <w:bottom w:val="single" w:sz="8" w:space="0" w:color="auto"/>
              <w:right w:val="single" w:sz="8" w:space="0" w:color="auto"/>
            </w:tcBorders>
            <w:shd w:val="clear" w:color="000000" w:fill="DDDDDD"/>
            <w:noWrap/>
            <w:vAlign w:val="center"/>
            <w:hideMark/>
          </w:tcPr>
          <w:p w14:paraId="78F7DF7E" w14:textId="77777777" w:rsidR="00E84732" w:rsidRPr="00560E1A" w:rsidRDefault="00E84732" w:rsidP="00A132BC">
            <w:pPr>
              <w:spacing w:before="0" w:after="0"/>
              <w:rPr>
                <w:rFonts w:cs="Arial"/>
                <w:b/>
                <w:bCs/>
                <w:sz w:val="14"/>
                <w:szCs w:val="14"/>
                <w:lang w:eastAsia="zh-CN"/>
              </w:rPr>
            </w:pPr>
            <w:r w:rsidRPr="00560E1A">
              <w:rPr>
                <w:rFonts w:cs="Arial"/>
                <w:b/>
                <w:bCs/>
                <w:sz w:val="14"/>
                <w:szCs w:val="14"/>
                <w:lang w:eastAsia="zh-CN"/>
              </w:rPr>
              <w:t>Budget code</w:t>
            </w:r>
          </w:p>
        </w:tc>
        <w:tc>
          <w:tcPr>
            <w:tcW w:w="4008" w:type="dxa"/>
            <w:tcBorders>
              <w:top w:val="single" w:sz="8" w:space="0" w:color="auto"/>
              <w:left w:val="nil"/>
              <w:bottom w:val="single" w:sz="8" w:space="0" w:color="auto"/>
              <w:right w:val="single" w:sz="8" w:space="0" w:color="auto"/>
            </w:tcBorders>
            <w:shd w:val="clear" w:color="000000" w:fill="DDDDDD"/>
            <w:noWrap/>
            <w:vAlign w:val="center"/>
            <w:hideMark/>
          </w:tcPr>
          <w:p w14:paraId="5845DE62" w14:textId="77777777" w:rsidR="00E84732" w:rsidRPr="00560E1A" w:rsidRDefault="00E84732" w:rsidP="00A132BC">
            <w:pPr>
              <w:spacing w:before="0" w:after="0"/>
              <w:rPr>
                <w:rFonts w:cs="Arial"/>
                <w:b/>
                <w:bCs/>
                <w:sz w:val="14"/>
                <w:szCs w:val="14"/>
                <w:lang w:eastAsia="zh-CN"/>
              </w:rPr>
            </w:pPr>
            <w:r w:rsidRPr="00560E1A">
              <w:rPr>
                <w:rFonts w:cs="Arial"/>
                <w:b/>
                <w:bCs/>
                <w:sz w:val="14"/>
                <w:szCs w:val="14"/>
                <w:lang w:eastAsia="zh-CN"/>
              </w:rPr>
              <w:t>Project title (full)</w:t>
            </w:r>
          </w:p>
        </w:tc>
        <w:tc>
          <w:tcPr>
            <w:tcW w:w="1134" w:type="dxa"/>
            <w:tcBorders>
              <w:top w:val="single" w:sz="8" w:space="0" w:color="auto"/>
              <w:left w:val="nil"/>
              <w:bottom w:val="single" w:sz="8" w:space="0" w:color="auto"/>
              <w:right w:val="single" w:sz="8" w:space="0" w:color="auto"/>
            </w:tcBorders>
            <w:shd w:val="clear" w:color="000000" w:fill="DDDDDD"/>
            <w:noWrap/>
            <w:vAlign w:val="center"/>
            <w:hideMark/>
          </w:tcPr>
          <w:p w14:paraId="0B7127F4" w14:textId="77777777" w:rsidR="00E84732" w:rsidRPr="00560E1A" w:rsidRDefault="00E84732" w:rsidP="00A132BC">
            <w:pPr>
              <w:spacing w:before="0" w:after="0"/>
              <w:jc w:val="center"/>
              <w:rPr>
                <w:rFonts w:cs="Arial"/>
                <w:b/>
                <w:bCs/>
                <w:sz w:val="14"/>
                <w:szCs w:val="14"/>
                <w:lang w:eastAsia="zh-CN"/>
              </w:rPr>
            </w:pPr>
            <w:r w:rsidRPr="00560E1A">
              <w:rPr>
                <w:rFonts w:cs="Arial"/>
                <w:b/>
                <w:bCs/>
                <w:sz w:val="14"/>
                <w:szCs w:val="14"/>
                <w:lang w:eastAsia="zh-CN"/>
              </w:rPr>
              <w:t>Sector</w:t>
            </w:r>
          </w:p>
        </w:tc>
        <w:tc>
          <w:tcPr>
            <w:tcW w:w="792" w:type="dxa"/>
            <w:tcBorders>
              <w:top w:val="single" w:sz="8" w:space="0" w:color="auto"/>
              <w:left w:val="nil"/>
              <w:bottom w:val="single" w:sz="8" w:space="0" w:color="auto"/>
              <w:right w:val="single" w:sz="8" w:space="0" w:color="auto"/>
            </w:tcBorders>
            <w:shd w:val="clear" w:color="000000" w:fill="DDDDDD"/>
            <w:vAlign w:val="center"/>
            <w:hideMark/>
          </w:tcPr>
          <w:p w14:paraId="0F1660A9" w14:textId="77777777" w:rsidR="00E84732" w:rsidRPr="00560E1A" w:rsidRDefault="00E84732" w:rsidP="00A132BC">
            <w:pPr>
              <w:spacing w:before="0" w:after="0"/>
              <w:jc w:val="center"/>
              <w:rPr>
                <w:rFonts w:cs="Arial"/>
                <w:b/>
                <w:bCs/>
                <w:sz w:val="14"/>
                <w:szCs w:val="14"/>
                <w:lang w:eastAsia="zh-CN"/>
              </w:rPr>
            </w:pPr>
            <w:r w:rsidRPr="00560E1A">
              <w:rPr>
                <w:rFonts w:cs="Arial"/>
                <w:b/>
                <w:bCs/>
                <w:sz w:val="14"/>
                <w:szCs w:val="14"/>
                <w:lang w:eastAsia="zh-CN"/>
              </w:rPr>
              <w:t>Contract type</w:t>
            </w:r>
          </w:p>
        </w:tc>
        <w:tc>
          <w:tcPr>
            <w:tcW w:w="1097" w:type="dxa"/>
            <w:tcBorders>
              <w:top w:val="single" w:sz="8" w:space="0" w:color="auto"/>
              <w:left w:val="nil"/>
              <w:bottom w:val="single" w:sz="8" w:space="0" w:color="auto"/>
              <w:right w:val="single" w:sz="8" w:space="0" w:color="auto"/>
            </w:tcBorders>
            <w:shd w:val="clear" w:color="000000" w:fill="DDDDDD"/>
            <w:noWrap/>
            <w:vAlign w:val="center"/>
            <w:hideMark/>
          </w:tcPr>
          <w:p w14:paraId="6886DC87" w14:textId="77777777" w:rsidR="00E84732" w:rsidRPr="00560E1A" w:rsidRDefault="00E84732" w:rsidP="00A132BC">
            <w:pPr>
              <w:spacing w:before="0" w:after="0"/>
              <w:jc w:val="center"/>
              <w:rPr>
                <w:rFonts w:cs="Arial"/>
                <w:b/>
                <w:bCs/>
                <w:sz w:val="14"/>
                <w:szCs w:val="14"/>
                <w:lang w:eastAsia="zh-CN"/>
              </w:rPr>
            </w:pPr>
            <w:r w:rsidRPr="00560E1A">
              <w:rPr>
                <w:rFonts w:cs="Arial"/>
                <w:b/>
                <w:bCs/>
                <w:sz w:val="14"/>
                <w:szCs w:val="14"/>
                <w:lang w:eastAsia="zh-CN"/>
              </w:rPr>
              <w:t>Total Allocation per project</w:t>
            </w:r>
          </w:p>
        </w:tc>
        <w:tc>
          <w:tcPr>
            <w:tcW w:w="1400" w:type="dxa"/>
            <w:tcBorders>
              <w:top w:val="single" w:sz="8" w:space="0" w:color="auto"/>
              <w:left w:val="nil"/>
              <w:bottom w:val="single" w:sz="8" w:space="0" w:color="auto"/>
              <w:right w:val="single" w:sz="8" w:space="0" w:color="auto"/>
            </w:tcBorders>
            <w:shd w:val="clear" w:color="000000" w:fill="DDDDDD"/>
            <w:noWrap/>
            <w:vAlign w:val="center"/>
            <w:hideMark/>
          </w:tcPr>
          <w:p w14:paraId="18C71C89" w14:textId="77777777" w:rsidR="00E84732" w:rsidRPr="00560E1A" w:rsidRDefault="00E84732" w:rsidP="00A132BC">
            <w:pPr>
              <w:spacing w:before="0" w:after="0"/>
              <w:jc w:val="center"/>
              <w:rPr>
                <w:rFonts w:cs="Arial"/>
                <w:b/>
                <w:bCs/>
                <w:sz w:val="14"/>
                <w:szCs w:val="14"/>
                <w:lang w:eastAsia="zh-CN"/>
              </w:rPr>
            </w:pPr>
            <w:r w:rsidRPr="00560E1A">
              <w:rPr>
                <w:rFonts w:cs="Arial"/>
                <w:b/>
                <w:bCs/>
                <w:sz w:val="14"/>
                <w:szCs w:val="14"/>
                <w:lang w:eastAsia="zh-CN"/>
              </w:rPr>
              <w:t>Donor</w:t>
            </w:r>
          </w:p>
        </w:tc>
      </w:tr>
      <w:tr w:rsidR="00E84732" w:rsidRPr="00342A26" w14:paraId="366A3DF5"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3BD7B9F9" w14:textId="77777777" w:rsidR="00E84732" w:rsidRPr="00342A26" w:rsidRDefault="00E84732" w:rsidP="00A132BC">
            <w:pPr>
              <w:spacing w:before="0" w:after="0"/>
              <w:rPr>
                <w:rFonts w:cs="Arial"/>
                <w:sz w:val="14"/>
                <w:szCs w:val="14"/>
                <w:highlight w:val="yellow"/>
                <w:lang w:eastAsia="zh-CN"/>
              </w:rPr>
            </w:pPr>
            <w:r w:rsidRPr="00342A26">
              <w:rPr>
                <w:rFonts w:cs="Arial"/>
                <w:sz w:val="14"/>
                <w:szCs w:val="14"/>
                <w:highlight w:val="yellow"/>
                <w:lang w:eastAsia="zh-CN"/>
              </w:rPr>
              <w:t>503RAF1001</w:t>
            </w:r>
          </w:p>
        </w:tc>
        <w:tc>
          <w:tcPr>
            <w:tcW w:w="4008" w:type="dxa"/>
            <w:tcBorders>
              <w:top w:val="nil"/>
              <w:left w:val="nil"/>
              <w:bottom w:val="single" w:sz="8" w:space="0" w:color="auto"/>
              <w:right w:val="single" w:sz="8" w:space="0" w:color="auto"/>
            </w:tcBorders>
            <w:shd w:val="clear" w:color="auto" w:fill="auto"/>
            <w:noWrap/>
            <w:vAlign w:val="center"/>
            <w:hideMark/>
          </w:tcPr>
          <w:p w14:paraId="5E066AD5" w14:textId="77777777" w:rsidR="00E84732" w:rsidRPr="00342A26" w:rsidRDefault="00E84732" w:rsidP="00A132BC">
            <w:pPr>
              <w:spacing w:before="0" w:after="0"/>
              <w:rPr>
                <w:rFonts w:cs="Arial"/>
                <w:sz w:val="14"/>
                <w:szCs w:val="14"/>
                <w:highlight w:val="yellow"/>
                <w:lang w:eastAsia="zh-CN"/>
              </w:rPr>
            </w:pPr>
            <w:r w:rsidRPr="00342A26">
              <w:rPr>
                <w:rFonts w:cs="Arial"/>
                <w:sz w:val="14"/>
                <w:szCs w:val="14"/>
                <w:highlight w:val="yellow"/>
                <w:lang w:eastAsia="zh-CN"/>
              </w:rPr>
              <w:t>Our Rights, Our Lives, Our Future: Making positive sexual and reproductive health and education outcomes a reality for adolescents and young people in Sub-Saharan Africa</w:t>
            </w:r>
          </w:p>
        </w:tc>
        <w:tc>
          <w:tcPr>
            <w:tcW w:w="1134" w:type="dxa"/>
            <w:tcBorders>
              <w:top w:val="nil"/>
              <w:left w:val="nil"/>
              <w:bottom w:val="single" w:sz="8" w:space="0" w:color="auto"/>
              <w:right w:val="single" w:sz="8" w:space="0" w:color="auto"/>
            </w:tcBorders>
            <w:shd w:val="clear" w:color="auto" w:fill="auto"/>
            <w:noWrap/>
            <w:vAlign w:val="center"/>
            <w:hideMark/>
          </w:tcPr>
          <w:p w14:paraId="373D645E" w14:textId="77777777" w:rsidR="00E84732" w:rsidRPr="00342A26" w:rsidRDefault="00E84732" w:rsidP="00A132BC">
            <w:pPr>
              <w:spacing w:before="0" w:after="0"/>
              <w:jc w:val="center"/>
              <w:rPr>
                <w:rFonts w:cs="Arial"/>
                <w:sz w:val="14"/>
                <w:szCs w:val="14"/>
                <w:highlight w:val="yellow"/>
                <w:lang w:eastAsia="zh-CN"/>
              </w:rPr>
            </w:pPr>
            <w:r w:rsidRPr="00342A26">
              <w:rPr>
                <w:rFonts w:cs="Arial"/>
                <w:sz w:val="14"/>
                <w:szCs w:val="14"/>
                <w:highlight w:val="yellow"/>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49402EB5" w14:textId="77777777" w:rsidR="00E84732" w:rsidRPr="00342A26" w:rsidRDefault="00E84732" w:rsidP="00A132BC">
            <w:pPr>
              <w:spacing w:before="0" w:after="0"/>
              <w:jc w:val="center"/>
              <w:rPr>
                <w:rFonts w:cs="Arial"/>
                <w:sz w:val="14"/>
                <w:szCs w:val="14"/>
                <w:highlight w:val="yellow"/>
                <w:lang w:eastAsia="zh-CN"/>
              </w:rPr>
            </w:pPr>
            <w:r w:rsidRPr="00342A26">
              <w:rPr>
                <w:rFonts w:cs="Arial"/>
                <w:sz w:val="14"/>
                <w:szCs w:val="14"/>
                <w:highlight w:val="yellow"/>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3E4CB750" w14:textId="77777777" w:rsidR="00E84732" w:rsidRPr="00342A26" w:rsidRDefault="00E84732" w:rsidP="00A132BC">
            <w:pPr>
              <w:spacing w:before="0" w:after="0"/>
              <w:jc w:val="center"/>
              <w:rPr>
                <w:rFonts w:cs="Arial"/>
                <w:sz w:val="14"/>
                <w:szCs w:val="14"/>
                <w:highlight w:val="yellow"/>
                <w:lang w:eastAsia="zh-CN"/>
              </w:rPr>
            </w:pPr>
            <w:r w:rsidRPr="00342A26">
              <w:rPr>
                <w:rFonts w:cs="Arial"/>
                <w:sz w:val="14"/>
                <w:szCs w:val="14"/>
                <w:highlight w:val="yellow"/>
                <w:lang w:eastAsia="zh-CN"/>
              </w:rPr>
              <w:t>31 401 092</w:t>
            </w:r>
          </w:p>
        </w:tc>
        <w:tc>
          <w:tcPr>
            <w:tcW w:w="1400" w:type="dxa"/>
            <w:tcBorders>
              <w:top w:val="nil"/>
              <w:left w:val="nil"/>
              <w:bottom w:val="single" w:sz="8" w:space="0" w:color="auto"/>
              <w:right w:val="single" w:sz="8" w:space="0" w:color="auto"/>
            </w:tcBorders>
            <w:shd w:val="clear" w:color="auto" w:fill="auto"/>
            <w:noWrap/>
            <w:vAlign w:val="center"/>
            <w:hideMark/>
          </w:tcPr>
          <w:p w14:paraId="20213E93" w14:textId="77777777" w:rsidR="00E84732" w:rsidRPr="00342A26" w:rsidRDefault="00E84732" w:rsidP="00A132BC">
            <w:pPr>
              <w:spacing w:before="0" w:after="0"/>
              <w:rPr>
                <w:rFonts w:cs="Arial"/>
                <w:sz w:val="14"/>
                <w:szCs w:val="14"/>
                <w:highlight w:val="yellow"/>
                <w:lang w:eastAsia="zh-CN"/>
              </w:rPr>
            </w:pPr>
            <w:r w:rsidRPr="00342A26">
              <w:rPr>
                <w:rFonts w:cs="Arial"/>
                <w:sz w:val="14"/>
                <w:szCs w:val="14"/>
                <w:highlight w:val="yellow"/>
                <w:lang w:eastAsia="zh-CN"/>
              </w:rPr>
              <w:t>Sweden Government</w:t>
            </w:r>
          </w:p>
        </w:tc>
      </w:tr>
      <w:tr w:rsidR="00E84732" w:rsidRPr="00342A26" w14:paraId="7B2829F7"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24D7AE75" w14:textId="77777777" w:rsidR="00E84732" w:rsidRPr="00342A26" w:rsidRDefault="00E84732" w:rsidP="00A132BC">
            <w:pPr>
              <w:spacing w:before="0" w:after="0"/>
              <w:rPr>
                <w:rFonts w:cs="Arial"/>
                <w:sz w:val="14"/>
                <w:szCs w:val="14"/>
                <w:highlight w:val="yellow"/>
                <w:lang w:eastAsia="zh-CN"/>
              </w:rPr>
            </w:pPr>
            <w:r w:rsidRPr="00342A26">
              <w:rPr>
                <w:rFonts w:cs="Arial"/>
                <w:sz w:val="14"/>
                <w:szCs w:val="14"/>
                <w:highlight w:val="yellow"/>
                <w:lang w:eastAsia="zh-CN"/>
              </w:rPr>
              <w:t>549MLW1000</w:t>
            </w:r>
          </w:p>
        </w:tc>
        <w:tc>
          <w:tcPr>
            <w:tcW w:w="4008" w:type="dxa"/>
            <w:tcBorders>
              <w:top w:val="nil"/>
              <w:left w:val="nil"/>
              <w:bottom w:val="single" w:sz="8" w:space="0" w:color="auto"/>
              <w:right w:val="single" w:sz="8" w:space="0" w:color="auto"/>
            </w:tcBorders>
            <w:shd w:val="clear" w:color="auto" w:fill="auto"/>
            <w:noWrap/>
            <w:vAlign w:val="center"/>
            <w:hideMark/>
          </w:tcPr>
          <w:p w14:paraId="014C78CD" w14:textId="77777777" w:rsidR="00E84732" w:rsidRPr="00342A26" w:rsidRDefault="00E84732" w:rsidP="00A132BC">
            <w:pPr>
              <w:spacing w:before="0" w:after="0"/>
              <w:rPr>
                <w:rFonts w:cs="Arial"/>
                <w:sz w:val="14"/>
                <w:szCs w:val="14"/>
                <w:highlight w:val="yellow"/>
                <w:lang w:eastAsia="zh-CN"/>
              </w:rPr>
            </w:pPr>
            <w:r w:rsidRPr="00342A26">
              <w:rPr>
                <w:rFonts w:cs="Arial"/>
                <w:sz w:val="14"/>
                <w:szCs w:val="14"/>
                <w:highlight w:val="yellow"/>
                <w:lang w:eastAsia="zh-CN"/>
              </w:rPr>
              <w:t>Skills and Technical Education Programme (STEP)</w:t>
            </w:r>
          </w:p>
        </w:tc>
        <w:tc>
          <w:tcPr>
            <w:tcW w:w="1134" w:type="dxa"/>
            <w:tcBorders>
              <w:top w:val="nil"/>
              <w:left w:val="nil"/>
              <w:bottom w:val="single" w:sz="8" w:space="0" w:color="auto"/>
              <w:right w:val="single" w:sz="8" w:space="0" w:color="auto"/>
            </w:tcBorders>
            <w:shd w:val="clear" w:color="auto" w:fill="auto"/>
            <w:noWrap/>
            <w:vAlign w:val="center"/>
            <w:hideMark/>
          </w:tcPr>
          <w:p w14:paraId="6DC31016" w14:textId="77777777" w:rsidR="00E84732" w:rsidRPr="00342A26" w:rsidRDefault="00E84732" w:rsidP="00A132BC">
            <w:pPr>
              <w:spacing w:before="0" w:after="0"/>
              <w:jc w:val="center"/>
              <w:rPr>
                <w:rFonts w:cs="Arial"/>
                <w:sz w:val="14"/>
                <w:szCs w:val="14"/>
                <w:highlight w:val="yellow"/>
                <w:lang w:eastAsia="zh-CN"/>
              </w:rPr>
            </w:pPr>
            <w:r w:rsidRPr="00342A26">
              <w:rPr>
                <w:rFonts w:cs="Arial"/>
                <w:sz w:val="14"/>
                <w:szCs w:val="14"/>
                <w:highlight w:val="yellow"/>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6F4CFDFF" w14:textId="77777777" w:rsidR="00E84732" w:rsidRPr="00342A26" w:rsidRDefault="00E84732" w:rsidP="00A132BC">
            <w:pPr>
              <w:spacing w:before="0" w:after="0"/>
              <w:jc w:val="center"/>
              <w:rPr>
                <w:rFonts w:cs="Arial"/>
                <w:sz w:val="14"/>
                <w:szCs w:val="14"/>
                <w:highlight w:val="yellow"/>
                <w:lang w:eastAsia="zh-CN"/>
              </w:rPr>
            </w:pPr>
            <w:r w:rsidRPr="00342A26">
              <w:rPr>
                <w:rFonts w:cs="Arial"/>
                <w:sz w:val="14"/>
                <w:szCs w:val="14"/>
                <w:highlight w:val="yellow"/>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77B91B7D" w14:textId="77777777" w:rsidR="00E84732" w:rsidRPr="00342A26" w:rsidRDefault="00E84732" w:rsidP="00A132BC">
            <w:pPr>
              <w:spacing w:before="0" w:after="0"/>
              <w:jc w:val="center"/>
              <w:rPr>
                <w:rFonts w:cs="Arial"/>
                <w:sz w:val="14"/>
                <w:szCs w:val="14"/>
                <w:highlight w:val="yellow"/>
                <w:lang w:eastAsia="zh-CN"/>
              </w:rPr>
            </w:pPr>
            <w:r w:rsidRPr="00342A26">
              <w:rPr>
                <w:rFonts w:cs="Arial"/>
                <w:sz w:val="14"/>
                <w:szCs w:val="14"/>
                <w:highlight w:val="yellow"/>
                <w:lang w:eastAsia="zh-CN"/>
              </w:rPr>
              <w:t>10 055 860</w:t>
            </w:r>
          </w:p>
        </w:tc>
        <w:tc>
          <w:tcPr>
            <w:tcW w:w="1400" w:type="dxa"/>
            <w:tcBorders>
              <w:top w:val="nil"/>
              <w:left w:val="nil"/>
              <w:bottom w:val="single" w:sz="8" w:space="0" w:color="auto"/>
              <w:right w:val="single" w:sz="8" w:space="0" w:color="auto"/>
            </w:tcBorders>
            <w:shd w:val="clear" w:color="auto" w:fill="auto"/>
            <w:noWrap/>
            <w:vAlign w:val="center"/>
            <w:hideMark/>
          </w:tcPr>
          <w:p w14:paraId="1360945B" w14:textId="77777777" w:rsidR="00E84732" w:rsidRPr="00342A26" w:rsidRDefault="00E84732" w:rsidP="00A132BC">
            <w:pPr>
              <w:spacing w:before="0" w:after="0"/>
              <w:rPr>
                <w:rFonts w:cs="Arial"/>
                <w:sz w:val="14"/>
                <w:szCs w:val="14"/>
                <w:highlight w:val="yellow"/>
                <w:lang w:eastAsia="zh-CN"/>
              </w:rPr>
            </w:pPr>
            <w:r w:rsidRPr="00342A26">
              <w:rPr>
                <w:rFonts w:cs="Arial"/>
                <w:sz w:val="14"/>
                <w:szCs w:val="14"/>
                <w:highlight w:val="yellow"/>
                <w:lang w:eastAsia="zh-CN"/>
              </w:rPr>
              <w:t>European Union</w:t>
            </w:r>
          </w:p>
        </w:tc>
      </w:tr>
      <w:tr w:rsidR="00E84732" w:rsidRPr="00560E1A" w14:paraId="7087C7CD"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4EDEF0CD"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503ZAM1001</w:t>
            </w:r>
          </w:p>
        </w:tc>
        <w:tc>
          <w:tcPr>
            <w:tcW w:w="4008" w:type="dxa"/>
            <w:tcBorders>
              <w:top w:val="nil"/>
              <w:left w:val="nil"/>
              <w:bottom w:val="single" w:sz="8" w:space="0" w:color="auto"/>
              <w:right w:val="single" w:sz="8" w:space="0" w:color="auto"/>
            </w:tcBorders>
            <w:shd w:val="clear" w:color="auto" w:fill="auto"/>
            <w:noWrap/>
            <w:vAlign w:val="center"/>
            <w:hideMark/>
          </w:tcPr>
          <w:p w14:paraId="59C8BCEA"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Our Rights, Our Lives, Our Future (O3) Zambia</w:t>
            </w:r>
          </w:p>
        </w:tc>
        <w:tc>
          <w:tcPr>
            <w:tcW w:w="1134" w:type="dxa"/>
            <w:tcBorders>
              <w:top w:val="nil"/>
              <w:left w:val="nil"/>
              <w:bottom w:val="single" w:sz="8" w:space="0" w:color="auto"/>
              <w:right w:val="single" w:sz="8" w:space="0" w:color="auto"/>
            </w:tcBorders>
            <w:shd w:val="clear" w:color="auto" w:fill="auto"/>
            <w:noWrap/>
            <w:vAlign w:val="center"/>
            <w:hideMark/>
          </w:tcPr>
          <w:p w14:paraId="0504520D"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11CC6590"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6960F890"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8 296 324</w:t>
            </w:r>
          </w:p>
        </w:tc>
        <w:tc>
          <w:tcPr>
            <w:tcW w:w="1400" w:type="dxa"/>
            <w:tcBorders>
              <w:top w:val="nil"/>
              <w:left w:val="nil"/>
              <w:bottom w:val="single" w:sz="8" w:space="0" w:color="auto"/>
              <w:right w:val="single" w:sz="8" w:space="0" w:color="auto"/>
            </w:tcBorders>
            <w:shd w:val="clear" w:color="auto" w:fill="auto"/>
            <w:noWrap/>
            <w:vAlign w:val="center"/>
            <w:hideMark/>
          </w:tcPr>
          <w:p w14:paraId="482C8F71"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Sweden</w:t>
            </w:r>
          </w:p>
        </w:tc>
      </w:tr>
      <w:tr w:rsidR="00E84732" w:rsidRPr="00560E1A" w14:paraId="55365C87"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2408F6F0" w14:textId="77777777" w:rsidR="00E84732" w:rsidRPr="00251D2C" w:rsidRDefault="00E84732" w:rsidP="00A132BC">
            <w:pPr>
              <w:spacing w:before="0" w:after="0"/>
              <w:rPr>
                <w:rFonts w:cs="Arial"/>
                <w:sz w:val="14"/>
                <w:szCs w:val="14"/>
                <w:highlight w:val="yellow"/>
                <w:lang w:eastAsia="zh-CN"/>
              </w:rPr>
            </w:pPr>
            <w:r w:rsidRPr="00251D2C">
              <w:rPr>
                <w:rFonts w:cs="Arial"/>
                <w:sz w:val="14"/>
                <w:szCs w:val="14"/>
                <w:highlight w:val="yellow"/>
                <w:lang w:eastAsia="zh-CN"/>
              </w:rPr>
              <w:t>501RAF1002</w:t>
            </w:r>
          </w:p>
        </w:tc>
        <w:tc>
          <w:tcPr>
            <w:tcW w:w="4008" w:type="dxa"/>
            <w:tcBorders>
              <w:top w:val="nil"/>
              <w:left w:val="nil"/>
              <w:bottom w:val="single" w:sz="8" w:space="0" w:color="auto"/>
              <w:right w:val="single" w:sz="8" w:space="0" w:color="auto"/>
            </w:tcBorders>
            <w:shd w:val="clear" w:color="auto" w:fill="auto"/>
            <w:noWrap/>
            <w:vAlign w:val="center"/>
            <w:hideMark/>
          </w:tcPr>
          <w:p w14:paraId="06F62B95" w14:textId="77777777" w:rsidR="00E84732" w:rsidRPr="00251D2C" w:rsidRDefault="00E84732" w:rsidP="00A132BC">
            <w:pPr>
              <w:spacing w:before="0" w:after="0"/>
              <w:rPr>
                <w:rFonts w:cs="Arial"/>
                <w:sz w:val="14"/>
                <w:szCs w:val="14"/>
                <w:highlight w:val="yellow"/>
                <w:lang w:eastAsia="zh-CN"/>
              </w:rPr>
            </w:pPr>
            <w:r w:rsidRPr="00251D2C">
              <w:rPr>
                <w:rFonts w:cs="Arial"/>
                <w:sz w:val="14"/>
                <w:szCs w:val="14"/>
                <w:highlight w:val="yellow"/>
                <w:lang w:eastAsia="zh-CN"/>
              </w:rPr>
              <w:t>Our Rights, Our Lives, Our Future PLUS</w:t>
            </w:r>
          </w:p>
        </w:tc>
        <w:tc>
          <w:tcPr>
            <w:tcW w:w="1134" w:type="dxa"/>
            <w:tcBorders>
              <w:top w:val="nil"/>
              <w:left w:val="nil"/>
              <w:bottom w:val="single" w:sz="8" w:space="0" w:color="auto"/>
              <w:right w:val="single" w:sz="8" w:space="0" w:color="auto"/>
            </w:tcBorders>
            <w:shd w:val="clear" w:color="auto" w:fill="auto"/>
            <w:noWrap/>
            <w:vAlign w:val="center"/>
            <w:hideMark/>
          </w:tcPr>
          <w:p w14:paraId="2CF2B72A" w14:textId="77777777" w:rsidR="00E84732" w:rsidRPr="00251D2C" w:rsidRDefault="00E84732" w:rsidP="00A132BC">
            <w:pPr>
              <w:spacing w:before="0" w:after="0"/>
              <w:jc w:val="center"/>
              <w:rPr>
                <w:rFonts w:cs="Arial"/>
                <w:sz w:val="14"/>
                <w:szCs w:val="14"/>
                <w:highlight w:val="yellow"/>
                <w:lang w:eastAsia="zh-CN"/>
              </w:rPr>
            </w:pPr>
            <w:r w:rsidRPr="00251D2C">
              <w:rPr>
                <w:rFonts w:cs="Arial"/>
                <w:sz w:val="14"/>
                <w:szCs w:val="14"/>
                <w:highlight w:val="yellow"/>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76699D65" w14:textId="77777777" w:rsidR="00E84732" w:rsidRPr="00251D2C" w:rsidRDefault="00E84732" w:rsidP="00A132BC">
            <w:pPr>
              <w:spacing w:before="0" w:after="0"/>
              <w:jc w:val="center"/>
              <w:rPr>
                <w:rFonts w:cs="Arial"/>
                <w:sz w:val="14"/>
                <w:szCs w:val="14"/>
                <w:highlight w:val="yellow"/>
                <w:lang w:eastAsia="zh-CN"/>
              </w:rPr>
            </w:pPr>
            <w:r w:rsidRPr="00251D2C">
              <w:rPr>
                <w:rFonts w:cs="Arial"/>
                <w:sz w:val="14"/>
                <w:szCs w:val="14"/>
                <w:highlight w:val="yellow"/>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4CC83569" w14:textId="77777777" w:rsidR="00E84732" w:rsidRPr="00251D2C" w:rsidRDefault="00E84732" w:rsidP="00A132BC">
            <w:pPr>
              <w:spacing w:before="0" w:after="0"/>
              <w:jc w:val="center"/>
              <w:rPr>
                <w:rFonts w:cs="Arial"/>
                <w:sz w:val="14"/>
                <w:szCs w:val="14"/>
                <w:highlight w:val="yellow"/>
                <w:lang w:eastAsia="zh-CN"/>
              </w:rPr>
            </w:pPr>
            <w:r w:rsidRPr="00251D2C">
              <w:rPr>
                <w:rFonts w:cs="Arial"/>
                <w:sz w:val="14"/>
                <w:szCs w:val="14"/>
                <w:highlight w:val="yellow"/>
                <w:lang w:eastAsia="zh-CN"/>
              </w:rPr>
              <w:t>7 613 771</w:t>
            </w:r>
          </w:p>
        </w:tc>
        <w:tc>
          <w:tcPr>
            <w:tcW w:w="1400" w:type="dxa"/>
            <w:tcBorders>
              <w:top w:val="nil"/>
              <w:left w:val="nil"/>
              <w:bottom w:val="single" w:sz="8" w:space="0" w:color="auto"/>
              <w:right w:val="single" w:sz="8" w:space="0" w:color="auto"/>
            </w:tcBorders>
            <w:shd w:val="clear" w:color="auto" w:fill="auto"/>
            <w:noWrap/>
            <w:vAlign w:val="center"/>
            <w:hideMark/>
          </w:tcPr>
          <w:p w14:paraId="37B5D197" w14:textId="77777777" w:rsidR="00E84732" w:rsidRPr="00251D2C" w:rsidRDefault="00E84732" w:rsidP="00A132BC">
            <w:pPr>
              <w:spacing w:before="0" w:after="0"/>
              <w:rPr>
                <w:rFonts w:cs="Arial"/>
                <w:sz w:val="14"/>
                <w:szCs w:val="14"/>
                <w:highlight w:val="yellow"/>
                <w:lang w:eastAsia="zh-CN"/>
              </w:rPr>
            </w:pPr>
            <w:r w:rsidRPr="00251D2C">
              <w:rPr>
                <w:rFonts w:cs="Arial"/>
                <w:sz w:val="14"/>
                <w:szCs w:val="14"/>
                <w:highlight w:val="yellow"/>
                <w:lang w:eastAsia="zh-CN"/>
              </w:rPr>
              <w:t>Government - Switzerland - Government of Switzerland</w:t>
            </w:r>
          </w:p>
        </w:tc>
      </w:tr>
      <w:tr w:rsidR="00E84732" w:rsidRPr="00560E1A" w14:paraId="4C46F777"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21889C9C"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 </w:t>
            </w:r>
          </w:p>
        </w:tc>
        <w:tc>
          <w:tcPr>
            <w:tcW w:w="4008" w:type="dxa"/>
            <w:tcBorders>
              <w:top w:val="nil"/>
              <w:left w:val="nil"/>
              <w:bottom w:val="single" w:sz="8" w:space="0" w:color="auto"/>
              <w:right w:val="single" w:sz="8" w:space="0" w:color="auto"/>
            </w:tcBorders>
            <w:shd w:val="clear" w:color="auto" w:fill="auto"/>
            <w:noWrap/>
            <w:vAlign w:val="center"/>
            <w:hideMark/>
          </w:tcPr>
          <w:p w14:paraId="10ECBFED"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Strengthening local communities' adaptive capacity and resilience to climate change through sustainable groundwater exploitation in Zimbabwe</w:t>
            </w:r>
          </w:p>
        </w:tc>
        <w:tc>
          <w:tcPr>
            <w:tcW w:w="1134" w:type="dxa"/>
            <w:tcBorders>
              <w:top w:val="nil"/>
              <w:left w:val="nil"/>
              <w:bottom w:val="single" w:sz="8" w:space="0" w:color="auto"/>
              <w:right w:val="single" w:sz="8" w:space="0" w:color="auto"/>
            </w:tcBorders>
            <w:shd w:val="clear" w:color="auto" w:fill="auto"/>
            <w:noWrap/>
            <w:vAlign w:val="center"/>
            <w:hideMark/>
          </w:tcPr>
          <w:p w14:paraId="658BA3DD"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SC - Natural sciences</w:t>
            </w:r>
          </w:p>
        </w:tc>
        <w:tc>
          <w:tcPr>
            <w:tcW w:w="792" w:type="dxa"/>
            <w:tcBorders>
              <w:top w:val="nil"/>
              <w:left w:val="nil"/>
              <w:bottom w:val="single" w:sz="8" w:space="0" w:color="auto"/>
              <w:right w:val="single" w:sz="8" w:space="0" w:color="auto"/>
            </w:tcBorders>
            <w:shd w:val="clear" w:color="auto" w:fill="auto"/>
            <w:vAlign w:val="center"/>
            <w:hideMark/>
          </w:tcPr>
          <w:p w14:paraId="391A3B0A"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3E57BBBC"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5 000 000</w:t>
            </w:r>
          </w:p>
        </w:tc>
        <w:tc>
          <w:tcPr>
            <w:tcW w:w="1400" w:type="dxa"/>
            <w:tcBorders>
              <w:top w:val="nil"/>
              <w:left w:val="nil"/>
              <w:bottom w:val="single" w:sz="8" w:space="0" w:color="auto"/>
              <w:right w:val="single" w:sz="8" w:space="0" w:color="auto"/>
            </w:tcBorders>
            <w:shd w:val="clear" w:color="auto" w:fill="auto"/>
            <w:noWrap/>
            <w:vAlign w:val="center"/>
            <w:hideMark/>
          </w:tcPr>
          <w:p w14:paraId="46C9F19D"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#N/A</w:t>
            </w:r>
          </w:p>
        </w:tc>
      </w:tr>
      <w:tr w:rsidR="00E84732" w:rsidRPr="00560E1A" w14:paraId="454990B3"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59906B7E"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504MLW1000</w:t>
            </w:r>
          </w:p>
        </w:tc>
        <w:tc>
          <w:tcPr>
            <w:tcW w:w="4008" w:type="dxa"/>
            <w:tcBorders>
              <w:top w:val="nil"/>
              <w:left w:val="nil"/>
              <w:bottom w:val="single" w:sz="8" w:space="0" w:color="auto"/>
              <w:right w:val="single" w:sz="8" w:space="0" w:color="auto"/>
            </w:tcBorders>
            <w:shd w:val="clear" w:color="auto" w:fill="auto"/>
            <w:noWrap/>
            <w:vAlign w:val="center"/>
            <w:hideMark/>
          </w:tcPr>
          <w:p w14:paraId="1478A3C2"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Our Lives, Our Rights, Our Future Malawi</w:t>
            </w:r>
          </w:p>
        </w:tc>
        <w:tc>
          <w:tcPr>
            <w:tcW w:w="1134" w:type="dxa"/>
            <w:tcBorders>
              <w:top w:val="nil"/>
              <w:left w:val="nil"/>
              <w:bottom w:val="single" w:sz="8" w:space="0" w:color="auto"/>
              <w:right w:val="single" w:sz="8" w:space="0" w:color="auto"/>
            </w:tcBorders>
            <w:shd w:val="clear" w:color="auto" w:fill="auto"/>
            <w:noWrap/>
            <w:vAlign w:val="center"/>
            <w:hideMark/>
          </w:tcPr>
          <w:p w14:paraId="732EFAED"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6C5D51CD"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5318217A"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3 392 686</w:t>
            </w:r>
          </w:p>
        </w:tc>
        <w:tc>
          <w:tcPr>
            <w:tcW w:w="1400" w:type="dxa"/>
            <w:tcBorders>
              <w:top w:val="nil"/>
              <w:left w:val="nil"/>
              <w:bottom w:val="single" w:sz="8" w:space="0" w:color="auto"/>
              <w:right w:val="single" w:sz="8" w:space="0" w:color="auto"/>
            </w:tcBorders>
            <w:shd w:val="clear" w:color="auto" w:fill="auto"/>
            <w:noWrap/>
            <w:vAlign w:val="center"/>
            <w:hideMark/>
          </w:tcPr>
          <w:p w14:paraId="5FC936D6"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NORWAY</w:t>
            </w:r>
          </w:p>
        </w:tc>
      </w:tr>
      <w:tr w:rsidR="00E84732" w:rsidRPr="00560E1A" w14:paraId="7B2F99C1"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3240FE84"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503RAF1002</w:t>
            </w:r>
          </w:p>
        </w:tc>
        <w:tc>
          <w:tcPr>
            <w:tcW w:w="4008" w:type="dxa"/>
            <w:tcBorders>
              <w:top w:val="nil"/>
              <w:left w:val="nil"/>
              <w:bottom w:val="single" w:sz="8" w:space="0" w:color="auto"/>
              <w:right w:val="single" w:sz="8" w:space="0" w:color="auto"/>
            </w:tcBorders>
            <w:shd w:val="clear" w:color="auto" w:fill="auto"/>
            <w:noWrap/>
            <w:vAlign w:val="center"/>
            <w:hideMark/>
          </w:tcPr>
          <w:p w14:paraId="0270DF7B"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Advanced Regional Training Programme (ARTP) in Education for Sustainable Development (ESD) For ECCE, Primary and TVET Teacher Educators in Southern Africa</w:t>
            </w:r>
          </w:p>
        </w:tc>
        <w:tc>
          <w:tcPr>
            <w:tcW w:w="1134" w:type="dxa"/>
            <w:tcBorders>
              <w:top w:val="nil"/>
              <w:left w:val="nil"/>
              <w:bottom w:val="single" w:sz="8" w:space="0" w:color="auto"/>
              <w:right w:val="single" w:sz="8" w:space="0" w:color="auto"/>
            </w:tcBorders>
            <w:shd w:val="clear" w:color="auto" w:fill="auto"/>
            <w:noWrap/>
            <w:vAlign w:val="center"/>
            <w:hideMark/>
          </w:tcPr>
          <w:p w14:paraId="3F3A16C6"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32888067"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39B2AB10"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2 439 301</w:t>
            </w:r>
          </w:p>
        </w:tc>
        <w:tc>
          <w:tcPr>
            <w:tcW w:w="1400" w:type="dxa"/>
            <w:tcBorders>
              <w:top w:val="nil"/>
              <w:left w:val="nil"/>
              <w:bottom w:val="single" w:sz="8" w:space="0" w:color="auto"/>
              <w:right w:val="single" w:sz="8" w:space="0" w:color="auto"/>
            </w:tcBorders>
            <w:shd w:val="clear" w:color="auto" w:fill="auto"/>
            <w:noWrap/>
            <w:vAlign w:val="center"/>
            <w:hideMark/>
          </w:tcPr>
          <w:p w14:paraId="16594EC5"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Sweden</w:t>
            </w:r>
          </w:p>
        </w:tc>
      </w:tr>
      <w:tr w:rsidR="00E84732" w:rsidRPr="00560E1A" w14:paraId="27440097"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6C2A782C"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547RAF1000</w:t>
            </w:r>
          </w:p>
        </w:tc>
        <w:tc>
          <w:tcPr>
            <w:tcW w:w="4008" w:type="dxa"/>
            <w:tcBorders>
              <w:top w:val="nil"/>
              <w:left w:val="nil"/>
              <w:bottom w:val="single" w:sz="8" w:space="0" w:color="auto"/>
              <w:right w:val="single" w:sz="8" w:space="0" w:color="auto"/>
            </w:tcBorders>
            <w:shd w:val="clear" w:color="auto" w:fill="auto"/>
            <w:noWrap/>
            <w:vAlign w:val="center"/>
            <w:hideMark/>
          </w:tcPr>
          <w:p w14:paraId="345121F4"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"Our Rights, Our Lives, Our Future" - Irish Aid contribution</w:t>
            </w:r>
          </w:p>
        </w:tc>
        <w:tc>
          <w:tcPr>
            <w:tcW w:w="1134" w:type="dxa"/>
            <w:tcBorders>
              <w:top w:val="nil"/>
              <w:left w:val="nil"/>
              <w:bottom w:val="single" w:sz="8" w:space="0" w:color="auto"/>
              <w:right w:val="single" w:sz="8" w:space="0" w:color="auto"/>
            </w:tcBorders>
            <w:shd w:val="clear" w:color="auto" w:fill="auto"/>
            <w:noWrap/>
            <w:vAlign w:val="center"/>
            <w:hideMark/>
          </w:tcPr>
          <w:p w14:paraId="27904BC2"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65B71B34"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3C9B8FE7"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2 141 078</w:t>
            </w:r>
          </w:p>
        </w:tc>
        <w:tc>
          <w:tcPr>
            <w:tcW w:w="1400" w:type="dxa"/>
            <w:tcBorders>
              <w:top w:val="nil"/>
              <w:left w:val="nil"/>
              <w:bottom w:val="single" w:sz="8" w:space="0" w:color="auto"/>
              <w:right w:val="single" w:sz="8" w:space="0" w:color="auto"/>
            </w:tcBorders>
            <w:shd w:val="clear" w:color="auto" w:fill="auto"/>
            <w:noWrap/>
            <w:vAlign w:val="center"/>
            <w:hideMark/>
          </w:tcPr>
          <w:p w14:paraId="36EC6DFB"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Ireland Government</w:t>
            </w:r>
          </w:p>
        </w:tc>
      </w:tr>
      <w:tr w:rsidR="00E84732" w:rsidRPr="00560E1A" w14:paraId="2C7B091C"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76D7627D" w14:textId="77777777" w:rsidR="00E84732" w:rsidRPr="003B2551" w:rsidRDefault="00E84732" w:rsidP="00A132BC">
            <w:pPr>
              <w:spacing w:before="0" w:after="0"/>
              <w:rPr>
                <w:rFonts w:cs="Arial"/>
                <w:sz w:val="14"/>
                <w:szCs w:val="14"/>
                <w:highlight w:val="yellow"/>
                <w:lang w:eastAsia="zh-CN"/>
              </w:rPr>
            </w:pPr>
            <w:r w:rsidRPr="003B2551">
              <w:rPr>
                <w:rFonts w:cs="Arial"/>
                <w:sz w:val="14"/>
                <w:szCs w:val="14"/>
                <w:highlight w:val="yellow"/>
                <w:lang w:eastAsia="zh-CN"/>
              </w:rPr>
              <w:t>513SAF2003</w:t>
            </w:r>
          </w:p>
        </w:tc>
        <w:tc>
          <w:tcPr>
            <w:tcW w:w="4008" w:type="dxa"/>
            <w:tcBorders>
              <w:top w:val="nil"/>
              <w:left w:val="nil"/>
              <w:bottom w:val="single" w:sz="8" w:space="0" w:color="auto"/>
              <w:right w:val="single" w:sz="8" w:space="0" w:color="auto"/>
            </w:tcBorders>
            <w:shd w:val="clear" w:color="auto" w:fill="auto"/>
            <w:noWrap/>
            <w:vAlign w:val="center"/>
            <w:hideMark/>
          </w:tcPr>
          <w:p w14:paraId="3FEA5A1C" w14:textId="77777777" w:rsidR="00E84732" w:rsidRPr="003B2551" w:rsidRDefault="00E84732" w:rsidP="00A132BC">
            <w:pPr>
              <w:spacing w:before="0" w:after="0"/>
              <w:rPr>
                <w:rFonts w:cs="Arial"/>
                <w:sz w:val="14"/>
                <w:szCs w:val="14"/>
                <w:highlight w:val="yellow"/>
                <w:lang w:eastAsia="zh-CN"/>
              </w:rPr>
            </w:pPr>
            <w:r w:rsidRPr="003B2551">
              <w:rPr>
                <w:rFonts w:cs="Arial"/>
                <w:sz w:val="14"/>
                <w:szCs w:val="14"/>
                <w:highlight w:val="yellow"/>
                <w:lang w:eastAsia="zh-CN"/>
              </w:rPr>
              <w:t>Addressing Climate Risk and Building Adaptive Capacity in South Africa's Biosphere Reserves: Towards Sustainable Water and Ecosystem Management</w:t>
            </w:r>
          </w:p>
        </w:tc>
        <w:tc>
          <w:tcPr>
            <w:tcW w:w="1134" w:type="dxa"/>
            <w:tcBorders>
              <w:top w:val="nil"/>
              <w:left w:val="nil"/>
              <w:bottom w:val="single" w:sz="8" w:space="0" w:color="auto"/>
              <w:right w:val="single" w:sz="8" w:space="0" w:color="auto"/>
            </w:tcBorders>
            <w:shd w:val="clear" w:color="auto" w:fill="auto"/>
            <w:noWrap/>
            <w:vAlign w:val="center"/>
            <w:hideMark/>
          </w:tcPr>
          <w:p w14:paraId="1C8FB206" w14:textId="77777777" w:rsidR="00E84732" w:rsidRPr="003B2551" w:rsidRDefault="00E84732" w:rsidP="00A132BC">
            <w:pPr>
              <w:spacing w:before="0" w:after="0"/>
              <w:jc w:val="center"/>
              <w:rPr>
                <w:rFonts w:cs="Arial"/>
                <w:sz w:val="14"/>
                <w:szCs w:val="14"/>
                <w:highlight w:val="yellow"/>
                <w:lang w:eastAsia="zh-CN"/>
              </w:rPr>
            </w:pPr>
            <w:r w:rsidRPr="003B2551">
              <w:rPr>
                <w:rFonts w:cs="Arial"/>
                <w:sz w:val="14"/>
                <w:szCs w:val="14"/>
                <w:highlight w:val="yellow"/>
                <w:lang w:eastAsia="zh-CN"/>
              </w:rPr>
              <w:t>SC - Natural sciences</w:t>
            </w:r>
          </w:p>
        </w:tc>
        <w:tc>
          <w:tcPr>
            <w:tcW w:w="792" w:type="dxa"/>
            <w:tcBorders>
              <w:top w:val="nil"/>
              <w:left w:val="nil"/>
              <w:bottom w:val="single" w:sz="8" w:space="0" w:color="auto"/>
              <w:right w:val="single" w:sz="8" w:space="0" w:color="auto"/>
            </w:tcBorders>
            <w:shd w:val="clear" w:color="auto" w:fill="auto"/>
            <w:vAlign w:val="center"/>
            <w:hideMark/>
          </w:tcPr>
          <w:p w14:paraId="4FAD5F74" w14:textId="77777777" w:rsidR="00E84732" w:rsidRPr="003B2551" w:rsidRDefault="00E84732" w:rsidP="00A132BC">
            <w:pPr>
              <w:spacing w:before="0" w:after="0"/>
              <w:jc w:val="center"/>
              <w:rPr>
                <w:rFonts w:cs="Arial"/>
                <w:sz w:val="14"/>
                <w:szCs w:val="14"/>
                <w:highlight w:val="yellow"/>
                <w:lang w:eastAsia="zh-CN"/>
              </w:rPr>
            </w:pPr>
            <w:r w:rsidRPr="003B2551">
              <w:rPr>
                <w:rFonts w:cs="Arial"/>
                <w:sz w:val="14"/>
                <w:szCs w:val="14"/>
                <w:highlight w:val="yellow"/>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4933C5B9" w14:textId="77777777" w:rsidR="00E84732" w:rsidRPr="003B2551" w:rsidRDefault="00E84732" w:rsidP="00A132BC">
            <w:pPr>
              <w:spacing w:before="0" w:after="0"/>
              <w:jc w:val="center"/>
              <w:rPr>
                <w:rFonts w:cs="Arial"/>
                <w:sz w:val="14"/>
                <w:szCs w:val="14"/>
                <w:highlight w:val="yellow"/>
                <w:lang w:eastAsia="zh-CN"/>
              </w:rPr>
            </w:pPr>
            <w:r w:rsidRPr="003B2551">
              <w:rPr>
                <w:rFonts w:cs="Arial"/>
                <w:sz w:val="14"/>
                <w:szCs w:val="14"/>
                <w:highlight w:val="yellow"/>
                <w:lang w:eastAsia="zh-CN"/>
              </w:rPr>
              <w:t>1 743 133</w:t>
            </w:r>
          </w:p>
        </w:tc>
        <w:tc>
          <w:tcPr>
            <w:tcW w:w="1400" w:type="dxa"/>
            <w:tcBorders>
              <w:top w:val="nil"/>
              <w:left w:val="nil"/>
              <w:bottom w:val="single" w:sz="8" w:space="0" w:color="auto"/>
              <w:right w:val="single" w:sz="8" w:space="0" w:color="auto"/>
            </w:tcBorders>
            <w:shd w:val="clear" w:color="auto" w:fill="auto"/>
            <w:noWrap/>
            <w:vAlign w:val="center"/>
            <w:hideMark/>
          </w:tcPr>
          <w:p w14:paraId="62352937" w14:textId="77777777" w:rsidR="00E84732" w:rsidRPr="00560E1A" w:rsidRDefault="00E84732" w:rsidP="00A132BC">
            <w:pPr>
              <w:spacing w:before="0" w:after="0"/>
              <w:rPr>
                <w:rFonts w:cs="Arial"/>
                <w:sz w:val="14"/>
                <w:szCs w:val="14"/>
                <w:lang w:eastAsia="zh-CN"/>
              </w:rPr>
            </w:pPr>
            <w:r w:rsidRPr="003B2551">
              <w:rPr>
                <w:rFonts w:cs="Arial"/>
                <w:sz w:val="14"/>
                <w:szCs w:val="14"/>
                <w:highlight w:val="yellow"/>
                <w:lang w:eastAsia="zh-CN"/>
              </w:rPr>
              <w:t>Government - Belgium - Government of Flanders</w:t>
            </w:r>
          </w:p>
        </w:tc>
      </w:tr>
      <w:tr w:rsidR="00E84732" w:rsidRPr="00560E1A" w14:paraId="15168006"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071940C1" w14:textId="77777777" w:rsidR="00E84732" w:rsidRPr="003B2551" w:rsidRDefault="00E84732" w:rsidP="00A132BC">
            <w:pPr>
              <w:spacing w:before="0" w:after="0"/>
              <w:rPr>
                <w:rFonts w:cs="Arial"/>
                <w:sz w:val="14"/>
                <w:szCs w:val="14"/>
                <w:highlight w:val="yellow"/>
                <w:lang w:eastAsia="zh-CN"/>
              </w:rPr>
            </w:pPr>
            <w:r w:rsidRPr="003B2551">
              <w:rPr>
                <w:rFonts w:cs="Arial"/>
                <w:sz w:val="14"/>
                <w:szCs w:val="14"/>
                <w:highlight w:val="yellow"/>
                <w:lang w:eastAsia="zh-CN"/>
              </w:rPr>
              <w:t>268ZIM1000</w:t>
            </w:r>
          </w:p>
        </w:tc>
        <w:tc>
          <w:tcPr>
            <w:tcW w:w="4008" w:type="dxa"/>
            <w:tcBorders>
              <w:top w:val="nil"/>
              <w:left w:val="nil"/>
              <w:bottom w:val="single" w:sz="8" w:space="0" w:color="auto"/>
              <w:right w:val="single" w:sz="8" w:space="0" w:color="auto"/>
            </w:tcBorders>
            <w:shd w:val="clear" w:color="auto" w:fill="auto"/>
            <w:noWrap/>
            <w:vAlign w:val="center"/>
            <w:hideMark/>
          </w:tcPr>
          <w:p w14:paraId="6ED5EDD3" w14:textId="77777777" w:rsidR="00E84732" w:rsidRPr="003B2551" w:rsidRDefault="00E84732" w:rsidP="00A132BC">
            <w:pPr>
              <w:spacing w:before="0" w:after="0"/>
              <w:rPr>
                <w:rFonts w:cs="Arial"/>
                <w:sz w:val="14"/>
                <w:szCs w:val="14"/>
                <w:highlight w:val="yellow"/>
                <w:lang w:eastAsia="zh-CN"/>
              </w:rPr>
            </w:pPr>
            <w:r w:rsidRPr="003B2551">
              <w:rPr>
                <w:rFonts w:cs="Arial"/>
                <w:sz w:val="14"/>
                <w:szCs w:val="14"/>
                <w:highlight w:val="yellow"/>
                <w:lang w:eastAsia="zh-CN"/>
              </w:rPr>
              <w:t>Spotlight Initiative to Eliminate Violence against women and girls in Zimbabwe</w:t>
            </w:r>
          </w:p>
        </w:tc>
        <w:tc>
          <w:tcPr>
            <w:tcW w:w="1134" w:type="dxa"/>
            <w:tcBorders>
              <w:top w:val="nil"/>
              <w:left w:val="nil"/>
              <w:bottom w:val="single" w:sz="8" w:space="0" w:color="auto"/>
              <w:right w:val="single" w:sz="8" w:space="0" w:color="auto"/>
            </w:tcBorders>
            <w:shd w:val="clear" w:color="auto" w:fill="auto"/>
            <w:noWrap/>
            <w:vAlign w:val="center"/>
            <w:hideMark/>
          </w:tcPr>
          <w:p w14:paraId="20119CF5" w14:textId="77777777" w:rsidR="00E84732" w:rsidRPr="003B2551" w:rsidRDefault="00E84732" w:rsidP="00A132BC">
            <w:pPr>
              <w:spacing w:before="0" w:after="0"/>
              <w:jc w:val="center"/>
              <w:rPr>
                <w:rFonts w:cs="Arial"/>
                <w:sz w:val="14"/>
                <w:szCs w:val="14"/>
                <w:highlight w:val="yellow"/>
                <w:lang w:eastAsia="zh-CN"/>
              </w:rPr>
            </w:pPr>
            <w:r w:rsidRPr="003B2551">
              <w:rPr>
                <w:rFonts w:cs="Arial"/>
                <w:sz w:val="14"/>
                <w:szCs w:val="14"/>
                <w:highlight w:val="yellow"/>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5EBF2CA8" w14:textId="77777777" w:rsidR="00E84732" w:rsidRPr="003B2551" w:rsidRDefault="00E84732" w:rsidP="00A132BC">
            <w:pPr>
              <w:spacing w:before="0" w:after="0"/>
              <w:jc w:val="center"/>
              <w:rPr>
                <w:rFonts w:cs="Arial"/>
                <w:sz w:val="14"/>
                <w:szCs w:val="14"/>
                <w:highlight w:val="yellow"/>
                <w:lang w:eastAsia="zh-CN"/>
              </w:rPr>
            </w:pPr>
            <w:r w:rsidRPr="003B2551">
              <w:rPr>
                <w:rFonts w:cs="Arial"/>
                <w:sz w:val="14"/>
                <w:szCs w:val="14"/>
                <w:highlight w:val="yellow"/>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67211813" w14:textId="77777777" w:rsidR="00E84732" w:rsidRPr="003B2551" w:rsidRDefault="00E84732" w:rsidP="00A132BC">
            <w:pPr>
              <w:spacing w:before="0" w:after="0"/>
              <w:jc w:val="center"/>
              <w:rPr>
                <w:rFonts w:cs="Arial"/>
                <w:sz w:val="14"/>
                <w:szCs w:val="14"/>
                <w:highlight w:val="yellow"/>
                <w:lang w:eastAsia="zh-CN"/>
              </w:rPr>
            </w:pPr>
            <w:r w:rsidRPr="003B2551">
              <w:rPr>
                <w:rFonts w:cs="Arial"/>
                <w:sz w:val="14"/>
                <w:szCs w:val="14"/>
                <w:highlight w:val="yellow"/>
                <w:lang w:eastAsia="zh-CN"/>
              </w:rPr>
              <w:t>1 147 266</w:t>
            </w:r>
          </w:p>
        </w:tc>
        <w:tc>
          <w:tcPr>
            <w:tcW w:w="1400" w:type="dxa"/>
            <w:tcBorders>
              <w:top w:val="nil"/>
              <w:left w:val="nil"/>
              <w:bottom w:val="single" w:sz="8" w:space="0" w:color="auto"/>
              <w:right w:val="single" w:sz="8" w:space="0" w:color="auto"/>
            </w:tcBorders>
            <w:shd w:val="clear" w:color="auto" w:fill="auto"/>
            <w:noWrap/>
            <w:vAlign w:val="center"/>
            <w:hideMark/>
          </w:tcPr>
          <w:p w14:paraId="7BA57215" w14:textId="77777777" w:rsidR="00E84732" w:rsidRPr="00560E1A" w:rsidRDefault="00E84732" w:rsidP="00A132BC">
            <w:pPr>
              <w:spacing w:before="0" w:after="0"/>
              <w:rPr>
                <w:rFonts w:cs="Arial"/>
                <w:sz w:val="14"/>
                <w:szCs w:val="14"/>
                <w:lang w:eastAsia="zh-CN"/>
              </w:rPr>
            </w:pPr>
            <w:r w:rsidRPr="003B2551">
              <w:rPr>
                <w:rFonts w:cs="Arial"/>
                <w:sz w:val="14"/>
                <w:szCs w:val="14"/>
                <w:highlight w:val="yellow"/>
                <w:lang w:eastAsia="zh-CN"/>
              </w:rPr>
              <w:t>MPTF UNDP</w:t>
            </w:r>
          </w:p>
        </w:tc>
      </w:tr>
      <w:tr w:rsidR="00E84732" w:rsidRPr="00560E1A" w14:paraId="34C12E1B"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1B3A2B57"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531RAF2000</w:t>
            </w:r>
          </w:p>
        </w:tc>
        <w:tc>
          <w:tcPr>
            <w:tcW w:w="4008" w:type="dxa"/>
            <w:tcBorders>
              <w:top w:val="nil"/>
              <w:left w:val="nil"/>
              <w:bottom w:val="single" w:sz="8" w:space="0" w:color="auto"/>
              <w:right w:val="single" w:sz="8" w:space="0" w:color="auto"/>
            </w:tcBorders>
            <w:shd w:val="clear" w:color="auto" w:fill="auto"/>
            <w:noWrap/>
            <w:vAlign w:val="center"/>
            <w:hideMark/>
          </w:tcPr>
          <w:p w14:paraId="219D752F"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 xml:space="preserve">A Community-focused Flood Early Warning System for the </w:t>
            </w:r>
            <w:proofErr w:type="spellStart"/>
            <w:r w:rsidRPr="00560E1A">
              <w:rPr>
                <w:rFonts w:cs="Arial"/>
                <w:sz w:val="14"/>
                <w:szCs w:val="14"/>
                <w:lang w:eastAsia="zh-CN"/>
              </w:rPr>
              <w:t>BuPuSa</w:t>
            </w:r>
            <w:proofErr w:type="spellEnd"/>
            <w:r w:rsidRPr="00560E1A">
              <w:rPr>
                <w:rFonts w:cs="Arial"/>
                <w:sz w:val="14"/>
                <w:szCs w:val="14"/>
                <w:lang w:eastAsia="zh-CN"/>
              </w:rPr>
              <w:t xml:space="preserve"> Transboundary River Basins</w:t>
            </w:r>
          </w:p>
        </w:tc>
        <w:tc>
          <w:tcPr>
            <w:tcW w:w="1134" w:type="dxa"/>
            <w:tcBorders>
              <w:top w:val="nil"/>
              <w:left w:val="nil"/>
              <w:bottom w:val="single" w:sz="8" w:space="0" w:color="auto"/>
              <w:right w:val="single" w:sz="8" w:space="0" w:color="auto"/>
            </w:tcBorders>
            <w:shd w:val="clear" w:color="auto" w:fill="auto"/>
            <w:noWrap/>
            <w:vAlign w:val="center"/>
            <w:hideMark/>
          </w:tcPr>
          <w:p w14:paraId="30A557FA"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SC - Natural sciences</w:t>
            </w:r>
          </w:p>
        </w:tc>
        <w:tc>
          <w:tcPr>
            <w:tcW w:w="792" w:type="dxa"/>
            <w:tcBorders>
              <w:top w:val="nil"/>
              <w:left w:val="nil"/>
              <w:bottom w:val="single" w:sz="8" w:space="0" w:color="auto"/>
              <w:right w:val="single" w:sz="8" w:space="0" w:color="auto"/>
            </w:tcBorders>
            <w:shd w:val="clear" w:color="auto" w:fill="auto"/>
            <w:vAlign w:val="center"/>
            <w:hideMark/>
          </w:tcPr>
          <w:p w14:paraId="522CEBBC"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205C63F0"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1 002 358</w:t>
            </w:r>
          </w:p>
        </w:tc>
        <w:tc>
          <w:tcPr>
            <w:tcW w:w="1400" w:type="dxa"/>
            <w:tcBorders>
              <w:top w:val="nil"/>
              <w:left w:val="nil"/>
              <w:bottom w:val="single" w:sz="8" w:space="0" w:color="auto"/>
              <w:right w:val="single" w:sz="8" w:space="0" w:color="auto"/>
            </w:tcBorders>
            <w:shd w:val="clear" w:color="auto" w:fill="auto"/>
            <w:noWrap/>
            <w:vAlign w:val="center"/>
            <w:hideMark/>
          </w:tcPr>
          <w:p w14:paraId="1372C375"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Government - Austria - Austrian Development Agency</w:t>
            </w:r>
          </w:p>
        </w:tc>
      </w:tr>
      <w:tr w:rsidR="00E84732" w:rsidRPr="00560E1A" w14:paraId="1DED8E88"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72128A09"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513RAF2022</w:t>
            </w:r>
          </w:p>
        </w:tc>
        <w:tc>
          <w:tcPr>
            <w:tcW w:w="4008" w:type="dxa"/>
            <w:tcBorders>
              <w:top w:val="nil"/>
              <w:left w:val="nil"/>
              <w:bottom w:val="single" w:sz="8" w:space="0" w:color="auto"/>
              <w:right w:val="single" w:sz="8" w:space="0" w:color="auto"/>
            </w:tcBorders>
            <w:shd w:val="clear" w:color="auto" w:fill="auto"/>
            <w:noWrap/>
            <w:vAlign w:val="center"/>
            <w:hideMark/>
          </w:tcPr>
          <w:p w14:paraId="4C467F5E"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BE-RESILIENT: Biosphere Reserves as Observatories for Climate Change Adaptation in Southern Africa</w:t>
            </w:r>
          </w:p>
        </w:tc>
        <w:tc>
          <w:tcPr>
            <w:tcW w:w="1134" w:type="dxa"/>
            <w:tcBorders>
              <w:top w:val="nil"/>
              <w:left w:val="nil"/>
              <w:bottom w:val="single" w:sz="8" w:space="0" w:color="auto"/>
              <w:right w:val="single" w:sz="8" w:space="0" w:color="auto"/>
            </w:tcBorders>
            <w:shd w:val="clear" w:color="auto" w:fill="auto"/>
            <w:noWrap/>
            <w:vAlign w:val="center"/>
            <w:hideMark/>
          </w:tcPr>
          <w:p w14:paraId="47911BFB"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SC - Natural sciences</w:t>
            </w:r>
          </w:p>
        </w:tc>
        <w:tc>
          <w:tcPr>
            <w:tcW w:w="792" w:type="dxa"/>
            <w:tcBorders>
              <w:top w:val="nil"/>
              <w:left w:val="nil"/>
              <w:bottom w:val="single" w:sz="8" w:space="0" w:color="auto"/>
              <w:right w:val="single" w:sz="8" w:space="0" w:color="auto"/>
            </w:tcBorders>
            <w:shd w:val="clear" w:color="auto" w:fill="auto"/>
            <w:vAlign w:val="center"/>
            <w:hideMark/>
          </w:tcPr>
          <w:p w14:paraId="24EB3611"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6E85E165"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590 000</w:t>
            </w:r>
          </w:p>
        </w:tc>
        <w:tc>
          <w:tcPr>
            <w:tcW w:w="1400" w:type="dxa"/>
            <w:tcBorders>
              <w:top w:val="nil"/>
              <w:left w:val="nil"/>
              <w:bottom w:val="single" w:sz="8" w:space="0" w:color="auto"/>
              <w:right w:val="single" w:sz="8" w:space="0" w:color="auto"/>
            </w:tcBorders>
            <w:shd w:val="clear" w:color="auto" w:fill="auto"/>
            <w:noWrap/>
            <w:vAlign w:val="center"/>
            <w:hideMark/>
          </w:tcPr>
          <w:p w14:paraId="2124DAE0"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FLANDERS</w:t>
            </w:r>
          </w:p>
        </w:tc>
      </w:tr>
      <w:tr w:rsidR="00E84732" w:rsidRPr="00560E1A" w14:paraId="1471B29B"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3D81B200"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216ZIM2000</w:t>
            </w:r>
          </w:p>
        </w:tc>
        <w:tc>
          <w:tcPr>
            <w:tcW w:w="4008" w:type="dxa"/>
            <w:tcBorders>
              <w:top w:val="nil"/>
              <w:left w:val="nil"/>
              <w:bottom w:val="single" w:sz="8" w:space="0" w:color="auto"/>
              <w:right w:val="single" w:sz="8" w:space="0" w:color="auto"/>
            </w:tcBorders>
            <w:shd w:val="clear" w:color="auto" w:fill="auto"/>
            <w:noWrap/>
            <w:vAlign w:val="center"/>
            <w:hideMark/>
          </w:tcPr>
          <w:p w14:paraId="3396857D"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Comprehensive Resilience Building in the Chimanimani and Chipinge Districts of Zimbabwe</w:t>
            </w:r>
          </w:p>
        </w:tc>
        <w:tc>
          <w:tcPr>
            <w:tcW w:w="1134" w:type="dxa"/>
            <w:tcBorders>
              <w:top w:val="nil"/>
              <w:left w:val="nil"/>
              <w:bottom w:val="single" w:sz="8" w:space="0" w:color="auto"/>
              <w:right w:val="single" w:sz="8" w:space="0" w:color="auto"/>
            </w:tcBorders>
            <w:shd w:val="clear" w:color="auto" w:fill="auto"/>
            <w:noWrap/>
            <w:vAlign w:val="center"/>
            <w:hideMark/>
          </w:tcPr>
          <w:p w14:paraId="308BDDEF"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SC - Natural sciences</w:t>
            </w:r>
          </w:p>
        </w:tc>
        <w:tc>
          <w:tcPr>
            <w:tcW w:w="792" w:type="dxa"/>
            <w:tcBorders>
              <w:top w:val="nil"/>
              <w:left w:val="nil"/>
              <w:bottom w:val="single" w:sz="8" w:space="0" w:color="auto"/>
              <w:right w:val="single" w:sz="8" w:space="0" w:color="auto"/>
            </w:tcBorders>
            <w:shd w:val="clear" w:color="auto" w:fill="auto"/>
            <w:vAlign w:val="center"/>
            <w:hideMark/>
          </w:tcPr>
          <w:p w14:paraId="00CDE548"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75E1AB42"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500 000</w:t>
            </w:r>
          </w:p>
        </w:tc>
        <w:tc>
          <w:tcPr>
            <w:tcW w:w="1400" w:type="dxa"/>
            <w:tcBorders>
              <w:top w:val="nil"/>
              <w:left w:val="nil"/>
              <w:bottom w:val="single" w:sz="8" w:space="0" w:color="auto"/>
              <w:right w:val="single" w:sz="8" w:space="0" w:color="auto"/>
            </w:tcBorders>
            <w:shd w:val="clear" w:color="auto" w:fill="auto"/>
            <w:noWrap/>
            <w:vAlign w:val="center"/>
            <w:hideMark/>
          </w:tcPr>
          <w:p w14:paraId="6D73F458"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 - United Nations Office for Project Services</w:t>
            </w:r>
          </w:p>
        </w:tc>
      </w:tr>
      <w:tr w:rsidR="00E84732" w:rsidRPr="00560E1A" w14:paraId="69664B9E"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68DDA7AB" w14:textId="77777777" w:rsidR="00E84732" w:rsidRPr="00352C92" w:rsidRDefault="00E84732" w:rsidP="00A132BC">
            <w:pPr>
              <w:spacing w:before="0" w:after="0"/>
              <w:rPr>
                <w:rFonts w:cs="Arial"/>
                <w:sz w:val="14"/>
                <w:szCs w:val="14"/>
                <w:highlight w:val="yellow"/>
                <w:lang w:eastAsia="zh-CN"/>
              </w:rPr>
            </w:pPr>
            <w:r w:rsidRPr="00352C92">
              <w:rPr>
                <w:rFonts w:cs="Arial"/>
                <w:sz w:val="14"/>
                <w:szCs w:val="14"/>
                <w:highlight w:val="yellow"/>
                <w:lang w:eastAsia="zh-CN"/>
              </w:rPr>
              <w:t>261ZIM3001</w:t>
            </w:r>
          </w:p>
        </w:tc>
        <w:tc>
          <w:tcPr>
            <w:tcW w:w="4008" w:type="dxa"/>
            <w:tcBorders>
              <w:top w:val="nil"/>
              <w:left w:val="nil"/>
              <w:bottom w:val="single" w:sz="8" w:space="0" w:color="auto"/>
              <w:right w:val="single" w:sz="8" w:space="0" w:color="auto"/>
            </w:tcBorders>
            <w:shd w:val="clear" w:color="auto" w:fill="auto"/>
            <w:noWrap/>
            <w:vAlign w:val="center"/>
            <w:hideMark/>
          </w:tcPr>
          <w:p w14:paraId="1A763047" w14:textId="77777777" w:rsidR="00E84732" w:rsidRPr="00352C92" w:rsidRDefault="00E84732" w:rsidP="00A132BC">
            <w:pPr>
              <w:spacing w:before="0" w:after="0"/>
              <w:rPr>
                <w:rFonts w:cs="Arial"/>
                <w:sz w:val="14"/>
                <w:szCs w:val="14"/>
                <w:highlight w:val="yellow"/>
                <w:lang w:eastAsia="zh-CN"/>
              </w:rPr>
            </w:pPr>
            <w:r w:rsidRPr="00352C92">
              <w:rPr>
                <w:rFonts w:cs="Arial"/>
                <w:sz w:val="14"/>
                <w:szCs w:val="14"/>
                <w:highlight w:val="yellow"/>
                <w:lang w:eastAsia="zh-CN"/>
              </w:rPr>
              <w:t>Strengthening Disability Rights Accountability, Governance and Coordination in Zimbabwe</w:t>
            </w:r>
          </w:p>
        </w:tc>
        <w:tc>
          <w:tcPr>
            <w:tcW w:w="1134" w:type="dxa"/>
            <w:tcBorders>
              <w:top w:val="nil"/>
              <w:left w:val="nil"/>
              <w:bottom w:val="single" w:sz="8" w:space="0" w:color="auto"/>
              <w:right w:val="single" w:sz="8" w:space="0" w:color="auto"/>
            </w:tcBorders>
            <w:shd w:val="clear" w:color="auto" w:fill="auto"/>
            <w:noWrap/>
            <w:vAlign w:val="center"/>
            <w:hideMark/>
          </w:tcPr>
          <w:p w14:paraId="4326CF83" w14:textId="77777777" w:rsidR="00E84732" w:rsidRPr="00352C92" w:rsidRDefault="00E84732" w:rsidP="00A132BC">
            <w:pPr>
              <w:spacing w:before="0" w:after="0"/>
              <w:jc w:val="center"/>
              <w:rPr>
                <w:rFonts w:cs="Arial"/>
                <w:sz w:val="14"/>
                <w:szCs w:val="14"/>
                <w:highlight w:val="yellow"/>
                <w:lang w:eastAsia="zh-CN"/>
              </w:rPr>
            </w:pPr>
            <w:r w:rsidRPr="00352C92">
              <w:rPr>
                <w:rFonts w:cs="Arial"/>
                <w:sz w:val="14"/>
                <w:szCs w:val="14"/>
                <w:highlight w:val="yellow"/>
                <w:lang w:eastAsia="zh-CN"/>
              </w:rPr>
              <w:t>SHS - Social and human sciences</w:t>
            </w:r>
          </w:p>
        </w:tc>
        <w:tc>
          <w:tcPr>
            <w:tcW w:w="792" w:type="dxa"/>
            <w:tcBorders>
              <w:top w:val="nil"/>
              <w:left w:val="nil"/>
              <w:bottom w:val="single" w:sz="8" w:space="0" w:color="auto"/>
              <w:right w:val="single" w:sz="8" w:space="0" w:color="auto"/>
            </w:tcBorders>
            <w:shd w:val="clear" w:color="auto" w:fill="auto"/>
            <w:vAlign w:val="center"/>
            <w:hideMark/>
          </w:tcPr>
          <w:p w14:paraId="42F3A583" w14:textId="77777777" w:rsidR="00E84732" w:rsidRPr="00352C92" w:rsidRDefault="00E84732" w:rsidP="00A132BC">
            <w:pPr>
              <w:spacing w:before="0" w:after="0"/>
              <w:jc w:val="center"/>
              <w:rPr>
                <w:rFonts w:cs="Arial"/>
                <w:sz w:val="14"/>
                <w:szCs w:val="14"/>
                <w:highlight w:val="yellow"/>
                <w:lang w:eastAsia="zh-CN"/>
              </w:rPr>
            </w:pPr>
            <w:r w:rsidRPr="00352C92">
              <w:rPr>
                <w:rFonts w:cs="Arial"/>
                <w:sz w:val="14"/>
                <w:szCs w:val="14"/>
                <w:highlight w:val="yellow"/>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18217306" w14:textId="77777777" w:rsidR="00E84732" w:rsidRPr="00352C92" w:rsidRDefault="00E84732" w:rsidP="00A132BC">
            <w:pPr>
              <w:spacing w:before="0" w:after="0"/>
              <w:jc w:val="center"/>
              <w:rPr>
                <w:rFonts w:cs="Arial"/>
                <w:sz w:val="14"/>
                <w:szCs w:val="14"/>
                <w:highlight w:val="yellow"/>
                <w:lang w:eastAsia="zh-CN"/>
              </w:rPr>
            </w:pPr>
            <w:r w:rsidRPr="00352C92">
              <w:rPr>
                <w:rFonts w:cs="Arial"/>
                <w:sz w:val="14"/>
                <w:szCs w:val="14"/>
                <w:highlight w:val="yellow"/>
                <w:lang w:eastAsia="zh-CN"/>
              </w:rPr>
              <w:t>370 000</w:t>
            </w:r>
          </w:p>
        </w:tc>
        <w:tc>
          <w:tcPr>
            <w:tcW w:w="1400" w:type="dxa"/>
            <w:tcBorders>
              <w:top w:val="nil"/>
              <w:left w:val="nil"/>
              <w:bottom w:val="single" w:sz="8" w:space="0" w:color="auto"/>
              <w:right w:val="single" w:sz="8" w:space="0" w:color="auto"/>
            </w:tcBorders>
            <w:shd w:val="clear" w:color="auto" w:fill="auto"/>
            <w:noWrap/>
            <w:vAlign w:val="center"/>
            <w:hideMark/>
          </w:tcPr>
          <w:p w14:paraId="56467E40" w14:textId="77777777" w:rsidR="00E84732" w:rsidRPr="00560E1A" w:rsidRDefault="00E84732" w:rsidP="00A132BC">
            <w:pPr>
              <w:spacing w:before="0" w:after="0"/>
              <w:rPr>
                <w:rFonts w:cs="Arial"/>
                <w:sz w:val="14"/>
                <w:szCs w:val="14"/>
                <w:lang w:eastAsia="zh-CN"/>
              </w:rPr>
            </w:pPr>
            <w:r w:rsidRPr="00352C92">
              <w:rPr>
                <w:rFonts w:cs="Arial"/>
                <w:sz w:val="14"/>
                <w:szCs w:val="14"/>
                <w:highlight w:val="yellow"/>
                <w:lang w:eastAsia="zh-CN"/>
              </w:rPr>
              <w:t>UN - UN Partnership on the Rights of Persons with Disabilities, UNPRPD</w:t>
            </w:r>
          </w:p>
        </w:tc>
      </w:tr>
      <w:tr w:rsidR="00E84732" w:rsidRPr="00560E1A" w14:paraId="1B99E03A"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146FDB98"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lastRenderedPageBreak/>
              <w:t>218MLW1000</w:t>
            </w:r>
          </w:p>
        </w:tc>
        <w:tc>
          <w:tcPr>
            <w:tcW w:w="4008" w:type="dxa"/>
            <w:tcBorders>
              <w:top w:val="nil"/>
              <w:left w:val="nil"/>
              <w:bottom w:val="single" w:sz="8" w:space="0" w:color="auto"/>
              <w:right w:val="single" w:sz="8" w:space="0" w:color="auto"/>
            </w:tcBorders>
            <w:shd w:val="clear" w:color="auto" w:fill="auto"/>
            <w:noWrap/>
            <w:vAlign w:val="center"/>
            <w:hideMark/>
          </w:tcPr>
          <w:p w14:paraId="22481EFA"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Learning Never Stops Malawi</w:t>
            </w:r>
          </w:p>
        </w:tc>
        <w:tc>
          <w:tcPr>
            <w:tcW w:w="1134" w:type="dxa"/>
            <w:tcBorders>
              <w:top w:val="nil"/>
              <w:left w:val="nil"/>
              <w:bottom w:val="single" w:sz="8" w:space="0" w:color="auto"/>
              <w:right w:val="single" w:sz="8" w:space="0" w:color="auto"/>
            </w:tcBorders>
            <w:shd w:val="clear" w:color="auto" w:fill="auto"/>
            <w:noWrap/>
            <w:vAlign w:val="center"/>
            <w:hideMark/>
          </w:tcPr>
          <w:p w14:paraId="43D91E9C"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7B780C94"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478775AA"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350 000</w:t>
            </w:r>
          </w:p>
        </w:tc>
        <w:tc>
          <w:tcPr>
            <w:tcW w:w="1400" w:type="dxa"/>
            <w:tcBorders>
              <w:top w:val="nil"/>
              <w:left w:val="nil"/>
              <w:bottom w:val="single" w:sz="8" w:space="0" w:color="auto"/>
              <w:right w:val="single" w:sz="8" w:space="0" w:color="auto"/>
            </w:tcBorders>
            <w:shd w:val="clear" w:color="auto" w:fill="auto"/>
            <w:noWrap/>
            <w:vAlign w:val="center"/>
            <w:hideMark/>
          </w:tcPr>
          <w:p w14:paraId="32B9C3D0"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 - United Nations Fund for International Partnerships UNFIP</w:t>
            </w:r>
          </w:p>
        </w:tc>
      </w:tr>
      <w:tr w:rsidR="00E84732" w:rsidRPr="00560E1A" w14:paraId="3F327DEF"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793BC67E" w14:textId="77777777" w:rsidR="00E84732" w:rsidRPr="0008593E" w:rsidRDefault="00E84732" w:rsidP="00A132BC">
            <w:pPr>
              <w:spacing w:before="0" w:after="0"/>
              <w:rPr>
                <w:rFonts w:cs="Arial"/>
                <w:sz w:val="14"/>
                <w:szCs w:val="14"/>
                <w:highlight w:val="yellow"/>
                <w:lang w:eastAsia="zh-CN"/>
              </w:rPr>
            </w:pPr>
            <w:r w:rsidRPr="0008593E">
              <w:rPr>
                <w:rFonts w:cs="Arial"/>
                <w:sz w:val="14"/>
                <w:szCs w:val="14"/>
                <w:highlight w:val="yellow"/>
                <w:lang w:eastAsia="zh-CN"/>
              </w:rPr>
              <w:t>504MLW4000</w:t>
            </w:r>
          </w:p>
        </w:tc>
        <w:tc>
          <w:tcPr>
            <w:tcW w:w="4008" w:type="dxa"/>
            <w:tcBorders>
              <w:top w:val="nil"/>
              <w:left w:val="nil"/>
              <w:bottom w:val="single" w:sz="8" w:space="0" w:color="auto"/>
              <w:right w:val="single" w:sz="8" w:space="0" w:color="auto"/>
            </w:tcBorders>
            <w:shd w:val="clear" w:color="auto" w:fill="auto"/>
            <w:noWrap/>
            <w:vAlign w:val="center"/>
            <w:hideMark/>
          </w:tcPr>
          <w:p w14:paraId="053ABD2C" w14:textId="77777777" w:rsidR="00E84732" w:rsidRPr="0008593E" w:rsidRDefault="00E84732" w:rsidP="00A132BC">
            <w:pPr>
              <w:spacing w:before="0" w:after="0"/>
              <w:rPr>
                <w:rFonts w:cs="Arial"/>
                <w:sz w:val="14"/>
                <w:szCs w:val="14"/>
                <w:highlight w:val="yellow"/>
                <w:lang w:eastAsia="zh-CN"/>
              </w:rPr>
            </w:pPr>
            <w:r w:rsidRPr="0008593E">
              <w:rPr>
                <w:rFonts w:cs="Arial"/>
                <w:sz w:val="14"/>
                <w:szCs w:val="14"/>
                <w:highlight w:val="yellow"/>
                <w:lang w:eastAsia="zh-CN"/>
              </w:rPr>
              <w:t>Strengthening Institutional Capacities in Implementing the Malawi Cultural Policy in line with the UNESCO 2005 Convention on Cultural Diversity in Malawi</w:t>
            </w:r>
          </w:p>
        </w:tc>
        <w:tc>
          <w:tcPr>
            <w:tcW w:w="1134" w:type="dxa"/>
            <w:tcBorders>
              <w:top w:val="nil"/>
              <w:left w:val="nil"/>
              <w:bottom w:val="single" w:sz="8" w:space="0" w:color="auto"/>
              <w:right w:val="single" w:sz="8" w:space="0" w:color="auto"/>
            </w:tcBorders>
            <w:shd w:val="clear" w:color="auto" w:fill="auto"/>
            <w:noWrap/>
            <w:vAlign w:val="center"/>
            <w:hideMark/>
          </w:tcPr>
          <w:p w14:paraId="3977FBF4" w14:textId="77777777" w:rsidR="00E84732" w:rsidRPr="0008593E" w:rsidRDefault="00E84732" w:rsidP="00A132BC">
            <w:pPr>
              <w:spacing w:before="0" w:after="0"/>
              <w:jc w:val="center"/>
              <w:rPr>
                <w:rFonts w:cs="Arial"/>
                <w:sz w:val="14"/>
                <w:szCs w:val="14"/>
                <w:highlight w:val="yellow"/>
                <w:lang w:eastAsia="zh-CN"/>
              </w:rPr>
            </w:pPr>
            <w:r w:rsidRPr="0008593E">
              <w:rPr>
                <w:rFonts w:cs="Arial"/>
                <w:sz w:val="14"/>
                <w:szCs w:val="14"/>
                <w:highlight w:val="yellow"/>
                <w:lang w:eastAsia="zh-CN"/>
              </w:rPr>
              <w:t>CLT - Culture</w:t>
            </w:r>
          </w:p>
        </w:tc>
        <w:tc>
          <w:tcPr>
            <w:tcW w:w="792" w:type="dxa"/>
            <w:tcBorders>
              <w:top w:val="nil"/>
              <w:left w:val="nil"/>
              <w:bottom w:val="single" w:sz="8" w:space="0" w:color="auto"/>
              <w:right w:val="single" w:sz="8" w:space="0" w:color="auto"/>
            </w:tcBorders>
            <w:shd w:val="clear" w:color="auto" w:fill="auto"/>
            <w:vAlign w:val="center"/>
            <w:hideMark/>
          </w:tcPr>
          <w:p w14:paraId="4B09979B" w14:textId="77777777" w:rsidR="00E84732" w:rsidRPr="0008593E" w:rsidRDefault="00E84732" w:rsidP="00A132BC">
            <w:pPr>
              <w:spacing w:before="0" w:after="0"/>
              <w:jc w:val="center"/>
              <w:rPr>
                <w:rFonts w:cs="Arial"/>
                <w:sz w:val="14"/>
                <w:szCs w:val="14"/>
                <w:highlight w:val="yellow"/>
                <w:lang w:eastAsia="zh-CN"/>
              </w:rPr>
            </w:pPr>
            <w:r w:rsidRPr="0008593E">
              <w:rPr>
                <w:rFonts w:cs="Arial"/>
                <w:sz w:val="14"/>
                <w:szCs w:val="14"/>
                <w:highlight w:val="yellow"/>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4A09F897" w14:textId="77777777" w:rsidR="00E84732" w:rsidRPr="0008593E" w:rsidRDefault="00E84732" w:rsidP="00A132BC">
            <w:pPr>
              <w:spacing w:before="0" w:after="0"/>
              <w:jc w:val="center"/>
              <w:rPr>
                <w:rFonts w:cs="Arial"/>
                <w:sz w:val="14"/>
                <w:szCs w:val="14"/>
                <w:highlight w:val="yellow"/>
                <w:lang w:eastAsia="zh-CN"/>
              </w:rPr>
            </w:pPr>
            <w:r w:rsidRPr="0008593E">
              <w:rPr>
                <w:rFonts w:cs="Arial"/>
                <w:sz w:val="14"/>
                <w:szCs w:val="14"/>
                <w:highlight w:val="yellow"/>
                <w:lang w:eastAsia="zh-CN"/>
              </w:rPr>
              <w:t>336 120</w:t>
            </w:r>
          </w:p>
        </w:tc>
        <w:tc>
          <w:tcPr>
            <w:tcW w:w="1400" w:type="dxa"/>
            <w:tcBorders>
              <w:top w:val="nil"/>
              <w:left w:val="nil"/>
              <w:bottom w:val="single" w:sz="8" w:space="0" w:color="auto"/>
              <w:right w:val="single" w:sz="8" w:space="0" w:color="auto"/>
            </w:tcBorders>
            <w:shd w:val="clear" w:color="auto" w:fill="auto"/>
            <w:noWrap/>
            <w:vAlign w:val="center"/>
            <w:hideMark/>
          </w:tcPr>
          <w:p w14:paraId="7B92862E" w14:textId="77777777" w:rsidR="00E84732" w:rsidRPr="00560E1A" w:rsidRDefault="00E84732" w:rsidP="00A132BC">
            <w:pPr>
              <w:spacing w:before="0" w:after="0"/>
              <w:rPr>
                <w:rFonts w:cs="Arial"/>
                <w:sz w:val="14"/>
                <w:szCs w:val="14"/>
                <w:lang w:eastAsia="zh-CN"/>
              </w:rPr>
            </w:pPr>
            <w:r w:rsidRPr="0008593E">
              <w:rPr>
                <w:rFonts w:cs="Arial"/>
                <w:sz w:val="14"/>
                <w:szCs w:val="14"/>
                <w:highlight w:val="yellow"/>
                <w:lang w:eastAsia="zh-CN"/>
              </w:rPr>
              <w:t>Government - Norway - Ministry of Foreign Affairs</w:t>
            </w:r>
          </w:p>
        </w:tc>
      </w:tr>
      <w:tr w:rsidR="00E84732" w:rsidRPr="00560E1A" w14:paraId="755C0E49"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0F1610F8" w14:textId="77777777" w:rsidR="00E84732" w:rsidRPr="001D1227" w:rsidRDefault="00E84732" w:rsidP="00A132BC">
            <w:pPr>
              <w:spacing w:before="0" w:after="0"/>
              <w:rPr>
                <w:rFonts w:cs="Arial"/>
                <w:sz w:val="14"/>
                <w:szCs w:val="14"/>
                <w:lang w:eastAsia="zh-CN"/>
              </w:rPr>
            </w:pPr>
            <w:r w:rsidRPr="001D1227">
              <w:rPr>
                <w:rFonts w:cs="Arial"/>
                <w:sz w:val="14"/>
                <w:szCs w:val="14"/>
                <w:lang w:eastAsia="zh-CN"/>
              </w:rPr>
              <w:t>261ZIM3000</w:t>
            </w:r>
          </w:p>
        </w:tc>
        <w:tc>
          <w:tcPr>
            <w:tcW w:w="4008" w:type="dxa"/>
            <w:tcBorders>
              <w:top w:val="nil"/>
              <w:left w:val="nil"/>
              <w:bottom w:val="single" w:sz="8" w:space="0" w:color="auto"/>
              <w:right w:val="single" w:sz="8" w:space="0" w:color="auto"/>
            </w:tcBorders>
            <w:shd w:val="clear" w:color="auto" w:fill="auto"/>
            <w:noWrap/>
            <w:vAlign w:val="center"/>
            <w:hideMark/>
          </w:tcPr>
          <w:p w14:paraId="5C95B715" w14:textId="77777777" w:rsidR="00E84732" w:rsidRPr="001D1227" w:rsidRDefault="00E84732" w:rsidP="00A132BC">
            <w:pPr>
              <w:spacing w:before="0" w:after="0"/>
              <w:rPr>
                <w:rFonts w:cs="Arial"/>
                <w:sz w:val="14"/>
                <w:szCs w:val="14"/>
                <w:lang w:eastAsia="zh-CN"/>
              </w:rPr>
            </w:pPr>
            <w:r w:rsidRPr="001D1227">
              <w:rPr>
                <w:rFonts w:cs="Arial"/>
                <w:sz w:val="14"/>
                <w:szCs w:val="14"/>
                <w:lang w:eastAsia="zh-CN"/>
              </w:rPr>
              <w:t>Advancing the Rights of Women and Girls with Disabilities in Zimbabwe</w:t>
            </w:r>
          </w:p>
        </w:tc>
        <w:tc>
          <w:tcPr>
            <w:tcW w:w="1134" w:type="dxa"/>
            <w:tcBorders>
              <w:top w:val="nil"/>
              <w:left w:val="nil"/>
              <w:bottom w:val="single" w:sz="8" w:space="0" w:color="auto"/>
              <w:right w:val="single" w:sz="8" w:space="0" w:color="auto"/>
            </w:tcBorders>
            <w:shd w:val="clear" w:color="auto" w:fill="auto"/>
            <w:noWrap/>
            <w:vAlign w:val="center"/>
            <w:hideMark/>
          </w:tcPr>
          <w:p w14:paraId="769D9B49" w14:textId="77777777" w:rsidR="00E84732" w:rsidRPr="001D1227" w:rsidRDefault="00E84732" w:rsidP="00A132BC">
            <w:pPr>
              <w:spacing w:before="0" w:after="0"/>
              <w:jc w:val="center"/>
              <w:rPr>
                <w:rFonts w:cs="Arial"/>
                <w:sz w:val="14"/>
                <w:szCs w:val="14"/>
                <w:lang w:eastAsia="zh-CN"/>
              </w:rPr>
            </w:pPr>
            <w:r w:rsidRPr="001D1227">
              <w:rPr>
                <w:rFonts w:cs="Arial"/>
                <w:sz w:val="14"/>
                <w:szCs w:val="14"/>
                <w:lang w:eastAsia="zh-CN"/>
              </w:rPr>
              <w:t>SHS - Social and human sciences</w:t>
            </w:r>
          </w:p>
        </w:tc>
        <w:tc>
          <w:tcPr>
            <w:tcW w:w="792" w:type="dxa"/>
            <w:tcBorders>
              <w:top w:val="nil"/>
              <w:left w:val="nil"/>
              <w:bottom w:val="single" w:sz="8" w:space="0" w:color="auto"/>
              <w:right w:val="single" w:sz="8" w:space="0" w:color="auto"/>
            </w:tcBorders>
            <w:shd w:val="clear" w:color="auto" w:fill="auto"/>
            <w:vAlign w:val="center"/>
            <w:hideMark/>
          </w:tcPr>
          <w:p w14:paraId="175B26A0" w14:textId="77777777" w:rsidR="00E84732" w:rsidRPr="001D1227" w:rsidRDefault="00E84732" w:rsidP="00A132BC">
            <w:pPr>
              <w:spacing w:before="0" w:after="0"/>
              <w:jc w:val="center"/>
              <w:rPr>
                <w:rFonts w:cs="Arial"/>
                <w:sz w:val="14"/>
                <w:szCs w:val="14"/>
                <w:lang w:eastAsia="zh-CN"/>
              </w:rPr>
            </w:pPr>
            <w:r w:rsidRPr="001D1227">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1EE57935" w14:textId="77777777" w:rsidR="00E84732" w:rsidRPr="001D1227" w:rsidRDefault="00E84732" w:rsidP="00A132BC">
            <w:pPr>
              <w:spacing w:before="0" w:after="0"/>
              <w:jc w:val="center"/>
              <w:rPr>
                <w:rFonts w:cs="Arial"/>
                <w:sz w:val="14"/>
                <w:szCs w:val="14"/>
                <w:lang w:eastAsia="zh-CN"/>
              </w:rPr>
            </w:pPr>
            <w:r w:rsidRPr="001D1227">
              <w:rPr>
                <w:rFonts w:cs="Arial"/>
                <w:sz w:val="14"/>
                <w:szCs w:val="14"/>
                <w:lang w:eastAsia="zh-CN"/>
              </w:rPr>
              <w:t>317 196</w:t>
            </w:r>
          </w:p>
        </w:tc>
        <w:tc>
          <w:tcPr>
            <w:tcW w:w="1400" w:type="dxa"/>
            <w:tcBorders>
              <w:top w:val="nil"/>
              <w:left w:val="nil"/>
              <w:bottom w:val="single" w:sz="8" w:space="0" w:color="auto"/>
              <w:right w:val="single" w:sz="8" w:space="0" w:color="auto"/>
            </w:tcBorders>
            <w:shd w:val="clear" w:color="auto" w:fill="auto"/>
            <w:noWrap/>
            <w:vAlign w:val="center"/>
            <w:hideMark/>
          </w:tcPr>
          <w:p w14:paraId="646798C1" w14:textId="77777777" w:rsidR="00E84732" w:rsidRPr="001D1227" w:rsidRDefault="00E84732" w:rsidP="00A132BC">
            <w:pPr>
              <w:spacing w:before="0" w:after="0"/>
              <w:rPr>
                <w:rFonts w:cs="Arial"/>
                <w:sz w:val="14"/>
                <w:szCs w:val="14"/>
                <w:lang w:eastAsia="zh-CN"/>
              </w:rPr>
            </w:pPr>
            <w:r w:rsidRPr="001D1227">
              <w:rPr>
                <w:rFonts w:cs="Arial"/>
                <w:sz w:val="14"/>
                <w:szCs w:val="14"/>
                <w:lang w:eastAsia="zh-CN"/>
              </w:rPr>
              <w:t>UNPRPD - Disability Fund</w:t>
            </w:r>
          </w:p>
        </w:tc>
      </w:tr>
      <w:tr w:rsidR="00E84732" w:rsidRPr="00560E1A" w14:paraId="57338FA8"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679CEF1E"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261RAF3000</w:t>
            </w:r>
          </w:p>
        </w:tc>
        <w:tc>
          <w:tcPr>
            <w:tcW w:w="4008" w:type="dxa"/>
            <w:tcBorders>
              <w:top w:val="nil"/>
              <w:left w:val="nil"/>
              <w:bottom w:val="single" w:sz="8" w:space="0" w:color="auto"/>
              <w:right w:val="single" w:sz="8" w:space="0" w:color="auto"/>
            </w:tcBorders>
            <w:shd w:val="clear" w:color="auto" w:fill="auto"/>
            <w:noWrap/>
            <w:vAlign w:val="center"/>
            <w:hideMark/>
          </w:tcPr>
          <w:p w14:paraId="0A8E419F"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Ending Stigma and Discrimination, Breaking the Cycle of Poverty and Marginalization of Persons with Disabilities</w:t>
            </w:r>
          </w:p>
        </w:tc>
        <w:tc>
          <w:tcPr>
            <w:tcW w:w="1134" w:type="dxa"/>
            <w:tcBorders>
              <w:top w:val="nil"/>
              <w:left w:val="nil"/>
              <w:bottom w:val="single" w:sz="8" w:space="0" w:color="auto"/>
              <w:right w:val="single" w:sz="8" w:space="0" w:color="auto"/>
            </w:tcBorders>
            <w:shd w:val="clear" w:color="auto" w:fill="auto"/>
            <w:noWrap/>
            <w:vAlign w:val="center"/>
            <w:hideMark/>
          </w:tcPr>
          <w:p w14:paraId="0E781D92"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SHS - Social and human sciences</w:t>
            </w:r>
          </w:p>
        </w:tc>
        <w:tc>
          <w:tcPr>
            <w:tcW w:w="792" w:type="dxa"/>
            <w:tcBorders>
              <w:top w:val="nil"/>
              <w:left w:val="nil"/>
              <w:bottom w:val="single" w:sz="8" w:space="0" w:color="auto"/>
              <w:right w:val="single" w:sz="8" w:space="0" w:color="auto"/>
            </w:tcBorders>
            <w:shd w:val="clear" w:color="auto" w:fill="auto"/>
            <w:vAlign w:val="center"/>
            <w:hideMark/>
          </w:tcPr>
          <w:p w14:paraId="31133558"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48F23980"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306 116</w:t>
            </w:r>
          </w:p>
        </w:tc>
        <w:tc>
          <w:tcPr>
            <w:tcW w:w="1400" w:type="dxa"/>
            <w:tcBorders>
              <w:top w:val="nil"/>
              <w:left w:val="nil"/>
              <w:bottom w:val="single" w:sz="8" w:space="0" w:color="auto"/>
              <w:right w:val="single" w:sz="8" w:space="0" w:color="auto"/>
            </w:tcBorders>
            <w:shd w:val="clear" w:color="auto" w:fill="auto"/>
            <w:noWrap/>
            <w:vAlign w:val="center"/>
            <w:hideMark/>
          </w:tcPr>
          <w:p w14:paraId="0F94B6C0"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 - UN Partnership on the Rights of Persons with Disabilities, UNPRPD</w:t>
            </w:r>
          </w:p>
        </w:tc>
      </w:tr>
      <w:tr w:rsidR="00E84732" w:rsidRPr="00560E1A" w14:paraId="36A741EE"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701B0ACD"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201ZIM1001</w:t>
            </w:r>
          </w:p>
        </w:tc>
        <w:tc>
          <w:tcPr>
            <w:tcW w:w="4008" w:type="dxa"/>
            <w:tcBorders>
              <w:top w:val="nil"/>
              <w:left w:val="nil"/>
              <w:bottom w:val="single" w:sz="8" w:space="0" w:color="auto"/>
              <w:right w:val="single" w:sz="8" w:space="0" w:color="auto"/>
            </w:tcBorders>
            <w:shd w:val="clear" w:color="auto" w:fill="auto"/>
            <w:noWrap/>
            <w:vAlign w:val="center"/>
            <w:hideMark/>
          </w:tcPr>
          <w:p w14:paraId="587A5474"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COVID-19 Accelerated Funding for the Education Sector in Zimbabwe</w:t>
            </w:r>
          </w:p>
        </w:tc>
        <w:tc>
          <w:tcPr>
            <w:tcW w:w="1134" w:type="dxa"/>
            <w:tcBorders>
              <w:top w:val="nil"/>
              <w:left w:val="nil"/>
              <w:bottom w:val="single" w:sz="8" w:space="0" w:color="auto"/>
              <w:right w:val="single" w:sz="8" w:space="0" w:color="auto"/>
            </w:tcBorders>
            <w:shd w:val="clear" w:color="auto" w:fill="auto"/>
            <w:noWrap/>
            <w:vAlign w:val="center"/>
            <w:hideMark/>
          </w:tcPr>
          <w:p w14:paraId="6806DB40"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6A1622C7"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6E412826"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288 900</w:t>
            </w:r>
          </w:p>
        </w:tc>
        <w:tc>
          <w:tcPr>
            <w:tcW w:w="1400" w:type="dxa"/>
            <w:tcBorders>
              <w:top w:val="nil"/>
              <w:left w:val="nil"/>
              <w:bottom w:val="single" w:sz="8" w:space="0" w:color="auto"/>
              <w:right w:val="single" w:sz="8" w:space="0" w:color="auto"/>
            </w:tcBorders>
            <w:shd w:val="clear" w:color="auto" w:fill="auto"/>
            <w:noWrap/>
            <w:vAlign w:val="center"/>
            <w:hideMark/>
          </w:tcPr>
          <w:p w14:paraId="54AE1D4F"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UNICEF</w:t>
            </w:r>
          </w:p>
        </w:tc>
      </w:tr>
      <w:tr w:rsidR="00E84732" w:rsidRPr="00560E1A" w14:paraId="2645231E"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49992652"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218ZIM1000</w:t>
            </w:r>
          </w:p>
        </w:tc>
        <w:tc>
          <w:tcPr>
            <w:tcW w:w="4008" w:type="dxa"/>
            <w:tcBorders>
              <w:top w:val="nil"/>
              <w:left w:val="nil"/>
              <w:bottom w:val="single" w:sz="8" w:space="0" w:color="auto"/>
              <w:right w:val="single" w:sz="8" w:space="0" w:color="auto"/>
            </w:tcBorders>
            <w:shd w:val="clear" w:color="auto" w:fill="auto"/>
            <w:noWrap/>
            <w:vAlign w:val="center"/>
            <w:hideMark/>
          </w:tcPr>
          <w:p w14:paraId="135FEFFC"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 xml:space="preserve">Strengthening research capacity of </w:t>
            </w:r>
            <w:proofErr w:type="spellStart"/>
            <w:r w:rsidRPr="00560E1A">
              <w:rPr>
                <w:rFonts w:cs="Arial"/>
                <w:sz w:val="14"/>
                <w:szCs w:val="14"/>
                <w:lang w:eastAsia="zh-CN"/>
              </w:rPr>
              <w:t>MoPSE</w:t>
            </w:r>
            <w:proofErr w:type="spellEnd"/>
            <w:r w:rsidRPr="00560E1A">
              <w:rPr>
                <w:rFonts w:cs="Arial"/>
                <w:sz w:val="14"/>
                <w:szCs w:val="14"/>
                <w:lang w:eastAsia="zh-CN"/>
              </w:rPr>
              <w:t xml:space="preserve"> under TEACH Project in Zimbabwe</w:t>
            </w:r>
          </w:p>
        </w:tc>
        <w:tc>
          <w:tcPr>
            <w:tcW w:w="1134" w:type="dxa"/>
            <w:tcBorders>
              <w:top w:val="nil"/>
              <w:left w:val="nil"/>
              <w:bottom w:val="single" w:sz="8" w:space="0" w:color="auto"/>
              <w:right w:val="single" w:sz="8" w:space="0" w:color="auto"/>
            </w:tcBorders>
            <w:shd w:val="clear" w:color="auto" w:fill="auto"/>
            <w:noWrap/>
            <w:vAlign w:val="center"/>
            <w:hideMark/>
          </w:tcPr>
          <w:p w14:paraId="62864201"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539F07B0"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16F6D749"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276 704</w:t>
            </w:r>
          </w:p>
        </w:tc>
        <w:tc>
          <w:tcPr>
            <w:tcW w:w="1400" w:type="dxa"/>
            <w:tcBorders>
              <w:top w:val="nil"/>
              <w:left w:val="nil"/>
              <w:bottom w:val="single" w:sz="8" w:space="0" w:color="auto"/>
              <w:right w:val="single" w:sz="8" w:space="0" w:color="auto"/>
            </w:tcBorders>
            <w:shd w:val="clear" w:color="auto" w:fill="auto"/>
            <w:noWrap/>
            <w:vAlign w:val="center"/>
            <w:hideMark/>
          </w:tcPr>
          <w:p w14:paraId="16ADD806"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 - United Nations Children's Fund UNICEF</w:t>
            </w:r>
          </w:p>
        </w:tc>
      </w:tr>
      <w:tr w:rsidR="00E84732" w:rsidRPr="00560E1A" w14:paraId="5B54BB24"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4560ED92" w14:textId="77777777" w:rsidR="00E84732" w:rsidRPr="000F075E" w:rsidRDefault="00E84732" w:rsidP="00A132BC">
            <w:pPr>
              <w:spacing w:before="0" w:after="0"/>
              <w:rPr>
                <w:rFonts w:cs="Arial"/>
                <w:sz w:val="14"/>
                <w:szCs w:val="14"/>
                <w:lang w:eastAsia="zh-CN"/>
              </w:rPr>
            </w:pPr>
            <w:r w:rsidRPr="000F075E">
              <w:rPr>
                <w:rFonts w:cs="Arial"/>
                <w:sz w:val="14"/>
                <w:szCs w:val="14"/>
                <w:lang w:eastAsia="zh-CN"/>
              </w:rPr>
              <w:t>263ZIM2000</w:t>
            </w:r>
          </w:p>
        </w:tc>
        <w:tc>
          <w:tcPr>
            <w:tcW w:w="4008" w:type="dxa"/>
            <w:tcBorders>
              <w:top w:val="nil"/>
              <w:left w:val="nil"/>
              <w:bottom w:val="single" w:sz="8" w:space="0" w:color="auto"/>
              <w:right w:val="single" w:sz="8" w:space="0" w:color="auto"/>
            </w:tcBorders>
            <w:shd w:val="clear" w:color="auto" w:fill="auto"/>
            <w:noWrap/>
            <w:vAlign w:val="center"/>
            <w:hideMark/>
          </w:tcPr>
          <w:p w14:paraId="3286D24E" w14:textId="77777777" w:rsidR="00E84732" w:rsidRPr="000F075E" w:rsidRDefault="00E84732" w:rsidP="00A132BC">
            <w:pPr>
              <w:spacing w:before="0" w:after="0"/>
              <w:rPr>
                <w:rFonts w:cs="Arial"/>
                <w:sz w:val="14"/>
                <w:szCs w:val="14"/>
                <w:lang w:eastAsia="zh-CN"/>
              </w:rPr>
            </w:pPr>
            <w:r w:rsidRPr="000F075E">
              <w:rPr>
                <w:rFonts w:cs="Arial"/>
                <w:sz w:val="14"/>
                <w:szCs w:val="14"/>
                <w:lang w:eastAsia="zh-CN"/>
              </w:rPr>
              <w:t>Catalysing Investments in Climate and Sustainable Energy for productive use and the Achievement of the SDGs in Zimbabwe</w:t>
            </w:r>
          </w:p>
        </w:tc>
        <w:tc>
          <w:tcPr>
            <w:tcW w:w="1134" w:type="dxa"/>
            <w:tcBorders>
              <w:top w:val="nil"/>
              <w:left w:val="nil"/>
              <w:bottom w:val="single" w:sz="8" w:space="0" w:color="auto"/>
              <w:right w:val="single" w:sz="8" w:space="0" w:color="auto"/>
            </w:tcBorders>
            <w:shd w:val="clear" w:color="auto" w:fill="auto"/>
            <w:noWrap/>
            <w:vAlign w:val="center"/>
            <w:hideMark/>
          </w:tcPr>
          <w:p w14:paraId="793ED31F" w14:textId="77777777" w:rsidR="00E84732" w:rsidRPr="000F075E" w:rsidRDefault="00E84732" w:rsidP="00A132BC">
            <w:pPr>
              <w:spacing w:before="0" w:after="0"/>
              <w:jc w:val="center"/>
              <w:rPr>
                <w:rFonts w:cs="Arial"/>
                <w:sz w:val="14"/>
                <w:szCs w:val="14"/>
                <w:lang w:eastAsia="zh-CN"/>
              </w:rPr>
            </w:pPr>
            <w:r w:rsidRPr="000F075E">
              <w:rPr>
                <w:rFonts w:cs="Arial"/>
                <w:sz w:val="14"/>
                <w:szCs w:val="14"/>
                <w:lang w:eastAsia="zh-CN"/>
              </w:rPr>
              <w:t>SC - Natural sciences</w:t>
            </w:r>
          </w:p>
        </w:tc>
        <w:tc>
          <w:tcPr>
            <w:tcW w:w="792" w:type="dxa"/>
            <w:tcBorders>
              <w:top w:val="nil"/>
              <w:left w:val="nil"/>
              <w:bottom w:val="single" w:sz="8" w:space="0" w:color="auto"/>
              <w:right w:val="single" w:sz="8" w:space="0" w:color="auto"/>
            </w:tcBorders>
            <w:shd w:val="clear" w:color="auto" w:fill="auto"/>
            <w:vAlign w:val="center"/>
            <w:hideMark/>
          </w:tcPr>
          <w:p w14:paraId="7A3655D4" w14:textId="77777777" w:rsidR="00E84732" w:rsidRPr="000F075E" w:rsidRDefault="00E84732" w:rsidP="00A132BC">
            <w:pPr>
              <w:spacing w:before="0" w:after="0"/>
              <w:jc w:val="center"/>
              <w:rPr>
                <w:rFonts w:cs="Arial"/>
                <w:sz w:val="14"/>
                <w:szCs w:val="14"/>
                <w:lang w:eastAsia="zh-CN"/>
              </w:rPr>
            </w:pPr>
            <w:r w:rsidRPr="000F075E">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118792BD" w14:textId="77777777" w:rsidR="00E84732" w:rsidRPr="000F075E" w:rsidRDefault="00E84732" w:rsidP="00A132BC">
            <w:pPr>
              <w:spacing w:before="0" w:after="0"/>
              <w:jc w:val="center"/>
              <w:rPr>
                <w:rFonts w:cs="Arial"/>
                <w:sz w:val="14"/>
                <w:szCs w:val="14"/>
                <w:lang w:eastAsia="zh-CN"/>
              </w:rPr>
            </w:pPr>
            <w:r w:rsidRPr="000F075E">
              <w:rPr>
                <w:rFonts w:cs="Arial"/>
                <w:sz w:val="14"/>
                <w:szCs w:val="14"/>
                <w:lang w:eastAsia="zh-CN"/>
              </w:rPr>
              <w:t>261 000</w:t>
            </w:r>
          </w:p>
        </w:tc>
        <w:tc>
          <w:tcPr>
            <w:tcW w:w="1400" w:type="dxa"/>
            <w:tcBorders>
              <w:top w:val="nil"/>
              <w:left w:val="nil"/>
              <w:bottom w:val="single" w:sz="8" w:space="0" w:color="auto"/>
              <w:right w:val="single" w:sz="8" w:space="0" w:color="auto"/>
            </w:tcBorders>
            <w:shd w:val="clear" w:color="auto" w:fill="auto"/>
            <w:noWrap/>
            <w:vAlign w:val="center"/>
            <w:hideMark/>
          </w:tcPr>
          <w:p w14:paraId="191525B8" w14:textId="77777777" w:rsidR="00E84732" w:rsidRPr="000F075E" w:rsidRDefault="00E84732" w:rsidP="00A132BC">
            <w:pPr>
              <w:spacing w:before="0" w:after="0"/>
              <w:rPr>
                <w:rFonts w:cs="Arial"/>
                <w:sz w:val="14"/>
                <w:szCs w:val="14"/>
                <w:lang w:eastAsia="zh-CN"/>
              </w:rPr>
            </w:pPr>
            <w:r w:rsidRPr="000F075E">
              <w:rPr>
                <w:rFonts w:cs="Arial"/>
                <w:sz w:val="14"/>
                <w:szCs w:val="14"/>
                <w:lang w:eastAsia="zh-CN"/>
              </w:rPr>
              <w:t>Joint SDG Fund</w:t>
            </w:r>
          </w:p>
        </w:tc>
      </w:tr>
      <w:tr w:rsidR="00E84732" w:rsidRPr="00560E1A" w14:paraId="3EE1487D"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5C9C2FDD"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513RAF4013</w:t>
            </w:r>
          </w:p>
        </w:tc>
        <w:tc>
          <w:tcPr>
            <w:tcW w:w="4008" w:type="dxa"/>
            <w:tcBorders>
              <w:top w:val="nil"/>
              <w:left w:val="nil"/>
              <w:bottom w:val="single" w:sz="8" w:space="0" w:color="auto"/>
              <w:right w:val="single" w:sz="8" w:space="0" w:color="auto"/>
            </w:tcBorders>
            <w:shd w:val="clear" w:color="auto" w:fill="auto"/>
            <w:noWrap/>
            <w:vAlign w:val="center"/>
            <w:hideMark/>
          </w:tcPr>
          <w:p w14:paraId="6EE51EAE"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 xml:space="preserve">Culture, public </w:t>
            </w:r>
            <w:proofErr w:type="gramStart"/>
            <w:r w:rsidRPr="00560E1A">
              <w:rPr>
                <w:rFonts w:cs="Arial"/>
                <w:sz w:val="14"/>
                <w:szCs w:val="14"/>
                <w:lang w:eastAsia="zh-CN"/>
              </w:rPr>
              <w:t>spaces</w:t>
            </w:r>
            <w:proofErr w:type="gramEnd"/>
            <w:r w:rsidRPr="00560E1A">
              <w:rPr>
                <w:rFonts w:cs="Arial"/>
                <w:sz w:val="14"/>
                <w:szCs w:val="14"/>
                <w:lang w:eastAsia="zh-CN"/>
              </w:rPr>
              <w:t xml:space="preserve"> and sustainable cities - Southern Africa</w:t>
            </w:r>
          </w:p>
        </w:tc>
        <w:tc>
          <w:tcPr>
            <w:tcW w:w="1134" w:type="dxa"/>
            <w:tcBorders>
              <w:top w:val="nil"/>
              <w:left w:val="nil"/>
              <w:bottom w:val="single" w:sz="8" w:space="0" w:color="auto"/>
              <w:right w:val="single" w:sz="8" w:space="0" w:color="auto"/>
            </w:tcBorders>
            <w:shd w:val="clear" w:color="auto" w:fill="auto"/>
            <w:noWrap/>
            <w:vAlign w:val="center"/>
            <w:hideMark/>
          </w:tcPr>
          <w:p w14:paraId="66D6DA8A"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CLT - Culture</w:t>
            </w:r>
          </w:p>
        </w:tc>
        <w:tc>
          <w:tcPr>
            <w:tcW w:w="792" w:type="dxa"/>
            <w:tcBorders>
              <w:top w:val="nil"/>
              <w:left w:val="nil"/>
              <w:bottom w:val="single" w:sz="8" w:space="0" w:color="auto"/>
              <w:right w:val="single" w:sz="8" w:space="0" w:color="auto"/>
            </w:tcBorders>
            <w:shd w:val="clear" w:color="auto" w:fill="auto"/>
            <w:vAlign w:val="center"/>
            <w:hideMark/>
          </w:tcPr>
          <w:p w14:paraId="5B8ADE89"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79881804"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250 000</w:t>
            </w:r>
          </w:p>
        </w:tc>
        <w:tc>
          <w:tcPr>
            <w:tcW w:w="1400" w:type="dxa"/>
            <w:tcBorders>
              <w:top w:val="nil"/>
              <w:left w:val="nil"/>
              <w:bottom w:val="single" w:sz="8" w:space="0" w:color="auto"/>
              <w:right w:val="single" w:sz="8" w:space="0" w:color="auto"/>
            </w:tcBorders>
            <w:shd w:val="clear" w:color="auto" w:fill="auto"/>
            <w:noWrap/>
            <w:vAlign w:val="center"/>
            <w:hideMark/>
          </w:tcPr>
          <w:p w14:paraId="750E4105"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Government - Belgium - Government of Flanders</w:t>
            </w:r>
          </w:p>
        </w:tc>
      </w:tr>
      <w:tr w:rsidR="00E84732" w:rsidRPr="00560E1A" w14:paraId="5E7BD8D2"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63A6BDFF"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501RAF1001</w:t>
            </w:r>
          </w:p>
        </w:tc>
        <w:tc>
          <w:tcPr>
            <w:tcW w:w="4008" w:type="dxa"/>
            <w:tcBorders>
              <w:top w:val="nil"/>
              <w:left w:val="nil"/>
              <w:bottom w:val="single" w:sz="8" w:space="0" w:color="auto"/>
              <w:right w:val="single" w:sz="8" w:space="0" w:color="auto"/>
            </w:tcBorders>
            <w:shd w:val="clear" w:color="auto" w:fill="auto"/>
            <w:noWrap/>
            <w:vAlign w:val="center"/>
            <w:hideMark/>
          </w:tcPr>
          <w:p w14:paraId="0ED3D0A2"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Our Rights, Our Lives, Our Future PLUS Inception Phase</w:t>
            </w:r>
          </w:p>
        </w:tc>
        <w:tc>
          <w:tcPr>
            <w:tcW w:w="1134" w:type="dxa"/>
            <w:tcBorders>
              <w:top w:val="nil"/>
              <w:left w:val="nil"/>
              <w:bottom w:val="single" w:sz="8" w:space="0" w:color="auto"/>
              <w:right w:val="single" w:sz="8" w:space="0" w:color="auto"/>
            </w:tcBorders>
            <w:shd w:val="clear" w:color="auto" w:fill="auto"/>
            <w:noWrap/>
            <w:vAlign w:val="center"/>
            <w:hideMark/>
          </w:tcPr>
          <w:p w14:paraId="6EF78707"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29040FE1"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1BE1F9CA"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245 250</w:t>
            </w:r>
          </w:p>
        </w:tc>
        <w:tc>
          <w:tcPr>
            <w:tcW w:w="1400" w:type="dxa"/>
            <w:tcBorders>
              <w:top w:val="nil"/>
              <w:left w:val="nil"/>
              <w:bottom w:val="single" w:sz="8" w:space="0" w:color="auto"/>
              <w:right w:val="single" w:sz="8" w:space="0" w:color="auto"/>
            </w:tcBorders>
            <w:shd w:val="clear" w:color="auto" w:fill="auto"/>
            <w:noWrap/>
            <w:vAlign w:val="center"/>
            <w:hideMark/>
          </w:tcPr>
          <w:p w14:paraId="4738860F"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SWITZERLAND</w:t>
            </w:r>
          </w:p>
        </w:tc>
      </w:tr>
      <w:tr w:rsidR="00E84732" w:rsidRPr="00560E1A" w14:paraId="67EB6C7B"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5039D54B"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257GLO1041.3</w:t>
            </w:r>
          </w:p>
        </w:tc>
        <w:tc>
          <w:tcPr>
            <w:tcW w:w="4008" w:type="dxa"/>
            <w:tcBorders>
              <w:top w:val="nil"/>
              <w:left w:val="nil"/>
              <w:bottom w:val="single" w:sz="8" w:space="0" w:color="auto"/>
              <w:right w:val="single" w:sz="8" w:space="0" w:color="auto"/>
            </w:tcBorders>
            <w:shd w:val="clear" w:color="auto" w:fill="auto"/>
            <w:noWrap/>
            <w:vAlign w:val="center"/>
            <w:hideMark/>
          </w:tcPr>
          <w:p w14:paraId="55B87264"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UNAIDS Eastern &amp; Southern Africa 2018-2019 Programme for HIV &amp; Health Education</w:t>
            </w:r>
          </w:p>
        </w:tc>
        <w:tc>
          <w:tcPr>
            <w:tcW w:w="1134" w:type="dxa"/>
            <w:tcBorders>
              <w:top w:val="nil"/>
              <w:left w:val="nil"/>
              <w:bottom w:val="single" w:sz="8" w:space="0" w:color="auto"/>
              <w:right w:val="single" w:sz="8" w:space="0" w:color="auto"/>
            </w:tcBorders>
            <w:shd w:val="clear" w:color="auto" w:fill="auto"/>
            <w:noWrap/>
            <w:vAlign w:val="center"/>
            <w:hideMark/>
          </w:tcPr>
          <w:p w14:paraId="20093F7F"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1DD5A476"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WBS Element</w:t>
            </w:r>
          </w:p>
        </w:tc>
        <w:tc>
          <w:tcPr>
            <w:tcW w:w="1097" w:type="dxa"/>
            <w:tcBorders>
              <w:top w:val="nil"/>
              <w:left w:val="nil"/>
              <w:bottom w:val="single" w:sz="8" w:space="0" w:color="auto"/>
              <w:right w:val="single" w:sz="8" w:space="0" w:color="auto"/>
            </w:tcBorders>
            <w:shd w:val="clear" w:color="auto" w:fill="auto"/>
            <w:noWrap/>
            <w:vAlign w:val="center"/>
            <w:hideMark/>
          </w:tcPr>
          <w:p w14:paraId="2812F49F"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137 986</w:t>
            </w:r>
          </w:p>
        </w:tc>
        <w:tc>
          <w:tcPr>
            <w:tcW w:w="1400" w:type="dxa"/>
            <w:tcBorders>
              <w:top w:val="nil"/>
              <w:left w:val="nil"/>
              <w:bottom w:val="single" w:sz="8" w:space="0" w:color="auto"/>
              <w:right w:val="single" w:sz="8" w:space="0" w:color="auto"/>
            </w:tcBorders>
            <w:shd w:val="clear" w:color="auto" w:fill="auto"/>
            <w:noWrap/>
            <w:vAlign w:val="center"/>
            <w:hideMark/>
          </w:tcPr>
          <w:p w14:paraId="7A3F429D"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UNAIDS</w:t>
            </w:r>
          </w:p>
        </w:tc>
      </w:tr>
      <w:tr w:rsidR="00E84732" w:rsidRPr="00560E1A" w14:paraId="2ED6FF05"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4DAD96CE"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513RAF4011</w:t>
            </w:r>
          </w:p>
        </w:tc>
        <w:tc>
          <w:tcPr>
            <w:tcW w:w="4008" w:type="dxa"/>
            <w:tcBorders>
              <w:top w:val="nil"/>
              <w:left w:val="nil"/>
              <w:bottom w:val="single" w:sz="8" w:space="0" w:color="auto"/>
              <w:right w:val="single" w:sz="8" w:space="0" w:color="auto"/>
            </w:tcBorders>
            <w:shd w:val="clear" w:color="auto" w:fill="auto"/>
            <w:noWrap/>
            <w:vAlign w:val="center"/>
            <w:hideMark/>
          </w:tcPr>
          <w:p w14:paraId="177F3ACC"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Strengthening sub-regional cooperation and national capacities in seven Southern African countries for implementing the 2003 Convention for the Safeguarding of the Intangible Cultural Heritage (2018)</w:t>
            </w:r>
          </w:p>
        </w:tc>
        <w:tc>
          <w:tcPr>
            <w:tcW w:w="1134" w:type="dxa"/>
            <w:tcBorders>
              <w:top w:val="nil"/>
              <w:left w:val="nil"/>
              <w:bottom w:val="single" w:sz="8" w:space="0" w:color="auto"/>
              <w:right w:val="single" w:sz="8" w:space="0" w:color="auto"/>
            </w:tcBorders>
            <w:shd w:val="clear" w:color="auto" w:fill="auto"/>
            <w:noWrap/>
            <w:vAlign w:val="center"/>
            <w:hideMark/>
          </w:tcPr>
          <w:p w14:paraId="06FF7569"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CLT - Culture</w:t>
            </w:r>
          </w:p>
        </w:tc>
        <w:tc>
          <w:tcPr>
            <w:tcW w:w="792" w:type="dxa"/>
            <w:tcBorders>
              <w:top w:val="nil"/>
              <w:left w:val="nil"/>
              <w:bottom w:val="single" w:sz="8" w:space="0" w:color="auto"/>
              <w:right w:val="single" w:sz="8" w:space="0" w:color="auto"/>
            </w:tcBorders>
            <w:shd w:val="clear" w:color="auto" w:fill="auto"/>
            <w:vAlign w:val="center"/>
            <w:hideMark/>
          </w:tcPr>
          <w:p w14:paraId="1147F3B2"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105CB022"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117 467</w:t>
            </w:r>
          </w:p>
        </w:tc>
        <w:tc>
          <w:tcPr>
            <w:tcW w:w="1400" w:type="dxa"/>
            <w:tcBorders>
              <w:top w:val="nil"/>
              <w:left w:val="nil"/>
              <w:bottom w:val="single" w:sz="8" w:space="0" w:color="auto"/>
              <w:right w:val="single" w:sz="8" w:space="0" w:color="auto"/>
            </w:tcBorders>
            <w:shd w:val="clear" w:color="auto" w:fill="auto"/>
            <w:noWrap/>
            <w:vAlign w:val="center"/>
            <w:hideMark/>
          </w:tcPr>
          <w:p w14:paraId="4EDDD23B"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Government - Belgium - Government of Flanders</w:t>
            </w:r>
          </w:p>
        </w:tc>
      </w:tr>
      <w:tr w:rsidR="00E84732" w:rsidRPr="00560E1A" w14:paraId="0B2D2A4F"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090237A4"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570RAF1007</w:t>
            </w:r>
          </w:p>
        </w:tc>
        <w:tc>
          <w:tcPr>
            <w:tcW w:w="4008" w:type="dxa"/>
            <w:tcBorders>
              <w:top w:val="nil"/>
              <w:left w:val="nil"/>
              <w:bottom w:val="single" w:sz="8" w:space="0" w:color="auto"/>
              <w:right w:val="single" w:sz="8" w:space="0" w:color="auto"/>
            </w:tcBorders>
            <w:shd w:val="clear" w:color="auto" w:fill="auto"/>
            <w:noWrap/>
            <w:vAlign w:val="center"/>
            <w:hideMark/>
          </w:tcPr>
          <w:p w14:paraId="351D335E"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Regional Campaign on preventing Early and Unintended Pregnancy</w:t>
            </w:r>
          </w:p>
        </w:tc>
        <w:tc>
          <w:tcPr>
            <w:tcW w:w="1134" w:type="dxa"/>
            <w:tcBorders>
              <w:top w:val="nil"/>
              <w:left w:val="nil"/>
              <w:bottom w:val="single" w:sz="8" w:space="0" w:color="auto"/>
              <w:right w:val="single" w:sz="8" w:space="0" w:color="auto"/>
            </w:tcBorders>
            <w:shd w:val="clear" w:color="auto" w:fill="auto"/>
            <w:noWrap/>
            <w:vAlign w:val="center"/>
            <w:hideMark/>
          </w:tcPr>
          <w:p w14:paraId="3C487E1B"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441AAD4C"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nil"/>
              <w:left w:val="nil"/>
              <w:bottom w:val="single" w:sz="8" w:space="0" w:color="auto"/>
              <w:right w:val="single" w:sz="8" w:space="0" w:color="auto"/>
            </w:tcBorders>
            <w:shd w:val="clear" w:color="auto" w:fill="auto"/>
            <w:noWrap/>
            <w:vAlign w:val="center"/>
            <w:hideMark/>
          </w:tcPr>
          <w:p w14:paraId="4E770E21"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100 000</w:t>
            </w:r>
          </w:p>
        </w:tc>
        <w:tc>
          <w:tcPr>
            <w:tcW w:w="1400" w:type="dxa"/>
            <w:tcBorders>
              <w:top w:val="nil"/>
              <w:left w:val="nil"/>
              <w:bottom w:val="single" w:sz="8" w:space="0" w:color="auto"/>
              <w:right w:val="single" w:sz="8" w:space="0" w:color="auto"/>
            </w:tcBorders>
            <w:shd w:val="clear" w:color="auto" w:fill="auto"/>
            <w:noWrap/>
            <w:vAlign w:val="center"/>
            <w:hideMark/>
          </w:tcPr>
          <w:p w14:paraId="4865F9CE"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David and Lucile Packard</w:t>
            </w:r>
          </w:p>
        </w:tc>
      </w:tr>
      <w:tr w:rsidR="00E84732" w:rsidRPr="00560E1A" w14:paraId="0F7BEA10" w14:textId="77777777" w:rsidTr="00A132BC">
        <w:trPr>
          <w:trHeight w:val="190"/>
        </w:trPr>
        <w:tc>
          <w:tcPr>
            <w:tcW w:w="1369" w:type="dxa"/>
            <w:tcBorders>
              <w:top w:val="nil"/>
              <w:left w:val="single" w:sz="8" w:space="0" w:color="auto"/>
              <w:bottom w:val="single" w:sz="12" w:space="0" w:color="auto"/>
              <w:right w:val="single" w:sz="8" w:space="0" w:color="auto"/>
            </w:tcBorders>
            <w:shd w:val="clear" w:color="auto" w:fill="auto"/>
            <w:noWrap/>
            <w:vAlign w:val="center"/>
            <w:hideMark/>
          </w:tcPr>
          <w:p w14:paraId="5EBCBD56"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257GLO1043.3.16</w:t>
            </w:r>
          </w:p>
        </w:tc>
        <w:tc>
          <w:tcPr>
            <w:tcW w:w="4008" w:type="dxa"/>
            <w:tcBorders>
              <w:top w:val="nil"/>
              <w:left w:val="nil"/>
              <w:bottom w:val="single" w:sz="12" w:space="0" w:color="auto"/>
              <w:right w:val="single" w:sz="8" w:space="0" w:color="auto"/>
            </w:tcBorders>
            <w:shd w:val="clear" w:color="auto" w:fill="auto"/>
            <w:noWrap/>
            <w:vAlign w:val="center"/>
            <w:hideMark/>
          </w:tcPr>
          <w:p w14:paraId="09B885A1"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257GLO1043.3.16 - ZIMBABWE (UNAIDS Country Envelope 2020-2021)</w:t>
            </w:r>
          </w:p>
        </w:tc>
        <w:tc>
          <w:tcPr>
            <w:tcW w:w="1134" w:type="dxa"/>
            <w:tcBorders>
              <w:top w:val="nil"/>
              <w:left w:val="nil"/>
              <w:bottom w:val="single" w:sz="12" w:space="0" w:color="auto"/>
              <w:right w:val="single" w:sz="8" w:space="0" w:color="auto"/>
            </w:tcBorders>
            <w:shd w:val="clear" w:color="auto" w:fill="auto"/>
            <w:noWrap/>
            <w:vAlign w:val="center"/>
            <w:hideMark/>
          </w:tcPr>
          <w:p w14:paraId="06EB2EDC"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12" w:space="0" w:color="auto"/>
              <w:right w:val="single" w:sz="8" w:space="0" w:color="auto"/>
            </w:tcBorders>
            <w:shd w:val="clear" w:color="auto" w:fill="auto"/>
            <w:vAlign w:val="center"/>
            <w:hideMark/>
          </w:tcPr>
          <w:p w14:paraId="07715856"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WBS Element</w:t>
            </w:r>
          </w:p>
        </w:tc>
        <w:tc>
          <w:tcPr>
            <w:tcW w:w="1097" w:type="dxa"/>
            <w:tcBorders>
              <w:top w:val="nil"/>
              <w:left w:val="nil"/>
              <w:bottom w:val="single" w:sz="12" w:space="0" w:color="auto"/>
              <w:right w:val="single" w:sz="8" w:space="0" w:color="auto"/>
            </w:tcBorders>
            <w:shd w:val="clear" w:color="auto" w:fill="auto"/>
            <w:noWrap/>
            <w:vAlign w:val="center"/>
            <w:hideMark/>
          </w:tcPr>
          <w:p w14:paraId="22568761"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80 187</w:t>
            </w:r>
          </w:p>
        </w:tc>
        <w:tc>
          <w:tcPr>
            <w:tcW w:w="1400" w:type="dxa"/>
            <w:tcBorders>
              <w:top w:val="nil"/>
              <w:left w:val="nil"/>
              <w:bottom w:val="single" w:sz="12" w:space="0" w:color="auto"/>
              <w:right w:val="single" w:sz="8" w:space="0" w:color="auto"/>
            </w:tcBorders>
            <w:shd w:val="clear" w:color="auto" w:fill="auto"/>
            <w:noWrap/>
            <w:vAlign w:val="center"/>
            <w:hideMark/>
          </w:tcPr>
          <w:p w14:paraId="6C944730"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UNAIDS</w:t>
            </w:r>
          </w:p>
        </w:tc>
      </w:tr>
      <w:tr w:rsidR="00E84732" w:rsidRPr="00560E1A" w14:paraId="3BF7BE3C" w14:textId="77777777" w:rsidTr="00A132BC">
        <w:trPr>
          <w:trHeight w:val="190"/>
        </w:trPr>
        <w:tc>
          <w:tcPr>
            <w:tcW w:w="136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FCF1166"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513RAF2021</w:t>
            </w:r>
          </w:p>
        </w:tc>
        <w:tc>
          <w:tcPr>
            <w:tcW w:w="4008" w:type="dxa"/>
            <w:tcBorders>
              <w:top w:val="single" w:sz="8" w:space="0" w:color="auto"/>
              <w:left w:val="nil"/>
              <w:bottom w:val="single" w:sz="8" w:space="0" w:color="auto"/>
              <w:right w:val="single" w:sz="8" w:space="0" w:color="auto"/>
            </w:tcBorders>
            <w:shd w:val="clear" w:color="auto" w:fill="auto"/>
            <w:noWrap/>
            <w:vAlign w:val="center"/>
            <w:hideMark/>
          </w:tcPr>
          <w:p w14:paraId="65DB48A0"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Needs assessment for Climate Services for improved Water Resources Management in vulnerable regions to Southern Africa</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14:paraId="287E0269"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SC - Natural sciences</w:t>
            </w:r>
          </w:p>
        </w:tc>
        <w:tc>
          <w:tcPr>
            <w:tcW w:w="792" w:type="dxa"/>
            <w:tcBorders>
              <w:top w:val="single" w:sz="8" w:space="0" w:color="auto"/>
              <w:left w:val="nil"/>
              <w:bottom w:val="single" w:sz="8" w:space="0" w:color="auto"/>
              <w:right w:val="single" w:sz="8" w:space="0" w:color="auto"/>
            </w:tcBorders>
            <w:shd w:val="clear" w:color="auto" w:fill="auto"/>
            <w:vAlign w:val="center"/>
            <w:hideMark/>
          </w:tcPr>
          <w:p w14:paraId="052F3949"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Fund in Trust (FIT)</w:t>
            </w:r>
          </w:p>
        </w:tc>
        <w:tc>
          <w:tcPr>
            <w:tcW w:w="1097" w:type="dxa"/>
            <w:tcBorders>
              <w:top w:val="single" w:sz="8" w:space="0" w:color="auto"/>
              <w:left w:val="nil"/>
              <w:bottom w:val="single" w:sz="8" w:space="0" w:color="auto"/>
              <w:right w:val="single" w:sz="8" w:space="0" w:color="auto"/>
            </w:tcBorders>
            <w:shd w:val="clear" w:color="auto" w:fill="auto"/>
            <w:noWrap/>
            <w:vAlign w:val="center"/>
            <w:hideMark/>
          </w:tcPr>
          <w:p w14:paraId="7FB54F67"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50 000</w:t>
            </w:r>
          </w:p>
        </w:tc>
        <w:tc>
          <w:tcPr>
            <w:tcW w:w="1400" w:type="dxa"/>
            <w:tcBorders>
              <w:top w:val="single" w:sz="8" w:space="0" w:color="auto"/>
              <w:left w:val="nil"/>
              <w:bottom w:val="single" w:sz="8" w:space="0" w:color="auto"/>
              <w:right w:val="single" w:sz="8" w:space="0" w:color="auto"/>
            </w:tcBorders>
            <w:shd w:val="clear" w:color="auto" w:fill="auto"/>
            <w:noWrap/>
            <w:vAlign w:val="center"/>
            <w:hideMark/>
          </w:tcPr>
          <w:p w14:paraId="69B410DC"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Government - Belgium - Government of Flanders</w:t>
            </w:r>
          </w:p>
        </w:tc>
      </w:tr>
      <w:tr w:rsidR="00E84732" w:rsidRPr="00560E1A" w14:paraId="37F60DEC"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2A49D65F"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257GLO1040.3.6</w:t>
            </w:r>
          </w:p>
        </w:tc>
        <w:tc>
          <w:tcPr>
            <w:tcW w:w="4008" w:type="dxa"/>
            <w:tcBorders>
              <w:top w:val="nil"/>
              <w:left w:val="nil"/>
              <w:bottom w:val="single" w:sz="8" w:space="0" w:color="auto"/>
              <w:right w:val="single" w:sz="8" w:space="0" w:color="auto"/>
            </w:tcBorders>
            <w:shd w:val="clear" w:color="auto" w:fill="auto"/>
            <w:noWrap/>
            <w:vAlign w:val="center"/>
            <w:hideMark/>
          </w:tcPr>
          <w:p w14:paraId="6DB1B46E"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Malawi - UNAIDS Country Envelope</w:t>
            </w:r>
          </w:p>
        </w:tc>
        <w:tc>
          <w:tcPr>
            <w:tcW w:w="1134" w:type="dxa"/>
            <w:tcBorders>
              <w:top w:val="nil"/>
              <w:left w:val="nil"/>
              <w:bottom w:val="single" w:sz="8" w:space="0" w:color="auto"/>
              <w:right w:val="single" w:sz="8" w:space="0" w:color="auto"/>
            </w:tcBorders>
            <w:shd w:val="clear" w:color="auto" w:fill="auto"/>
            <w:noWrap/>
            <w:vAlign w:val="center"/>
            <w:hideMark/>
          </w:tcPr>
          <w:p w14:paraId="5563C976"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7034841D"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WBS Element</w:t>
            </w:r>
          </w:p>
        </w:tc>
        <w:tc>
          <w:tcPr>
            <w:tcW w:w="1097" w:type="dxa"/>
            <w:tcBorders>
              <w:top w:val="nil"/>
              <w:left w:val="nil"/>
              <w:bottom w:val="single" w:sz="8" w:space="0" w:color="auto"/>
              <w:right w:val="single" w:sz="8" w:space="0" w:color="auto"/>
            </w:tcBorders>
            <w:shd w:val="clear" w:color="auto" w:fill="auto"/>
            <w:noWrap/>
            <w:vAlign w:val="center"/>
            <w:hideMark/>
          </w:tcPr>
          <w:p w14:paraId="29BD3AFB"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47 170</w:t>
            </w:r>
          </w:p>
        </w:tc>
        <w:tc>
          <w:tcPr>
            <w:tcW w:w="1400" w:type="dxa"/>
            <w:tcBorders>
              <w:top w:val="nil"/>
              <w:left w:val="nil"/>
              <w:bottom w:val="single" w:sz="8" w:space="0" w:color="auto"/>
              <w:right w:val="single" w:sz="8" w:space="0" w:color="auto"/>
            </w:tcBorders>
            <w:shd w:val="clear" w:color="auto" w:fill="auto"/>
            <w:noWrap/>
            <w:vAlign w:val="center"/>
            <w:hideMark/>
          </w:tcPr>
          <w:p w14:paraId="5B8C7F21"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UNAIDS</w:t>
            </w:r>
          </w:p>
        </w:tc>
      </w:tr>
      <w:tr w:rsidR="00E84732" w:rsidRPr="00560E1A" w14:paraId="6585D416"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7580F704"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257GLO1043.3.3</w:t>
            </w:r>
          </w:p>
        </w:tc>
        <w:tc>
          <w:tcPr>
            <w:tcW w:w="4008" w:type="dxa"/>
            <w:tcBorders>
              <w:top w:val="nil"/>
              <w:left w:val="nil"/>
              <w:bottom w:val="single" w:sz="8" w:space="0" w:color="auto"/>
              <w:right w:val="single" w:sz="8" w:space="0" w:color="auto"/>
            </w:tcBorders>
            <w:shd w:val="clear" w:color="auto" w:fill="auto"/>
            <w:noWrap/>
            <w:vAlign w:val="center"/>
            <w:hideMark/>
          </w:tcPr>
          <w:p w14:paraId="6F913DF3"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257GLO1043.3.3 - Eswatini (UNAIDS Country Envelope 2020-2021)</w:t>
            </w:r>
          </w:p>
        </w:tc>
        <w:tc>
          <w:tcPr>
            <w:tcW w:w="1134" w:type="dxa"/>
            <w:tcBorders>
              <w:top w:val="nil"/>
              <w:left w:val="nil"/>
              <w:bottom w:val="single" w:sz="8" w:space="0" w:color="auto"/>
              <w:right w:val="single" w:sz="8" w:space="0" w:color="auto"/>
            </w:tcBorders>
            <w:shd w:val="clear" w:color="auto" w:fill="auto"/>
            <w:noWrap/>
            <w:vAlign w:val="center"/>
            <w:hideMark/>
          </w:tcPr>
          <w:p w14:paraId="320289E4"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2670B7FC"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WBS Element</w:t>
            </w:r>
          </w:p>
        </w:tc>
        <w:tc>
          <w:tcPr>
            <w:tcW w:w="1097" w:type="dxa"/>
            <w:tcBorders>
              <w:top w:val="nil"/>
              <w:left w:val="nil"/>
              <w:bottom w:val="single" w:sz="8" w:space="0" w:color="auto"/>
              <w:right w:val="single" w:sz="8" w:space="0" w:color="auto"/>
            </w:tcBorders>
            <w:shd w:val="clear" w:color="auto" w:fill="auto"/>
            <w:noWrap/>
            <w:vAlign w:val="center"/>
            <w:hideMark/>
          </w:tcPr>
          <w:p w14:paraId="4D4F1550"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43 832</w:t>
            </w:r>
          </w:p>
        </w:tc>
        <w:tc>
          <w:tcPr>
            <w:tcW w:w="1400" w:type="dxa"/>
            <w:tcBorders>
              <w:top w:val="nil"/>
              <w:left w:val="nil"/>
              <w:bottom w:val="single" w:sz="8" w:space="0" w:color="auto"/>
              <w:right w:val="single" w:sz="8" w:space="0" w:color="auto"/>
            </w:tcBorders>
            <w:shd w:val="clear" w:color="auto" w:fill="auto"/>
            <w:noWrap/>
            <w:vAlign w:val="center"/>
            <w:hideMark/>
          </w:tcPr>
          <w:p w14:paraId="6DF184F0"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UNAIDS</w:t>
            </w:r>
          </w:p>
        </w:tc>
      </w:tr>
      <w:tr w:rsidR="00E84732" w:rsidRPr="00560E1A" w14:paraId="07854587"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5A263538"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257GLO1043.3.8</w:t>
            </w:r>
          </w:p>
        </w:tc>
        <w:tc>
          <w:tcPr>
            <w:tcW w:w="4008" w:type="dxa"/>
            <w:tcBorders>
              <w:top w:val="nil"/>
              <w:left w:val="nil"/>
              <w:bottom w:val="single" w:sz="8" w:space="0" w:color="auto"/>
              <w:right w:val="single" w:sz="8" w:space="0" w:color="auto"/>
            </w:tcBorders>
            <w:shd w:val="clear" w:color="auto" w:fill="auto"/>
            <w:noWrap/>
            <w:vAlign w:val="center"/>
            <w:hideMark/>
          </w:tcPr>
          <w:p w14:paraId="06D48E66"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257GLO1043.3.8 - MALAWI (UNAIDS Country Envelope 2020-2021)</w:t>
            </w:r>
          </w:p>
        </w:tc>
        <w:tc>
          <w:tcPr>
            <w:tcW w:w="1134" w:type="dxa"/>
            <w:tcBorders>
              <w:top w:val="nil"/>
              <w:left w:val="nil"/>
              <w:bottom w:val="single" w:sz="8" w:space="0" w:color="auto"/>
              <w:right w:val="single" w:sz="8" w:space="0" w:color="auto"/>
            </w:tcBorders>
            <w:shd w:val="clear" w:color="auto" w:fill="auto"/>
            <w:noWrap/>
            <w:vAlign w:val="center"/>
            <w:hideMark/>
          </w:tcPr>
          <w:p w14:paraId="2367857F"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ED - Education</w:t>
            </w:r>
          </w:p>
        </w:tc>
        <w:tc>
          <w:tcPr>
            <w:tcW w:w="792" w:type="dxa"/>
            <w:tcBorders>
              <w:top w:val="nil"/>
              <w:left w:val="nil"/>
              <w:bottom w:val="single" w:sz="8" w:space="0" w:color="auto"/>
              <w:right w:val="single" w:sz="8" w:space="0" w:color="auto"/>
            </w:tcBorders>
            <w:shd w:val="clear" w:color="auto" w:fill="auto"/>
            <w:vAlign w:val="center"/>
            <w:hideMark/>
          </w:tcPr>
          <w:p w14:paraId="55791394"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WBS Element</w:t>
            </w:r>
          </w:p>
        </w:tc>
        <w:tc>
          <w:tcPr>
            <w:tcW w:w="1097" w:type="dxa"/>
            <w:tcBorders>
              <w:top w:val="nil"/>
              <w:left w:val="nil"/>
              <w:bottom w:val="single" w:sz="8" w:space="0" w:color="auto"/>
              <w:right w:val="single" w:sz="8" w:space="0" w:color="auto"/>
            </w:tcBorders>
            <w:shd w:val="clear" w:color="auto" w:fill="auto"/>
            <w:noWrap/>
            <w:vAlign w:val="center"/>
            <w:hideMark/>
          </w:tcPr>
          <w:p w14:paraId="20F108AF"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37 196</w:t>
            </w:r>
          </w:p>
        </w:tc>
        <w:tc>
          <w:tcPr>
            <w:tcW w:w="1400" w:type="dxa"/>
            <w:tcBorders>
              <w:top w:val="nil"/>
              <w:left w:val="nil"/>
              <w:bottom w:val="single" w:sz="8" w:space="0" w:color="auto"/>
              <w:right w:val="single" w:sz="8" w:space="0" w:color="auto"/>
            </w:tcBorders>
            <w:shd w:val="clear" w:color="auto" w:fill="auto"/>
            <w:noWrap/>
            <w:vAlign w:val="center"/>
            <w:hideMark/>
          </w:tcPr>
          <w:p w14:paraId="59E6D4F9"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UNAIDS</w:t>
            </w:r>
          </w:p>
        </w:tc>
      </w:tr>
      <w:tr w:rsidR="00E84732" w:rsidRPr="00560E1A" w14:paraId="4821D3CD" w14:textId="77777777" w:rsidTr="00A132BC">
        <w:trPr>
          <w:trHeight w:val="190"/>
        </w:trPr>
        <w:tc>
          <w:tcPr>
            <w:tcW w:w="1369" w:type="dxa"/>
            <w:tcBorders>
              <w:top w:val="nil"/>
              <w:left w:val="single" w:sz="8" w:space="0" w:color="auto"/>
              <w:bottom w:val="single" w:sz="8" w:space="0" w:color="auto"/>
              <w:right w:val="single" w:sz="8" w:space="0" w:color="auto"/>
            </w:tcBorders>
            <w:shd w:val="clear" w:color="auto" w:fill="auto"/>
            <w:noWrap/>
            <w:vAlign w:val="center"/>
            <w:hideMark/>
          </w:tcPr>
          <w:p w14:paraId="1EC90331"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 </w:t>
            </w:r>
          </w:p>
        </w:tc>
        <w:tc>
          <w:tcPr>
            <w:tcW w:w="4008" w:type="dxa"/>
            <w:tcBorders>
              <w:top w:val="nil"/>
              <w:left w:val="nil"/>
              <w:bottom w:val="single" w:sz="8" w:space="0" w:color="auto"/>
              <w:right w:val="single" w:sz="8" w:space="0" w:color="auto"/>
            </w:tcBorders>
            <w:shd w:val="clear" w:color="auto" w:fill="auto"/>
            <w:noWrap/>
            <w:vAlign w:val="center"/>
            <w:hideMark/>
          </w:tcPr>
          <w:p w14:paraId="208C3CA7"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 </w:t>
            </w:r>
          </w:p>
        </w:tc>
        <w:tc>
          <w:tcPr>
            <w:tcW w:w="1134" w:type="dxa"/>
            <w:tcBorders>
              <w:top w:val="nil"/>
              <w:left w:val="nil"/>
              <w:bottom w:val="single" w:sz="8" w:space="0" w:color="auto"/>
              <w:right w:val="single" w:sz="8" w:space="0" w:color="auto"/>
            </w:tcBorders>
            <w:shd w:val="clear" w:color="auto" w:fill="auto"/>
            <w:noWrap/>
            <w:vAlign w:val="center"/>
            <w:hideMark/>
          </w:tcPr>
          <w:p w14:paraId="3EFFA1F1"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Total</w:t>
            </w:r>
          </w:p>
        </w:tc>
        <w:tc>
          <w:tcPr>
            <w:tcW w:w="792" w:type="dxa"/>
            <w:tcBorders>
              <w:top w:val="nil"/>
              <w:left w:val="nil"/>
              <w:bottom w:val="single" w:sz="8" w:space="0" w:color="auto"/>
              <w:right w:val="single" w:sz="8" w:space="0" w:color="auto"/>
            </w:tcBorders>
            <w:shd w:val="clear" w:color="auto" w:fill="auto"/>
            <w:vAlign w:val="center"/>
            <w:hideMark/>
          </w:tcPr>
          <w:p w14:paraId="6FF47B21"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 </w:t>
            </w:r>
          </w:p>
        </w:tc>
        <w:tc>
          <w:tcPr>
            <w:tcW w:w="1097" w:type="dxa"/>
            <w:tcBorders>
              <w:top w:val="nil"/>
              <w:left w:val="nil"/>
              <w:bottom w:val="single" w:sz="8" w:space="0" w:color="auto"/>
              <w:right w:val="single" w:sz="8" w:space="0" w:color="auto"/>
            </w:tcBorders>
            <w:shd w:val="clear" w:color="auto" w:fill="auto"/>
            <w:noWrap/>
            <w:vAlign w:val="center"/>
            <w:hideMark/>
          </w:tcPr>
          <w:p w14:paraId="1124A65D" w14:textId="77777777" w:rsidR="00E84732" w:rsidRPr="00560E1A" w:rsidRDefault="00E84732" w:rsidP="00A132BC">
            <w:pPr>
              <w:spacing w:before="0" w:after="0"/>
              <w:jc w:val="center"/>
              <w:rPr>
                <w:rFonts w:cs="Arial"/>
                <w:sz w:val="14"/>
                <w:szCs w:val="14"/>
                <w:lang w:eastAsia="zh-CN"/>
              </w:rPr>
            </w:pPr>
            <w:r w:rsidRPr="00560E1A">
              <w:rPr>
                <w:rFonts w:cs="Arial"/>
                <w:sz w:val="14"/>
                <w:szCs w:val="14"/>
                <w:lang w:eastAsia="zh-CN"/>
              </w:rPr>
              <w:t>78 937 993</w:t>
            </w:r>
          </w:p>
        </w:tc>
        <w:tc>
          <w:tcPr>
            <w:tcW w:w="1400" w:type="dxa"/>
            <w:tcBorders>
              <w:top w:val="nil"/>
              <w:left w:val="nil"/>
              <w:bottom w:val="single" w:sz="8" w:space="0" w:color="auto"/>
              <w:right w:val="single" w:sz="8" w:space="0" w:color="auto"/>
            </w:tcBorders>
            <w:shd w:val="clear" w:color="auto" w:fill="auto"/>
            <w:noWrap/>
            <w:vAlign w:val="center"/>
            <w:hideMark/>
          </w:tcPr>
          <w:p w14:paraId="460EFD8D" w14:textId="77777777" w:rsidR="00E84732" w:rsidRPr="00560E1A" w:rsidRDefault="00E84732" w:rsidP="00A132BC">
            <w:pPr>
              <w:spacing w:before="0" w:after="0"/>
              <w:rPr>
                <w:rFonts w:cs="Arial"/>
                <w:sz w:val="14"/>
                <w:szCs w:val="14"/>
                <w:lang w:eastAsia="zh-CN"/>
              </w:rPr>
            </w:pPr>
            <w:r w:rsidRPr="00560E1A">
              <w:rPr>
                <w:rFonts w:cs="Arial"/>
                <w:sz w:val="14"/>
                <w:szCs w:val="14"/>
                <w:lang w:eastAsia="zh-CN"/>
              </w:rPr>
              <w:t> </w:t>
            </w:r>
          </w:p>
        </w:tc>
      </w:tr>
    </w:tbl>
    <w:p w14:paraId="72AD19A2" w14:textId="54C7478C" w:rsidR="00E84732" w:rsidRPr="00560E1A" w:rsidRDefault="00E84732" w:rsidP="00A80CC7">
      <w:pPr>
        <w:pStyle w:val="AP-Style1"/>
        <w:numPr>
          <w:ilvl w:val="0"/>
          <w:numId w:val="0"/>
        </w:numPr>
        <w:ind w:left="360"/>
        <w:jc w:val="center"/>
        <w:rPr>
          <w:b w:val="0"/>
          <w:bCs/>
          <w:i/>
          <w:iCs/>
          <w:shd w:val="clear" w:color="auto" w:fill="FFFFFF"/>
        </w:rPr>
      </w:pPr>
      <w:r>
        <w:rPr>
          <w:shd w:val="clear" w:color="auto" w:fill="FFFFFF"/>
        </w:rPr>
        <w:t>The projects highlighted in yellow will be used for sampling.</w:t>
      </w:r>
    </w:p>
    <w:p w14:paraId="72CAA6C6" w14:textId="713F053D" w:rsidR="004B59E1" w:rsidRPr="00560E1A" w:rsidRDefault="004B59E1" w:rsidP="00A80CC7">
      <w:pPr>
        <w:pStyle w:val="AP-Style1"/>
        <w:rPr>
          <w:shd w:val="clear" w:color="auto" w:fill="FFFFFF"/>
        </w:rPr>
      </w:pPr>
      <w:r w:rsidRPr="00560E1A">
        <w:rPr>
          <w:shd w:val="clear" w:color="auto" w:fill="FFFFFF"/>
        </w:rPr>
        <w:t>Education regional program</w:t>
      </w:r>
      <w:r w:rsidR="007917CD" w:rsidRPr="00560E1A">
        <w:rPr>
          <w:shd w:val="clear" w:color="auto" w:fill="FFFFFF"/>
        </w:rPr>
        <w:t>s</w:t>
      </w:r>
    </w:p>
    <w:p w14:paraId="636CF8B5" w14:textId="77777777" w:rsidR="004B59E1" w:rsidRPr="00560E1A" w:rsidRDefault="004B59E1" w:rsidP="00AB5B6E">
      <w:pPr>
        <w:rPr>
          <w:sz w:val="25"/>
          <w:szCs w:val="25"/>
          <w:shd w:val="clear" w:color="auto" w:fill="FFFFFF"/>
        </w:rPr>
      </w:pPr>
      <w:r w:rsidRPr="00560E1A">
        <w:rPr>
          <w:noProof/>
        </w:rPr>
        <w:lastRenderedPageBreak/>
        <w:drawing>
          <wp:inline distT="0" distB="0" distL="0" distR="0" wp14:anchorId="7E800450" wp14:editId="3FBC4C64">
            <wp:extent cx="3548418" cy="285456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7981" cy="2878346"/>
                    </a:xfrm>
                    <a:prstGeom prst="rect">
                      <a:avLst/>
                    </a:prstGeom>
                  </pic:spPr>
                </pic:pic>
              </a:graphicData>
            </a:graphic>
          </wp:inline>
        </w:drawing>
      </w:r>
    </w:p>
    <w:p w14:paraId="539E4402" w14:textId="77777777" w:rsidR="00AB5B6E" w:rsidRPr="00560E1A" w:rsidRDefault="00AB5B6E" w:rsidP="00AB5B6E">
      <w:pPr>
        <w:shd w:val="clear" w:color="auto" w:fill="FFFFFF"/>
        <w:rPr>
          <w:rFonts w:cs="Arial"/>
          <w:b/>
          <w:bCs/>
          <w:color w:val="000000"/>
          <w:sz w:val="25"/>
          <w:szCs w:val="25"/>
        </w:rPr>
      </w:pPr>
    </w:p>
    <w:p w14:paraId="668E1E7B" w14:textId="2403F18B" w:rsidR="004B59E1" w:rsidRPr="00560E1A" w:rsidRDefault="004B59E1" w:rsidP="00877C08">
      <w:pPr>
        <w:pStyle w:val="AP-Style1"/>
      </w:pPr>
      <w:r w:rsidRPr="00560E1A">
        <w:t>Natural Sciences regional program</w:t>
      </w:r>
      <w:r w:rsidR="007917CD" w:rsidRPr="00560E1A">
        <w:t>s</w:t>
      </w:r>
      <w:r w:rsidRPr="00560E1A">
        <w:t xml:space="preserve"> </w:t>
      </w:r>
    </w:p>
    <w:p w14:paraId="6E14BA69" w14:textId="77777777" w:rsidR="004B59E1" w:rsidRPr="00560E1A" w:rsidRDefault="004B59E1" w:rsidP="005D0C18">
      <w:pPr>
        <w:pStyle w:val="AP-Style1"/>
        <w:numPr>
          <w:ilvl w:val="0"/>
          <w:numId w:val="0"/>
        </w:numPr>
        <w:rPr>
          <w:sz w:val="25"/>
          <w:szCs w:val="25"/>
          <w:shd w:val="clear" w:color="auto" w:fill="FFFFFF"/>
        </w:rPr>
      </w:pPr>
      <w:r w:rsidRPr="00560E1A">
        <w:rPr>
          <w:noProof/>
        </w:rPr>
        <w:drawing>
          <wp:inline distT="0" distB="0" distL="0" distR="0" wp14:anchorId="76F154E6" wp14:editId="2352E49B">
            <wp:extent cx="4484968" cy="350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311" cy="3516345"/>
                    </a:xfrm>
                    <a:prstGeom prst="rect">
                      <a:avLst/>
                    </a:prstGeom>
                  </pic:spPr>
                </pic:pic>
              </a:graphicData>
            </a:graphic>
          </wp:inline>
        </w:drawing>
      </w:r>
    </w:p>
    <w:p w14:paraId="03882E85" w14:textId="77777777" w:rsidR="008C573F" w:rsidRPr="00560E1A" w:rsidRDefault="008C573F" w:rsidP="006C6549">
      <w:pPr>
        <w:pStyle w:val="ListParagraph"/>
        <w:ind w:left="360"/>
        <w:rPr>
          <w:rFonts w:cs="Arial"/>
          <w:color w:val="FF0000"/>
          <w:shd w:val="clear" w:color="auto" w:fill="FFFFFF"/>
        </w:rPr>
      </w:pPr>
    </w:p>
    <w:p w14:paraId="2C403685" w14:textId="0B7DA543" w:rsidR="004B59E1" w:rsidRPr="00560E1A" w:rsidRDefault="004B59E1" w:rsidP="00877C08">
      <w:pPr>
        <w:pStyle w:val="AP-Style1"/>
      </w:pPr>
      <w:r w:rsidRPr="00560E1A">
        <w:t>SHS regional program</w:t>
      </w:r>
      <w:r w:rsidR="007917CD" w:rsidRPr="00560E1A">
        <w:t>s</w:t>
      </w:r>
    </w:p>
    <w:p w14:paraId="36786735" w14:textId="77777777" w:rsidR="004B59E1" w:rsidRPr="00560E1A" w:rsidRDefault="004B59E1" w:rsidP="008C0FD7">
      <w:pPr>
        <w:rPr>
          <w:sz w:val="25"/>
          <w:szCs w:val="25"/>
          <w:shd w:val="clear" w:color="auto" w:fill="FFFFFF"/>
        </w:rPr>
      </w:pPr>
      <w:r w:rsidRPr="00560E1A">
        <w:rPr>
          <w:noProof/>
        </w:rPr>
        <w:lastRenderedPageBreak/>
        <w:drawing>
          <wp:inline distT="0" distB="0" distL="0" distR="0" wp14:anchorId="3E18DB43" wp14:editId="5AA061B8">
            <wp:extent cx="4299045" cy="387281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3994" cy="3877274"/>
                    </a:xfrm>
                    <a:prstGeom prst="rect">
                      <a:avLst/>
                    </a:prstGeom>
                  </pic:spPr>
                </pic:pic>
              </a:graphicData>
            </a:graphic>
          </wp:inline>
        </w:drawing>
      </w:r>
    </w:p>
    <w:p w14:paraId="1131D927" w14:textId="33D3D78B" w:rsidR="00627559" w:rsidRPr="00560E1A" w:rsidRDefault="00627559" w:rsidP="008C0FD7">
      <w:pPr>
        <w:rPr>
          <w:shd w:val="clear" w:color="auto" w:fill="FFFFFF"/>
        </w:rPr>
      </w:pPr>
      <w:r w:rsidRPr="00560E1A">
        <w:rPr>
          <w:shd w:val="clear" w:color="auto" w:fill="FFFFFF"/>
        </w:rPr>
        <w:t>Observations:</w:t>
      </w:r>
    </w:p>
    <w:p w14:paraId="54B8CCBC" w14:textId="6CD0ADCB" w:rsidR="009E70F7" w:rsidRPr="00560E1A" w:rsidRDefault="006F1139" w:rsidP="000F6C40">
      <w:pPr>
        <w:pStyle w:val="ListParagraph"/>
        <w:numPr>
          <w:ilvl w:val="0"/>
          <w:numId w:val="15"/>
        </w:numPr>
        <w:ind w:left="360"/>
        <w:rPr>
          <w:rFonts w:cs="Arial"/>
          <w:shd w:val="clear" w:color="auto" w:fill="FFFFFF"/>
        </w:rPr>
      </w:pPr>
      <w:r w:rsidRPr="00560E1A">
        <w:rPr>
          <w:rFonts w:cs="Arial"/>
          <w:shd w:val="clear" w:color="auto" w:fill="FFFFFF"/>
        </w:rPr>
        <w:t>SHS in ROSA is quite new.</w:t>
      </w:r>
      <w:r w:rsidR="001709DA" w:rsidRPr="00560E1A">
        <w:rPr>
          <w:rFonts w:cs="Arial"/>
          <w:shd w:val="clear" w:color="auto" w:fill="FFFFFF"/>
        </w:rPr>
        <w:t xml:space="preserve"> Before 2016 there was no SHS component. It’s a young sector. It was extraordinary opportunity for the Office to seize opportunities.</w:t>
      </w:r>
    </w:p>
    <w:p w14:paraId="2923F2C3" w14:textId="21431EDF" w:rsidR="00721D99" w:rsidRPr="00560E1A" w:rsidRDefault="003504D4" w:rsidP="000F6C40">
      <w:pPr>
        <w:pStyle w:val="ListParagraph"/>
        <w:numPr>
          <w:ilvl w:val="0"/>
          <w:numId w:val="15"/>
        </w:numPr>
        <w:ind w:left="360"/>
        <w:rPr>
          <w:rFonts w:cs="Arial"/>
          <w:shd w:val="clear" w:color="auto" w:fill="FFFFFF"/>
        </w:rPr>
      </w:pPr>
      <w:r w:rsidRPr="00560E1A">
        <w:rPr>
          <w:rFonts w:cs="Arial"/>
          <w:shd w:val="clear" w:color="auto" w:fill="FFFFFF"/>
        </w:rPr>
        <w:t xml:space="preserve">As of now, the largest programme is on social inclusion, particularly people with disabilities in Zimbabwe and in the region. </w:t>
      </w:r>
    </w:p>
    <w:p w14:paraId="4A57C08A" w14:textId="3847CCEA" w:rsidR="001949FE" w:rsidRPr="00560E1A" w:rsidRDefault="001949FE" w:rsidP="000F6C40">
      <w:pPr>
        <w:pStyle w:val="ListParagraph"/>
        <w:numPr>
          <w:ilvl w:val="0"/>
          <w:numId w:val="15"/>
        </w:numPr>
        <w:ind w:left="360"/>
        <w:rPr>
          <w:rFonts w:cs="Arial"/>
          <w:shd w:val="clear" w:color="auto" w:fill="FFFFFF"/>
        </w:rPr>
      </w:pPr>
      <w:r w:rsidRPr="00560E1A">
        <w:rPr>
          <w:rFonts w:cs="Arial"/>
          <w:shd w:val="clear" w:color="auto" w:fill="FFFFFF"/>
        </w:rPr>
        <w:t>Phinith will share the report with IOS. SHS was successful on second line, inclusive development.</w:t>
      </w:r>
    </w:p>
    <w:p w14:paraId="441C1C65" w14:textId="341A0EF0" w:rsidR="004B59E1" w:rsidRPr="00560E1A" w:rsidRDefault="007917CD" w:rsidP="00877C08">
      <w:pPr>
        <w:pStyle w:val="AP-Style1"/>
      </w:pPr>
      <w:r w:rsidRPr="00560E1A">
        <w:t xml:space="preserve">Culture </w:t>
      </w:r>
      <w:r w:rsidR="004B59E1" w:rsidRPr="00560E1A">
        <w:t>regional program</w:t>
      </w:r>
      <w:r w:rsidRPr="00560E1A">
        <w:t>s</w:t>
      </w:r>
      <w:r w:rsidR="004B59E1" w:rsidRPr="00560E1A">
        <w:t xml:space="preserve"> </w:t>
      </w:r>
    </w:p>
    <w:p w14:paraId="057A14C1" w14:textId="77777777" w:rsidR="004B59E1" w:rsidRPr="00560E1A" w:rsidRDefault="004B59E1" w:rsidP="008C0FD7">
      <w:pPr>
        <w:rPr>
          <w:sz w:val="25"/>
          <w:szCs w:val="25"/>
          <w:shd w:val="clear" w:color="auto" w:fill="FFFFFF"/>
        </w:rPr>
      </w:pPr>
      <w:r w:rsidRPr="00560E1A">
        <w:rPr>
          <w:noProof/>
        </w:rPr>
        <w:drawing>
          <wp:inline distT="0" distB="0" distL="0" distR="0" wp14:anchorId="55D1BB84" wp14:editId="1F559D92">
            <wp:extent cx="3233530" cy="284142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922" cy="2846167"/>
                    </a:xfrm>
                    <a:prstGeom prst="rect">
                      <a:avLst/>
                    </a:prstGeom>
                  </pic:spPr>
                </pic:pic>
              </a:graphicData>
            </a:graphic>
          </wp:inline>
        </w:drawing>
      </w:r>
    </w:p>
    <w:p w14:paraId="377ADD39" w14:textId="66BBDC16" w:rsidR="004B59E1" w:rsidRPr="00560E1A" w:rsidRDefault="004B59E1" w:rsidP="00877C08">
      <w:pPr>
        <w:pStyle w:val="AP-Style1"/>
      </w:pPr>
      <w:r w:rsidRPr="00560E1A">
        <w:t>CI regional program</w:t>
      </w:r>
      <w:r w:rsidR="007917CD" w:rsidRPr="00560E1A">
        <w:t>s</w:t>
      </w:r>
    </w:p>
    <w:p w14:paraId="429F90BA" w14:textId="77777777" w:rsidR="004B59E1" w:rsidRPr="00560E1A" w:rsidRDefault="004B59E1" w:rsidP="008C0FD7">
      <w:pPr>
        <w:pStyle w:val="AP-Style1"/>
        <w:numPr>
          <w:ilvl w:val="0"/>
          <w:numId w:val="0"/>
        </w:numPr>
        <w:rPr>
          <w:sz w:val="25"/>
          <w:szCs w:val="25"/>
          <w:shd w:val="clear" w:color="auto" w:fill="FFFFFF"/>
        </w:rPr>
      </w:pPr>
      <w:r w:rsidRPr="00560E1A">
        <w:rPr>
          <w:noProof/>
        </w:rPr>
        <w:lastRenderedPageBreak/>
        <w:drawing>
          <wp:inline distT="0" distB="0" distL="0" distR="0" wp14:anchorId="0BC06C42" wp14:editId="5C3354A7">
            <wp:extent cx="3710609" cy="295471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6804" cy="2967613"/>
                    </a:xfrm>
                    <a:prstGeom prst="rect">
                      <a:avLst/>
                    </a:prstGeom>
                  </pic:spPr>
                </pic:pic>
              </a:graphicData>
            </a:graphic>
          </wp:inline>
        </w:drawing>
      </w:r>
    </w:p>
    <w:p w14:paraId="1F3817A1" w14:textId="6BFA2268" w:rsidR="00C3045D" w:rsidRPr="00560E1A" w:rsidRDefault="00C3045D" w:rsidP="000F6C40">
      <w:pPr>
        <w:pStyle w:val="ListParagraph"/>
        <w:numPr>
          <w:ilvl w:val="0"/>
          <w:numId w:val="15"/>
        </w:numPr>
        <w:ind w:left="360"/>
        <w:rPr>
          <w:rFonts w:cs="Arial"/>
          <w:shd w:val="clear" w:color="auto" w:fill="FFFFFF"/>
        </w:rPr>
      </w:pPr>
      <w:r w:rsidRPr="00560E1A">
        <w:rPr>
          <w:rFonts w:cs="Arial"/>
          <w:shd w:val="clear" w:color="auto" w:fill="FFFFFF"/>
        </w:rPr>
        <w:t xml:space="preserve">CI decentralized around 150 K USD for 41 C/5 (RP) to Harare. </w:t>
      </w:r>
    </w:p>
    <w:p w14:paraId="349A346D" w14:textId="77777777" w:rsidR="00650501" w:rsidRPr="00560E1A" w:rsidRDefault="00650501" w:rsidP="00FA0675">
      <w:pPr>
        <w:pStyle w:val="ListParagraph"/>
        <w:ind w:left="360"/>
        <w:rPr>
          <w:rFonts w:cs="Arial"/>
          <w:shd w:val="clear" w:color="auto" w:fill="FFFFFF"/>
        </w:rPr>
      </w:pPr>
    </w:p>
    <w:tbl>
      <w:tblPr>
        <w:tblStyle w:val="TableGrid"/>
        <w:tblW w:w="0" w:type="auto"/>
        <w:tblLook w:val="04A0" w:firstRow="1" w:lastRow="0" w:firstColumn="1" w:lastColumn="0" w:noHBand="0" w:noVBand="1"/>
      </w:tblPr>
      <w:tblGrid>
        <w:gridCol w:w="8990"/>
      </w:tblGrid>
      <w:tr w:rsidR="008254C0" w:rsidRPr="00560E1A" w14:paraId="305AC961" w14:textId="77777777" w:rsidTr="003B1A65">
        <w:trPr>
          <w:trHeight w:val="397"/>
        </w:trPr>
        <w:tc>
          <w:tcPr>
            <w:tcW w:w="8990" w:type="dxa"/>
            <w:shd w:val="clear" w:color="auto" w:fill="B0D0E2" w:themeFill="accent1" w:themeFillTint="66"/>
            <w:vAlign w:val="center"/>
          </w:tcPr>
          <w:p w14:paraId="1361F759" w14:textId="77777777" w:rsidR="008254C0" w:rsidRPr="00560E1A" w:rsidRDefault="008254C0" w:rsidP="003B1A65">
            <w:pPr>
              <w:pStyle w:val="Heading1"/>
              <w:outlineLvl w:val="0"/>
            </w:pPr>
            <w:bookmarkStart w:id="52" w:name="_Toc103606504"/>
            <w:r w:rsidRPr="00560E1A">
              <w:t>PARTNERSHIPS</w:t>
            </w:r>
            <w:bookmarkEnd w:id="52"/>
          </w:p>
        </w:tc>
      </w:tr>
    </w:tbl>
    <w:p w14:paraId="25EC62FC" w14:textId="0AC3BF55" w:rsidR="008254C0" w:rsidRPr="00560E1A" w:rsidRDefault="008254C0" w:rsidP="00877C08">
      <w:pPr>
        <w:pStyle w:val="AP-Style1"/>
        <w:rPr>
          <w:shd w:val="clear" w:color="auto" w:fill="FFFFFF"/>
        </w:rPr>
      </w:pPr>
      <w:r w:rsidRPr="00560E1A">
        <w:rPr>
          <w:shd w:val="clear" w:color="auto" w:fill="FFFFFF"/>
        </w:rPr>
        <w:t>UNESCO Chairs</w:t>
      </w:r>
      <w:r w:rsidR="008D2FB9" w:rsidRPr="00560E1A">
        <w:rPr>
          <w:shd w:val="clear" w:color="auto" w:fill="FFFFFF"/>
        </w:rPr>
        <w:t xml:space="preserve"> and Category 2 </w:t>
      </w:r>
      <w:proofErr w:type="spellStart"/>
      <w:r w:rsidR="00D32126" w:rsidRPr="00560E1A">
        <w:rPr>
          <w:shd w:val="clear" w:color="auto" w:fill="FFFFFF"/>
        </w:rPr>
        <w:t>Centers</w:t>
      </w:r>
      <w:proofErr w:type="spellEnd"/>
      <w:r w:rsidR="008D2FB9" w:rsidRPr="00560E1A">
        <w:rPr>
          <w:shd w:val="clear" w:color="auto" w:fill="FFFFFF"/>
        </w:rPr>
        <w:t xml:space="preserve"> </w:t>
      </w:r>
    </w:p>
    <w:p w14:paraId="789E21BA" w14:textId="0A6FB0AD" w:rsidR="008254C0" w:rsidRPr="00560E1A" w:rsidRDefault="008254C0" w:rsidP="008254C0">
      <w:pPr>
        <w:pStyle w:val="Numberedpara"/>
        <w:numPr>
          <w:ilvl w:val="0"/>
          <w:numId w:val="6"/>
        </w:numPr>
        <w:tabs>
          <w:tab w:val="left" w:pos="720"/>
          <w:tab w:val="left" w:pos="2430"/>
        </w:tabs>
        <w:spacing w:after="200" w:line="276" w:lineRule="auto"/>
        <w:jc w:val="both"/>
        <w:rPr>
          <w:rFonts w:cs="Arial"/>
          <w:sz w:val="20"/>
          <w:szCs w:val="18"/>
        </w:rPr>
      </w:pPr>
      <w:r w:rsidRPr="00560E1A">
        <w:rPr>
          <w:rFonts w:cs="Arial"/>
          <w:sz w:val="20"/>
          <w:szCs w:val="18"/>
        </w:rPr>
        <w:t xml:space="preserve">There are </w:t>
      </w:r>
      <w:r w:rsidR="00C151A7" w:rsidRPr="00560E1A">
        <w:rPr>
          <w:rFonts w:cs="Arial"/>
          <w:sz w:val="20"/>
          <w:szCs w:val="18"/>
        </w:rPr>
        <w:t>19</w:t>
      </w:r>
      <w:r w:rsidRPr="00560E1A">
        <w:rPr>
          <w:rFonts w:cs="Arial"/>
          <w:sz w:val="20"/>
          <w:szCs w:val="18"/>
        </w:rPr>
        <w:t xml:space="preserve"> UNESCO Chairs in the region as shown in the table below.</w:t>
      </w:r>
    </w:p>
    <w:tbl>
      <w:tblPr>
        <w:tblStyle w:val="TableGrid"/>
        <w:tblW w:w="0" w:type="auto"/>
        <w:tblLook w:val="04A0" w:firstRow="1" w:lastRow="0" w:firstColumn="1" w:lastColumn="0" w:noHBand="0" w:noVBand="1"/>
      </w:tblPr>
      <w:tblGrid>
        <w:gridCol w:w="439"/>
        <w:gridCol w:w="1139"/>
        <w:gridCol w:w="7412"/>
      </w:tblGrid>
      <w:tr w:rsidR="00A72ED7" w:rsidRPr="00560E1A" w14:paraId="3BE29592" w14:textId="77777777" w:rsidTr="00466DC0">
        <w:tc>
          <w:tcPr>
            <w:tcW w:w="439" w:type="dxa"/>
          </w:tcPr>
          <w:p w14:paraId="08279F82" w14:textId="7EEDC04F"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Nr</w:t>
            </w:r>
          </w:p>
        </w:tc>
        <w:tc>
          <w:tcPr>
            <w:tcW w:w="1116" w:type="dxa"/>
          </w:tcPr>
          <w:p w14:paraId="731EE689" w14:textId="3E3A39C9"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Country</w:t>
            </w:r>
          </w:p>
        </w:tc>
        <w:tc>
          <w:tcPr>
            <w:tcW w:w="7435" w:type="dxa"/>
          </w:tcPr>
          <w:p w14:paraId="037F0B56" w14:textId="72285C20"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Chair</w:t>
            </w:r>
          </w:p>
        </w:tc>
      </w:tr>
      <w:tr w:rsidR="00A72ED7" w:rsidRPr="00560E1A" w14:paraId="744EC30C" w14:textId="77777777" w:rsidTr="00466DC0">
        <w:tc>
          <w:tcPr>
            <w:tcW w:w="439" w:type="dxa"/>
          </w:tcPr>
          <w:p w14:paraId="7E90C5C5" w14:textId="36BE154F"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1</w:t>
            </w:r>
          </w:p>
        </w:tc>
        <w:tc>
          <w:tcPr>
            <w:tcW w:w="1116" w:type="dxa"/>
          </w:tcPr>
          <w:p w14:paraId="13001E90" w14:textId="078F0D52"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Zimbabwe</w:t>
            </w:r>
          </w:p>
        </w:tc>
        <w:tc>
          <w:tcPr>
            <w:tcW w:w="7435" w:type="dxa"/>
          </w:tcPr>
          <w:p w14:paraId="06A147DE" w14:textId="67BDE2AE" w:rsidR="00A72ED7" w:rsidRPr="00560E1A" w:rsidRDefault="00A72ED7" w:rsidP="00A72ED7">
            <w:pPr>
              <w:pStyle w:val="AP-Style1"/>
              <w:numPr>
                <w:ilvl w:val="0"/>
                <w:numId w:val="0"/>
              </w:numPr>
              <w:tabs>
                <w:tab w:val="clear" w:pos="360"/>
                <w:tab w:val="left" w:pos="0"/>
              </w:tabs>
              <w:spacing w:after="0"/>
              <w:rPr>
                <w:b w:val="0"/>
                <w:bCs/>
                <w:sz w:val="20"/>
                <w:szCs w:val="18"/>
              </w:rPr>
            </w:pPr>
            <w:r w:rsidRPr="00560E1A">
              <w:rPr>
                <w:b w:val="0"/>
                <w:bCs/>
                <w:sz w:val="20"/>
                <w:szCs w:val="18"/>
              </w:rPr>
              <w:t>UNESCO Chair on African Heritage (2020) The Great Zimbabwe University (1431)</w:t>
            </w:r>
          </w:p>
        </w:tc>
      </w:tr>
      <w:tr w:rsidR="00A72ED7" w:rsidRPr="00560E1A" w14:paraId="20C90E59" w14:textId="77777777" w:rsidTr="00466DC0">
        <w:tc>
          <w:tcPr>
            <w:tcW w:w="439" w:type="dxa"/>
          </w:tcPr>
          <w:p w14:paraId="0C9D946E" w14:textId="35445164"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2</w:t>
            </w:r>
          </w:p>
        </w:tc>
        <w:tc>
          <w:tcPr>
            <w:tcW w:w="1116" w:type="dxa"/>
          </w:tcPr>
          <w:p w14:paraId="1453F730" w14:textId="7961D31C"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Zambia</w:t>
            </w:r>
          </w:p>
        </w:tc>
        <w:tc>
          <w:tcPr>
            <w:tcW w:w="7435" w:type="dxa"/>
          </w:tcPr>
          <w:p w14:paraId="743E9AE4" w14:textId="3CD71F4D" w:rsidR="00A72ED7" w:rsidRPr="00560E1A" w:rsidRDefault="00A72ED7" w:rsidP="00A72ED7">
            <w:pPr>
              <w:pStyle w:val="AP-Style1"/>
              <w:numPr>
                <w:ilvl w:val="0"/>
                <w:numId w:val="0"/>
              </w:numPr>
              <w:tabs>
                <w:tab w:val="clear" w:pos="360"/>
                <w:tab w:val="left" w:pos="0"/>
              </w:tabs>
              <w:spacing w:after="0"/>
              <w:rPr>
                <w:b w:val="0"/>
                <w:bCs/>
                <w:sz w:val="20"/>
                <w:szCs w:val="18"/>
              </w:rPr>
            </w:pPr>
            <w:r w:rsidRPr="00560E1A">
              <w:rPr>
                <w:b w:val="0"/>
                <w:bCs/>
                <w:sz w:val="20"/>
                <w:szCs w:val="18"/>
              </w:rPr>
              <w:t>UNESCO Chair in Renewable Energy and Environment (2001), University of Zambia, Lusaka (524)</w:t>
            </w:r>
          </w:p>
        </w:tc>
      </w:tr>
      <w:tr w:rsidR="00A72ED7" w:rsidRPr="00560E1A" w14:paraId="245AA630" w14:textId="77777777" w:rsidTr="00466DC0">
        <w:tc>
          <w:tcPr>
            <w:tcW w:w="439" w:type="dxa"/>
          </w:tcPr>
          <w:p w14:paraId="5C382700" w14:textId="18F32D11"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3</w:t>
            </w:r>
          </w:p>
        </w:tc>
        <w:tc>
          <w:tcPr>
            <w:tcW w:w="1116" w:type="dxa"/>
          </w:tcPr>
          <w:p w14:paraId="713D0D74" w14:textId="5CBAB496"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4E3A0EE8" w14:textId="71CED932" w:rsidR="00A72ED7" w:rsidRPr="00560E1A" w:rsidRDefault="00512D1A" w:rsidP="00521706">
            <w:pPr>
              <w:pStyle w:val="AP-Style1"/>
              <w:numPr>
                <w:ilvl w:val="0"/>
                <w:numId w:val="0"/>
              </w:numPr>
              <w:tabs>
                <w:tab w:val="clear" w:pos="360"/>
                <w:tab w:val="left" w:pos="0"/>
              </w:tabs>
              <w:spacing w:after="0"/>
              <w:rPr>
                <w:b w:val="0"/>
                <w:bCs/>
                <w:sz w:val="20"/>
                <w:szCs w:val="18"/>
              </w:rPr>
            </w:pPr>
            <w:r w:rsidRPr="00560E1A">
              <w:rPr>
                <w:b w:val="0"/>
                <w:bCs/>
                <w:sz w:val="20"/>
                <w:szCs w:val="18"/>
              </w:rPr>
              <w:t>UNESCO «Oliver Tambo» Chair of Human Rights (1996), University of Fort Hare, Alice (211)</w:t>
            </w:r>
          </w:p>
        </w:tc>
      </w:tr>
      <w:tr w:rsidR="00A72ED7" w:rsidRPr="00560E1A" w14:paraId="775D5A5F" w14:textId="77777777" w:rsidTr="00466DC0">
        <w:tc>
          <w:tcPr>
            <w:tcW w:w="439" w:type="dxa"/>
          </w:tcPr>
          <w:p w14:paraId="44A632FD" w14:textId="4414A072"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4</w:t>
            </w:r>
          </w:p>
        </w:tc>
        <w:tc>
          <w:tcPr>
            <w:tcW w:w="1116" w:type="dxa"/>
          </w:tcPr>
          <w:p w14:paraId="36FEEC8D" w14:textId="282CF7AE" w:rsidR="00A72ED7" w:rsidRPr="00560E1A" w:rsidRDefault="00A72ED7" w:rsidP="00521706">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6CC5B27D" w14:textId="7C7FC7EE" w:rsidR="00A72ED7" w:rsidRPr="00560E1A" w:rsidRDefault="00512D1A" w:rsidP="00521706">
            <w:pPr>
              <w:pStyle w:val="AP-Style1"/>
              <w:numPr>
                <w:ilvl w:val="0"/>
                <w:numId w:val="0"/>
              </w:numPr>
              <w:tabs>
                <w:tab w:val="clear" w:pos="360"/>
                <w:tab w:val="left" w:pos="0"/>
              </w:tabs>
              <w:spacing w:after="0"/>
              <w:rPr>
                <w:b w:val="0"/>
                <w:bCs/>
                <w:sz w:val="20"/>
                <w:szCs w:val="18"/>
              </w:rPr>
            </w:pPr>
            <w:r w:rsidRPr="00560E1A">
              <w:rPr>
                <w:b w:val="0"/>
                <w:bCs/>
                <w:sz w:val="20"/>
                <w:szCs w:val="18"/>
              </w:rPr>
              <w:t>UNESCO Chair in Geohydrology (1999), University of the Western Cape, Bellville (426)</w:t>
            </w:r>
          </w:p>
        </w:tc>
      </w:tr>
      <w:tr w:rsidR="00F03138" w:rsidRPr="00560E1A" w14:paraId="70EAF79D" w14:textId="77777777" w:rsidTr="00466DC0">
        <w:tc>
          <w:tcPr>
            <w:tcW w:w="439" w:type="dxa"/>
          </w:tcPr>
          <w:p w14:paraId="5360DD2E" w14:textId="0D617E2F"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5</w:t>
            </w:r>
          </w:p>
        </w:tc>
        <w:tc>
          <w:tcPr>
            <w:tcW w:w="1116" w:type="dxa"/>
          </w:tcPr>
          <w:p w14:paraId="4612127D" w14:textId="57CFF98D"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3E5C2B03" w14:textId="36CFD56C"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in Values Education-Learning to Live Together (2005), University of Johannesburg (678)</w:t>
            </w:r>
          </w:p>
        </w:tc>
      </w:tr>
      <w:tr w:rsidR="00F03138" w:rsidRPr="00560E1A" w14:paraId="005BCAD1" w14:textId="77777777" w:rsidTr="00466DC0">
        <w:tc>
          <w:tcPr>
            <w:tcW w:w="439" w:type="dxa"/>
          </w:tcPr>
          <w:p w14:paraId="012A46F6" w14:textId="7032934F"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6</w:t>
            </w:r>
          </w:p>
        </w:tc>
        <w:tc>
          <w:tcPr>
            <w:tcW w:w="1116" w:type="dxa"/>
          </w:tcPr>
          <w:p w14:paraId="4DF107D5" w14:textId="60A56A71"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32C666A0" w14:textId="3B99FB92"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in teacher education for diversity and development (2009), University of the Witwatersrand, Johannesburg (852)</w:t>
            </w:r>
          </w:p>
        </w:tc>
      </w:tr>
      <w:tr w:rsidR="00F03138" w:rsidRPr="00560E1A" w14:paraId="47A61C80" w14:textId="77777777" w:rsidTr="00466DC0">
        <w:tc>
          <w:tcPr>
            <w:tcW w:w="439" w:type="dxa"/>
          </w:tcPr>
          <w:p w14:paraId="5C805A5D" w14:textId="5F4A2D6A"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7</w:t>
            </w:r>
          </w:p>
        </w:tc>
        <w:tc>
          <w:tcPr>
            <w:tcW w:w="1116" w:type="dxa"/>
          </w:tcPr>
          <w:p w14:paraId="43178298" w14:textId="44F1512F"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77F9DD27" w14:textId="6E6DB814"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in Education Law (2010), University of Pretoria (914)</w:t>
            </w:r>
          </w:p>
        </w:tc>
      </w:tr>
      <w:tr w:rsidR="00F03138" w:rsidRPr="00560E1A" w14:paraId="27CAEDAA" w14:textId="77777777" w:rsidTr="00466DC0">
        <w:tc>
          <w:tcPr>
            <w:tcW w:w="439" w:type="dxa"/>
          </w:tcPr>
          <w:p w14:paraId="14DD8FAB" w14:textId="3BBD351E"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8</w:t>
            </w:r>
          </w:p>
        </w:tc>
        <w:tc>
          <w:tcPr>
            <w:tcW w:w="1116" w:type="dxa"/>
          </w:tcPr>
          <w:p w14:paraId="12DD4AF2" w14:textId="78C453A2"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4E90E5C1" w14:textId="58A8D082"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 xml:space="preserve">UNESCO Chair in </w:t>
            </w:r>
            <w:proofErr w:type="spellStart"/>
            <w:r w:rsidRPr="00560E1A">
              <w:rPr>
                <w:b w:val="0"/>
                <w:bCs/>
                <w:sz w:val="20"/>
                <w:szCs w:val="18"/>
              </w:rPr>
              <w:t>Nanosciences</w:t>
            </w:r>
            <w:proofErr w:type="spellEnd"/>
            <w:r w:rsidRPr="00560E1A">
              <w:rPr>
                <w:b w:val="0"/>
                <w:bCs/>
                <w:sz w:val="20"/>
                <w:szCs w:val="18"/>
              </w:rPr>
              <w:t xml:space="preserve"> and Nanotechnology (2015), The University of South Africa and The </w:t>
            </w:r>
            <w:proofErr w:type="spellStart"/>
            <w:r w:rsidRPr="00560E1A">
              <w:rPr>
                <w:b w:val="0"/>
                <w:bCs/>
                <w:sz w:val="20"/>
                <w:szCs w:val="18"/>
              </w:rPr>
              <w:t>Nanosciences</w:t>
            </w:r>
            <w:proofErr w:type="spellEnd"/>
            <w:r w:rsidRPr="00560E1A">
              <w:rPr>
                <w:b w:val="0"/>
                <w:bCs/>
                <w:sz w:val="20"/>
                <w:szCs w:val="18"/>
              </w:rPr>
              <w:t xml:space="preserve"> African Network NANOAFNET (1098)</w:t>
            </w:r>
          </w:p>
        </w:tc>
      </w:tr>
      <w:tr w:rsidR="00F03138" w:rsidRPr="00560E1A" w14:paraId="7233F907" w14:textId="77777777" w:rsidTr="00466DC0">
        <w:tc>
          <w:tcPr>
            <w:tcW w:w="439" w:type="dxa"/>
          </w:tcPr>
          <w:p w14:paraId="48FBC625" w14:textId="64AB922B"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9</w:t>
            </w:r>
          </w:p>
        </w:tc>
        <w:tc>
          <w:tcPr>
            <w:tcW w:w="1116" w:type="dxa"/>
          </w:tcPr>
          <w:p w14:paraId="7DED5C7E" w14:textId="1EC96CB5"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160252ED" w14:textId="25B2B744"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 xml:space="preserve">UNESCO Chair on Community Media (2017), University of Limpopo, </w:t>
            </w:r>
            <w:proofErr w:type="spellStart"/>
            <w:r w:rsidRPr="00560E1A">
              <w:rPr>
                <w:b w:val="0"/>
                <w:bCs/>
                <w:sz w:val="20"/>
                <w:szCs w:val="18"/>
              </w:rPr>
              <w:t>Sovenga</w:t>
            </w:r>
            <w:proofErr w:type="spellEnd"/>
            <w:r w:rsidRPr="00560E1A">
              <w:rPr>
                <w:b w:val="0"/>
                <w:bCs/>
                <w:sz w:val="20"/>
                <w:szCs w:val="18"/>
              </w:rPr>
              <w:t xml:space="preserve"> (1223)</w:t>
            </w:r>
          </w:p>
        </w:tc>
      </w:tr>
      <w:tr w:rsidR="00F03138" w:rsidRPr="00560E1A" w14:paraId="2C35AA4F" w14:textId="77777777" w:rsidTr="00466DC0">
        <w:tc>
          <w:tcPr>
            <w:tcW w:w="439" w:type="dxa"/>
          </w:tcPr>
          <w:p w14:paraId="19ABD4A6" w14:textId="744C044F"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lastRenderedPageBreak/>
              <w:t>10</w:t>
            </w:r>
          </w:p>
        </w:tc>
        <w:tc>
          <w:tcPr>
            <w:tcW w:w="1116" w:type="dxa"/>
          </w:tcPr>
          <w:p w14:paraId="700992C2" w14:textId="305C2329"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3A500DFE" w14:textId="6492BF79"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African Food Systems (2017), University of the Western Cape (1244)</w:t>
            </w:r>
          </w:p>
        </w:tc>
      </w:tr>
      <w:tr w:rsidR="00F03138" w:rsidRPr="00560E1A" w14:paraId="61131A24" w14:textId="77777777" w:rsidTr="00466DC0">
        <w:tc>
          <w:tcPr>
            <w:tcW w:w="439" w:type="dxa"/>
          </w:tcPr>
          <w:p w14:paraId="732FE7CB" w14:textId="0BF2E4CF"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11</w:t>
            </w:r>
          </w:p>
        </w:tc>
        <w:tc>
          <w:tcPr>
            <w:tcW w:w="1116" w:type="dxa"/>
          </w:tcPr>
          <w:p w14:paraId="0FDC59E0" w14:textId="59BDB9B4"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1370950F" w14:textId="7B05D49E"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Open Distance Learning (2018), University of South Africa, Pretoria (1257)</w:t>
            </w:r>
          </w:p>
        </w:tc>
      </w:tr>
      <w:tr w:rsidR="00F03138" w:rsidRPr="00560E1A" w14:paraId="753C0376" w14:textId="77777777" w:rsidTr="00466DC0">
        <w:tc>
          <w:tcPr>
            <w:tcW w:w="439" w:type="dxa"/>
          </w:tcPr>
          <w:p w14:paraId="6031C1D0" w14:textId="47C635FE"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12</w:t>
            </w:r>
          </w:p>
        </w:tc>
        <w:tc>
          <w:tcPr>
            <w:tcW w:w="1116" w:type="dxa"/>
          </w:tcPr>
          <w:p w14:paraId="6FE524A6" w14:textId="5E8A181D"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44BBD736" w14:textId="7D7E6F1D"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Cultural Policy and Sustainable Development (2019), Tshwane University of Technology, Pretoria (1321)</w:t>
            </w:r>
          </w:p>
        </w:tc>
      </w:tr>
      <w:tr w:rsidR="00F03138" w:rsidRPr="00560E1A" w14:paraId="2B5FEAD7" w14:textId="77777777" w:rsidTr="00466DC0">
        <w:tc>
          <w:tcPr>
            <w:tcW w:w="439" w:type="dxa"/>
          </w:tcPr>
          <w:p w14:paraId="59BB9BA0" w14:textId="25CDCDE6"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13</w:t>
            </w:r>
          </w:p>
        </w:tc>
        <w:tc>
          <w:tcPr>
            <w:tcW w:w="1116" w:type="dxa"/>
          </w:tcPr>
          <w:p w14:paraId="0D4E406A" w14:textId="72CBF5B0"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0E09DC95" w14:textId="76BF0354"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Multimodal Learning and Open Educational Resources (2019), North-West University, Potchefstroom (1344)</w:t>
            </w:r>
          </w:p>
        </w:tc>
      </w:tr>
      <w:tr w:rsidR="00F03138" w:rsidRPr="00560E1A" w14:paraId="5751F61E" w14:textId="77777777" w:rsidTr="00466DC0">
        <w:tc>
          <w:tcPr>
            <w:tcW w:w="439" w:type="dxa"/>
          </w:tcPr>
          <w:p w14:paraId="660B1F11" w14:textId="11EB45C2"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14</w:t>
            </w:r>
          </w:p>
        </w:tc>
        <w:tc>
          <w:tcPr>
            <w:tcW w:w="1116" w:type="dxa"/>
          </w:tcPr>
          <w:p w14:paraId="53B3BB72" w14:textId="159D4306"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312AF050" w14:textId="5928A33A"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African Integration and Innovation (2021), Tshwane University of Technology, Pretoria (1454)</w:t>
            </w:r>
          </w:p>
        </w:tc>
      </w:tr>
      <w:tr w:rsidR="00F03138" w:rsidRPr="00560E1A" w14:paraId="110AF184" w14:textId="77777777" w:rsidTr="00466DC0">
        <w:tc>
          <w:tcPr>
            <w:tcW w:w="439" w:type="dxa"/>
          </w:tcPr>
          <w:p w14:paraId="1EB6F196" w14:textId="69F5CF71"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15</w:t>
            </w:r>
          </w:p>
        </w:tc>
        <w:tc>
          <w:tcPr>
            <w:tcW w:w="1116" w:type="dxa"/>
          </w:tcPr>
          <w:p w14:paraId="6B5ED3B1" w14:textId="4D20E7D0"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2FEC2317" w14:textId="15014C07"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Open Education and Social Justice (2021), the University of Cape Town (1480)</w:t>
            </w:r>
          </w:p>
        </w:tc>
      </w:tr>
      <w:tr w:rsidR="00F03138" w:rsidRPr="00560E1A" w14:paraId="20C6231E" w14:textId="77777777" w:rsidTr="00466DC0">
        <w:tc>
          <w:tcPr>
            <w:tcW w:w="439" w:type="dxa"/>
          </w:tcPr>
          <w:p w14:paraId="09D63603" w14:textId="00B666A5"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16</w:t>
            </w:r>
          </w:p>
        </w:tc>
        <w:tc>
          <w:tcPr>
            <w:tcW w:w="1116" w:type="dxa"/>
          </w:tcPr>
          <w:p w14:paraId="79E2B760" w14:textId="0269FDF8"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South Africa</w:t>
            </w:r>
          </w:p>
        </w:tc>
        <w:tc>
          <w:tcPr>
            <w:tcW w:w="7435" w:type="dxa"/>
          </w:tcPr>
          <w:p w14:paraId="09A1D71D" w14:textId="742FE4E3" w:rsidR="00F03138" w:rsidRPr="00560E1A" w:rsidRDefault="00F0313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Complex Systems and Transformative African Futures (2022), The Stellenbosch University (1518)</w:t>
            </w:r>
          </w:p>
        </w:tc>
      </w:tr>
      <w:tr w:rsidR="00F03138" w:rsidRPr="00560E1A" w14:paraId="0849A944" w14:textId="77777777" w:rsidTr="00466DC0">
        <w:tc>
          <w:tcPr>
            <w:tcW w:w="439" w:type="dxa"/>
          </w:tcPr>
          <w:p w14:paraId="7E359F5F" w14:textId="24B89808" w:rsidR="00F03138" w:rsidRPr="00560E1A" w:rsidRDefault="0029090C" w:rsidP="00F03138">
            <w:pPr>
              <w:pStyle w:val="AP-Style1"/>
              <w:numPr>
                <w:ilvl w:val="0"/>
                <w:numId w:val="0"/>
              </w:numPr>
              <w:tabs>
                <w:tab w:val="clear" w:pos="360"/>
                <w:tab w:val="left" w:pos="0"/>
              </w:tabs>
              <w:spacing w:after="0"/>
              <w:rPr>
                <w:b w:val="0"/>
                <w:bCs/>
                <w:sz w:val="20"/>
                <w:szCs w:val="18"/>
              </w:rPr>
            </w:pPr>
            <w:r w:rsidRPr="00560E1A">
              <w:rPr>
                <w:b w:val="0"/>
                <w:bCs/>
                <w:sz w:val="20"/>
                <w:szCs w:val="18"/>
              </w:rPr>
              <w:t>17</w:t>
            </w:r>
          </w:p>
        </w:tc>
        <w:tc>
          <w:tcPr>
            <w:tcW w:w="1116" w:type="dxa"/>
          </w:tcPr>
          <w:p w14:paraId="6A2FEA95" w14:textId="40075DF9" w:rsidR="00F03138" w:rsidRPr="00560E1A" w:rsidRDefault="0029090C" w:rsidP="00F03138">
            <w:pPr>
              <w:pStyle w:val="AP-Style1"/>
              <w:numPr>
                <w:ilvl w:val="0"/>
                <w:numId w:val="0"/>
              </w:numPr>
              <w:tabs>
                <w:tab w:val="clear" w:pos="360"/>
                <w:tab w:val="left" w:pos="0"/>
              </w:tabs>
              <w:spacing w:after="0"/>
              <w:rPr>
                <w:b w:val="0"/>
                <w:bCs/>
                <w:sz w:val="20"/>
                <w:szCs w:val="18"/>
              </w:rPr>
            </w:pPr>
            <w:r w:rsidRPr="00560E1A">
              <w:rPr>
                <w:b w:val="0"/>
                <w:bCs/>
                <w:sz w:val="20"/>
                <w:szCs w:val="18"/>
              </w:rPr>
              <w:t>Namibia</w:t>
            </w:r>
          </w:p>
        </w:tc>
        <w:tc>
          <w:tcPr>
            <w:tcW w:w="7435" w:type="dxa"/>
          </w:tcPr>
          <w:p w14:paraId="4B4745B2" w14:textId="3CBAD1CE" w:rsidR="00F03138" w:rsidRPr="00560E1A" w:rsidRDefault="0029090C"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Sustainable Water Research for Climate Adaptation in Arid Environments (2017), Namibia University of Science and Technology (1217)</w:t>
            </w:r>
          </w:p>
        </w:tc>
      </w:tr>
      <w:tr w:rsidR="00F03138" w:rsidRPr="00560E1A" w14:paraId="24C060A3" w14:textId="77777777" w:rsidTr="00466DC0">
        <w:tc>
          <w:tcPr>
            <w:tcW w:w="439" w:type="dxa"/>
          </w:tcPr>
          <w:p w14:paraId="6BE54877" w14:textId="09CBA9B8" w:rsidR="00F03138" w:rsidRPr="00560E1A" w:rsidRDefault="0029090C" w:rsidP="00F03138">
            <w:pPr>
              <w:pStyle w:val="AP-Style1"/>
              <w:numPr>
                <w:ilvl w:val="0"/>
                <w:numId w:val="0"/>
              </w:numPr>
              <w:tabs>
                <w:tab w:val="clear" w:pos="360"/>
                <w:tab w:val="left" w:pos="0"/>
              </w:tabs>
              <w:spacing w:after="0"/>
              <w:rPr>
                <w:b w:val="0"/>
                <w:bCs/>
                <w:sz w:val="20"/>
                <w:szCs w:val="18"/>
              </w:rPr>
            </w:pPr>
            <w:r w:rsidRPr="00560E1A">
              <w:rPr>
                <w:b w:val="0"/>
                <w:bCs/>
                <w:sz w:val="20"/>
                <w:szCs w:val="18"/>
              </w:rPr>
              <w:t>18</w:t>
            </w:r>
          </w:p>
        </w:tc>
        <w:tc>
          <w:tcPr>
            <w:tcW w:w="1116" w:type="dxa"/>
          </w:tcPr>
          <w:p w14:paraId="5619E441" w14:textId="07E968B2" w:rsidR="00F03138" w:rsidRPr="00560E1A" w:rsidRDefault="0029090C" w:rsidP="00F03138">
            <w:pPr>
              <w:pStyle w:val="AP-Style1"/>
              <w:numPr>
                <w:ilvl w:val="0"/>
                <w:numId w:val="0"/>
              </w:numPr>
              <w:tabs>
                <w:tab w:val="clear" w:pos="360"/>
                <w:tab w:val="left" w:pos="0"/>
              </w:tabs>
              <w:spacing w:after="0"/>
              <w:rPr>
                <w:b w:val="0"/>
                <w:bCs/>
                <w:sz w:val="20"/>
                <w:szCs w:val="18"/>
              </w:rPr>
            </w:pPr>
            <w:r w:rsidRPr="00560E1A">
              <w:rPr>
                <w:b w:val="0"/>
                <w:bCs/>
                <w:sz w:val="20"/>
                <w:szCs w:val="18"/>
              </w:rPr>
              <w:t>Namibia</w:t>
            </w:r>
          </w:p>
        </w:tc>
        <w:tc>
          <w:tcPr>
            <w:tcW w:w="7435" w:type="dxa"/>
          </w:tcPr>
          <w:p w14:paraId="3A568886" w14:textId="6A306565" w:rsidR="00F03138" w:rsidRPr="00560E1A" w:rsidRDefault="0029090C"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Gender and Digital Technologies (2020), Namibia University of Science and Technology (1427)</w:t>
            </w:r>
          </w:p>
        </w:tc>
      </w:tr>
      <w:tr w:rsidR="008A2348" w:rsidRPr="00560E1A" w14:paraId="32625961" w14:textId="77777777" w:rsidTr="00466DC0">
        <w:tc>
          <w:tcPr>
            <w:tcW w:w="439" w:type="dxa"/>
          </w:tcPr>
          <w:p w14:paraId="262CE7B9" w14:textId="2FB31FBE" w:rsidR="008A2348" w:rsidRPr="00560E1A" w:rsidRDefault="00466DC0" w:rsidP="00F03138">
            <w:pPr>
              <w:pStyle w:val="AP-Style1"/>
              <w:numPr>
                <w:ilvl w:val="0"/>
                <w:numId w:val="0"/>
              </w:numPr>
              <w:tabs>
                <w:tab w:val="clear" w:pos="360"/>
                <w:tab w:val="left" w:pos="0"/>
              </w:tabs>
              <w:spacing w:after="0"/>
              <w:rPr>
                <w:b w:val="0"/>
                <w:bCs/>
                <w:sz w:val="20"/>
                <w:szCs w:val="18"/>
              </w:rPr>
            </w:pPr>
            <w:r w:rsidRPr="00560E1A">
              <w:rPr>
                <w:b w:val="0"/>
                <w:bCs/>
                <w:sz w:val="20"/>
                <w:szCs w:val="18"/>
              </w:rPr>
              <w:t>19</w:t>
            </w:r>
          </w:p>
        </w:tc>
        <w:tc>
          <w:tcPr>
            <w:tcW w:w="1116" w:type="dxa"/>
          </w:tcPr>
          <w:p w14:paraId="23C26A1E" w14:textId="6232A1BD" w:rsidR="008A2348" w:rsidRPr="00560E1A" w:rsidRDefault="008A2348" w:rsidP="00F03138">
            <w:pPr>
              <w:pStyle w:val="AP-Style1"/>
              <w:numPr>
                <w:ilvl w:val="0"/>
                <w:numId w:val="0"/>
              </w:numPr>
              <w:tabs>
                <w:tab w:val="clear" w:pos="360"/>
                <w:tab w:val="left" w:pos="0"/>
              </w:tabs>
              <w:spacing w:after="0"/>
              <w:rPr>
                <w:b w:val="0"/>
                <w:bCs/>
                <w:sz w:val="20"/>
                <w:szCs w:val="18"/>
              </w:rPr>
            </w:pPr>
            <w:r w:rsidRPr="00560E1A">
              <w:rPr>
                <w:b w:val="0"/>
                <w:bCs/>
                <w:sz w:val="20"/>
                <w:szCs w:val="18"/>
              </w:rPr>
              <w:t>Bot</w:t>
            </w:r>
            <w:r w:rsidR="00466DC0" w:rsidRPr="00560E1A">
              <w:rPr>
                <w:b w:val="0"/>
                <w:bCs/>
                <w:sz w:val="20"/>
                <w:szCs w:val="18"/>
              </w:rPr>
              <w:t>swana</w:t>
            </w:r>
          </w:p>
        </w:tc>
        <w:tc>
          <w:tcPr>
            <w:tcW w:w="7435" w:type="dxa"/>
          </w:tcPr>
          <w:p w14:paraId="746DC66E" w14:textId="6BA7787A" w:rsidR="008A2348" w:rsidRPr="00560E1A" w:rsidRDefault="008A2348" w:rsidP="00F03138">
            <w:pPr>
              <w:pStyle w:val="AP-Style1"/>
              <w:numPr>
                <w:ilvl w:val="0"/>
                <w:numId w:val="0"/>
              </w:numPr>
              <w:tabs>
                <w:tab w:val="clear" w:pos="360"/>
                <w:tab w:val="left" w:pos="0"/>
              </w:tabs>
              <w:spacing w:after="0"/>
              <w:rPr>
                <w:b w:val="0"/>
                <w:bCs/>
                <w:sz w:val="20"/>
                <w:szCs w:val="18"/>
              </w:rPr>
            </w:pPr>
            <w:r w:rsidRPr="00560E1A">
              <w:rPr>
                <w:b w:val="0"/>
                <w:bCs/>
                <w:sz w:val="20"/>
                <w:szCs w:val="18"/>
              </w:rPr>
              <w:t>UNESCO Chair on "African Heritage Studies and Sustainable Development" (2020), University of Botswana (1440)</w:t>
            </w:r>
          </w:p>
        </w:tc>
      </w:tr>
    </w:tbl>
    <w:p w14:paraId="517DDA8B" w14:textId="285A647B" w:rsidR="00824DE8" w:rsidRPr="00560E1A" w:rsidRDefault="00824DE8" w:rsidP="00877C08">
      <w:pPr>
        <w:pStyle w:val="AP-Style1"/>
      </w:pPr>
      <w:r w:rsidRPr="00560E1A">
        <w:t>Network</w:t>
      </w:r>
      <w:r w:rsidR="009930E9" w:rsidRPr="00560E1A">
        <w:t xml:space="preserve"> and</w:t>
      </w:r>
      <w:r w:rsidRPr="00560E1A">
        <w:t xml:space="preserve"> partners</w:t>
      </w:r>
      <w:r w:rsidR="009930E9" w:rsidRPr="00560E1A">
        <w:t xml:space="preserve">hip strategy </w:t>
      </w:r>
      <w:r w:rsidR="00B95FF2" w:rsidRPr="00560E1A">
        <w:rPr>
          <w:rFonts w:cs="Times New Roman"/>
          <w:b w:val="0"/>
          <w:sz w:val="21"/>
          <w:szCs w:val="20"/>
        </w:rPr>
        <w:t xml:space="preserve">The office coordinates </w:t>
      </w:r>
      <w:r w:rsidR="00485982" w:rsidRPr="00560E1A">
        <w:rPr>
          <w:rFonts w:cs="Times New Roman"/>
          <w:b w:val="0"/>
          <w:sz w:val="21"/>
          <w:szCs w:val="20"/>
        </w:rPr>
        <w:t>its</w:t>
      </w:r>
      <w:r w:rsidR="00B95FF2" w:rsidRPr="00560E1A">
        <w:rPr>
          <w:rFonts w:cs="Times New Roman"/>
          <w:b w:val="0"/>
          <w:sz w:val="21"/>
          <w:szCs w:val="20"/>
        </w:rPr>
        <w:t xml:space="preserve"> activities with various </w:t>
      </w:r>
      <w:proofErr w:type="gramStart"/>
      <w:r w:rsidR="00B95FF2" w:rsidRPr="00560E1A">
        <w:rPr>
          <w:rFonts w:cs="Times New Roman"/>
          <w:b w:val="0"/>
          <w:sz w:val="21"/>
          <w:szCs w:val="20"/>
        </w:rPr>
        <w:t>programmatic  partners</w:t>
      </w:r>
      <w:proofErr w:type="gramEnd"/>
      <w:r w:rsidR="00B95FF2" w:rsidRPr="00560E1A">
        <w:rPr>
          <w:rFonts w:cs="Times New Roman"/>
          <w:b w:val="0"/>
          <w:sz w:val="21"/>
          <w:szCs w:val="20"/>
        </w:rPr>
        <w:t xml:space="preserve"> in the region.</w:t>
      </w:r>
      <w:r w:rsidR="00B95FF2" w:rsidRPr="00560E1A">
        <w:rPr>
          <w:b w:val="0"/>
          <w:bCs/>
        </w:rPr>
        <w:t xml:space="preserve"> </w:t>
      </w:r>
    </w:p>
    <w:p w14:paraId="0E6A4357" w14:textId="775A1BE9" w:rsidR="00F70070" w:rsidRPr="00560E1A" w:rsidRDefault="00F70070" w:rsidP="00877C08">
      <w:pPr>
        <w:jc w:val="center"/>
        <w:rPr>
          <w:rFonts w:cs="Arial"/>
          <w:sz w:val="25"/>
          <w:szCs w:val="25"/>
          <w:shd w:val="clear" w:color="auto" w:fill="FFFFFF"/>
        </w:rPr>
      </w:pPr>
    </w:p>
    <w:p w14:paraId="2E2144BD" w14:textId="6703714B" w:rsidR="00F70070" w:rsidRPr="00560E1A" w:rsidRDefault="008A2502" w:rsidP="00824DE8">
      <w:pPr>
        <w:rPr>
          <w:b/>
          <w:bCs/>
          <w:sz w:val="28"/>
          <w:szCs w:val="28"/>
        </w:rPr>
      </w:pPr>
      <w:r w:rsidRPr="00560E1A">
        <w:rPr>
          <w:noProof/>
        </w:rPr>
        <w:lastRenderedPageBreak/>
        <w:drawing>
          <wp:inline distT="0" distB="0" distL="0" distR="0" wp14:anchorId="0A1E327A" wp14:editId="748E1776">
            <wp:extent cx="6290310" cy="40419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9693" cy="4092922"/>
                    </a:xfrm>
                    <a:prstGeom prst="rect">
                      <a:avLst/>
                    </a:prstGeom>
                  </pic:spPr>
                </pic:pic>
              </a:graphicData>
            </a:graphic>
          </wp:inline>
        </w:drawing>
      </w:r>
    </w:p>
    <w:p w14:paraId="39BBA1C2" w14:textId="048CB1C6" w:rsidR="007326DD" w:rsidRPr="00560E1A" w:rsidRDefault="007326DD" w:rsidP="003F4632">
      <w:pPr>
        <w:pStyle w:val="AP-Style1"/>
      </w:pPr>
      <w:r w:rsidRPr="00560E1A">
        <w:t>UNESCO-</w:t>
      </w:r>
      <w:r w:rsidRPr="003F4632">
        <w:rPr>
          <w:shd w:val="clear" w:color="auto" w:fill="FFFFFF"/>
        </w:rPr>
        <w:t>SADC</w:t>
      </w:r>
      <w:r w:rsidRPr="00560E1A">
        <w:t xml:space="preserve"> (Southern African Development Community)</w:t>
      </w:r>
      <w:del w:id="53" w:author="Beltyukova, Anastasia" w:date="2022-05-16T15:29:00Z">
        <w:r w:rsidRPr="00560E1A" w:rsidDel="00956857">
          <w:delText xml:space="preserve"> </w:delText>
        </w:r>
      </w:del>
      <w:ins w:id="54" w:author="Beltyukova, Anastasia" w:date="2022-05-16T15:29:00Z">
        <w:r w:rsidRPr="00560E1A">
          <w:t xml:space="preserve"> </w:t>
        </w:r>
      </w:ins>
      <w:r w:rsidRPr="00560E1A">
        <w:t>Joint Programme of Action</w:t>
      </w:r>
    </w:p>
    <w:p w14:paraId="6376ACFB" w14:textId="5768F398" w:rsidR="009B11ED" w:rsidRPr="00560E1A" w:rsidRDefault="00824DE8" w:rsidP="00AA3294">
      <w:r w:rsidRPr="00560E1A">
        <w:t>The UNESCO Regional Office for Southern Africa also serves as the Organisation’s focal point for cooperation with the Southern African Development Community (SADC) and Common Market for Eastern and Southern Africa (COMESA).</w:t>
      </w:r>
      <w:r w:rsidR="00AA3294" w:rsidRPr="00560E1A">
        <w:t xml:space="preserve"> </w:t>
      </w:r>
      <w:r w:rsidR="009B11ED" w:rsidRPr="00560E1A">
        <w:rPr>
          <w:shd w:val="clear" w:color="auto" w:fill="FFFFFF"/>
        </w:rPr>
        <w:t xml:space="preserve">The major </w:t>
      </w:r>
      <w:proofErr w:type="gramStart"/>
      <w:r w:rsidR="009B11ED" w:rsidRPr="00560E1A">
        <w:rPr>
          <w:shd w:val="clear" w:color="auto" w:fill="FFFFFF"/>
        </w:rPr>
        <w:t>strategic  objectives</w:t>
      </w:r>
      <w:proofErr w:type="gramEnd"/>
      <w:r w:rsidR="009B11ED" w:rsidRPr="00560E1A">
        <w:rPr>
          <w:shd w:val="clear" w:color="auto" w:fill="FFFFFF"/>
        </w:rPr>
        <w:t xml:space="preserve">  of  the  partnerships  shall be to:</w:t>
      </w:r>
    </w:p>
    <w:p w14:paraId="5AD6F87E" w14:textId="77777777" w:rsidR="009B11ED" w:rsidRPr="00560E1A" w:rsidRDefault="009B11ED" w:rsidP="000F6C40">
      <w:pPr>
        <w:pStyle w:val="ListParagraph"/>
        <w:numPr>
          <w:ilvl w:val="0"/>
          <w:numId w:val="17"/>
        </w:numPr>
        <w:rPr>
          <w:szCs w:val="21"/>
          <w:shd w:val="clear" w:color="auto" w:fill="FFFFFF"/>
        </w:rPr>
      </w:pPr>
      <w:proofErr w:type="gramStart"/>
      <w:r w:rsidRPr="00560E1A">
        <w:rPr>
          <w:szCs w:val="21"/>
          <w:shd w:val="clear" w:color="auto" w:fill="FFFFFF"/>
        </w:rPr>
        <w:t>strengthen  the</w:t>
      </w:r>
      <w:proofErr w:type="gramEnd"/>
      <w:r w:rsidRPr="00560E1A">
        <w:rPr>
          <w:szCs w:val="21"/>
          <w:shd w:val="clear" w:color="auto" w:fill="FFFFFF"/>
        </w:rPr>
        <w:t xml:space="preserve">  scope,  outreach,  visibility,  results, delivery   and   impact   of   ROSA’s   programmatic objectives and priorities in accordance with the C/4 and C/5  documents;</w:t>
      </w:r>
    </w:p>
    <w:p w14:paraId="0407D56A" w14:textId="77777777" w:rsidR="009B11ED" w:rsidRPr="00560E1A" w:rsidRDefault="009B11ED" w:rsidP="000F6C40">
      <w:pPr>
        <w:pStyle w:val="ListParagraph"/>
        <w:numPr>
          <w:ilvl w:val="0"/>
          <w:numId w:val="17"/>
        </w:numPr>
        <w:rPr>
          <w:szCs w:val="21"/>
          <w:shd w:val="clear" w:color="auto" w:fill="FFFFFF"/>
        </w:rPr>
      </w:pPr>
      <w:r w:rsidRPr="00560E1A">
        <w:rPr>
          <w:szCs w:val="21"/>
          <w:shd w:val="clear" w:color="auto" w:fill="FFFFFF"/>
        </w:rPr>
        <w:t xml:space="preserve">increase   funding   and   other   resources   from   </w:t>
      </w:r>
      <w:proofErr w:type="gramStart"/>
      <w:r w:rsidRPr="00560E1A">
        <w:rPr>
          <w:szCs w:val="21"/>
          <w:shd w:val="clear" w:color="auto" w:fill="FFFFFF"/>
        </w:rPr>
        <w:t>the  various</w:t>
      </w:r>
      <w:proofErr w:type="gramEnd"/>
      <w:r w:rsidRPr="00560E1A">
        <w:rPr>
          <w:szCs w:val="21"/>
          <w:shd w:val="clear" w:color="auto" w:fill="FFFFFF"/>
        </w:rPr>
        <w:t xml:space="preserve"> partners in a more organised, innovative and sustainable manner;</w:t>
      </w:r>
    </w:p>
    <w:p w14:paraId="3B92FC9B" w14:textId="77777777" w:rsidR="009B11ED" w:rsidRPr="00560E1A" w:rsidRDefault="009B11ED" w:rsidP="000F6C40">
      <w:pPr>
        <w:pStyle w:val="ListParagraph"/>
        <w:numPr>
          <w:ilvl w:val="0"/>
          <w:numId w:val="17"/>
        </w:numPr>
        <w:rPr>
          <w:szCs w:val="21"/>
          <w:shd w:val="clear" w:color="auto" w:fill="FFFFFF"/>
        </w:rPr>
      </w:pPr>
      <w:r w:rsidRPr="00560E1A">
        <w:rPr>
          <w:szCs w:val="21"/>
          <w:shd w:val="clear" w:color="auto" w:fill="FFFFFF"/>
        </w:rPr>
        <w:t xml:space="preserve">create alliances within the frameworks approved by Member </w:t>
      </w:r>
      <w:proofErr w:type="gramStart"/>
      <w:r w:rsidRPr="00560E1A">
        <w:rPr>
          <w:szCs w:val="21"/>
          <w:shd w:val="clear" w:color="auto" w:fill="FFFFFF"/>
        </w:rPr>
        <w:t>States;</w:t>
      </w:r>
      <w:proofErr w:type="gramEnd"/>
    </w:p>
    <w:p w14:paraId="10F18986" w14:textId="7624D719" w:rsidR="009B11ED" w:rsidRPr="00560E1A" w:rsidRDefault="009B11ED" w:rsidP="000F6C40">
      <w:pPr>
        <w:pStyle w:val="ListParagraph"/>
        <w:numPr>
          <w:ilvl w:val="0"/>
          <w:numId w:val="17"/>
        </w:numPr>
        <w:rPr>
          <w:szCs w:val="21"/>
          <w:shd w:val="clear" w:color="auto" w:fill="FFFFFF"/>
        </w:rPr>
      </w:pPr>
      <w:proofErr w:type="gramStart"/>
      <w:r w:rsidRPr="00560E1A">
        <w:rPr>
          <w:szCs w:val="21"/>
          <w:shd w:val="clear" w:color="auto" w:fill="FFFFFF"/>
        </w:rPr>
        <w:t>raise  awareness</w:t>
      </w:r>
      <w:proofErr w:type="gramEnd"/>
      <w:r w:rsidRPr="00560E1A">
        <w:rPr>
          <w:szCs w:val="21"/>
          <w:shd w:val="clear" w:color="auto" w:fill="FFFFFF"/>
        </w:rPr>
        <w:t xml:space="preserve">  and  mobilise  public  support  for • priority issues; </w:t>
      </w:r>
      <w:r w:rsidR="00DC00CD" w:rsidRPr="00560E1A">
        <w:rPr>
          <w:szCs w:val="21"/>
          <w:shd w:val="clear" w:color="auto" w:fill="FFFFFF"/>
        </w:rPr>
        <w:t>and influence</w:t>
      </w:r>
      <w:r w:rsidRPr="00560E1A">
        <w:rPr>
          <w:szCs w:val="21"/>
          <w:shd w:val="clear" w:color="auto" w:fill="FFFFFF"/>
        </w:rPr>
        <w:t xml:space="preserve"> political and civil society agendas</w:t>
      </w:r>
    </w:p>
    <w:p w14:paraId="1D358A89" w14:textId="77777777" w:rsidR="009B11ED" w:rsidRPr="00560E1A" w:rsidRDefault="009B11ED" w:rsidP="000F6C40">
      <w:pPr>
        <w:pStyle w:val="ListParagraph"/>
        <w:numPr>
          <w:ilvl w:val="0"/>
          <w:numId w:val="17"/>
        </w:numPr>
        <w:rPr>
          <w:szCs w:val="21"/>
          <w:shd w:val="clear" w:color="auto" w:fill="FFFFFF"/>
        </w:rPr>
      </w:pPr>
      <w:r w:rsidRPr="00560E1A">
        <w:rPr>
          <w:szCs w:val="21"/>
          <w:shd w:val="clear" w:color="auto" w:fill="FFFFFF"/>
        </w:rPr>
        <w:t xml:space="preserve">ROSA will work closely with </w:t>
      </w:r>
      <w:proofErr w:type="gramStart"/>
      <w:r w:rsidRPr="00560E1A">
        <w:rPr>
          <w:szCs w:val="21"/>
          <w:shd w:val="clear" w:color="auto" w:fill="FFFFFF"/>
        </w:rPr>
        <w:t>the  NATCOMs</w:t>
      </w:r>
      <w:proofErr w:type="gramEnd"/>
      <w:r w:rsidRPr="00560E1A">
        <w:rPr>
          <w:szCs w:val="21"/>
          <w:shd w:val="clear" w:color="auto" w:fill="FFFFFF"/>
        </w:rPr>
        <w:t xml:space="preserve">  to  ensure  effective  delivery  of  UNESCO programmes.  </w:t>
      </w:r>
      <w:proofErr w:type="gramStart"/>
      <w:r w:rsidRPr="00560E1A">
        <w:rPr>
          <w:szCs w:val="21"/>
          <w:shd w:val="clear" w:color="auto" w:fill="FFFFFF"/>
        </w:rPr>
        <w:t>In  this</w:t>
      </w:r>
      <w:proofErr w:type="gramEnd"/>
      <w:r w:rsidRPr="00560E1A">
        <w:rPr>
          <w:szCs w:val="21"/>
          <w:shd w:val="clear" w:color="auto" w:fill="FFFFFF"/>
        </w:rPr>
        <w:t xml:space="preserve">  regard,  consultative  meetings  with NATCOMs  will  be  held  annually  to  plan  together  and report  on  progress.  </w:t>
      </w:r>
      <w:proofErr w:type="gramStart"/>
      <w:r w:rsidRPr="00560E1A">
        <w:rPr>
          <w:szCs w:val="21"/>
          <w:shd w:val="clear" w:color="auto" w:fill="FFFFFF"/>
        </w:rPr>
        <w:t>The  NATCOMs</w:t>
      </w:r>
      <w:proofErr w:type="gramEnd"/>
      <w:r w:rsidRPr="00560E1A">
        <w:rPr>
          <w:szCs w:val="21"/>
          <w:shd w:val="clear" w:color="auto" w:fill="FFFFFF"/>
        </w:rPr>
        <w:t xml:space="preserve">  will  also  partner with ROSA in implementing activities in their respective countries.</w:t>
      </w:r>
    </w:p>
    <w:p w14:paraId="79B4A381" w14:textId="77777777" w:rsidR="00F9392C" w:rsidRPr="00560E1A" w:rsidRDefault="00F9392C" w:rsidP="00F9392C">
      <w:pPr>
        <w:rPr>
          <w:szCs w:val="21"/>
          <w:shd w:val="clear" w:color="auto" w:fill="FFFFFF"/>
        </w:rPr>
      </w:pPr>
    </w:p>
    <w:p w14:paraId="64FE36EE" w14:textId="77777777" w:rsidR="00824DE8" w:rsidRPr="00560E1A" w:rsidRDefault="00824DE8" w:rsidP="00877C08">
      <w:r w:rsidRPr="00560E1A">
        <w:t xml:space="preserve">With   the   nine   countries   covered   all   being   SADC     </w:t>
      </w:r>
      <w:proofErr w:type="gramStart"/>
      <w:r w:rsidRPr="00560E1A">
        <w:t>members,  this</w:t>
      </w:r>
      <w:proofErr w:type="gramEnd"/>
      <w:r w:rsidRPr="00560E1A">
        <w:t xml:space="preserve">  Strategy  also  takes  into  account  the   aspirations of the regional block. To this end, UNESCO </w:t>
      </w:r>
      <w:proofErr w:type="gramStart"/>
      <w:r w:rsidRPr="00560E1A">
        <w:t>ROSA  and</w:t>
      </w:r>
      <w:proofErr w:type="gramEnd"/>
      <w:r w:rsidRPr="00560E1A">
        <w:t xml:space="preserve">  SADC  have  developed  a  new  Framework Agreement for Cooperation and a Joint  Programme of Action. This cooperation focuses on eight priority areas, namely: education; HIV and health education; science, </w:t>
      </w:r>
      <w:proofErr w:type="gramStart"/>
      <w:r w:rsidRPr="00560E1A">
        <w:t>technology  and</w:t>
      </w:r>
      <w:proofErr w:type="gramEnd"/>
      <w:r w:rsidRPr="00560E1A">
        <w:t xml:space="preserve">  innovation;  water  security,  renewable energy and disaster risk management; social and human sciences; culture; communication and information; and data for development.</w:t>
      </w:r>
    </w:p>
    <w:p w14:paraId="074B4107" w14:textId="77777777" w:rsidR="00590D50" w:rsidRPr="00560E1A" w:rsidRDefault="00D73BD3" w:rsidP="007326DD">
      <w:pPr>
        <w:shd w:val="clear" w:color="auto" w:fill="FFFFFF" w:themeFill="background1"/>
        <w:rPr>
          <w:shd w:val="clear" w:color="auto" w:fill="FFFFFF"/>
        </w:rPr>
      </w:pPr>
      <w:r w:rsidRPr="00560E1A">
        <w:rPr>
          <w:shd w:val="clear" w:color="auto" w:fill="FFFFFF"/>
        </w:rPr>
        <w:t>T</w:t>
      </w:r>
      <w:r w:rsidR="007326DD" w:rsidRPr="00560E1A">
        <w:rPr>
          <w:shd w:val="clear" w:color="auto" w:fill="FFFFFF"/>
        </w:rPr>
        <w:t xml:space="preserve">he current SADC-UNESCO Joint Programme of Action (JPA) 2017-2021 provided eight concrete areas of cooperation, including Education and Skills Development; Education for Health </w:t>
      </w:r>
      <w:r w:rsidR="007326DD" w:rsidRPr="00560E1A">
        <w:rPr>
          <w:shd w:val="clear" w:color="auto" w:fill="FFFFFF"/>
        </w:rPr>
        <w:lastRenderedPageBreak/>
        <w:t xml:space="preserve">and Well-being; Science, Technology, and Innovation (STI); Water Security, Renewable Energy, and Disaster Risk Management; Social and Human Sciences; Culture; Communication and Information; and Data for Development. </w:t>
      </w:r>
    </w:p>
    <w:p w14:paraId="52824659" w14:textId="58CDBB9E" w:rsidR="007326DD" w:rsidRPr="00560E1A" w:rsidRDefault="007326DD" w:rsidP="007326DD">
      <w:pPr>
        <w:shd w:val="clear" w:color="auto" w:fill="FFFFFF" w:themeFill="background1"/>
        <w:rPr>
          <w:shd w:val="clear" w:color="auto" w:fill="FFFFFF"/>
        </w:rPr>
      </w:pPr>
      <w:r w:rsidRPr="00560E1A">
        <w:rPr>
          <w:shd w:val="clear" w:color="auto" w:fill="FFFFFF"/>
        </w:rPr>
        <w:t xml:space="preserve">Currently, UNESCO Harare and SADC are finalizing JPA 2022-2025. Both UNESCO’s and SADC’s strategic frameworks have prioritized gender equality and women’s empowerment as a fundamental human right and an important factor in sustainable </w:t>
      </w:r>
      <w:proofErr w:type="gramStart"/>
      <w:r w:rsidRPr="00560E1A">
        <w:rPr>
          <w:shd w:val="clear" w:color="auto" w:fill="FFFFFF"/>
        </w:rPr>
        <w:t>development, and</w:t>
      </w:r>
      <w:proofErr w:type="gramEnd"/>
      <w:r w:rsidRPr="00560E1A">
        <w:rPr>
          <w:shd w:val="clear" w:color="auto" w:fill="FFFFFF"/>
        </w:rPr>
        <w:t xml:space="preserve"> have critical instruments affirming its importance.</w:t>
      </w:r>
    </w:p>
    <w:p w14:paraId="24CD3B8E" w14:textId="2C5507AE" w:rsidR="00F763EB" w:rsidRPr="00560E1A" w:rsidRDefault="00F763EB" w:rsidP="00F763EB">
      <w:pPr>
        <w:rPr>
          <w:lang w:val="en-US" w:eastAsia="zh-CN"/>
        </w:rPr>
      </w:pPr>
      <w:r w:rsidRPr="00560E1A">
        <w:rPr>
          <w:lang w:val="en-US" w:eastAsia="zh-CN"/>
        </w:rPr>
        <w:t xml:space="preserve">National commissions in the region are active, </w:t>
      </w:r>
      <w:r w:rsidR="00373462" w:rsidRPr="00560E1A">
        <w:rPr>
          <w:lang w:val="en-US" w:eastAsia="zh-CN"/>
        </w:rPr>
        <w:t>i.e.,</w:t>
      </w:r>
      <w:r w:rsidRPr="00560E1A">
        <w:rPr>
          <w:lang w:val="en-US" w:eastAsia="zh-CN"/>
        </w:rPr>
        <w:t xml:space="preserve"> German commission organized some activities with Harare Office. </w:t>
      </w:r>
    </w:p>
    <w:p w14:paraId="475E882F" w14:textId="146D5379" w:rsidR="00DB17F2" w:rsidRPr="00560E1A" w:rsidRDefault="00DB17F2" w:rsidP="008C0FD7">
      <w:pPr>
        <w:pStyle w:val="AP-Style1"/>
        <w:rPr>
          <w:b w:val="0"/>
        </w:rPr>
      </w:pPr>
      <w:r w:rsidRPr="00560E1A">
        <w:t xml:space="preserve">Leadership composition and </w:t>
      </w:r>
      <w:r w:rsidRPr="003F4632">
        <w:rPr>
          <w:shd w:val="clear" w:color="auto" w:fill="FFFFFF"/>
        </w:rPr>
        <w:t>organigram</w:t>
      </w:r>
      <w:r w:rsidRPr="00560E1A">
        <w:t xml:space="preserve"> </w:t>
      </w:r>
    </w:p>
    <w:p w14:paraId="5042EBC3" w14:textId="77777777" w:rsidR="00DB17F2" w:rsidRPr="00560E1A" w:rsidRDefault="00DB17F2" w:rsidP="00DB17F2">
      <w:pPr>
        <w:pStyle w:val="Numberedpara"/>
        <w:numPr>
          <w:ilvl w:val="0"/>
          <w:numId w:val="0"/>
        </w:numPr>
        <w:tabs>
          <w:tab w:val="left" w:pos="720"/>
          <w:tab w:val="left" w:pos="2430"/>
        </w:tabs>
        <w:spacing w:after="200" w:line="276" w:lineRule="auto"/>
        <w:jc w:val="both"/>
        <w:rPr>
          <w:rFonts w:cs="Arial"/>
          <w:szCs w:val="20"/>
        </w:rPr>
      </w:pPr>
      <w:r w:rsidRPr="00560E1A">
        <w:rPr>
          <w:rFonts w:cs="Arial"/>
          <w:i/>
          <w:color w:val="00B050"/>
          <w:szCs w:val="20"/>
        </w:rPr>
        <w:t>Staff’s background</w:t>
      </w:r>
    </w:p>
    <w:p w14:paraId="325B793F" w14:textId="01ED6319" w:rsidR="00DB17F2" w:rsidRPr="00560E1A" w:rsidRDefault="00DB17F2" w:rsidP="00DB17F2">
      <w:pPr>
        <w:pStyle w:val="Numberedpara"/>
        <w:numPr>
          <w:ilvl w:val="0"/>
          <w:numId w:val="0"/>
        </w:numPr>
        <w:tabs>
          <w:tab w:val="left" w:pos="720"/>
          <w:tab w:val="left" w:pos="2430"/>
        </w:tabs>
        <w:spacing w:after="120" w:line="276" w:lineRule="auto"/>
        <w:jc w:val="both"/>
        <w:rPr>
          <w:rFonts w:cs="Arial"/>
          <w:b/>
          <w:bCs/>
          <w:sz w:val="20"/>
          <w:szCs w:val="18"/>
        </w:rPr>
      </w:pPr>
      <w:r w:rsidRPr="00560E1A">
        <w:rPr>
          <w:rFonts w:cs="Arial"/>
          <w:b/>
          <w:bCs/>
          <w:sz w:val="20"/>
          <w:szCs w:val="18"/>
        </w:rPr>
        <w:t>Head of Office</w:t>
      </w:r>
    </w:p>
    <w:p w14:paraId="14BA16D9" w14:textId="77777777" w:rsidR="00004060" w:rsidRPr="00560E1A" w:rsidRDefault="00004060" w:rsidP="00C4173F">
      <w:pPr>
        <w:pStyle w:val="ListParagraph"/>
        <w:numPr>
          <w:ilvl w:val="0"/>
          <w:numId w:val="11"/>
        </w:numPr>
        <w:rPr>
          <w:lang w:val="en-US" w:eastAsia="zh-CN"/>
        </w:rPr>
      </w:pPr>
      <w:r w:rsidRPr="00560E1A">
        <w:rPr>
          <w:lang w:val="en-US" w:eastAsia="zh-CN"/>
        </w:rPr>
        <w:t xml:space="preserve">The new Director came on board in January 2022. Lidia was nominated as </w:t>
      </w:r>
      <w:proofErr w:type="gramStart"/>
      <w:r w:rsidRPr="00560E1A">
        <w:rPr>
          <w:lang w:val="en-US" w:eastAsia="zh-CN"/>
        </w:rPr>
        <w:t>at</w:t>
      </w:r>
      <w:proofErr w:type="gramEnd"/>
      <w:r w:rsidRPr="00560E1A">
        <w:rPr>
          <w:lang w:val="en-US" w:eastAsia="zh-CN"/>
        </w:rPr>
        <w:t xml:space="preserve"> December 2021. </w:t>
      </w:r>
    </w:p>
    <w:p w14:paraId="420B4538" w14:textId="77777777" w:rsidR="00004060" w:rsidRPr="00560E1A" w:rsidRDefault="00004060" w:rsidP="00C4173F">
      <w:pPr>
        <w:pStyle w:val="ListParagraph"/>
        <w:numPr>
          <w:ilvl w:val="0"/>
          <w:numId w:val="11"/>
        </w:numPr>
        <w:rPr>
          <w:lang w:val="en-US" w:eastAsia="zh-CN"/>
        </w:rPr>
      </w:pPr>
      <w:r w:rsidRPr="00560E1A">
        <w:rPr>
          <w:lang w:val="en-US" w:eastAsia="zh-CN"/>
        </w:rPr>
        <w:t>Hubert, former Harare Dir, was OIC for Harare from Jul to Dec 2021. He took functions in Nairobi earlier in 2021 since he got a country clearance quickly. Hubert was Harare Director between 2013 and 2021. </w:t>
      </w:r>
    </w:p>
    <w:p w14:paraId="456B4CA3" w14:textId="77777777" w:rsidR="00004060" w:rsidRPr="00560E1A" w:rsidRDefault="00004060" w:rsidP="00C4173F">
      <w:pPr>
        <w:pStyle w:val="ListParagraph"/>
        <w:numPr>
          <w:ilvl w:val="0"/>
          <w:numId w:val="11"/>
        </w:numPr>
        <w:rPr>
          <w:lang w:val="en-US" w:eastAsia="zh-CN"/>
        </w:rPr>
      </w:pPr>
      <w:r w:rsidRPr="00560E1A">
        <w:rPr>
          <w:lang w:val="en-US" w:eastAsia="zh-CN"/>
        </w:rPr>
        <w:t>Hubert oversaw national offices. It was working very well. Namibia (Windhoek) and Mozambique (Maputo) report to Harare, and their respective Heads are assessed by DIR/HAR.  </w:t>
      </w:r>
    </w:p>
    <w:p w14:paraId="539199E4" w14:textId="77777777" w:rsidR="0037008B" w:rsidRPr="00560E1A" w:rsidRDefault="0037008B" w:rsidP="00C4173F">
      <w:pPr>
        <w:pStyle w:val="ListParagraph"/>
        <w:numPr>
          <w:ilvl w:val="0"/>
          <w:numId w:val="11"/>
        </w:numPr>
      </w:pPr>
      <w:proofErr w:type="gramStart"/>
      <w:r w:rsidRPr="00560E1A">
        <w:t>That being said, the</w:t>
      </w:r>
      <w:proofErr w:type="gramEnd"/>
      <w:r w:rsidRPr="00560E1A">
        <w:t xml:space="preserve"> majority of the period under audit was managed and controlled by Prof Hubert Gijzen and Ms Su Ya, the former Regional Director and Finance and Administrative Officer (AO) respectively. I assumed the Regional Director role on 1 </w:t>
      </w:r>
      <w:proofErr w:type="gramStart"/>
      <w:r w:rsidRPr="00560E1A">
        <w:t>December,</w:t>
      </w:r>
      <w:proofErr w:type="gramEnd"/>
      <w:r w:rsidRPr="00560E1A">
        <w:t xml:space="preserve"> 2021 (remotely) and arrived in Harare on the 6 January, 2022 and the current AO, Ms. Dawn Clemitson, joined the Office effective 1 July 2021. </w:t>
      </w:r>
    </w:p>
    <w:p w14:paraId="304CF23F" w14:textId="77777777" w:rsidR="00DB17F2" w:rsidRPr="00560E1A" w:rsidRDefault="00DB17F2" w:rsidP="00D85944">
      <w:pPr>
        <w:pStyle w:val="AP-Style1"/>
        <w:numPr>
          <w:ilvl w:val="0"/>
          <w:numId w:val="0"/>
        </w:numPr>
        <w:ind w:left="360" w:hanging="360"/>
      </w:pPr>
      <w:r w:rsidRPr="00560E1A">
        <w:rPr>
          <w:bCs/>
        </w:rPr>
        <w:t>Administrative Unit</w:t>
      </w:r>
    </w:p>
    <w:p w14:paraId="3529E36A" w14:textId="35E84384" w:rsidR="00857C2F" w:rsidRPr="00560E1A" w:rsidRDefault="00857C2F" w:rsidP="00857C2F">
      <w:pPr>
        <w:rPr>
          <w:color w:val="FF0000"/>
        </w:rPr>
      </w:pPr>
      <w:r w:rsidRPr="00560E1A">
        <w:t>BFM has alerted the Office to some Administrative Assistants postings where their authorization level was exceeded. This has been addressed and transactions reversed and reposted where possible. The Administrative Assistants explained that these instances were not intentional but were errors that had occurred and often attributed to a lapse in concentration when processing high numbers of transactions, and challenges during the initial start of telecommuting</w:t>
      </w:r>
      <w:r w:rsidRPr="00560E1A">
        <w:rPr>
          <w:color w:val="FF0000"/>
        </w:rPr>
        <w:t xml:space="preserve">. </w:t>
      </w:r>
    </w:p>
    <w:p w14:paraId="53B5CBF9" w14:textId="77777777" w:rsidR="00DB17F2" w:rsidRPr="00560E1A" w:rsidRDefault="00DB17F2" w:rsidP="00877C08">
      <w:pPr>
        <w:pStyle w:val="AP-Style1"/>
      </w:pPr>
      <w:r w:rsidRPr="00560E1A">
        <w:t xml:space="preserve">Ethical conduct  </w:t>
      </w:r>
    </w:p>
    <w:p w14:paraId="4BBE6A42" w14:textId="03728875" w:rsidR="00BE01E6" w:rsidRPr="00560E1A" w:rsidRDefault="00857C2F" w:rsidP="00877C08">
      <w:pPr>
        <w:rPr>
          <w:rFonts w:ascii="Calibri" w:hAnsi="Calibri"/>
          <w:sz w:val="22"/>
          <w:lang w:val="en-US"/>
        </w:rPr>
      </w:pPr>
      <w:r w:rsidRPr="00560E1A">
        <w:t>Th</w:t>
      </w:r>
      <w:r w:rsidR="00BE01E6" w:rsidRPr="00560E1A">
        <w:t xml:space="preserve">e Ethics Office undertook a mission to the Harare Office in May 2019 </w:t>
      </w:r>
      <w:proofErr w:type="gramStart"/>
      <w:r w:rsidR="00BE01E6" w:rsidRPr="00560E1A">
        <w:t>in order to</w:t>
      </w:r>
      <w:proofErr w:type="gramEnd"/>
      <w:r w:rsidR="00BE01E6" w:rsidRPr="00560E1A">
        <w:t xml:space="preserve"> conduct training on ethics and anti-harassment. A</w:t>
      </w:r>
      <w:r w:rsidR="00054C13" w:rsidRPr="00560E1A">
        <w:t>n</w:t>
      </w:r>
      <w:r w:rsidR="00BE01E6" w:rsidRPr="00560E1A">
        <w:t xml:space="preserve"> ethical </w:t>
      </w:r>
      <w:r w:rsidR="00054C13" w:rsidRPr="00560E1A">
        <w:t>case</w:t>
      </w:r>
      <w:r w:rsidR="00BE01E6" w:rsidRPr="00560E1A">
        <w:t xml:space="preserve"> is about the alleged harassing </w:t>
      </w:r>
      <w:r w:rsidR="00142755" w:rsidRPr="00560E1A">
        <w:t>behaviour</w:t>
      </w:r>
      <w:r w:rsidR="00BE01E6" w:rsidRPr="00560E1A">
        <w:t xml:space="preserve"> of a staff member in the office. </w:t>
      </w:r>
    </w:p>
    <w:p w14:paraId="028EC884" w14:textId="12EF5A94" w:rsidR="00DB17F2" w:rsidRPr="00560E1A" w:rsidRDefault="007C1461" w:rsidP="00054C13">
      <w:r w:rsidRPr="00560E1A">
        <w:rPr>
          <w:noProof/>
        </w:rPr>
        <w:drawing>
          <wp:inline distT="0" distB="0" distL="0" distR="0" wp14:anchorId="7E9AA5BA" wp14:editId="0DD4D665">
            <wp:extent cx="2180952" cy="580952"/>
            <wp:effectExtent l="0" t="0" r="0" b="0"/>
            <wp:docPr id="1407025192" name="Picture 140702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0952" cy="580952"/>
                    </a:xfrm>
                    <a:prstGeom prst="rect">
                      <a:avLst/>
                    </a:prstGeom>
                  </pic:spPr>
                </pic:pic>
              </a:graphicData>
            </a:graphic>
          </wp:inline>
        </w:drawing>
      </w:r>
    </w:p>
    <w:p w14:paraId="6B6F5D6B" w14:textId="77777777" w:rsidR="0062696C" w:rsidRPr="00560E1A" w:rsidRDefault="0062696C" w:rsidP="0062696C">
      <w:pPr>
        <w:pStyle w:val="AP-Style1"/>
      </w:pPr>
      <w:r w:rsidRPr="00560E1A">
        <w:t xml:space="preserve">Budget </w:t>
      </w:r>
    </w:p>
    <w:p w14:paraId="48802BBB" w14:textId="177E7A86" w:rsidR="0016356C" w:rsidRPr="00560E1A" w:rsidRDefault="0016356C" w:rsidP="0016356C">
      <w:pPr>
        <w:pStyle w:val="Numberedpara"/>
        <w:numPr>
          <w:ilvl w:val="0"/>
          <w:numId w:val="0"/>
        </w:numPr>
        <w:tabs>
          <w:tab w:val="left" w:pos="720"/>
          <w:tab w:val="left" w:pos="2430"/>
        </w:tabs>
        <w:spacing w:after="120" w:line="276" w:lineRule="auto"/>
        <w:jc w:val="both"/>
        <w:rPr>
          <w:rFonts w:cs="Arial"/>
          <w:b/>
          <w:bCs/>
          <w:sz w:val="20"/>
          <w:szCs w:val="18"/>
        </w:rPr>
      </w:pPr>
      <w:r w:rsidRPr="00560E1A">
        <w:rPr>
          <w:rFonts w:cs="Arial"/>
          <w:b/>
          <w:bCs/>
          <w:sz w:val="20"/>
          <w:szCs w:val="18"/>
        </w:rPr>
        <w:t>REGULAR PROGRAMME BUDGET</w:t>
      </w:r>
    </w:p>
    <w:p w14:paraId="781A7361" w14:textId="77777777" w:rsidR="0016356C" w:rsidRPr="00560E1A" w:rsidRDefault="0016356C" w:rsidP="0016356C">
      <w:pPr>
        <w:pStyle w:val="Numberedpara"/>
        <w:numPr>
          <w:ilvl w:val="0"/>
          <w:numId w:val="0"/>
        </w:numPr>
        <w:tabs>
          <w:tab w:val="left" w:pos="720"/>
          <w:tab w:val="left" w:pos="2430"/>
        </w:tabs>
        <w:spacing w:after="120" w:line="276" w:lineRule="auto"/>
        <w:jc w:val="both"/>
        <w:rPr>
          <w:rFonts w:cs="Arial"/>
          <w:sz w:val="20"/>
          <w:szCs w:val="18"/>
        </w:rPr>
      </w:pPr>
      <w:r w:rsidRPr="00560E1A">
        <w:rPr>
          <w:rFonts w:cs="Arial"/>
          <w:sz w:val="20"/>
          <w:szCs w:val="18"/>
        </w:rPr>
        <w:t>The Office has the following RP budget for 40 C/5 and 41 C/5. Overall, the biggest chunk of budget is dedicated to staff costs. Budgets for Programme Sectors and Office running costs are at the same level.</w:t>
      </w:r>
    </w:p>
    <w:p w14:paraId="29C95743" w14:textId="77777777" w:rsidR="0016356C" w:rsidRPr="00560E1A" w:rsidRDefault="0016356C" w:rsidP="0016356C">
      <w:pPr>
        <w:pStyle w:val="Numberedpara"/>
        <w:numPr>
          <w:ilvl w:val="0"/>
          <w:numId w:val="0"/>
        </w:numPr>
        <w:tabs>
          <w:tab w:val="left" w:pos="720"/>
          <w:tab w:val="left" w:pos="2430"/>
        </w:tabs>
        <w:spacing w:after="120" w:line="276" w:lineRule="auto"/>
        <w:jc w:val="both"/>
        <w:rPr>
          <w:rFonts w:cs="Arial"/>
          <w:b/>
          <w:bCs/>
          <w:sz w:val="20"/>
          <w:szCs w:val="18"/>
        </w:rPr>
      </w:pPr>
      <w:r w:rsidRPr="00560E1A">
        <w:rPr>
          <w:rFonts w:cs="Arial"/>
          <w:b/>
          <w:bCs/>
          <w:sz w:val="20"/>
          <w:szCs w:val="18"/>
        </w:rPr>
        <w:t>40 C/5 and 41 C/5 Budget breakdown</w:t>
      </w:r>
    </w:p>
    <w:tbl>
      <w:tblPr>
        <w:tblW w:w="87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58"/>
        <w:gridCol w:w="993"/>
        <w:gridCol w:w="1275"/>
        <w:gridCol w:w="993"/>
        <w:gridCol w:w="992"/>
        <w:gridCol w:w="1276"/>
        <w:gridCol w:w="991"/>
      </w:tblGrid>
      <w:tr w:rsidR="0016356C" w:rsidRPr="00560E1A" w14:paraId="7D71A0EF" w14:textId="77777777" w:rsidTr="00343F95">
        <w:trPr>
          <w:trHeight w:val="250"/>
        </w:trPr>
        <w:tc>
          <w:tcPr>
            <w:tcW w:w="2258" w:type="dxa"/>
            <w:shd w:val="clear" w:color="auto" w:fill="D7E7F0" w:themeFill="accent1" w:themeFillTint="33"/>
            <w:noWrap/>
          </w:tcPr>
          <w:p w14:paraId="2C25651B" w14:textId="77777777" w:rsidR="0016356C" w:rsidRPr="00560E1A" w:rsidRDefault="0016356C" w:rsidP="00343F95">
            <w:pPr>
              <w:spacing w:before="0" w:after="0"/>
              <w:rPr>
                <w:rFonts w:cs="Arial"/>
                <w:b/>
                <w:bCs/>
                <w:color w:val="000000"/>
                <w:sz w:val="18"/>
                <w:szCs w:val="18"/>
                <w:lang w:eastAsia="zh-CN"/>
              </w:rPr>
            </w:pPr>
          </w:p>
        </w:tc>
        <w:tc>
          <w:tcPr>
            <w:tcW w:w="3261" w:type="dxa"/>
            <w:gridSpan w:val="3"/>
            <w:shd w:val="clear" w:color="auto" w:fill="D7E7F0" w:themeFill="accent1" w:themeFillTint="33"/>
            <w:noWrap/>
          </w:tcPr>
          <w:p w14:paraId="31A48664" w14:textId="77777777" w:rsidR="0016356C" w:rsidRPr="00560E1A" w:rsidRDefault="0016356C" w:rsidP="00343F95">
            <w:pPr>
              <w:spacing w:before="0" w:after="160" w:line="259" w:lineRule="auto"/>
              <w:jc w:val="center"/>
              <w:rPr>
                <w:rFonts w:cs="Arial"/>
                <w:b/>
                <w:bCs/>
                <w:color w:val="000000"/>
                <w:sz w:val="18"/>
                <w:szCs w:val="18"/>
                <w:lang w:eastAsia="zh-CN"/>
              </w:rPr>
            </w:pPr>
            <w:r w:rsidRPr="00560E1A">
              <w:rPr>
                <w:rFonts w:cs="Arial"/>
                <w:b/>
                <w:bCs/>
                <w:color w:val="000000"/>
                <w:sz w:val="18"/>
                <w:szCs w:val="18"/>
                <w:lang w:eastAsia="zh-CN"/>
              </w:rPr>
              <w:t>40 C/5</w:t>
            </w:r>
          </w:p>
        </w:tc>
        <w:tc>
          <w:tcPr>
            <w:tcW w:w="3259" w:type="dxa"/>
            <w:gridSpan w:val="3"/>
            <w:shd w:val="clear" w:color="auto" w:fill="D7E7F0" w:themeFill="accent1" w:themeFillTint="33"/>
          </w:tcPr>
          <w:p w14:paraId="0FC46C0B" w14:textId="77777777" w:rsidR="0016356C" w:rsidRPr="00560E1A" w:rsidRDefault="0016356C" w:rsidP="00343F95">
            <w:pPr>
              <w:spacing w:before="0" w:after="160" w:line="259" w:lineRule="auto"/>
              <w:jc w:val="center"/>
              <w:rPr>
                <w:rFonts w:cs="Arial"/>
                <w:b/>
                <w:bCs/>
                <w:color w:val="000000"/>
                <w:sz w:val="18"/>
                <w:szCs w:val="18"/>
                <w:lang w:eastAsia="zh-CN"/>
              </w:rPr>
            </w:pPr>
            <w:r w:rsidRPr="00560E1A">
              <w:rPr>
                <w:rFonts w:cs="Arial"/>
                <w:b/>
                <w:bCs/>
                <w:color w:val="000000"/>
                <w:sz w:val="18"/>
                <w:szCs w:val="18"/>
                <w:lang w:eastAsia="zh-CN"/>
              </w:rPr>
              <w:t>41 C/5</w:t>
            </w:r>
          </w:p>
        </w:tc>
      </w:tr>
      <w:tr w:rsidR="0016356C" w:rsidRPr="00560E1A" w14:paraId="5E84BA7C" w14:textId="77777777" w:rsidTr="00343F95">
        <w:trPr>
          <w:trHeight w:val="250"/>
        </w:trPr>
        <w:tc>
          <w:tcPr>
            <w:tcW w:w="2258" w:type="dxa"/>
            <w:shd w:val="clear" w:color="auto" w:fill="D7E7F0" w:themeFill="accent1" w:themeFillTint="33"/>
            <w:noWrap/>
            <w:hideMark/>
          </w:tcPr>
          <w:p w14:paraId="0B37E0D8"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Sector</w:t>
            </w:r>
          </w:p>
        </w:tc>
        <w:tc>
          <w:tcPr>
            <w:tcW w:w="993" w:type="dxa"/>
            <w:shd w:val="clear" w:color="auto" w:fill="D7E7F0" w:themeFill="accent1" w:themeFillTint="33"/>
            <w:noWrap/>
            <w:hideMark/>
          </w:tcPr>
          <w:p w14:paraId="79B98739"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Count of Fund</w:t>
            </w:r>
          </w:p>
        </w:tc>
        <w:tc>
          <w:tcPr>
            <w:tcW w:w="1275" w:type="dxa"/>
            <w:shd w:val="clear" w:color="auto" w:fill="D7E7F0" w:themeFill="accent1" w:themeFillTint="33"/>
            <w:noWrap/>
            <w:hideMark/>
          </w:tcPr>
          <w:p w14:paraId="5D857DDB"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Sum of Allocation</w:t>
            </w:r>
          </w:p>
        </w:tc>
        <w:tc>
          <w:tcPr>
            <w:tcW w:w="993" w:type="dxa"/>
            <w:shd w:val="clear" w:color="auto" w:fill="D7E7F0" w:themeFill="accent1" w:themeFillTint="33"/>
          </w:tcPr>
          <w:p w14:paraId="653A26FA"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w:t>
            </w:r>
          </w:p>
        </w:tc>
        <w:tc>
          <w:tcPr>
            <w:tcW w:w="992" w:type="dxa"/>
            <w:shd w:val="clear" w:color="auto" w:fill="D7E7F0" w:themeFill="accent1" w:themeFillTint="33"/>
          </w:tcPr>
          <w:p w14:paraId="02F63EA8"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Count of Fund</w:t>
            </w:r>
          </w:p>
        </w:tc>
        <w:tc>
          <w:tcPr>
            <w:tcW w:w="1276" w:type="dxa"/>
            <w:shd w:val="clear" w:color="auto" w:fill="D7E7F0" w:themeFill="accent1" w:themeFillTint="33"/>
          </w:tcPr>
          <w:p w14:paraId="3BCE73D8"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Sum of Allocation</w:t>
            </w:r>
          </w:p>
        </w:tc>
        <w:tc>
          <w:tcPr>
            <w:tcW w:w="991" w:type="dxa"/>
            <w:shd w:val="clear" w:color="auto" w:fill="D7E7F0" w:themeFill="accent1" w:themeFillTint="33"/>
          </w:tcPr>
          <w:p w14:paraId="7A3F03E1"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w:t>
            </w:r>
          </w:p>
        </w:tc>
      </w:tr>
      <w:tr w:rsidR="0016356C" w:rsidRPr="00560E1A" w14:paraId="2A038D08" w14:textId="77777777" w:rsidTr="00343F95">
        <w:trPr>
          <w:trHeight w:val="250"/>
        </w:trPr>
        <w:tc>
          <w:tcPr>
            <w:tcW w:w="2258" w:type="dxa"/>
            <w:shd w:val="clear" w:color="auto" w:fill="auto"/>
            <w:noWrap/>
            <w:hideMark/>
          </w:tcPr>
          <w:p w14:paraId="24F308AE"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Staff costs</w:t>
            </w:r>
          </w:p>
        </w:tc>
        <w:tc>
          <w:tcPr>
            <w:tcW w:w="993" w:type="dxa"/>
            <w:shd w:val="clear" w:color="auto" w:fill="auto"/>
            <w:noWrap/>
            <w:hideMark/>
          </w:tcPr>
          <w:p w14:paraId="1AA0C8B0" w14:textId="77777777" w:rsidR="0016356C" w:rsidRPr="00560E1A" w:rsidRDefault="0016356C" w:rsidP="00343F95">
            <w:pPr>
              <w:spacing w:before="0" w:after="0"/>
              <w:jc w:val="center"/>
              <w:rPr>
                <w:rFonts w:cs="Arial"/>
                <w:sz w:val="18"/>
                <w:szCs w:val="18"/>
                <w:lang w:eastAsia="zh-CN"/>
              </w:rPr>
            </w:pPr>
            <w:r w:rsidRPr="00560E1A">
              <w:rPr>
                <w:rFonts w:cs="Arial"/>
                <w:sz w:val="18"/>
                <w:szCs w:val="18"/>
                <w:lang w:eastAsia="zh-CN"/>
              </w:rPr>
              <w:t>10</w:t>
            </w:r>
          </w:p>
        </w:tc>
        <w:tc>
          <w:tcPr>
            <w:tcW w:w="1275" w:type="dxa"/>
            <w:shd w:val="clear" w:color="auto" w:fill="auto"/>
            <w:noWrap/>
            <w:hideMark/>
          </w:tcPr>
          <w:p w14:paraId="253FDABC"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 xml:space="preserve">4 886 755 </w:t>
            </w:r>
          </w:p>
        </w:tc>
        <w:tc>
          <w:tcPr>
            <w:tcW w:w="993" w:type="dxa"/>
          </w:tcPr>
          <w:p w14:paraId="1DB72D20"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64%</w:t>
            </w:r>
          </w:p>
        </w:tc>
        <w:tc>
          <w:tcPr>
            <w:tcW w:w="992" w:type="dxa"/>
          </w:tcPr>
          <w:p w14:paraId="174ADB67" w14:textId="77777777" w:rsidR="0016356C" w:rsidRPr="00560E1A" w:rsidRDefault="0016356C" w:rsidP="00343F95">
            <w:pPr>
              <w:spacing w:before="0" w:after="160" w:line="259" w:lineRule="auto"/>
              <w:jc w:val="center"/>
              <w:rPr>
                <w:rFonts w:ascii="Times New Roman" w:hAnsi="Times New Roman"/>
                <w:sz w:val="18"/>
                <w:szCs w:val="18"/>
                <w:lang w:eastAsia="zh-CN"/>
              </w:rPr>
            </w:pPr>
            <w:r w:rsidRPr="00560E1A">
              <w:rPr>
                <w:rFonts w:cs="Arial"/>
                <w:color w:val="000000"/>
                <w:sz w:val="18"/>
                <w:szCs w:val="18"/>
                <w:lang w:eastAsia="zh-CN"/>
              </w:rPr>
              <w:t>14</w:t>
            </w:r>
          </w:p>
        </w:tc>
        <w:tc>
          <w:tcPr>
            <w:tcW w:w="1276" w:type="dxa"/>
          </w:tcPr>
          <w:p w14:paraId="2DCFA96E" w14:textId="77777777" w:rsidR="0016356C" w:rsidRPr="00560E1A" w:rsidRDefault="0016356C" w:rsidP="00343F95">
            <w:pPr>
              <w:spacing w:before="0" w:after="160" w:line="259" w:lineRule="auto"/>
              <w:ind w:left="-446" w:firstLine="446"/>
              <w:rPr>
                <w:rFonts w:ascii="Times New Roman" w:hAnsi="Times New Roman"/>
                <w:sz w:val="18"/>
                <w:szCs w:val="18"/>
                <w:lang w:eastAsia="zh-CN"/>
              </w:rPr>
            </w:pPr>
            <w:r w:rsidRPr="00560E1A">
              <w:rPr>
                <w:rFonts w:cs="Arial"/>
                <w:color w:val="000000"/>
                <w:sz w:val="18"/>
                <w:szCs w:val="18"/>
                <w:lang w:eastAsia="zh-CN"/>
              </w:rPr>
              <w:t xml:space="preserve">4 840 622 </w:t>
            </w:r>
          </w:p>
        </w:tc>
        <w:tc>
          <w:tcPr>
            <w:tcW w:w="991" w:type="dxa"/>
            <w:vAlign w:val="center"/>
          </w:tcPr>
          <w:p w14:paraId="12A39E7B" w14:textId="77777777" w:rsidR="0016356C" w:rsidRPr="00560E1A" w:rsidRDefault="0016356C" w:rsidP="00343F95">
            <w:pPr>
              <w:spacing w:before="0" w:after="160" w:line="259" w:lineRule="auto"/>
              <w:ind w:left="-446" w:firstLine="446"/>
              <w:jc w:val="center"/>
              <w:rPr>
                <w:rFonts w:cs="Arial"/>
                <w:color w:val="000000"/>
                <w:sz w:val="18"/>
                <w:szCs w:val="18"/>
                <w:lang w:eastAsia="zh-CN"/>
              </w:rPr>
            </w:pPr>
            <w:r w:rsidRPr="00560E1A">
              <w:rPr>
                <w:rFonts w:cs="Arial"/>
                <w:sz w:val="20"/>
              </w:rPr>
              <w:t>68%</w:t>
            </w:r>
          </w:p>
        </w:tc>
      </w:tr>
      <w:tr w:rsidR="0016356C" w:rsidRPr="00560E1A" w14:paraId="4043C0F6" w14:textId="77777777" w:rsidTr="00343F95">
        <w:trPr>
          <w:trHeight w:val="250"/>
        </w:trPr>
        <w:tc>
          <w:tcPr>
            <w:tcW w:w="2258" w:type="dxa"/>
            <w:shd w:val="clear" w:color="auto" w:fill="auto"/>
            <w:noWrap/>
            <w:hideMark/>
          </w:tcPr>
          <w:p w14:paraId="65463629"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FSC - Field Office Running Costs</w:t>
            </w:r>
          </w:p>
        </w:tc>
        <w:tc>
          <w:tcPr>
            <w:tcW w:w="993" w:type="dxa"/>
            <w:shd w:val="clear" w:color="auto" w:fill="auto"/>
            <w:noWrap/>
            <w:hideMark/>
          </w:tcPr>
          <w:p w14:paraId="51989CF5" w14:textId="77777777" w:rsidR="0016356C" w:rsidRPr="00560E1A" w:rsidRDefault="0016356C" w:rsidP="00343F95">
            <w:pPr>
              <w:spacing w:before="0" w:after="0"/>
              <w:jc w:val="center"/>
              <w:rPr>
                <w:rFonts w:cs="Arial"/>
                <w:sz w:val="18"/>
                <w:szCs w:val="18"/>
                <w:lang w:eastAsia="zh-CN"/>
              </w:rPr>
            </w:pPr>
            <w:r w:rsidRPr="00560E1A">
              <w:rPr>
                <w:rFonts w:cs="Arial"/>
                <w:sz w:val="18"/>
                <w:szCs w:val="18"/>
                <w:lang w:eastAsia="zh-CN"/>
              </w:rPr>
              <w:t>12</w:t>
            </w:r>
          </w:p>
        </w:tc>
        <w:tc>
          <w:tcPr>
            <w:tcW w:w="1275" w:type="dxa"/>
            <w:shd w:val="clear" w:color="auto" w:fill="auto"/>
            <w:noWrap/>
            <w:hideMark/>
          </w:tcPr>
          <w:p w14:paraId="66CA4994"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 xml:space="preserve">1 265 645 </w:t>
            </w:r>
          </w:p>
        </w:tc>
        <w:tc>
          <w:tcPr>
            <w:tcW w:w="993" w:type="dxa"/>
          </w:tcPr>
          <w:p w14:paraId="7975A627"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17%</w:t>
            </w:r>
          </w:p>
        </w:tc>
        <w:tc>
          <w:tcPr>
            <w:tcW w:w="992" w:type="dxa"/>
          </w:tcPr>
          <w:p w14:paraId="31741BE2" w14:textId="77777777" w:rsidR="0016356C" w:rsidRPr="00560E1A" w:rsidRDefault="0016356C" w:rsidP="00343F95">
            <w:pPr>
              <w:spacing w:before="0" w:after="160" w:line="259" w:lineRule="auto"/>
              <w:jc w:val="center"/>
              <w:rPr>
                <w:rFonts w:ascii="Times New Roman" w:hAnsi="Times New Roman"/>
                <w:sz w:val="18"/>
                <w:szCs w:val="18"/>
                <w:lang w:eastAsia="zh-CN"/>
              </w:rPr>
            </w:pPr>
            <w:r w:rsidRPr="00560E1A">
              <w:rPr>
                <w:rFonts w:cs="Arial"/>
                <w:color w:val="000000"/>
                <w:sz w:val="18"/>
                <w:szCs w:val="18"/>
                <w:lang w:eastAsia="zh-CN"/>
              </w:rPr>
              <w:t>9</w:t>
            </w:r>
          </w:p>
        </w:tc>
        <w:tc>
          <w:tcPr>
            <w:tcW w:w="1276" w:type="dxa"/>
          </w:tcPr>
          <w:p w14:paraId="4E5E6E5D" w14:textId="77777777" w:rsidR="0016356C" w:rsidRPr="00560E1A" w:rsidRDefault="0016356C" w:rsidP="00343F95">
            <w:pPr>
              <w:spacing w:before="0" w:after="160" w:line="259" w:lineRule="auto"/>
              <w:rPr>
                <w:rFonts w:ascii="Times New Roman" w:hAnsi="Times New Roman"/>
                <w:sz w:val="18"/>
                <w:szCs w:val="18"/>
                <w:lang w:eastAsia="zh-CN"/>
              </w:rPr>
            </w:pPr>
            <w:r w:rsidRPr="00560E1A">
              <w:rPr>
                <w:rFonts w:cs="Arial"/>
                <w:color w:val="000000"/>
                <w:sz w:val="18"/>
                <w:szCs w:val="18"/>
                <w:lang w:eastAsia="zh-CN"/>
              </w:rPr>
              <w:t xml:space="preserve">1 141 394 </w:t>
            </w:r>
          </w:p>
        </w:tc>
        <w:tc>
          <w:tcPr>
            <w:tcW w:w="991" w:type="dxa"/>
            <w:vAlign w:val="center"/>
          </w:tcPr>
          <w:p w14:paraId="17BCC7A5"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16%</w:t>
            </w:r>
          </w:p>
        </w:tc>
      </w:tr>
      <w:tr w:rsidR="0016356C" w:rsidRPr="00560E1A" w14:paraId="5AAFA2F3" w14:textId="77777777" w:rsidTr="00343F95">
        <w:trPr>
          <w:trHeight w:val="250"/>
        </w:trPr>
        <w:tc>
          <w:tcPr>
            <w:tcW w:w="2258" w:type="dxa"/>
            <w:shd w:val="clear" w:color="auto" w:fill="auto"/>
            <w:noWrap/>
            <w:hideMark/>
          </w:tcPr>
          <w:p w14:paraId="024E63CE"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ED - Education</w:t>
            </w:r>
          </w:p>
        </w:tc>
        <w:tc>
          <w:tcPr>
            <w:tcW w:w="993" w:type="dxa"/>
            <w:shd w:val="clear" w:color="auto" w:fill="auto"/>
            <w:noWrap/>
            <w:hideMark/>
          </w:tcPr>
          <w:p w14:paraId="14577F6D" w14:textId="77777777" w:rsidR="0016356C" w:rsidRPr="00560E1A" w:rsidRDefault="0016356C" w:rsidP="00343F95">
            <w:pPr>
              <w:spacing w:before="0" w:after="0"/>
              <w:jc w:val="center"/>
              <w:rPr>
                <w:rFonts w:cs="Arial"/>
                <w:sz w:val="18"/>
                <w:szCs w:val="18"/>
                <w:lang w:eastAsia="zh-CN"/>
              </w:rPr>
            </w:pPr>
            <w:r w:rsidRPr="00560E1A">
              <w:rPr>
                <w:rFonts w:cs="Arial"/>
                <w:sz w:val="18"/>
                <w:szCs w:val="18"/>
                <w:lang w:eastAsia="zh-CN"/>
              </w:rPr>
              <w:t>16</w:t>
            </w:r>
          </w:p>
        </w:tc>
        <w:tc>
          <w:tcPr>
            <w:tcW w:w="1275" w:type="dxa"/>
            <w:shd w:val="clear" w:color="auto" w:fill="auto"/>
            <w:noWrap/>
            <w:hideMark/>
          </w:tcPr>
          <w:p w14:paraId="7BC024CE"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 xml:space="preserve">440 624 </w:t>
            </w:r>
          </w:p>
        </w:tc>
        <w:tc>
          <w:tcPr>
            <w:tcW w:w="993" w:type="dxa"/>
          </w:tcPr>
          <w:p w14:paraId="1550EA20"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6%</w:t>
            </w:r>
          </w:p>
        </w:tc>
        <w:tc>
          <w:tcPr>
            <w:tcW w:w="992" w:type="dxa"/>
          </w:tcPr>
          <w:p w14:paraId="5C3287B1" w14:textId="77777777" w:rsidR="0016356C" w:rsidRPr="00560E1A" w:rsidRDefault="0016356C" w:rsidP="00343F95">
            <w:pPr>
              <w:spacing w:before="0" w:after="160" w:line="259" w:lineRule="auto"/>
              <w:jc w:val="center"/>
              <w:rPr>
                <w:rFonts w:ascii="Times New Roman" w:hAnsi="Times New Roman"/>
                <w:sz w:val="18"/>
                <w:szCs w:val="18"/>
                <w:lang w:eastAsia="zh-CN"/>
              </w:rPr>
            </w:pPr>
            <w:r w:rsidRPr="00560E1A">
              <w:rPr>
                <w:rFonts w:cs="Arial"/>
                <w:color w:val="000000"/>
                <w:sz w:val="18"/>
                <w:szCs w:val="18"/>
                <w:lang w:eastAsia="zh-CN"/>
              </w:rPr>
              <w:t>15</w:t>
            </w:r>
          </w:p>
        </w:tc>
        <w:tc>
          <w:tcPr>
            <w:tcW w:w="1276" w:type="dxa"/>
          </w:tcPr>
          <w:p w14:paraId="198C88BD" w14:textId="77777777" w:rsidR="0016356C" w:rsidRPr="00560E1A" w:rsidRDefault="0016356C" w:rsidP="00343F95">
            <w:pPr>
              <w:spacing w:before="0" w:after="160" w:line="259" w:lineRule="auto"/>
              <w:rPr>
                <w:rFonts w:ascii="Times New Roman" w:hAnsi="Times New Roman"/>
                <w:sz w:val="18"/>
                <w:szCs w:val="18"/>
                <w:lang w:eastAsia="zh-CN"/>
              </w:rPr>
            </w:pPr>
            <w:r w:rsidRPr="00560E1A">
              <w:rPr>
                <w:rFonts w:cs="Arial"/>
                <w:color w:val="000000"/>
                <w:sz w:val="18"/>
                <w:szCs w:val="18"/>
                <w:lang w:eastAsia="zh-CN"/>
              </w:rPr>
              <w:t xml:space="preserve">338 792 </w:t>
            </w:r>
          </w:p>
        </w:tc>
        <w:tc>
          <w:tcPr>
            <w:tcW w:w="991" w:type="dxa"/>
            <w:vAlign w:val="center"/>
          </w:tcPr>
          <w:p w14:paraId="3F6682AB"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5%</w:t>
            </w:r>
          </w:p>
        </w:tc>
      </w:tr>
      <w:tr w:rsidR="0016356C" w:rsidRPr="00560E1A" w14:paraId="768E7DC4" w14:textId="77777777" w:rsidTr="00343F95">
        <w:trPr>
          <w:trHeight w:val="250"/>
        </w:trPr>
        <w:tc>
          <w:tcPr>
            <w:tcW w:w="2258" w:type="dxa"/>
            <w:shd w:val="clear" w:color="auto" w:fill="auto"/>
            <w:noWrap/>
            <w:hideMark/>
          </w:tcPr>
          <w:p w14:paraId="1F0B3366"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SC - Natural Sciences</w:t>
            </w:r>
          </w:p>
        </w:tc>
        <w:tc>
          <w:tcPr>
            <w:tcW w:w="993" w:type="dxa"/>
            <w:shd w:val="clear" w:color="auto" w:fill="auto"/>
            <w:noWrap/>
            <w:hideMark/>
          </w:tcPr>
          <w:p w14:paraId="0BBF91D8" w14:textId="77777777" w:rsidR="0016356C" w:rsidRPr="00560E1A" w:rsidRDefault="0016356C" w:rsidP="00343F95">
            <w:pPr>
              <w:spacing w:before="0" w:after="0"/>
              <w:jc w:val="center"/>
              <w:rPr>
                <w:rFonts w:cs="Arial"/>
                <w:sz w:val="18"/>
                <w:szCs w:val="18"/>
                <w:lang w:eastAsia="zh-CN"/>
              </w:rPr>
            </w:pPr>
            <w:r w:rsidRPr="00560E1A">
              <w:rPr>
                <w:rFonts w:cs="Arial"/>
                <w:sz w:val="18"/>
                <w:szCs w:val="18"/>
                <w:lang w:eastAsia="zh-CN"/>
              </w:rPr>
              <w:t>14</w:t>
            </w:r>
          </w:p>
        </w:tc>
        <w:tc>
          <w:tcPr>
            <w:tcW w:w="1275" w:type="dxa"/>
            <w:shd w:val="clear" w:color="auto" w:fill="auto"/>
            <w:noWrap/>
            <w:hideMark/>
          </w:tcPr>
          <w:p w14:paraId="4F4AD160"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 xml:space="preserve">407 858 </w:t>
            </w:r>
          </w:p>
        </w:tc>
        <w:tc>
          <w:tcPr>
            <w:tcW w:w="993" w:type="dxa"/>
          </w:tcPr>
          <w:p w14:paraId="044F3BC7"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5%</w:t>
            </w:r>
          </w:p>
        </w:tc>
        <w:tc>
          <w:tcPr>
            <w:tcW w:w="992" w:type="dxa"/>
          </w:tcPr>
          <w:p w14:paraId="6EB4E3FB" w14:textId="77777777" w:rsidR="0016356C" w:rsidRPr="00560E1A" w:rsidRDefault="0016356C" w:rsidP="00343F95">
            <w:pPr>
              <w:spacing w:before="0" w:after="160" w:line="259" w:lineRule="auto"/>
              <w:jc w:val="center"/>
              <w:rPr>
                <w:rFonts w:ascii="Times New Roman" w:hAnsi="Times New Roman"/>
                <w:sz w:val="18"/>
                <w:szCs w:val="18"/>
                <w:lang w:eastAsia="zh-CN"/>
              </w:rPr>
            </w:pPr>
            <w:r w:rsidRPr="00560E1A">
              <w:rPr>
                <w:rFonts w:cs="Arial"/>
                <w:color w:val="000000"/>
                <w:sz w:val="18"/>
                <w:szCs w:val="18"/>
                <w:lang w:eastAsia="zh-CN"/>
              </w:rPr>
              <w:t>9</w:t>
            </w:r>
          </w:p>
        </w:tc>
        <w:tc>
          <w:tcPr>
            <w:tcW w:w="1276" w:type="dxa"/>
          </w:tcPr>
          <w:p w14:paraId="2C9B1835" w14:textId="77777777" w:rsidR="0016356C" w:rsidRPr="00560E1A" w:rsidRDefault="0016356C" w:rsidP="00343F95">
            <w:pPr>
              <w:spacing w:before="0" w:after="160" w:line="259" w:lineRule="auto"/>
              <w:rPr>
                <w:rFonts w:ascii="Times New Roman" w:hAnsi="Times New Roman"/>
                <w:sz w:val="18"/>
                <w:szCs w:val="18"/>
                <w:lang w:eastAsia="zh-CN"/>
              </w:rPr>
            </w:pPr>
            <w:r w:rsidRPr="00560E1A">
              <w:rPr>
                <w:rFonts w:cs="Arial"/>
                <w:color w:val="000000"/>
                <w:sz w:val="18"/>
                <w:szCs w:val="18"/>
                <w:lang w:eastAsia="zh-CN"/>
              </w:rPr>
              <w:t xml:space="preserve">222 543 </w:t>
            </w:r>
          </w:p>
        </w:tc>
        <w:tc>
          <w:tcPr>
            <w:tcW w:w="991" w:type="dxa"/>
          </w:tcPr>
          <w:p w14:paraId="54FC8531" w14:textId="77777777" w:rsidR="0016356C" w:rsidRPr="00560E1A" w:rsidRDefault="0016356C" w:rsidP="00343F95">
            <w:pPr>
              <w:spacing w:before="0" w:after="0"/>
              <w:jc w:val="center"/>
              <w:rPr>
                <w:rFonts w:cs="Arial"/>
                <w:sz w:val="20"/>
              </w:rPr>
            </w:pPr>
            <w:r w:rsidRPr="00560E1A">
              <w:rPr>
                <w:rFonts w:cs="Arial"/>
                <w:sz w:val="20"/>
              </w:rPr>
              <w:t>3%</w:t>
            </w:r>
          </w:p>
        </w:tc>
      </w:tr>
      <w:tr w:rsidR="0016356C" w:rsidRPr="00560E1A" w14:paraId="4E67B4DC" w14:textId="77777777" w:rsidTr="00343F95">
        <w:trPr>
          <w:trHeight w:val="250"/>
        </w:trPr>
        <w:tc>
          <w:tcPr>
            <w:tcW w:w="2258" w:type="dxa"/>
            <w:shd w:val="clear" w:color="auto" w:fill="auto"/>
            <w:noWrap/>
            <w:hideMark/>
          </w:tcPr>
          <w:p w14:paraId="537BC7A8"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SHS - Social and Human Sciences</w:t>
            </w:r>
          </w:p>
        </w:tc>
        <w:tc>
          <w:tcPr>
            <w:tcW w:w="993" w:type="dxa"/>
            <w:shd w:val="clear" w:color="auto" w:fill="auto"/>
            <w:noWrap/>
            <w:hideMark/>
          </w:tcPr>
          <w:p w14:paraId="4EA750D2" w14:textId="77777777" w:rsidR="0016356C" w:rsidRPr="00560E1A" w:rsidRDefault="0016356C" w:rsidP="00343F95">
            <w:pPr>
              <w:spacing w:before="0" w:after="0"/>
              <w:jc w:val="center"/>
              <w:rPr>
                <w:rFonts w:cs="Arial"/>
                <w:sz w:val="18"/>
                <w:szCs w:val="18"/>
                <w:lang w:eastAsia="zh-CN"/>
              </w:rPr>
            </w:pPr>
            <w:r w:rsidRPr="00560E1A">
              <w:rPr>
                <w:rFonts w:cs="Arial"/>
                <w:sz w:val="18"/>
                <w:szCs w:val="18"/>
                <w:lang w:eastAsia="zh-CN"/>
              </w:rPr>
              <w:t>8</w:t>
            </w:r>
          </w:p>
        </w:tc>
        <w:tc>
          <w:tcPr>
            <w:tcW w:w="1275" w:type="dxa"/>
            <w:shd w:val="clear" w:color="auto" w:fill="auto"/>
            <w:noWrap/>
            <w:hideMark/>
          </w:tcPr>
          <w:p w14:paraId="03D46B80"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 xml:space="preserve">301 134 </w:t>
            </w:r>
          </w:p>
        </w:tc>
        <w:tc>
          <w:tcPr>
            <w:tcW w:w="993" w:type="dxa"/>
          </w:tcPr>
          <w:p w14:paraId="072CAD80"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4%</w:t>
            </w:r>
          </w:p>
        </w:tc>
        <w:tc>
          <w:tcPr>
            <w:tcW w:w="992" w:type="dxa"/>
          </w:tcPr>
          <w:p w14:paraId="5808AA1E" w14:textId="77777777" w:rsidR="0016356C" w:rsidRPr="00560E1A" w:rsidRDefault="0016356C" w:rsidP="00343F95">
            <w:pPr>
              <w:spacing w:before="0" w:after="160" w:line="259" w:lineRule="auto"/>
              <w:jc w:val="center"/>
              <w:rPr>
                <w:rFonts w:ascii="Times New Roman" w:hAnsi="Times New Roman"/>
                <w:sz w:val="18"/>
                <w:szCs w:val="18"/>
                <w:lang w:eastAsia="zh-CN"/>
              </w:rPr>
            </w:pPr>
            <w:r w:rsidRPr="00560E1A">
              <w:rPr>
                <w:rFonts w:cs="Arial"/>
                <w:color w:val="000000"/>
                <w:sz w:val="18"/>
                <w:szCs w:val="18"/>
                <w:lang w:eastAsia="zh-CN"/>
              </w:rPr>
              <w:t>6</w:t>
            </w:r>
          </w:p>
        </w:tc>
        <w:tc>
          <w:tcPr>
            <w:tcW w:w="1276" w:type="dxa"/>
          </w:tcPr>
          <w:p w14:paraId="5F731797" w14:textId="77777777" w:rsidR="0016356C" w:rsidRPr="00560E1A" w:rsidRDefault="0016356C" w:rsidP="00343F95">
            <w:pPr>
              <w:spacing w:before="0" w:after="160" w:line="259" w:lineRule="auto"/>
              <w:rPr>
                <w:rFonts w:ascii="Times New Roman" w:hAnsi="Times New Roman"/>
                <w:sz w:val="18"/>
                <w:szCs w:val="18"/>
                <w:lang w:eastAsia="zh-CN"/>
              </w:rPr>
            </w:pPr>
            <w:r w:rsidRPr="00560E1A">
              <w:rPr>
                <w:rFonts w:cs="Arial"/>
                <w:color w:val="000000"/>
                <w:sz w:val="18"/>
                <w:szCs w:val="18"/>
                <w:lang w:eastAsia="zh-CN"/>
              </w:rPr>
              <w:t xml:space="preserve">174 321 </w:t>
            </w:r>
          </w:p>
        </w:tc>
        <w:tc>
          <w:tcPr>
            <w:tcW w:w="991" w:type="dxa"/>
          </w:tcPr>
          <w:p w14:paraId="5D5CDBC3" w14:textId="77777777" w:rsidR="0016356C" w:rsidRPr="00560E1A" w:rsidRDefault="0016356C" w:rsidP="00343F95">
            <w:pPr>
              <w:spacing w:before="0" w:after="0"/>
              <w:jc w:val="center"/>
              <w:rPr>
                <w:rFonts w:cs="Arial"/>
                <w:sz w:val="20"/>
              </w:rPr>
            </w:pPr>
            <w:r w:rsidRPr="00560E1A">
              <w:rPr>
                <w:rFonts w:cs="Arial"/>
                <w:sz w:val="20"/>
              </w:rPr>
              <w:t>2%</w:t>
            </w:r>
          </w:p>
        </w:tc>
      </w:tr>
      <w:tr w:rsidR="0016356C" w:rsidRPr="00560E1A" w14:paraId="1A7211C0" w14:textId="77777777" w:rsidTr="00343F95">
        <w:trPr>
          <w:trHeight w:val="250"/>
        </w:trPr>
        <w:tc>
          <w:tcPr>
            <w:tcW w:w="2258" w:type="dxa"/>
            <w:shd w:val="clear" w:color="auto" w:fill="auto"/>
            <w:noWrap/>
            <w:hideMark/>
          </w:tcPr>
          <w:p w14:paraId="7B9240C6"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CLT - Culture</w:t>
            </w:r>
          </w:p>
        </w:tc>
        <w:tc>
          <w:tcPr>
            <w:tcW w:w="993" w:type="dxa"/>
            <w:shd w:val="clear" w:color="auto" w:fill="auto"/>
            <w:noWrap/>
            <w:hideMark/>
          </w:tcPr>
          <w:p w14:paraId="34CBD880" w14:textId="77777777" w:rsidR="0016356C" w:rsidRPr="00560E1A" w:rsidRDefault="0016356C" w:rsidP="00343F95">
            <w:pPr>
              <w:spacing w:before="0" w:after="0"/>
              <w:jc w:val="center"/>
              <w:rPr>
                <w:rFonts w:cs="Arial"/>
                <w:sz w:val="18"/>
                <w:szCs w:val="18"/>
                <w:lang w:eastAsia="zh-CN"/>
              </w:rPr>
            </w:pPr>
            <w:r w:rsidRPr="00560E1A">
              <w:rPr>
                <w:rFonts w:cs="Arial"/>
                <w:sz w:val="18"/>
                <w:szCs w:val="18"/>
                <w:lang w:eastAsia="zh-CN"/>
              </w:rPr>
              <w:t>15</w:t>
            </w:r>
          </w:p>
        </w:tc>
        <w:tc>
          <w:tcPr>
            <w:tcW w:w="1275" w:type="dxa"/>
            <w:shd w:val="clear" w:color="auto" w:fill="auto"/>
            <w:noWrap/>
            <w:hideMark/>
          </w:tcPr>
          <w:p w14:paraId="0B3D87FC"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 xml:space="preserve">176 931 </w:t>
            </w:r>
          </w:p>
        </w:tc>
        <w:tc>
          <w:tcPr>
            <w:tcW w:w="993" w:type="dxa"/>
          </w:tcPr>
          <w:p w14:paraId="52968E16"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2%</w:t>
            </w:r>
          </w:p>
        </w:tc>
        <w:tc>
          <w:tcPr>
            <w:tcW w:w="992" w:type="dxa"/>
          </w:tcPr>
          <w:p w14:paraId="74D5BD07" w14:textId="77777777" w:rsidR="0016356C" w:rsidRPr="00560E1A" w:rsidRDefault="0016356C" w:rsidP="00343F95">
            <w:pPr>
              <w:spacing w:before="0" w:after="160" w:line="259" w:lineRule="auto"/>
              <w:jc w:val="center"/>
              <w:rPr>
                <w:rFonts w:ascii="Times New Roman" w:hAnsi="Times New Roman"/>
                <w:sz w:val="18"/>
                <w:szCs w:val="18"/>
                <w:lang w:eastAsia="zh-CN"/>
              </w:rPr>
            </w:pPr>
            <w:r w:rsidRPr="00560E1A">
              <w:rPr>
                <w:rFonts w:cs="Arial"/>
                <w:color w:val="000000"/>
                <w:sz w:val="18"/>
                <w:szCs w:val="18"/>
                <w:lang w:eastAsia="zh-CN"/>
              </w:rPr>
              <w:t>14</w:t>
            </w:r>
          </w:p>
        </w:tc>
        <w:tc>
          <w:tcPr>
            <w:tcW w:w="1276" w:type="dxa"/>
          </w:tcPr>
          <w:p w14:paraId="46C1A9FB" w14:textId="77777777" w:rsidR="0016356C" w:rsidRPr="00560E1A" w:rsidRDefault="0016356C" w:rsidP="00343F95">
            <w:pPr>
              <w:spacing w:before="0" w:after="160" w:line="259" w:lineRule="auto"/>
              <w:rPr>
                <w:rFonts w:ascii="Times New Roman" w:hAnsi="Times New Roman"/>
                <w:sz w:val="18"/>
                <w:szCs w:val="18"/>
                <w:lang w:eastAsia="zh-CN"/>
              </w:rPr>
            </w:pPr>
            <w:r w:rsidRPr="00560E1A">
              <w:rPr>
                <w:rFonts w:cs="Arial"/>
                <w:color w:val="000000"/>
                <w:sz w:val="18"/>
                <w:szCs w:val="18"/>
                <w:lang w:eastAsia="zh-CN"/>
              </w:rPr>
              <w:t xml:space="preserve">227 353 </w:t>
            </w:r>
          </w:p>
        </w:tc>
        <w:tc>
          <w:tcPr>
            <w:tcW w:w="991" w:type="dxa"/>
          </w:tcPr>
          <w:p w14:paraId="0EA2E684" w14:textId="77777777" w:rsidR="0016356C" w:rsidRPr="00560E1A" w:rsidRDefault="0016356C" w:rsidP="00343F95">
            <w:pPr>
              <w:spacing w:before="0" w:after="0"/>
              <w:jc w:val="center"/>
              <w:rPr>
                <w:rFonts w:cs="Arial"/>
                <w:sz w:val="20"/>
              </w:rPr>
            </w:pPr>
            <w:r w:rsidRPr="00560E1A">
              <w:rPr>
                <w:rFonts w:cs="Arial"/>
                <w:sz w:val="20"/>
              </w:rPr>
              <w:t>3%</w:t>
            </w:r>
          </w:p>
        </w:tc>
      </w:tr>
      <w:tr w:rsidR="0016356C" w:rsidRPr="00560E1A" w14:paraId="713D2629" w14:textId="77777777" w:rsidTr="00343F95">
        <w:trPr>
          <w:trHeight w:val="250"/>
        </w:trPr>
        <w:tc>
          <w:tcPr>
            <w:tcW w:w="2258" w:type="dxa"/>
            <w:shd w:val="clear" w:color="auto" w:fill="auto"/>
            <w:noWrap/>
            <w:hideMark/>
          </w:tcPr>
          <w:p w14:paraId="251FA448"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CI - Communication</w:t>
            </w:r>
          </w:p>
        </w:tc>
        <w:tc>
          <w:tcPr>
            <w:tcW w:w="993" w:type="dxa"/>
            <w:shd w:val="clear" w:color="auto" w:fill="auto"/>
            <w:noWrap/>
            <w:hideMark/>
          </w:tcPr>
          <w:p w14:paraId="49EE141B" w14:textId="77777777" w:rsidR="0016356C" w:rsidRPr="00560E1A" w:rsidRDefault="0016356C" w:rsidP="00343F95">
            <w:pPr>
              <w:spacing w:before="0" w:after="0"/>
              <w:jc w:val="center"/>
              <w:rPr>
                <w:rFonts w:cs="Arial"/>
                <w:sz w:val="18"/>
                <w:szCs w:val="18"/>
                <w:lang w:eastAsia="zh-CN"/>
              </w:rPr>
            </w:pPr>
            <w:r w:rsidRPr="00560E1A">
              <w:rPr>
                <w:rFonts w:cs="Arial"/>
                <w:sz w:val="18"/>
                <w:szCs w:val="18"/>
                <w:lang w:eastAsia="zh-CN"/>
              </w:rPr>
              <w:t>9</w:t>
            </w:r>
          </w:p>
        </w:tc>
        <w:tc>
          <w:tcPr>
            <w:tcW w:w="1275" w:type="dxa"/>
            <w:shd w:val="clear" w:color="auto" w:fill="auto"/>
            <w:noWrap/>
            <w:hideMark/>
          </w:tcPr>
          <w:p w14:paraId="4D862141" w14:textId="77777777" w:rsidR="0016356C" w:rsidRPr="00560E1A" w:rsidRDefault="0016356C" w:rsidP="00343F95">
            <w:pPr>
              <w:spacing w:before="0" w:after="0"/>
              <w:rPr>
                <w:rFonts w:cs="Arial"/>
                <w:sz w:val="18"/>
                <w:szCs w:val="18"/>
                <w:lang w:eastAsia="zh-CN"/>
              </w:rPr>
            </w:pPr>
            <w:r w:rsidRPr="00560E1A">
              <w:rPr>
                <w:rFonts w:cs="Arial"/>
                <w:sz w:val="18"/>
                <w:szCs w:val="18"/>
                <w:lang w:eastAsia="zh-CN"/>
              </w:rPr>
              <w:t xml:space="preserve">150 203 </w:t>
            </w:r>
          </w:p>
        </w:tc>
        <w:tc>
          <w:tcPr>
            <w:tcW w:w="993" w:type="dxa"/>
          </w:tcPr>
          <w:p w14:paraId="2DB6A576" w14:textId="77777777" w:rsidR="0016356C" w:rsidRPr="00560E1A" w:rsidRDefault="0016356C" w:rsidP="00343F95">
            <w:pPr>
              <w:spacing w:before="0" w:after="160" w:line="259" w:lineRule="auto"/>
              <w:jc w:val="center"/>
              <w:rPr>
                <w:rFonts w:cs="Arial"/>
                <w:color w:val="000000"/>
                <w:sz w:val="18"/>
                <w:szCs w:val="18"/>
                <w:lang w:eastAsia="zh-CN"/>
              </w:rPr>
            </w:pPr>
            <w:r w:rsidRPr="00560E1A">
              <w:rPr>
                <w:rFonts w:cs="Arial"/>
                <w:sz w:val="20"/>
              </w:rPr>
              <w:t>2%</w:t>
            </w:r>
          </w:p>
        </w:tc>
        <w:tc>
          <w:tcPr>
            <w:tcW w:w="992" w:type="dxa"/>
          </w:tcPr>
          <w:p w14:paraId="52F67A74" w14:textId="77777777" w:rsidR="0016356C" w:rsidRPr="00560E1A" w:rsidRDefault="0016356C" w:rsidP="00343F95">
            <w:pPr>
              <w:spacing w:before="0" w:after="160" w:line="259" w:lineRule="auto"/>
              <w:jc w:val="center"/>
              <w:rPr>
                <w:rFonts w:ascii="Times New Roman" w:hAnsi="Times New Roman"/>
                <w:sz w:val="18"/>
                <w:szCs w:val="18"/>
                <w:lang w:eastAsia="zh-CN"/>
              </w:rPr>
            </w:pPr>
            <w:r w:rsidRPr="00560E1A">
              <w:rPr>
                <w:rFonts w:cs="Arial"/>
                <w:color w:val="000000"/>
                <w:sz w:val="18"/>
                <w:szCs w:val="18"/>
                <w:lang w:eastAsia="zh-CN"/>
              </w:rPr>
              <w:t>8</w:t>
            </w:r>
          </w:p>
        </w:tc>
        <w:tc>
          <w:tcPr>
            <w:tcW w:w="1276" w:type="dxa"/>
          </w:tcPr>
          <w:p w14:paraId="54C4A522" w14:textId="77777777" w:rsidR="0016356C" w:rsidRPr="00560E1A" w:rsidRDefault="0016356C" w:rsidP="00343F95">
            <w:pPr>
              <w:spacing w:before="0" w:after="160" w:line="259" w:lineRule="auto"/>
              <w:rPr>
                <w:rFonts w:ascii="Times New Roman" w:hAnsi="Times New Roman"/>
                <w:sz w:val="18"/>
                <w:szCs w:val="18"/>
                <w:lang w:eastAsia="zh-CN"/>
              </w:rPr>
            </w:pPr>
            <w:r w:rsidRPr="00560E1A">
              <w:rPr>
                <w:rFonts w:cs="Arial"/>
                <w:color w:val="000000"/>
                <w:sz w:val="18"/>
                <w:szCs w:val="18"/>
                <w:lang w:eastAsia="zh-CN"/>
              </w:rPr>
              <w:t xml:space="preserve">150 974 </w:t>
            </w:r>
          </w:p>
        </w:tc>
        <w:tc>
          <w:tcPr>
            <w:tcW w:w="991" w:type="dxa"/>
          </w:tcPr>
          <w:p w14:paraId="16FFDFE6" w14:textId="77777777" w:rsidR="0016356C" w:rsidRPr="00560E1A" w:rsidRDefault="0016356C" w:rsidP="00343F95">
            <w:pPr>
              <w:spacing w:before="0" w:after="0"/>
              <w:jc w:val="center"/>
              <w:rPr>
                <w:rFonts w:cs="Arial"/>
                <w:sz w:val="20"/>
              </w:rPr>
            </w:pPr>
            <w:r w:rsidRPr="00560E1A">
              <w:rPr>
                <w:rFonts w:cs="Arial"/>
                <w:sz w:val="20"/>
              </w:rPr>
              <w:t>2%</w:t>
            </w:r>
          </w:p>
        </w:tc>
      </w:tr>
      <w:tr w:rsidR="0016356C" w:rsidRPr="00560E1A" w14:paraId="16AACA9F" w14:textId="77777777" w:rsidTr="00343F95">
        <w:trPr>
          <w:trHeight w:val="250"/>
        </w:trPr>
        <w:tc>
          <w:tcPr>
            <w:tcW w:w="2258" w:type="dxa"/>
            <w:shd w:val="clear" w:color="auto" w:fill="D7E7F0" w:themeFill="accent1" w:themeFillTint="33"/>
            <w:noWrap/>
            <w:hideMark/>
          </w:tcPr>
          <w:p w14:paraId="51EDE828"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Grand Total</w:t>
            </w:r>
          </w:p>
        </w:tc>
        <w:tc>
          <w:tcPr>
            <w:tcW w:w="993" w:type="dxa"/>
            <w:shd w:val="clear" w:color="auto" w:fill="D7E7F0" w:themeFill="accent1" w:themeFillTint="33"/>
            <w:noWrap/>
            <w:hideMark/>
          </w:tcPr>
          <w:p w14:paraId="2EF02AB6" w14:textId="77777777" w:rsidR="0016356C" w:rsidRPr="00560E1A" w:rsidRDefault="0016356C" w:rsidP="00343F95">
            <w:pPr>
              <w:spacing w:before="0" w:after="0"/>
              <w:jc w:val="center"/>
              <w:rPr>
                <w:rFonts w:cs="Arial"/>
                <w:b/>
                <w:bCs/>
                <w:color w:val="000000"/>
                <w:sz w:val="18"/>
                <w:szCs w:val="18"/>
                <w:lang w:eastAsia="zh-CN"/>
              </w:rPr>
            </w:pPr>
            <w:r w:rsidRPr="00560E1A">
              <w:rPr>
                <w:rFonts w:cs="Arial"/>
                <w:b/>
                <w:bCs/>
                <w:color w:val="000000"/>
                <w:sz w:val="18"/>
                <w:szCs w:val="18"/>
                <w:lang w:eastAsia="zh-CN"/>
              </w:rPr>
              <w:t>84</w:t>
            </w:r>
          </w:p>
        </w:tc>
        <w:tc>
          <w:tcPr>
            <w:tcW w:w="1275" w:type="dxa"/>
            <w:shd w:val="clear" w:color="auto" w:fill="D7E7F0" w:themeFill="accent1" w:themeFillTint="33"/>
            <w:noWrap/>
            <w:hideMark/>
          </w:tcPr>
          <w:p w14:paraId="4EA35C56" w14:textId="77777777" w:rsidR="0016356C" w:rsidRPr="00560E1A" w:rsidRDefault="0016356C" w:rsidP="00343F95">
            <w:pPr>
              <w:spacing w:before="0" w:after="0"/>
              <w:rPr>
                <w:rFonts w:cs="Arial"/>
                <w:b/>
                <w:bCs/>
                <w:color w:val="000000"/>
                <w:sz w:val="18"/>
                <w:szCs w:val="18"/>
                <w:lang w:eastAsia="zh-CN"/>
              </w:rPr>
            </w:pPr>
            <w:r w:rsidRPr="00560E1A">
              <w:rPr>
                <w:rFonts w:cs="Arial"/>
                <w:b/>
                <w:bCs/>
                <w:color w:val="000000"/>
                <w:sz w:val="18"/>
                <w:szCs w:val="18"/>
                <w:lang w:eastAsia="zh-CN"/>
              </w:rPr>
              <w:t xml:space="preserve">7 629 149 </w:t>
            </w:r>
          </w:p>
        </w:tc>
        <w:tc>
          <w:tcPr>
            <w:tcW w:w="993" w:type="dxa"/>
            <w:shd w:val="clear" w:color="auto" w:fill="D7E7F0" w:themeFill="accent1" w:themeFillTint="33"/>
          </w:tcPr>
          <w:p w14:paraId="6C1A2F5F" w14:textId="77777777" w:rsidR="0016356C" w:rsidRPr="00560E1A" w:rsidRDefault="0016356C" w:rsidP="00343F95">
            <w:pPr>
              <w:spacing w:before="0" w:after="160" w:line="259" w:lineRule="auto"/>
              <w:jc w:val="center"/>
              <w:rPr>
                <w:rFonts w:cs="Arial"/>
                <w:b/>
                <w:bCs/>
                <w:color w:val="000000"/>
                <w:sz w:val="18"/>
                <w:szCs w:val="18"/>
                <w:lang w:eastAsia="zh-CN"/>
              </w:rPr>
            </w:pPr>
            <w:r w:rsidRPr="00560E1A">
              <w:rPr>
                <w:rFonts w:cs="Arial"/>
                <w:b/>
                <w:bCs/>
                <w:color w:val="000000"/>
                <w:sz w:val="18"/>
                <w:szCs w:val="18"/>
                <w:lang w:eastAsia="zh-CN"/>
              </w:rPr>
              <w:t>100%</w:t>
            </w:r>
          </w:p>
        </w:tc>
        <w:tc>
          <w:tcPr>
            <w:tcW w:w="992" w:type="dxa"/>
            <w:shd w:val="clear" w:color="auto" w:fill="D7E7F0" w:themeFill="accent1" w:themeFillTint="33"/>
          </w:tcPr>
          <w:p w14:paraId="43985170" w14:textId="77777777" w:rsidR="0016356C" w:rsidRPr="00560E1A" w:rsidRDefault="0016356C" w:rsidP="00343F95">
            <w:pPr>
              <w:spacing w:before="0" w:after="160" w:line="259" w:lineRule="auto"/>
              <w:jc w:val="center"/>
              <w:rPr>
                <w:rFonts w:ascii="Times New Roman" w:hAnsi="Times New Roman"/>
                <w:sz w:val="18"/>
                <w:szCs w:val="18"/>
                <w:lang w:eastAsia="zh-CN"/>
              </w:rPr>
            </w:pPr>
            <w:r w:rsidRPr="00560E1A">
              <w:rPr>
                <w:rFonts w:cs="Arial"/>
                <w:b/>
                <w:bCs/>
                <w:color w:val="000000"/>
                <w:sz w:val="18"/>
                <w:szCs w:val="18"/>
                <w:lang w:eastAsia="zh-CN"/>
              </w:rPr>
              <w:t>75</w:t>
            </w:r>
          </w:p>
        </w:tc>
        <w:tc>
          <w:tcPr>
            <w:tcW w:w="1276" w:type="dxa"/>
            <w:shd w:val="clear" w:color="auto" w:fill="D7E7F0" w:themeFill="accent1" w:themeFillTint="33"/>
          </w:tcPr>
          <w:p w14:paraId="45790E54" w14:textId="77777777" w:rsidR="0016356C" w:rsidRPr="00560E1A" w:rsidRDefault="0016356C" w:rsidP="00343F95">
            <w:pPr>
              <w:spacing w:before="0" w:after="160" w:line="259" w:lineRule="auto"/>
              <w:rPr>
                <w:rFonts w:ascii="Times New Roman" w:hAnsi="Times New Roman"/>
                <w:sz w:val="18"/>
                <w:szCs w:val="18"/>
                <w:lang w:eastAsia="zh-CN"/>
              </w:rPr>
            </w:pPr>
            <w:r w:rsidRPr="00560E1A">
              <w:rPr>
                <w:rFonts w:cs="Arial"/>
                <w:b/>
                <w:bCs/>
                <w:color w:val="000000"/>
                <w:sz w:val="18"/>
                <w:szCs w:val="18"/>
                <w:lang w:eastAsia="zh-CN"/>
              </w:rPr>
              <w:t xml:space="preserve">7 095 999 </w:t>
            </w:r>
          </w:p>
        </w:tc>
        <w:tc>
          <w:tcPr>
            <w:tcW w:w="991" w:type="dxa"/>
            <w:shd w:val="clear" w:color="auto" w:fill="D7E7F0" w:themeFill="accent1" w:themeFillTint="33"/>
          </w:tcPr>
          <w:p w14:paraId="502781C9" w14:textId="77777777" w:rsidR="0016356C" w:rsidRPr="00560E1A" w:rsidRDefault="0016356C" w:rsidP="00343F95">
            <w:pPr>
              <w:spacing w:before="0" w:after="160" w:line="259" w:lineRule="auto"/>
              <w:jc w:val="center"/>
              <w:rPr>
                <w:rFonts w:cs="Arial"/>
                <w:b/>
                <w:bCs/>
                <w:color w:val="000000"/>
                <w:sz w:val="18"/>
                <w:szCs w:val="18"/>
                <w:lang w:eastAsia="zh-CN"/>
              </w:rPr>
            </w:pPr>
            <w:r w:rsidRPr="00560E1A">
              <w:rPr>
                <w:rFonts w:cs="Arial"/>
                <w:b/>
                <w:bCs/>
                <w:color w:val="000000"/>
                <w:sz w:val="18"/>
                <w:szCs w:val="18"/>
                <w:lang w:eastAsia="zh-CN"/>
              </w:rPr>
              <w:t>100%</w:t>
            </w:r>
          </w:p>
        </w:tc>
      </w:tr>
    </w:tbl>
    <w:p w14:paraId="312BFDFE" w14:textId="77777777" w:rsidR="0016356C" w:rsidRPr="00560E1A" w:rsidRDefault="0016356C" w:rsidP="0016356C">
      <w:pPr>
        <w:pStyle w:val="Numberedpara"/>
        <w:numPr>
          <w:ilvl w:val="0"/>
          <w:numId w:val="0"/>
        </w:numPr>
        <w:tabs>
          <w:tab w:val="left" w:pos="720"/>
          <w:tab w:val="left" w:pos="2430"/>
        </w:tabs>
        <w:spacing w:after="120" w:line="276" w:lineRule="auto"/>
        <w:jc w:val="center"/>
        <w:rPr>
          <w:rFonts w:cs="Arial"/>
          <w:i/>
          <w:iCs/>
          <w:sz w:val="14"/>
          <w:szCs w:val="12"/>
        </w:rPr>
      </w:pPr>
      <w:r w:rsidRPr="00560E1A">
        <w:rPr>
          <w:rFonts w:cs="Arial"/>
          <w:i/>
          <w:iCs/>
          <w:sz w:val="14"/>
          <w:szCs w:val="12"/>
        </w:rPr>
        <w:t>Source: YFM1 report 2020-2023</w:t>
      </w:r>
    </w:p>
    <w:tbl>
      <w:tblPr>
        <w:tblStyle w:val="GridTable4-Accent1"/>
        <w:tblW w:w="8076" w:type="dxa"/>
        <w:tblLook w:val="04A0" w:firstRow="1" w:lastRow="0" w:firstColumn="1" w:lastColumn="0" w:noHBand="0" w:noVBand="1"/>
      </w:tblPr>
      <w:tblGrid>
        <w:gridCol w:w="2547"/>
        <w:gridCol w:w="1624"/>
        <w:gridCol w:w="1079"/>
        <w:gridCol w:w="1650"/>
        <w:gridCol w:w="1176"/>
      </w:tblGrid>
      <w:tr w:rsidR="0016356C" w:rsidRPr="00560E1A" w14:paraId="235BEA65" w14:textId="77777777" w:rsidTr="00343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FBBD701" w14:textId="77777777" w:rsidR="0016356C" w:rsidRPr="00560E1A" w:rsidRDefault="0016356C" w:rsidP="00343F95">
            <w:pPr>
              <w:pStyle w:val="Numberedpara"/>
              <w:numPr>
                <w:ilvl w:val="0"/>
                <w:numId w:val="0"/>
              </w:numPr>
              <w:tabs>
                <w:tab w:val="left" w:pos="720"/>
                <w:tab w:val="left" w:pos="2430"/>
              </w:tabs>
              <w:spacing w:after="120" w:line="276" w:lineRule="auto"/>
              <w:jc w:val="both"/>
              <w:rPr>
                <w:rFonts w:cs="Arial"/>
                <w:b w:val="0"/>
                <w:bCs w:val="0"/>
                <w:sz w:val="16"/>
                <w:szCs w:val="16"/>
              </w:rPr>
            </w:pPr>
            <w:r w:rsidRPr="00560E1A">
              <w:rPr>
                <w:rFonts w:cs="Arial"/>
                <w:b w:val="0"/>
                <w:bCs w:val="0"/>
                <w:sz w:val="16"/>
                <w:szCs w:val="16"/>
              </w:rPr>
              <w:t>Budget item</w:t>
            </w:r>
          </w:p>
        </w:tc>
        <w:tc>
          <w:tcPr>
            <w:tcW w:w="1624" w:type="dxa"/>
          </w:tcPr>
          <w:p w14:paraId="64344A7B"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560E1A">
              <w:rPr>
                <w:rFonts w:cs="Arial"/>
                <w:b w:val="0"/>
                <w:bCs w:val="0"/>
                <w:sz w:val="16"/>
                <w:szCs w:val="16"/>
              </w:rPr>
              <w:t>2020-2021, 40 C/5</w:t>
            </w:r>
          </w:p>
        </w:tc>
        <w:tc>
          <w:tcPr>
            <w:tcW w:w="1079" w:type="dxa"/>
          </w:tcPr>
          <w:p w14:paraId="451A3A1C"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560E1A">
              <w:rPr>
                <w:rFonts w:cs="Arial"/>
                <w:b w:val="0"/>
                <w:bCs w:val="0"/>
                <w:sz w:val="16"/>
                <w:szCs w:val="16"/>
              </w:rPr>
              <w:t>Percentage</w:t>
            </w:r>
          </w:p>
        </w:tc>
        <w:tc>
          <w:tcPr>
            <w:tcW w:w="1650" w:type="dxa"/>
          </w:tcPr>
          <w:p w14:paraId="1A340D74"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560E1A">
              <w:rPr>
                <w:rFonts w:cs="Arial"/>
                <w:b w:val="0"/>
                <w:bCs w:val="0"/>
                <w:sz w:val="16"/>
                <w:szCs w:val="16"/>
              </w:rPr>
              <w:t>2022-2023, 41 C/5</w:t>
            </w:r>
          </w:p>
        </w:tc>
        <w:tc>
          <w:tcPr>
            <w:tcW w:w="1176" w:type="dxa"/>
          </w:tcPr>
          <w:p w14:paraId="59F4E757"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100000000000" w:firstRow="1" w:lastRow="0" w:firstColumn="0" w:lastColumn="0" w:oddVBand="0" w:evenVBand="0" w:oddHBand="0" w:evenHBand="0" w:firstRowFirstColumn="0" w:firstRowLastColumn="0" w:lastRowFirstColumn="0" w:lastRowLastColumn="0"/>
              <w:rPr>
                <w:rFonts w:cs="Arial"/>
                <w:b w:val="0"/>
                <w:bCs w:val="0"/>
                <w:sz w:val="16"/>
                <w:szCs w:val="16"/>
              </w:rPr>
            </w:pPr>
            <w:r w:rsidRPr="00560E1A">
              <w:rPr>
                <w:rFonts w:cs="Arial"/>
                <w:b w:val="0"/>
                <w:bCs w:val="0"/>
                <w:sz w:val="16"/>
                <w:szCs w:val="16"/>
              </w:rPr>
              <w:t>Percentage</w:t>
            </w:r>
          </w:p>
        </w:tc>
      </w:tr>
      <w:tr w:rsidR="0016356C" w:rsidRPr="00560E1A" w14:paraId="25FCCAFE" w14:textId="77777777" w:rsidTr="00343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83BECDA" w14:textId="77777777" w:rsidR="0016356C" w:rsidRPr="00560E1A" w:rsidRDefault="0016356C" w:rsidP="00343F95">
            <w:pPr>
              <w:pStyle w:val="Numberedpara"/>
              <w:numPr>
                <w:ilvl w:val="0"/>
                <w:numId w:val="0"/>
              </w:numPr>
              <w:tabs>
                <w:tab w:val="left" w:pos="720"/>
                <w:tab w:val="left" w:pos="2430"/>
              </w:tabs>
              <w:spacing w:after="120" w:line="276" w:lineRule="auto"/>
              <w:jc w:val="both"/>
              <w:rPr>
                <w:rFonts w:cs="Arial"/>
                <w:sz w:val="16"/>
                <w:szCs w:val="16"/>
              </w:rPr>
            </w:pPr>
            <w:r w:rsidRPr="00560E1A">
              <w:rPr>
                <w:rFonts w:cs="Arial"/>
                <w:sz w:val="16"/>
                <w:szCs w:val="16"/>
              </w:rPr>
              <w:t>Staff costs</w:t>
            </w:r>
          </w:p>
        </w:tc>
        <w:tc>
          <w:tcPr>
            <w:tcW w:w="1624" w:type="dxa"/>
          </w:tcPr>
          <w:p w14:paraId="4DFA1799"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560E1A">
              <w:rPr>
                <w:rFonts w:cs="Arial"/>
                <w:sz w:val="16"/>
                <w:szCs w:val="16"/>
              </w:rPr>
              <w:t xml:space="preserve">4 886 755 </w:t>
            </w:r>
          </w:p>
        </w:tc>
        <w:tc>
          <w:tcPr>
            <w:tcW w:w="1079" w:type="dxa"/>
          </w:tcPr>
          <w:p w14:paraId="0E682F76"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560E1A">
              <w:rPr>
                <w:rFonts w:cs="Arial"/>
                <w:sz w:val="16"/>
                <w:szCs w:val="16"/>
              </w:rPr>
              <w:t>64%</w:t>
            </w:r>
          </w:p>
        </w:tc>
        <w:tc>
          <w:tcPr>
            <w:tcW w:w="1650" w:type="dxa"/>
          </w:tcPr>
          <w:p w14:paraId="4DF18467"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560E1A">
              <w:rPr>
                <w:rFonts w:cs="Arial"/>
                <w:sz w:val="16"/>
                <w:szCs w:val="16"/>
              </w:rPr>
              <w:t xml:space="preserve">4 840 622 </w:t>
            </w:r>
          </w:p>
        </w:tc>
        <w:tc>
          <w:tcPr>
            <w:tcW w:w="1176" w:type="dxa"/>
          </w:tcPr>
          <w:p w14:paraId="457148A5"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560E1A">
              <w:rPr>
                <w:rFonts w:cs="Arial"/>
                <w:sz w:val="16"/>
                <w:szCs w:val="16"/>
              </w:rPr>
              <w:t>68%</w:t>
            </w:r>
          </w:p>
        </w:tc>
      </w:tr>
      <w:tr w:rsidR="0016356C" w:rsidRPr="00560E1A" w14:paraId="42703E22" w14:textId="77777777" w:rsidTr="00343F95">
        <w:tc>
          <w:tcPr>
            <w:cnfStyle w:val="001000000000" w:firstRow="0" w:lastRow="0" w:firstColumn="1" w:lastColumn="0" w:oddVBand="0" w:evenVBand="0" w:oddHBand="0" w:evenHBand="0" w:firstRowFirstColumn="0" w:firstRowLastColumn="0" w:lastRowFirstColumn="0" w:lastRowLastColumn="0"/>
            <w:tcW w:w="2547" w:type="dxa"/>
          </w:tcPr>
          <w:p w14:paraId="6E043F13" w14:textId="77777777" w:rsidR="0016356C" w:rsidRPr="00560E1A" w:rsidRDefault="0016356C" w:rsidP="00343F95">
            <w:pPr>
              <w:pStyle w:val="Numberedpara"/>
              <w:numPr>
                <w:ilvl w:val="0"/>
                <w:numId w:val="0"/>
              </w:numPr>
              <w:tabs>
                <w:tab w:val="left" w:pos="720"/>
                <w:tab w:val="left" w:pos="2430"/>
              </w:tabs>
              <w:spacing w:after="120" w:line="276" w:lineRule="auto"/>
              <w:jc w:val="both"/>
              <w:rPr>
                <w:rFonts w:cs="Arial"/>
                <w:sz w:val="16"/>
                <w:szCs w:val="16"/>
              </w:rPr>
            </w:pPr>
            <w:r w:rsidRPr="00560E1A">
              <w:rPr>
                <w:rFonts w:cs="Arial"/>
                <w:sz w:val="16"/>
                <w:szCs w:val="16"/>
              </w:rPr>
              <w:t>Field Office Running Costs</w:t>
            </w:r>
          </w:p>
        </w:tc>
        <w:tc>
          <w:tcPr>
            <w:tcW w:w="1624" w:type="dxa"/>
          </w:tcPr>
          <w:p w14:paraId="33F49CB6"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560E1A">
              <w:rPr>
                <w:rFonts w:cs="Arial"/>
                <w:sz w:val="16"/>
                <w:szCs w:val="16"/>
              </w:rPr>
              <w:t xml:space="preserve">1 265 645 </w:t>
            </w:r>
          </w:p>
        </w:tc>
        <w:tc>
          <w:tcPr>
            <w:tcW w:w="1079" w:type="dxa"/>
          </w:tcPr>
          <w:p w14:paraId="4A2CBFAB"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560E1A">
              <w:rPr>
                <w:rFonts w:cs="Arial"/>
                <w:sz w:val="16"/>
                <w:szCs w:val="16"/>
              </w:rPr>
              <w:t>17%</w:t>
            </w:r>
          </w:p>
        </w:tc>
        <w:tc>
          <w:tcPr>
            <w:tcW w:w="1650" w:type="dxa"/>
          </w:tcPr>
          <w:p w14:paraId="31C1DCE3"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560E1A">
              <w:rPr>
                <w:rFonts w:cs="Arial"/>
                <w:sz w:val="16"/>
                <w:szCs w:val="16"/>
              </w:rPr>
              <w:t xml:space="preserve">1 141 394 </w:t>
            </w:r>
          </w:p>
        </w:tc>
        <w:tc>
          <w:tcPr>
            <w:tcW w:w="1176" w:type="dxa"/>
          </w:tcPr>
          <w:p w14:paraId="7543BB2A"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000000" w:firstRow="0" w:lastRow="0" w:firstColumn="0" w:lastColumn="0" w:oddVBand="0" w:evenVBand="0" w:oddHBand="0" w:evenHBand="0" w:firstRowFirstColumn="0" w:firstRowLastColumn="0" w:lastRowFirstColumn="0" w:lastRowLastColumn="0"/>
              <w:rPr>
                <w:rFonts w:cs="Arial"/>
                <w:sz w:val="16"/>
                <w:szCs w:val="16"/>
              </w:rPr>
            </w:pPr>
            <w:r w:rsidRPr="00560E1A">
              <w:rPr>
                <w:rFonts w:cs="Arial"/>
                <w:sz w:val="16"/>
                <w:szCs w:val="16"/>
              </w:rPr>
              <w:t>16%</w:t>
            </w:r>
          </w:p>
        </w:tc>
      </w:tr>
      <w:tr w:rsidR="0016356C" w:rsidRPr="00560E1A" w14:paraId="4E8F6556" w14:textId="77777777" w:rsidTr="00343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0C6C33" w14:textId="77777777" w:rsidR="0016356C" w:rsidRPr="00560E1A" w:rsidRDefault="0016356C" w:rsidP="00343F95">
            <w:pPr>
              <w:pStyle w:val="Numberedpara"/>
              <w:numPr>
                <w:ilvl w:val="0"/>
                <w:numId w:val="0"/>
              </w:numPr>
              <w:tabs>
                <w:tab w:val="left" w:pos="720"/>
                <w:tab w:val="left" w:pos="2430"/>
              </w:tabs>
              <w:spacing w:after="120" w:line="276" w:lineRule="auto"/>
              <w:jc w:val="both"/>
              <w:rPr>
                <w:rFonts w:cs="Arial"/>
                <w:sz w:val="16"/>
                <w:szCs w:val="16"/>
              </w:rPr>
            </w:pPr>
            <w:r w:rsidRPr="00560E1A">
              <w:rPr>
                <w:rFonts w:cs="Arial"/>
                <w:sz w:val="16"/>
                <w:szCs w:val="16"/>
              </w:rPr>
              <w:t>Programme Sectors</w:t>
            </w:r>
          </w:p>
        </w:tc>
        <w:tc>
          <w:tcPr>
            <w:tcW w:w="1624" w:type="dxa"/>
          </w:tcPr>
          <w:p w14:paraId="629FD62A"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560E1A">
              <w:rPr>
                <w:rFonts w:cs="Arial"/>
                <w:sz w:val="16"/>
                <w:szCs w:val="16"/>
              </w:rPr>
              <w:t xml:space="preserve">1 476 750 </w:t>
            </w:r>
          </w:p>
        </w:tc>
        <w:tc>
          <w:tcPr>
            <w:tcW w:w="1079" w:type="dxa"/>
          </w:tcPr>
          <w:p w14:paraId="28E7E9D8"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560E1A">
              <w:rPr>
                <w:rFonts w:cs="Arial"/>
                <w:sz w:val="16"/>
                <w:szCs w:val="16"/>
              </w:rPr>
              <w:t>19%</w:t>
            </w:r>
          </w:p>
        </w:tc>
        <w:tc>
          <w:tcPr>
            <w:tcW w:w="1650" w:type="dxa"/>
          </w:tcPr>
          <w:p w14:paraId="6402BC1D"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560E1A">
              <w:rPr>
                <w:rFonts w:cs="Arial"/>
                <w:sz w:val="16"/>
                <w:szCs w:val="16"/>
              </w:rPr>
              <w:t xml:space="preserve">1 113 983 </w:t>
            </w:r>
          </w:p>
        </w:tc>
        <w:tc>
          <w:tcPr>
            <w:tcW w:w="1176" w:type="dxa"/>
          </w:tcPr>
          <w:p w14:paraId="57F78AA9"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100000" w:firstRow="0" w:lastRow="0" w:firstColumn="0" w:lastColumn="0" w:oddVBand="0" w:evenVBand="0" w:oddHBand="1" w:evenHBand="0" w:firstRowFirstColumn="0" w:firstRowLastColumn="0" w:lastRowFirstColumn="0" w:lastRowLastColumn="0"/>
              <w:rPr>
                <w:rFonts w:cs="Arial"/>
                <w:sz w:val="16"/>
                <w:szCs w:val="16"/>
              </w:rPr>
            </w:pPr>
            <w:r w:rsidRPr="00560E1A">
              <w:rPr>
                <w:rFonts w:cs="Arial"/>
                <w:sz w:val="16"/>
                <w:szCs w:val="16"/>
              </w:rPr>
              <w:t>16%</w:t>
            </w:r>
          </w:p>
        </w:tc>
      </w:tr>
      <w:tr w:rsidR="0016356C" w:rsidRPr="00560E1A" w14:paraId="1747F2AC" w14:textId="77777777" w:rsidTr="00343F95">
        <w:tc>
          <w:tcPr>
            <w:cnfStyle w:val="001000000000" w:firstRow="0" w:lastRow="0" w:firstColumn="1" w:lastColumn="0" w:oddVBand="0" w:evenVBand="0" w:oddHBand="0" w:evenHBand="0" w:firstRowFirstColumn="0" w:firstRowLastColumn="0" w:lastRowFirstColumn="0" w:lastRowLastColumn="0"/>
            <w:tcW w:w="2547" w:type="dxa"/>
          </w:tcPr>
          <w:p w14:paraId="6E2F7C51" w14:textId="77777777" w:rsidR="0016356C" w:rsidRPr="00560E1A" w:rsidRDefault="0016356C" w:rsidP="00343F95">
            <w:pPr>
              <w:pStyle w:val="Numberedpara"/>
              <w:numPr>
                <w:ilvl w:val="0"/>
                <w:numId w:val="0"/>
              </w:numPr>
              <w:tabs>
                <w:tab w:val="left" w:pos="720"/>
                <w:tab w:val="left" w:pos="2430"/>
              </w:tabs>
              <w:spacing w:after="120" w:line="276" w:lineRule="auto"/>
              <w:jc w:val="both"/>
              <w:rPr>
                <w:rFonts w:cs="Arial"/>
                <w:b w:val="0"/>
                <w:bCs w:val="0"/>
                <w:sz w:val="16"/>
                <w:szCs w:val="16"/>
              </w:rPr>
            </w:pPr>
            <w:r w:rsidRPr="00560E1A">
              <w:rPr>
                <w:rFonts w:cs="Arial"/>
                <w:b w:val="0"/>
                <w:bCs w:val="0"/>
                <w:sz w:val="16"/>
                <w:szCs w:val="16"/>
              </w:rPr>
              <w:t>Total</w:t>
            </w:r>
          </w:p>
        </w:tc>
        <w:tc>
          <w:tcPr>
            <w:tcW w:w="1624" w:type="dxa"/>
          </w:tcPr>
          <w:p w14:paraId="2EC114BB"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000000" w:firstRow="0" w:lastRow="0" w:firstColumn="0" w:lastColumn="0" w:oddVBand="0" w:evenVBand="0" w:oddHBand="0" w:evenHBand="0" w:firstRowFirstColumn="0" w:firstRowLastColumn="0" w:lastRowFirstColumn="0" w:lastRowLastColumn="0"/>
              <w:rPr>
                <w:rFonts w:cs="Arial"/>
                <w:b/>
                <w:bCs/>
                <w:sz w:val="16"/>
                <w:szCs w:val="16"/>
              </w:rPr>
            </w:pPr>
            <w:r w:rsidRPr="00560E1A">
              <w:rPr>
                <w:rFonts w:cs="Arial"/>
                <w:b/>
                <w:bCs/>
                <w:sz w:val="16"/>
                <w:szCs w:val="16"/>
              </w:rPr>
              <w:t xml:space="preserve">7 629 149 </w:t>
            </w:r>
          </w:p>
        </w:tc>
        <w:tc>
          <w:tcPr>
            <w:tcW w:w="1079" w:type="dxa"/>
          </w:tcPr>
          <w:p w14:paraId="40451397"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000000" w:firstRow="0" w:lastRow="0" w:firstColumn="0" w:lastColumn="0" w:oddVBand="0" w:evenVBand="0" w:oddHBand="0" w:evenHBand="0" w:firstRowFirstColumn="0" w:firstRowLastColumn="0" w:lastRowFirstColumn="0" w:lastRowLastColumn="0"/>
              <w:rPr>
                <w:rFonts w:cs="Arial"/>
                <w:b/>
                <w:bCs/>
                <w:sz w:val="16"/>
                <w:szCs w:val="16"/>
              </w:rPr>
            </w:pPr>
            <w:r w:rsidRPr="00560E1A">
              <w:rPr>
                <w:rFonts w:cs="Arial"/>
                <w:b/>
                <w:bCs/>
                <w:sz w:val="16"/>
                <w:szCs w:val="16"/>
              </w:rPr>
              <w:t>100%</w:t>
            </w:r>
          </w:p>
        </w:tc>
        <w:tc>
          <w:tcPr>
            <w:tcW w:w="1650" w:type="dxa"/>
          </w:tcPr>
          <w:p w14:paraId="350D5089"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000000" w:firstRow="0" w:lastRow="0" w:firstColumn="0" w:lastColumn="0" w:oddVBand="0" w:evenVBand="0" w:oddHBand="0" w:evenHBand="0" w:firstRowFirstColumn="0" w:firstRowLastColumn="0" w:lastRowFirstColumn="0" w:lastRowLastColumn="0"/>
              <w:rPr>
                <w:rFonts w:cs="Arial"/>
                <w:b/>
                <w:bCs/>
                <w:sz w:val="16"/>
                <w:szCs w:val="16"/>
              </w:rPr>
            </w:pPr>
            <w:r w:rsidRPr="00560E1A">
              <w:rPr>
                <w:rFonts w:cs="Arial"/>
                <w:b/>
                <w:bCs/>
                <w:sz w:val="16"/>
                <w:szCs w:val="16"/>
              </w:rPr>
              <w:t xml:space="preserve">7 095 999 </w:t>
            </w:r>
          </w:p>
        </w:tc>
        <w:tc>
          <w:tcPr>
            <w:tcW w:w="1176" w:type="dxa"/>
          </w:tcPr>
          <w:p w14:paraId="5AD778F3" w14:textId="77777777" w:rsidR="0016356C" w:rsidRPr="00560E1A" w:rsidRDefault="0016356C" w:rsidP="00343F95">
            <w:pPr>
              <w:pStyle w:val="Numberedpara"/>
              <w:numPr>
                <w:ilvl w:val="0"/>
                <w:numId w:val="0"/>
              </w:numPr>
              <w:tabs>
                <w:tab w:val="left" w:pos="720"/>
                <w:tab w:val="left" w:pos="2430"/>
              </w:tabs>
              <w:spacing w:after="120" w:line="276" w:lineRule="auto"/>
              <w:jc w:val="both"/>
              <w:cnfStyle w:val="000000000000" w:firstRow="0" w:lastRow="0" w:firstColumn="0" w:lastColumn="0" w:oddVBand="0" w:evenVBand="0" w:oddHBand="0" w:evenHBand="0" w:firstRowFirstColumn="0" w:firstRowLastColumn="0" w:lastRowFirstColumn="0" w:lastRowLastColumn="0"/>
              <w:rPr>
                <w:rFonts w:cs="Arial"/>
                <w:b/>
                <w:bCs/>
                <w:sz w:val="16"/>
                <w:szCs w:val="16"/>
              </w:rPr>
            </w:pPr>
            <w:r w:rsidRPr="00560E1A">
              <w:rPr>
                <w:rFonts w:cs="Arial"/>
                <w:b/>
                <w:bCs/>
                <w:sz w:val="16"/>
                <w:szCs w:val="16"/>
              </w:rPr>
              <w:t>100%</w:t>
            </w:r>
          </w:p>
        </w:tc>
      </w:tr>
    </w:tbl>
    <w:p w14:paraId="3E3575A5" w14:textId="77777777" w:rsidR="0016356C" w:rsidRPr="00560E1A" w:rsidRDefault="0016356C" w:rsidP="0016356C">
      <w:pPr>
        <w:pStyle w:val="Numberedpara"/>
        <w:numPr>
          <w:ilvl w:val="0"/>
          <w:numId w:val="0"/>
        </w:numPr>
        <w:tabs>
          <w:tab w:val="left" w:pos="720"/>
          <w:tab w:val="left" w:pos="2430"/>
        </w:tabs>
        <w:spacing w:after="120" w:line="276" w:lineRule="auto"/>
        <w:jc w:val="both"/>
        <w:rPr>
          <w:rFonts w:cs="Arial"/>
          <w:b/>
          <w:bCs/>
          <w:sz w:val="20"/>
          <w:szCs w:val="18"/>
        </w:rPr>
      </w:pPr>
      <w:r w:rsidRPr="00560E1A">
        <w:rPr>
          <w:rFonts w:cs="Arial"/>
          <w:b/>
          <w:bCs/>
          <w:sz w:val="20"/>
          <w:szCs w:val="18"/>
        </w:rPr>
        <w:t>VOLUNTARY CONTRIBUTION BUDGET</w:t>
      </w:r>
    </w:p>
    <w:p w14:paraId="23EF0785" w14:textId="77777777" w:rsidR="0016356C" w:rsidRPr="00560E1A" w:rsidRDefault="0016356C" w:rsidP="0016356C">
      <w:pPr>
        <w:pStyle w:val="Numberedpara"/>
        <w:numPr>
          <w:ilvl w:val="0"/>
          <w:numId w:val="0"/>
        </w:numPr>
        <w:tabs>
          <w:tab w:val="left" w:pos="720"/>
          <w:tab w:val="left" w:pos="2430"/>
        </w:tabs>
        <w:spacing w:after="120" w:line="276" w:lineRule="auto"/>
        <w:jc w:val="both"/>
        <w:rPr>
          <w:rFonts w:cs="Arial"/>
          <w:sz w:val="20"/>
          <w:szCs w:val="18"/>
        </w:rPr>
      </w:pPr>
      <w:r w:rsidRPr="00560E1A">
        <w:rPr>
          <w:rFonts w:cs="Arial"/>
          <w:sz w:val="20"/>
          <w:szCs w:val="18"/>
        </w:rPr>
        <w:t>The Office received a total of USD 33 M from different donors during 40 C/5, 2020-2021.</w:t>
      </w:r>
    </w:p>
    <w:tbl>
      <w:tblPr>
        <w:tblStyle w:val="GridTable4-Accent1"/>
        <w:tblW w:w="9297" w:type="dxa"/>
        <w:tblLook w:val="04A0" w:firstRow="1" w:lastRow="0" w:firstColumn="1" w:lastColumn="0" w:noHBand="0" w:noVBand="1"/>
      </w:tblPr>
      <w:tblGrid>
        <w:gridCol w:w="1221"/>
        <w:gridCol w:w="714"/>
        <w:gridCol w:w="3495"/>
        <w:gridCol w:w="705"/>
        <w:gridCol w:w="1740"/>
        <w:gridCol w:w="1500"/>
      </w:tblGrid>
      <w:tr w:rsidR="0016356C" w:rsidRPr="00560E1A" w14:paraId="1A200A6D" w14:textId="77777777" w:rsidTr="00343F95">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24004539"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Fund</w:t>
            </w:r>
          </w:p>
        </w:tc>
        <w:tc>
          <w:tcPr>
            <w:tcW w:w="679" w:type="dxa"/>
            <w:noWrap/>
            <w:hideMark/>
          </w:tcPr>
          <w:p w14:paraId="396C4F42" w14:textId="77777777" w:rsidR="0016356C" w:rsidRPr="00560E1A" w:rsidRDefault="0016356C" w:rsidP="00343F95">
            <w:pPr>
              <w:spacing w:before="0" w:after="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Sector</w:t>
            </w:r>
          </w:p>
        </w:tc>
        <w:tc>
          <w:tcPr>
            <w:tcW w:w="3495" w:type="dxa"/>
            <w:noWrap/>
            <w:hideMark/>
          </w:tcPr>
          <w:p w14:paraId="0B296F9F" w14:textId="77777777" w:rsidR="0016356C" w:rsidRPr="00560E1A" w:rsidRDefault="0016356C" w:rsidP="00343F95">
            <w:pPr>
              <w:spacing w:before="0" w:after="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Project text</w:t>
            </w:r>
          </w:p>
        </w:tc>
        <w:tc>
          <w:tcPr>
            <w:tcW w:w="670" w:type="dxa"/>
            <w:noWrap/>
            <w:hideMark/>
          </w:tcPr>
          <w:p w14:paraId="4FABD5AB" w14:textId="77777777" w:rsidR="0016356C" w:rsidRPr="00560E1A" w:rsidRDefault="0016356C" w:rsidP="00343F95">
            <w:pPr>
              <w:spacing w:before="0" w:after="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Status</w:t>
            </w:r>
          </w:p>
        </w:tc>
        <w:tc>
          <w:tcPr>
            <w:tcW w:w="1740" w:type="dxa"/>
            <w:noWrap/>
            <w:hideMark/>
          </w:tcPr>
          <w:p w14:paraId="0E30CFB9" w14:textId="77777777" w:rsidR="0016356C" w:rsidRPr="00560E1A" w:rsidRDefault="0016356C" w:rsidP="00343F95">
            <w:pPr>
              <w:spacing w:before="0" w:after="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Donor</w:t>
            </w:r>
          </w:p>
        </w:tc>
        <w:tc>
          <w:tcPr>
            <w:tcW w:w="1500" w:type="dxa"/>
            <w:noWrap/>
            <w:hideMark/>
          </w:tcPr>
          <w:p w14:paraId="019DB471" w14:textId="0F74FAC1" w:rsidR="0016356C" w:rsidRPr="00560E1A" w:rsidRDefault="00150804" w:rsidP="00343F95">
            <w:pPr>
              <w:spacing w:before="0" w:after="0"/>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Calibri" w:hAnsi="Calibri"/>
                <w:color w:val="000000"/>
                <w:sz w:val="22"/>
                <w:szCs w:val="22"/>
                <w:lang w:eastAsia="zh-CN"/>
              </w:rPr>
              <w:t>Total allocation</w:t>
            </w:r>
          </w:p>
        </w:tc>
      </w:tr>
      <w:tr w:rsidR="0016356C" w:rsidRPr="00560E1A" w14:paraId="6EE50961"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5A3CB3FD"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503RAF1001</w:t>
            </w:r>
          </w:p>
        </w:tc>
        <w:tc>
          <w:tcPr>
            <w:tcW w:w="679" w:type="dxa"/>
            <w:noWrap/>
            <w:hideMark/>
          </w:tcPr>
          <w:p w14:paraId="65D1E5AF"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40655AF8"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Our Rights, Our Lives, Our Future: Makin</w:t>
            </w:r>
          </w:p>
        </w:tc>
        <w:tc>
          <w:tcPr>
            <w:tcW w:w="670" w:type="dxa"/>
            <w:noWrap/>
            <w:hideMark/>
          </w:tcPr>
          <w:p w14:paraId="0B5FA14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6EBA0730"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Sweden Government</w:t>
            </w:r>
          </w:p>
        </w:tc>
        <w:tc>
          <w:tcPr>
            <w:tcW w:w="1500" w:type="dxa"/>
            <w:noWrap/>
            <w:hideMark/>
          </w:tcPr>
          <w:p w14:paraId="71B2AEB3" w14:textId="77777777" w:rsidR="0016356C" w:rsidRPr="00560E1A" w:rsidRDefault="0016356C" w:rsidP="00343F95">
            <w:pPr>
              <w:spacing w:before="0" w:after="0"/>
              <w:ind w:right="-166"/>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15 461 346 </w:t>
            </w:r>
          </w:p>
        </w:tc>
      </w:tr>
      <w:tr w:rsidR="0016356C" w:rsidRPr="00560E1A" w14:paraId="0AAD8128"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63A5ADEB"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549MLW1000</w:t>
            </w:r>
          </w:p>
        </w:tc>
        <w:tc>
          <w:tcPr>
            <w:tcW w:w="679" w:type="dxa"/>
            <w:noWrap/>
            <w:hideMark/>
          </w:tcPr>
          <w:p w14:paraId="660E0EEC"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445F6BEB"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Skills and Technical Education </w:t>
            </w:r>
            <w:proofErr w:type="spellStart"/>
            <w:r w:rsidRPr="00560E1A">
              <w:rPr>
                <w:rFonts w:asciiTheme="minorBidi" w:hAnsiTheme="minorBidi" w:cstheme="minorBidi"/>
                <w:color w:val="000000"/>
                <w:sz w:val="16"/>
                <w:szCs w:val="16"/>
                <w:lang w:eastAsia="zh-CN"/>
              </w:rPr>
              <w:t>Programm</w:t>
            </w:r>
            <w:proofErr w:type="spellEnd"/>
          </w:p>
        </w:tc>
        <w:tc>
          <w:tcPr>
            <w:tcW w:w="670" w:type="dxa"/>
            <w:noWrap/>
            <w:hideMark/>
          </w:tcPr>
          <w:p w14:paraId="1BBBFDB3"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TECO</w:t>
            </w:r>
          </w:p>
        </w:tc>
        <w:tc>
          <w:tcPr>
            <w:tcW w:w="1740" w:type="dxa"/>
            <w:noWrap/>
            <w:hideMark/>
          </w:tcPr>
          <w:p w14:paraId="16008203"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European Union</w:t>
            </w:r>
          </w:p>
        </w:tc>
        <w:tc>
          <w:tcPr>
            <w:tcW w:w="1500" w:type="dxa"/>
            <w:noWrap/>
            <w:hideMark/>
          </w:tcPr>
          <w:p w14:paraId="2C887998"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4 575 820 </w:t>
            </w:r>
          </w:p>
        </w:tc>
      </w:tr>
      <w:tr w:rsidR="0016356C" w:rsidRPr="00560E1A" w14:paraId="5D79622F"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3D409334"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503ZAM1001</w:t>
            </w:r>
          </w:p>
        </w:tc>
        <w:tc>
          <w:tcPr>
            <w:tcW w:w="679" w:type="dxa"/>
            <w:noWrap/>
            <w:hideMark/>
          </w:tcPr>
          <w:p w14:paraId="715C0A27"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72FE795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Our Rights, Our Lives, Our Future (O3) Z</w:t>
            </w:r>
          </w:p>
        </w:tc>
        <w:tc>
          <w:tcPr>
            <w:tcW w:w="670" w:type="dxa"/>
            <w:noWrap/>
            <w:hideMark/>
          </w:tcPr>
          <w:p w14:paraId="2781221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2004D9F1"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Sweden</w:t>
            </w:r>
          </w:p>
        </w:tc>
        <w:tc>
          <w:tcPr>
            <w:tcW w:w="1500" w:type="dxa"/>
            <w:noWrap/>
            <w:hideMark/>
          </w:tcPr>
          <w:p w14:paraId="7529BE60"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3 996 981 </w:t>
            </w:r>
          </w:p>
        </w:tc>
      </w:tr>
      <w:tr w:rsidR="0016356C" w:rsidRPr="00560E1A" w14:paraId="3BC87326"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14B881EA"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504MLW1000</w:t>
            </w:r>
          </w:p>
        </w:tc>
        <w:tc>
          <w:tcPr>
            <w:tcW w:w="679" w:type="dxa"/>
            <w:noWrap/>
            <w:hideMark/>
          </w:tcPr>
          <w:p w14:paraId="055CA383"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4DF9803A"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Our Lives, Our Rights, Our Future Malawi</w:t>
            </w:r>
          </w:p>
        </w:tc>
        <w:tc>
          <w:tcPr>
            <w:tcW w:w="670" w:type="dxa"/>
            <w:noWrap/>
            <w:hideMark/>
          </w:tcPr>
          <w:p w14:paraId="77B90E47"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1165B880"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NORWAY</w:t>
            </w:r>
          </w:p>
        </w:tc>
        <w:tc>
          <w:tcPr>
            <w:tcW w:w="1500" w:type="dxa"/>
            <w:noWrap/>
            <w:hideMark/>
          </w:tcPr>
          <w:p w14:paraId="0663BFF9"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1 986 949 </w:t>
            </w:r>
          </w:p>
        </w:tc>
      </w:tr>
      <w:tr w:rsidR="0016356C" w:rsidRPr="00560E1A" w14:paraId="229F7A7B"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13F63B6B"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503RAF1002</w:t>
            </w:r>
          </w:p>
        </w:tc>
        <w:tc>
          <w:tcPr>
            <w:tcW w:w="679" w:type="dxa"/>
            <w:noWrap/>
            <w:hideMark/>
          </w:tcPr>
          <w:p w14:paraId="68523DB4"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3616075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Advanced Regional Training Programme (AR</w:t>
            </w:r>
          </w:p>
        </w:tc>
        <w:tc>
          <w:tcPr>
            <w:tcW w:w="670" w:type="dxa"/>
            <w:noWrap/>
            <w:hideMark/>
          </w:tcPr>
          <w:p w14:paraId="0623A1F8"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20095E05"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Sweden</w:t>
            </w:r>
          </w:p>
        </w:tc>
        <w:tc>
          <w:tcPr>
            <w:tcW w:w="1500" w:type="dxa"/>
            <w:noWrap/>
            <w:hideMark/>
          </w:tcPr>
          <w:p w14:paraId="22689EC4"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1 769 271 </w:t>
            </w:r>
          </w:p>
        </w:tc>
      </w:tr>
      <w:tr w:rsidR="0016356C" w:rsidRPr="00560E1A" w14:paraId="25BAFBD6"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5B2A79C7"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547RAF1000</w:t>
            </w:r>
          </w:p>
        </w:tc>
        <w:tc>
          <w:tcPr>
            <w:tcW w:w="679" w:type="dxa"/>
            <w:noWrap/>
            <w:hideMark/>
          </w:tcPr>
          <w:p w14:paraId="078EB0DF"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08240BDE"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"Our Rights, Our Lives, Our Future" - </w:t>
            </w:r>
            <w:proofErr w:type="spellStart"/>
            <w:r w:rsidRPr="00560E1A">
              <w:rPr>
                <w:rFonts w:asciiTheme="minorBidi" w:hAnsiTheme="minorBidi" w:cstheme="minorBidi"/>
                <w:color w:val="000000"/>
                <w:sz w:val="16"/>
                <w:szCs w:val="16"/>
                <w:lang w:eastAsia="zh-CN"/>
              </w:rPr>
              <w:t>Ir</w:t>
            </w:r>
            <w:proofErr w:type="spellEnd"/>
          </w:p>
        </w:tc>
        <w:tc>
          <w:tcPr>
            <w:tcW w:w="670" w:type="dxa"/>
            <w:noWrap/>
            <w:hideMark/>
          </w:tcPr>
          <w:p w14:paraId="69E8079B"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0578BBD9"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Ireland Government</w:t>
            </w:r>
          </w:p>
        </w:tc>
        <w:tc>
          <w:tcPr>
            <w:tcW w:w="1500" w:type="dxa"/>
            <w:noWrap/>
            <w:hideMark/>
          </w:tcPr>
          <w:p w14:paraId="03CB34F3"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1 537 309 </w:t>
            </w:r>
          </w:p>
        </w:tc>
      </w:tr>
      <w:tr w:rsidR="0016356C" w:rsidRPr="00560E1A" w14:paraId="477B8476"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115C0501"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268ZIM1000</w:t>
            </w:r>
          </w:p>
        </w:tc>
        <w:tc>
          <w:tcPr>
            <w:tcW w:w="679" w:type="dxa"/>
            <w:noWrap/>
            <w:hideMark/>
          </w:tcPr>
          <w:p w14:paraId="1238BD0D"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25B94C5A"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Spotlight Initiative to Eliminate </w:t>
            </w:r>
            <w:proofErr w:type="spellStart"/>
            <w:r w:rsidRPr="00560E1A">
              <w:rPr>
                <w:rFonts w:asciiTheme="minorBidi" w:hAnsiTheme="minorBidi" w:cstheme="minorBidi"/>
                <w:color w:val="000000"/>
                <w:sz w:val="16"/>
                <w:szCs w:val="16"/>
                <w:lang w:eastAsia="zh-CN"/>
              </w:rPr>
              <w:t>Violen</w:t>
            </w:r>
            <w:proofErr w:type="spellEnd"/>
          </w:p>
        </w:tc>
        <w:tc>
          <w:tcPr>
            <w:tcW w:w="670" w:type="dxa"/>
            <w:noWrap/>
            <w:hideMark/>
          </w:tcPr>
          <w:p w14:paraId="50B2EE1D"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7B65AB11"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MPTF UNDP</w:t>
            </w:r>
          </w:p>
        </w:tc>
        <w:tc>
          <w:tcPr>
            <w:tcW w:w="1500" w:type="dxa"/>
            <w:noWrap/>
            <w:hideMark/>
          </w:tcPr>
          <w:p w14:paraId="0660B7E5"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636 561 </w:t>
            </w:r>
          </w:p>
        </w:tc>
      </w:tr>
      <w:tr w:rsidR="0016356C" w:rsidRPr="00560E1A" w14:paraId="4FE2A683"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68958C84"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513SAF2003</w:t>
            </w:r>
          </w:p>
        </w:tc>
        <w:tc>
          <w:tcPr>
            <w:tcW w:w="679" w:type="dxa"/>
            <w:noWrap/>
            <w:hideMark/>
          </w:tcPr>
          <w:p w14:paraId="4C3C8223"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SC</w:t>
            </w:r>
          </w:p>
        </w:tc>
        <w:tc>
          <w:tcPr>
            <w:tcW w:w="3495" w:type="dxa"/>
            <w:noWrap/>
            <w:hideMark/>
          </w:tcPr>
          <w:p w14:paraId="48595EEB"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Addressing Climate Risk and Building Ada</w:t>
            </w:r>
          </w:p>
        </w:tc>
        <w:tc>
          <w:tcPr>
            <w:tcW w:w="670" w:type="dxa"/>
            <w:noWrap/>
            <w:hideMark/>
          </w:tcPr>
          <w:p w14:paraId="279B2DEC"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073D7454"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FLANDERS</w:t>
            </w:r>
          </w:p>
        </w:tc>
        <w:tc>
          <w:tcPr>
            <w:tcW w:w="1500" w:type="dxa"/>
            <w:noWrap/>
            <w:hideMark/>
          </w:tcPr>
          <w:p w14:paraId="5BA479D4"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498 398 </w:t>
            </w:r>
          </w:p>
        </w:tc>
      </w:tr>
      <w:tr w:rsidR="0016356C" w:rsidRPr="00560E1A" w14:paraId="55E61539"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451ACA07"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216ZIM2000</w:t>
            </w:r>
          </w:p>
        </w:tc>
        <w:tc>
          <w:tcPr>
            <w:tcW w:w="679" w:type="dxa"/>
            <w:noWrap/>
            <w:hideMark/>
          </w:tcPr>
          <w:p w14:paraId="2FC55199"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SC</w:t>
            </w:r>
          </w:p>
        </w:tc>
        <w:tc>
          <w:tcPr>
            <w:tcW w:w="3495" w:type="dxa"/>
            <w:noWrap/>
            <w:hideMark/>
          </w:tcPr>
          <w:p w14:paraId="3FD8395E"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Comprehensive Resilience Building in the</w:t>
            </w:r>
          </w:p>
        </w:tc>
        <w:tc>
          <w:tcPr>
            <w:tcW w:w="670" w:type="dxa"/>
            <w:noWrap/>
            <w:hideMark/>
          </w:tcPr>
          <w:p w14:paraId="651D9C5E"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3C04BE74"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(blank)</w:t>
            </w:r>
          </w:p>
        </w:tc>
        <w:tc>
          <w:tcPr>
            <w:tcW w:w="1500" w:type="dxa"/>
            <w:noWrap/>
            <w:hideMark/>
          </w:tcPr>
          <w:p w14:paraId="1D0B4F18"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462 963 </w:t>
            </w:r>
          </w:p>
        </w:tc>
      </w:tr>
      <w:tr w:rsidR="0016356C" w:rsidRPr="00560E1A" w14:paraId="352FF945"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76C90CD0"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513RAF2022</w:t>
            </w:r>
          </w:p>
        </w:tc>
        <w:tc>
          <w:tcPr>
            <w:tcW w:w="679" w:type="dxa"/>
            <w:noWrap/>
            <w:hideMark/>
          </w:tcPr>
          <w:p w14:paraId="19FD70FD"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SC</w:t>
            </w:r>
          </w:p>
        </w:tc>
        <w:tc>
          <w:tcPr>
            <w:tcW w:w="3495" w:type="dxa"/>
            <w:noWrap/>
            <w:hideMark/>
          </w:tcPr>
          <w:p w14:paraId="2AE46344"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B-RESILIENT: Biosphere Reserves as </w:t>
            </w:r>
            <w:proofErr w:type="spellStart"/>
            <w:r w:rsidRPr="00560E1A">
              <w:rPr>
                <w:rFonts w:asciiTheme="minorBidi" w:hAnsiTheme="minorBidi" w:cstheme="minorBidi"/>
                <w:color w:val="000000"/>
                <w:sz w:val="16"/>
                <w:szCs w:val="16"/>
                <w:lang w:eastAsia="zh-CN"/>
              </w:rPr>
              <w:t>Obser</w:t>
            </w:r>
            <w:proofErr w:type="spellEnd"/>
          </w:p>
        </w:tc>
        <w:tc>
          <w:tcPr>
            <w:tcW w:w="670" w:type="dxa"/>
            <w:noWrap/>
            <w:hideMark/>
          </w:tcPr>
          <w:p w14:paraId="16C0FAE0"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04652EAF"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FLANDERS</w:t>
            </w:r>
          </w:p>
        </w:tc>
        <w:tc>
          <w:tcPr>
            <w:tcW w:w="1500" w:type="dxa"/>
            <w:noWrap/>
            <w:hideMark/>
          </w:tcPr>
          <w:p w14:paraId="38BC91BE"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402 317 </w:t>
            </w:r>
          </w:p>
        </w:tc>
      </w:tr>
      <w:tr w:rsidR="0016356C" w:rsidRPr="00560E1A" w14:paraId="7B385657"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0C7A9E57"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501RAF1002</w:t>
            </w:r>
          </w:p>
        </w:tc>
        <w:tc>
          <w:tcPr>
            <w:tcW w:w="679" w:type="dxa"/>
            <w:noWrap/>
            <w:hideMark/>
          </w:tcPr>
          <w:p w14:paraId="57193404"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7CED511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Our Rights, Our Lives, Our Future PLUS</w:t>
            </w:r>
          </w:p>
        </w:tc>
        <w:tc>
          <w:tcPr>
            <w:tcW w:w="670" w:type="dxa"/>
            <w:noWrap/>
            <w:hideMark/>
          </w:tcPr>
          <w:p w14:paraId="374C14A7"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7CC120E8"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SWITZERLAND</w:t>
            </w:r>
          </w:p>
        </w:tc>
        <w:tc>
          <w:tcPr>
            <w:tcW w:w="1500" w:type="dxa"/>
            <w:noWrap/>
            <w:hideMark/>
          </w:tcPr>
          <w:p w14:paraId="1818671C"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366 644 </w:t>
            </w:r>
          </w:p>
        </w:tc>
      </w:tr>
      <w:tr w:rsidR="0016356C" w:rsidRPr="00560E1A" w14:paraId="072C4AE3"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3B553826"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263ZIM2000</w:t>
            </w:r>
          </w:p>
        </w:tc>
        <w:tc>
          <w:tcPr>
            <w:tcW w:w="679" w:type="dxa"/>
            <w:noWrap/>
            <w:hideMark/>
          </w:tcPr>
          <w:p w14:paraId="4F57DD0D"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SC</w:t>
            </w:r>
          </w:p>
        </w:tc>
        <w:tc>
          <w:tcPr>
            <w:tcW w:w="3495" w:type="dxa"/>
            <w:noWrap/>
            <w:hideMark/>
          </w:tcPr>
          <w:p w14:paraId="78C80DFE"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Catalysing Investments in Climate and Su</w:t>
            </w:r>
          </w:p>
        </w:tc>
        <w:tc>
          <w:tcPr>
            <w:tcW w:w="670" w:type="dxa"/>
            <w:noWrap/>
            <w:hideMark/>
          </w:tcPr>
          <w:p w14:paraId="2DCDB40C"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TECO</w:t>
            </w:r>
          </w:p>
        </w:tc>
        <w:tc>
          <w:tcPr>
            <w:tcW w:w="1740" w:type="dxa"/>
            <w:noWrap/>
            <w:hideMark/>
          </w:tcPr>
          <w:p w14:paraId="4781040E"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Joint SDG Fund</w:t>
            </w:r>
          </w:p>
        </w:tc>
        <w:tc>
          <w:tcPr>
            <w:tcW w:w="1500" w:type="dxa"/>
            <w:noWrap/>
            <w:hideMark/>
          </w:tcPr>
          <w:p w14:paraId="3B8562CE"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321 467 </w:t>
            </w:r>
          </w:p>
        </w:tc>
      </w:tr>
      <w:tr w:rsidR="0016356C" w:rsidRPr="00560E1A" w14:paraId="2B381899"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494195F8"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201ZIM1001</w:t>
            </w:r>
          </w:p>
        </w:tc>
        <w:tc>
          <w:tcPr>
            <w:tcW w:w="679" w:type="dxa"/>
            <w:noWrap/>
            <w:hideMark/>
          </w:tcPr>
          <w:p w14:paraId="74232B13"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04386BE5"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COVID-19 Accelerated Funding for the Edu</w:t>
            </w:r>
          </w:p>
        </w:tc>
        <w:tc>
          <w:tcPr>
            <w:tcW w:w="670" w:type="dxa"/>
            <w:noWrap/>
            <w:hideMark/>
          </w:tcPr>
          <w:p w14:paraId="038FEA91"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43265CE5"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UNICEF</w:t>
            </w:r>
          </w:p>
        </w:tc>
        <w:tc>
          <w:tcPr>
            <w:tcW w:w="1500" w:type="dxa"/>
            <w:noWrap/>
            <w:hideMark/>
          </w:tcPr>
          <w:p w14:paraId="31C69B14"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305 931 </w:t>
            </w:r>
          </w:p>
        </w:tc>
      </w:tr>
      <w:tr w:rsidR="0016356C" w:rsidRPr="00560E1A" w14:paraId="272FF5F9"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22146041"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501RAF1001</w:t>
            </w:r>
          </w:p>
        </w:tc>
        <w:tc>
          <w:tcPr>
            <w:tcW w:w="679" w:type="dxa"/>
            <w:noWrap/>
            <w:hideMark/>
          </w:tcPr>
          <w:p w14:paraId="02BD59B6"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35274228"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Our Rights, Our Lives, Our Future PLUS I</w:t>
            </w:r>
          </w:p>
        </w:tc>
        <w:tc>
          <w:tcPr>
            <w:tcW w:w="670" w:type="dxa"/>
            <w:noWrap/>
            <w:hideMark/>
          </w:tcPr>
          <w:p w14:paraId="3E21C45D"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CLSD</w:t>
            </w:r>
          </w:p>
        </w:tc>
        <w:tc>
          <w:tcPr>
            <w:tcW w:w="1740" w:type="dxa"/>
            <w:noWrap/>
            <w:hideMark/>
          </w:tcPr>
          <w:p w14:paraId="3076E75F"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SWITZERLAND</w:t>
            </w:r>
          </w:p>
        </w:tc>
        <w:tc>
          <w:tcPr>
            <w:tcW w:w="1500" w:type="dxa"/>
            <w:noWrap/>
            <w:hideMark/>
          </w:tcPr>
          <w:p w14:paraId="5C96FB35"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229 293 </w:t>
            </w:r>
          </w:p>
        </w:tc>
      </w:tr>
      <w:tr w:rsidR="0016356C" w:rsidRPr="00560E1A" w14:paraId="2FF0A158"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75FC2380"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261ZIM3000</w:t>
            </w:r>
          </w:p>
        </w:tc>
        <w:tc>
          <w:tcPr>
            <w:tcW w:w="679" w:type="dxa"/>
            <w:noWrap/>
            <w:hideMark/>
          </w:tcPr>
          <w:p w14:paraId="64EAE1BB"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SHS</w:t>
            </w:r>
          </w:p>
        </w:tc>
        <w:tc>
          <w:tcPr>
            <w:tcW w:w="3495" w:type="dxa"/>
            <w:noWrap/>
            <w:hideMark/>
          </w:tcPr>
          <w:p w14:paraId="21E2A31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Advancing the Rights of Women and Girls</w:t>
            </w:r>
          </w:p>
        </w:tc>
        <w:tc>
          <w:tcPr>
            <w:tcW w:w="670" w:type="dxa"/>
            <w:noWrap/>
            <w:hideMark/>
          </w:tcPr>
          <w:p w14:paraId="0E969EBE"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TECO</w:t>
            </w:r>
          </w:p>
        </w:tc>
        <w:tc>
          <w:tcPr>
            <w:tcW w:w="1740" w:type="dxa"/>
            <w:noWrap/>
            <w:hideMark/>
          </w:tcPr>
          <w:p w14:paraId="43549127"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UNPRPD - Disability Fund</w:t>
            </w:r>
          </w:p>
        </w:tc>
        <w:tc>
          <w:tcPr>
            <w:tcW w:w="1500" w:type="dxa"/>
            <w:noWrap/>
            <w:hideMark/>
          </w:tcPr>
          <w:p w14:paraId="1E514C81"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205 888 </w:t>
            </w:r>
          </w:p>
        </w:tc>
      </w:tr>
      <w:tr w:rsidR="0016356C" w:rsidRPr="00560E1A" w14:paraId="6B773C6F"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3D6A7473"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261RAF3000</w:t>
            </w:r>
          </w:p>
        </w:tc>
        <w:tc>
          <w:tcPr>
            <w:tcW w:w="679" w:type="dxa"/>
            <w:noWrap/>
            <w:hideMark/>
          </w:tcPr>
          <w:p w14:paraId="3802448F"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SHS</w:t>
            </w:r>
          </w:p>
        </w:tc>
        <w:tc>
          <w:tcPr>
            <w:tcW w:w="3495" w:type="dxa"/>
            <w:noWrap/>
            <w:hideMark/>
          </w:tcPr>
          <w:p w14:paraId="4A0CE130"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Ending Stigma and </w:t>
            </w:r>
            <w:proofErr w:type="spellStart"/>
            <w:proofErr w:type="gramStart"/>
            <w:r w:rsidRPr="00560E1A">
              <w:rPr>
                <w:rFonts w:asciiTheme="minorBidi" w:hAnsiTheme="minorBidi" w:cstheme="minorBidi"/>
                <w:color w:val="000000"/>
                <w:sz w:val="16"/>
                <w:szCs w:val="16"/>
                <w:lang w:eastAsia="zh-CN"/>
              </w:rPr>
              <w:t>Discrimination,Breakin</w:t>
            </w:r>
            <w:proofErr w:type="spellEnd"/>
            <w:proofErr w:type="gramEnd"/>
          </w:p>
        </w:tc>
        <w:tc>
          <w:tcPr>
            <w:tcW w:w="670" w:type="dxa"/>
            <w:noWrap/>
            <w:hideMark/>
          </w:tcPr>
          <w:p w14:paraId="6B27D3F7"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71FB894A"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UNPRPD - Disability Fund</w:t>
            </w:r>
          </w:p>
        </w:tc>
        <w:tc>
          <w:tcPr>
            <w:tcW w:w="1500" w:type="dxa"/>
            <w:noWrap/>
            <w:hideMark/>
          </w:tcPr>
          <w:p w14:paraId="59CEBEB6"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198 090 </w:t>
            </w:r>
          </w:p>
        </w:tc>
      </w:tr>
      <w:tr w:rsidR="0016356C" w:rsidRPr="00560E1A" w14:paraId="6C890CAE"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585652E0"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504MLW4000</w:t>
            </w:r>
          </w:p>
        </w:tc>
        <w:tc>
          <w:tcPr>
            <w:tcW w:w="679" w:type="dxa"/>
            <w:noWrap/>
            <w:hideMark/>
          </w:tcPr>
          <w:p w14:paraId="02B65297"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CLT</w:t>
            </w:r>
          </w:p>
        </w:tc>
        <w:tc>
          <w:tcPr>
            <w:tcW w:w="3495" w:type="dxa"/>
            <w:noWrap/>
            <w:hideMark/>
          </w:tcPr>
          <w:p w14:paraId="278B1DF5"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Strengthening Institutional Capacities </w:t>
            </w:r>
            <w:proofErr w:type="spellStart"/>
            <w:r w:rsidRPr="00560E1A">
              <w:rPr>
                <w:rFonts w:asciiTheme="minorBidi" w:hAnsiTheme="minorBidi" w:cstheme="minorBidi"/>
                <w:color w:val="000000"/>
                <w:sz w:val="16"/>
                <w:szCs w:val="16"/>
                <w:lang w:eastAsia="zh-CN"/>
              </w:rPr>
              <w:t>i</w:t>
            </w:r>
            <w:proofErr w:type="spellEnd"/>
          </w:p>
        </w:tc>
        <w:tc>
          <w:tcPr>
            <w:tcW w:w="670" w:type="dxa"/>
            <w:noWrap/>
            <w:hideMark/>
          </w:tcPr>
          <w:p w14:paraId="1F091534"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3A7F242A"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NORWAY</w:t>
            </w:r>
          </w:p>
        </w:tc>
        <w:tc>
          <w:tcPr>
            <w:tcW w:w="1500" w:type="dxa"/>
            <w:noWrap/>
            <w:hideMark/>
          </w:tcPr>
          <w:p w14:paraId="3A9B228B"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104 340 </w:t>
            </w:r>
          </w:p>
        </w:tc>
      </w:tr>
      <w:tr w:rsidR="0016356C" w:rsidRPr="00560E1A" w14:paraId="7D4D93FF"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60B85569"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lastRenderedPageBreak/>
              <w:t>261ZIM3001</w:t>
            </w:r>
          </w:p>
        </w:tc>
        <w:tc>
          <w:tcPr>
            <w:tcW w:w="679" w:type="dxa"/>
            <w:noWrap/>
            <w:hideMark/>
          </w:tcPr>
          <w:p w14:paraId="1AB1940F"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SHS</w:t>
            </w:r>
          </w:p>
        </w:tc>
        <w:tc>
          <w:tcPr>
            <w:tcW w:w="3495" w:type="dxa"/>
            <w:noWrap/>
            <w:hideMark/>
          </w:tcPr>
          <w:p w14:paraId="2989C10B"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UNPRPD Inception Phase 4th Funding Round</w:t>
            </w:r>
          </w:p>
        </w:tc>
        <w:tc>
          <w:tcPr>
            <w:tcW w:w="670" w:type="dxa"/>
            <w:noWrap/>
            <w:hideMark/>
          </w:tcPr>
          <w:p w14:paraId="24BF8250"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61F6FD32"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UNPRPD - Disability Fund</w:t>
            </w:r>
          </w:p>
        </w:tc>
        <w:tc>
          <w:tcPr>
            <w:tcW w:w="1500" w:type="dxa"/>
            <w:noWrap/>
            <w:hideMark/>
          </w:tcPr>
          <w:p w14:paraId="5B5C419A"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 65 421 </w:t>
            </w:r>
          </w:p>
        </w:tc>
      </w:tr>
      <w:tr w:rsidR="0016356C" w:rsidRPr="00560E1A" w14:paraId="7D8EEF6A"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2433A2C9"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570RAF1007</w:t>
            </w:r>
          </w:p>
        </w:tc>
        <w:tc>
          <w:tcPr>
            <w:tcW w:w="679" w:type="dxa"/>
            <w:noWrap/>
            <w:hideMark/>
          </w:tcPr>
          <w:p w14:paraId="6BF8CA50"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42766256"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Regional Campaign on preventing Early a</w:t>
            </w:r>
          </w:p>
        </w:tc>
        <w:tc>
          <w:tcPr>
            <w:tcW w:w="670" w:type="dxa"/>
            <w:noWrap/>
            <w:hideMark/>
          </w:tcPr>
          <w:p w14:paraId="52A7601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CLSD</w:t>
            </w:r>
          </w:p>
        </w:tc>
        <w:tc>
          <w:tcPr>
            <w:tcW w:w="1740" w:type="dxa"/>
            <w:noWrap/>
            <w:hideMark/>
          </w:tcPr>
          <w:p w14:paraId="7A1D82C7"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David and Lucile Packard</w:t>
            </w:r>
          </w:p>
        </w:tc>
        <w:tc>
          <w:tcPr>
            <w:tcW w:w="1500" w:type="dxa"/>
            <w:noWrap/>
            <w:hideMark/>
          </w:tcPr>
          <w:p w14:paraId="592F103E"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 20 374 </w:t>
            </w:r>
          </w:p>
        </w:tc>
      </w:tr>
      <w:tr w:rsidR="0016356C" w:rsidRPr="00560E1A" w14:paraId="04292E7C"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6F83ADFD"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218ZIM1000</w:t>
            </w:r>
          </w:p>
        </w:tc>
        <w:tc>
          <w:tcPr>
            <w:tcW w:w="679" w:type="dxa"/>
            <w:noWrap/>
            <w:hideMark/>
          </w:tcPr>
          <w:p w14:paraId="29B6C61C"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63DAFC1B"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Strengthening research in the Ministry o</w:t>
            </w:r>
          </w:p>
        </w:tc>
        <w:tc>
          <w:tcPr>
            <w:tcW w:w="670" w:type="dxa"/>
            <w:noWrap/>
            <w:hideMark/>
          </w:tcPr>
          <w:p w14:paraId="63069324"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0E47A52C"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UNICEF</w:t>
            </w:r>
          </w:p>
        </w:tc>
        <w:tc>
          <w:tcPr>
            <w:tcW w:w="1500" w:type="dxa"/>
            <w:noWrap/>
            <w:hideMark/>
          </w:tcPr>
          <w:p w14:paraId="6D983B55"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 7 492 </w:t>
            </w:r>
          </w:p>
        </w:tc>
      </w:tr>
      <w:tr w:rsidR="0016356C" w:rsidRPr="00560E1A" w14:paraId="2A7883B2"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3AE8EF3D"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218MLW1000</w:t>
            </w:r>
          </w:p>
        </w:tc>
        <w:tc>
          <w:tcPr>
            <w:tcW w:w="679" w:type="dxa"/>
            <w:noWrap/>
            <w:hideMark/>
          </w:tcPr>
          <w:p w14:paraId="152EC6BD"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ED</w:t>
            </w:r>
          </w:p>
        </w:tc>
        <w:tc>
          <w:tcPr>
            <w:tcW w:w="3495" w:type="dxa"/>
            <w:noWrap/>
            <w:hideMark/>
          </w:tcPr>
          <w:p w14:paraId="3E8AF064"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Learning Never Stops Malawi</w:t>
            </w:r>
          </w:p>
        </w:tc>
        <w:tc>
          <w:tcPr>
            <w:tcW w:w="670" w:type="dxa"/>
            <w:noWrap/>
            <w:hideMark/>
          </w:tcPr>
          <w:p w14:paraId="7334FADA"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TECO</w:t>
            </w:r>
          </w:p>
        </w:tc>
        <w:tc>
          <w:tcPr>
            <w:tcW w:w="1740" w:type="dxa"/>
            <w:noWrap/>
            <w:hideMark/>
          </w:tcPr>
          <w:p w14:paraId="528864D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MPTF</w:t>
            </w:r>
          </w:p>
        </w:tc>
        <w:tc>
          <w:tcPr>
            <w:tcW w:w="1500" w:type="dxa"/>
            <w:noWrap/>
            <w:hideMark/>
          </w:tcPr>
          <w:p w14:paraId="5590AE38"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 1 </w:t>
            </w:r>
          </w:p>
        </w:tc>
      </w:tr>
      <w:tr w:rsidR="0016356C" w:rsidRPr="00560E1A" w14:paraId="51D90958" w14:textId="77777777" w:rsidTr="00343F95">
        <w:trPr>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6C6105F9"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531RAF2000</w:t>
            </w:r>
          </w:p>
        </w:tc>
        <w:tc>
          <w:tcPr>
            <w:tcW w:w="679" w:type="dxa"/>
            <w:noWrap/>
            <w:hideMark/>
          </w:tcPr>
          <w:p w14:paraId="612F1824"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SC</w:t>
            </w:r>
          </w:p>
        </w:tc>
        <w:tc>
          <w:tcPr>
            <w:tcW w:w="3495" w:type="dxa"/>
            <w:noWrap/>
            <w:hideMark/>
          </w:tcPr>
          <w:p w14:paraId="66BE127D"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A Community-focused Flood Early Warning</w:t>
            </w:r>
          </w:p>
        </w:tc>
        <w:tc>
          <w:tcPr>
            <w:tcW w:w="670" w:type="dxa"/>
            <w:noWrap/>
            <w:hideMark/>
          </w:tcPr>
          <w:p w14:paraId="24D83774"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REL</w:t>
            </w:r>
          </w:p>
        </w:tc>
        <w:tc>
          <w:tcPr>
            <w:tcW w:w="1740" w:type="dxa"/>
            <w:noWrap/>
            <w:hideMark/>
          </w:tcPr>
          <w:p w14:paraId="15D42227"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proofErr w:type="spellStart"/>
            <w:r w:rsidRPr="00560E1A">
              <w:rPr>
                <w:rFonts w:asciiTheme="minorBidi" w:hAnsiTheme="minorBidi" w:cstheme="minorBidi"/>
                <w:color w:val="000000"/>
                <w:sz w:val="16"/>
                <w:szCs w:val="16"/>
                <w:lang w:eastAsia="zh-CN"/>
              </w:rPr>
              <w:t>Austra</w:t>
            </w:r>
            <w:proofErr w:type="spellEnd"/>
          </w:p>
        </w:tc>
        <w:tc>
          <w:tcPr>
            <w:tcW w:w="1500" w:type="dxa"/>
            <w:noWrap/>
            <w:hideMark/>
          </w:tcPr>
          <w:p w14:paraId="062EF0D0"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 1 </w:t>
            </w:r>
          </w:p>
        </w:tc>
      </w:tr>
      <w:tr w:rsidR="0016356C" w:rsidRPr="00560E1A" w14:paraId="62BB2912" w14:textId="77777777" w:rsidTr="00343F9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13" w:type="dxa"/>
            <w:noWrap/>
            <w:hideMark/>
          </w:tcPr>
          <w:p w14:paraId="0E484E23" w14:textId="77777777" w:rsidR="0016356C" w:rsidRPr="00560E1A" w:rsidRDefault="0016356C" w:rsidP="00343F95">
            <w:pPr>
              <w:spacing w:before="0" w:after="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Grand Total</w:t>
            </w:r>
          </w:p>
        </w:tc>
        <w:tc>
          <w:tcPr>
            <w:tcW w:w="679" w:type="dxa"/>
            <w:noWrap/>
            <w:hideMark/>
          </w:tcPr>
          <w:p w14:paraId="06EA4E0A"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p>
        </w:tc>
        <w:tc>
          <w:tcPr>
            <w:tcW w:w="3495" w:type="dxa"/>
            <w:noWrap/>
            <w:hideMark/>
          </w:tcPr>
          <w:p w14:paraId="65C0876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lang w:eastAsia="zh-CN"/>
              </w:rPr>
            </w:pPr>
          </w:p>
        </w:tc>
        <w:tc>
          <w:tcPr>
            <w:tcW w:w="670" w:type="dxa"/>
            <w:noWrap/>
            <w:hideMark/>
          </w:tcPr>
          <w:p w14:paraId="2616ABD2"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lang w:eastAsia="zh-CN"/>
              </w:rPr>
            </w:pPr>
          </w:p>
        </w:tc>
        <w:tc>
          <w:tcPr>
            <w:tcW w:w="1740" w:type="dxa"/>
            <w:noWrap/>
            <w:hideMark/>
          </w:tcPr>
          <w:p w14:paraId="4ECA5C5F"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lang w:eastAsia="zh-CN"/>
              </w:rPr>
            </w:pPr>
          </w:p>
        </w:tc>
        <w:tc>
          <w:tcPr>
            <w:tcW w:w="1500" w:type="dxa"/>
            <w:noWrap/>
            <w:hideMark/>
          </w:tcPr>
          <w:p w14:paraId="4446947C"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6"/>
                <w:szCs w:val="16"/>
                <w:lang w:eastAsia="zh-CN"/>
              </w:rPr>
            </w:pPr>
            <w:r w:rsidRPr="00560E1A">
              <w:rPr>
                <w:rFonts w:asciiTheme="minorBidi" w:hAnsiTheme="minorBidi" w:cstheme="minorBidi"/>
                <w:color w:val="000000"/>
                <w:sz w:val="16"/>
                <w:szCs w:val="16"/>
                <w:lang w:eastAsia="zh-CN"/>
              </w:rPr>
              <w:t xml:space="preserve"> 33 152 856 </w:t>
            </w:r>
          </w:p>
        </w:tc>
      </w:tr>
    </w:tbl>
    <w:p w14:paraId="41237114" w14:textId="77777777" w:rsidR="0016356C" w:rsidRPr="00560E1A" w:rsidRDefault="0016356C" w:rsidP="0016356C">
      <w:pPr>
        <w:pStyle w:val="Numberedpara"/>
        <w:numPr>
          <w:ilvl w:val="0"/>
          <w:numId w:val="0"/>
        </w:numPr>
        <w:tabs>
          <w:tab w:val="left" w:pos="720"/>
          <w:tab w:val="left" w:pos="2430"/>
        </w:tabs>
        <w:spacing w:after="120" w:line="276" w:lineRule="auto"/>
        <w:jc w:val="center"/>
        <w:rPr>
          <w:rFonts w:cs="Arial"/>
          <w:i/>
          <w:iCs/>
          <w:sz w:val="14"/>
          <w:szCs w:val="12"/>
        </w:rPr>
      </w:pPr>
      <w:r w:rsidRPr="00560E1A">
        <w:rPr>
          <w:rFonts w:cs="Arial"/>
          <w:i/>
          <w:iCs/>
          <w:sz w:val="14"/>
          <w:szCs w:val="12"/>
        </w:rPr>
        <w:t>Source: YPS8 report 2020-2021</w:t>
      </w:r>
    </w:p>
    <w:p w14:paraId="07B5E86E" w14:textId="77777777" w:rsidR="0016356C" w:rsidRPr="00560E1A" w:rsidRDefault="0016356C" w:rsidP="0016356C">
      <w:pPr>
        <w:pStyle w:val="Numberedpara"/>
        <w:numPr>
          <w:ilvl w:val="0"/>
          <w:numId w:val="0"/>
        </w:numPr>
        <w:tabs>
          <w:tab w:val="left" w:pos="720"/>
          <w:tab w:val="left" w:pos="2430"/>
        </w:tabs>
        <w:spacing w:after="120" w:line="276" w:lineRule="auto"/>
        <w:jc w:val="both"/>
        <w:rPr>
          <w:rFonts w:cs="Arial"/>
          <w:sz w:val="20"/>
          <w:szCs w:val="18"/>
        </w:rPr>
      </w:pPr>
      <w:r w:rsidRPr="00560E1A">
        <w:rPr>
          <w:rFonts w:cs="Arial"/>
          <w:sz w:val="20"/>
          <w:szCs w:val="18"/>
        </w:rPr>
        <w:t xml:space="preserve">Sector-wise the 2020-2021 budget breakdown is as follows. No </w:t>
      </w:r>
      <w:proofErr w:type="spellStart"/>
      <w:r w:rsidRPr="00560E1A">
        <w:rPr>
          <w:rFonts w:cs="Arial"/>
          <w:sz w:val="20"/>
          <w:szCs w:val="18"/>
        </w:rPr>
        <w:t>ExB</w:t>
      </w:r>
      <w:proofErr w:type="spellEnd"/>
      <w:r w:rsidRPr="00560E1A">
        <w:rPr>
          <w:rFonts w:cs="Arial"/>
          <w:sz w:val="20"/>
          <w:szCs w:val="18"/>
        </w:rPr>
        <w:t xml:space="preserve"> projects in CI sector.</w:t>
      </w:r>
    </w:p>
    <w:tbl>
      <w:tblPr>
        <w:tblStyle w:val="GridTable4-Accent1"/>
        <w:tblW w:w="3235" w:type="dxa"/>
        <w:tblLook w:val="04A0" w:firstRow="1" w:lastRow="0" w:firstColumn="1" w:lastColumn="0" w:noHBand="0" w:noVBand="1"/>
      </w:tblPr>
      <w:tblGrid>
        <w:gridCol w:w="1360"/>
        <w:gridCol w:w="1875"/>
      </w:tblGrid>
      <w:tr w:rsidR="0016356C" w:rsidRPr="00560E1A" w14:paraId="6AFE8869" w14:textId="77777777" w:rsidTr="0015080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8A28778" w14:textId="2C3B98BE" w:rsidR="0016356C" w:rsidRPr="00560E1A" w:rsidRDefault="00150804" w:rsidP="00343F95">
            <w:pPr>
              <w:spacing w:before="0" w:after="0"/>
              <w:rPr>
                <w:rFonts w:ascii="Calibri" w:hAnsi="Calibri"/>
                <w:color w:val="000000"/>
                <w:sz w:val="22"/>
                <w:szCs w:val="22"/>
                <w:lang w:eastAsia="zh-CN"/>
              </w:rPr>
            </w:pPr>
            <w:r w:rsidRPr="00560E1A">
              <w:rPr>
                <w:rFonts w:ascii="Calibri" w:hAnsi="Calibri"/>
                <w:color w:val="000000"/>
                <w:sz w:val="22"/>
                <w:szCs w:val="22"/>
                <w:lang w:eastAsia="zh-CN"/>
              </w:rPr>
              <w:t>Sectors</w:t>
            </w:r>
          </w:p>
        </w:tc>
        <w:tc>
          <w:tcPr>
            <w:tcW w:w="1875" w:type="dxa"/>
            <w:noWrap/>
            <w:hideMark/>
          </w:tcPr>
          <w:p w14:paraId="3E33F9AF" w14:textId="78265C64" w:rsidR="0016356C" w:rsidRPr="00560E1A" w:rsidRDefault="00150804" w:rsidP="00343F95">
            <w:pPr>
              <w:spacing w:before="0" w:after="0"/>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lang w:eastAsia="zh-CN"/>
              </w:rPr>
            </w:pPr>
            <w:r w:rsidRPr="00560E1A">
              <w:rPr>
                <w:rFonts w:ascii="Calibri" w:hAnsi="Calibri"/>
                <w:color w:val="000000"/>
                <w:sz w:val="22"/>
                <w:szCs w:val="22"/>
                <w:lang w:eastAsia="zh-CN"/>
              </w:rPr>
              <w:t>Total allocation</w:t>
            </w:r>
          </w:p>
        </w:tc>
      </w:tr>
      <w:tr w:rsidR="0016356C" w:rsidRPr="00560E1A" w14:paraId="2F1C756A" w14:textId="77777777" w:rsidTr="0015080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1C41C2E" w14:textId="77777777" w:rsidR="0016356C" w:rsidRPr="00560E1A" w:rsidRDefault="0016356C" w:rsidP="00343F95">
            <w:pPr>
              <w:spacing w:before="0" w:after="0"/>
              <w:rPr>
                <w:rFonts w:ascii="Calibri" w:hAnsi="Calibri"/>
                <w:color w:val="000000"/>
                <w:sz w:val="22"/>
                <w:szCs w:val="22"/>
                <w:lang w:eastAsia="zh-CN"/>
              </w:rPr>
            </w:pPr>
            <w:r w:rsidRPr="00560E1A">
              <w:rPr>
                <w:rFonts w:ascii="Calibri" w:hAnsi="Calibri"/>
                <w:color w:val="000000"/>
                <w:sz w:val="22"/>
                <w:szCs w:val="22"/>
                <w:lang w:eastAsia="zh-CN"/>
              </w:rPr>
              <w:t>ED</w:t>
            </w:r>
          </w:p>
        </w:tc>
        <w:tc>
          <w:tcPr>
            <w:tcW w:w="1875" w:type="dxa"/>
            <w:noWrap/>
            <w:hideMark/>
          </w:tcPr>
          <w:p w14:paraId="1B79EA41"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eastAsia="zh-CN"/>
              </w:rPr>
            </w:pPr>
            <w:r w:rsidRPr="00560E1A">
              <w:rPr>
                <w:rFonts w:ascii="Calibri" w:hAnsi="Calibri"/>
                <w:color w:val="000000"/>
                <w:sz w:val="22"/>
                <w:szCs w:val="22"/>
                <w:lang w:eastAsia="zh-CN"/>
              </w:rPr>
              <w:t xml:space="preserve">   30 893 971 </w:t>
            </w:r>
          </w:p>
        </w:tc>
      </w:tr>
      <w:tr w:rsidR="0016356C" w:rsidRPr="00560E1A" w14:paraId="51D82956" w14:textId="77777777" w:rsidTr="00150804">
        <w:trPr>
          <w:trHeight w:val="29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1D12704" w14:textId="77777777" w:rsidR="0016356C" w:rsidRPr="00560E1A" w:rsidRDefault="0016356C" w:rsidP="00343F95">
            <w:pPr>
              <w:spacing w:before="0" w:after="0"/>
              <w:rPr>
                <w:rFonts w:ascii="Calibri" w:hAnsi="Calibri"/>
                <w:color w:val="000000"/>
                <w:sz w:val="22"/>
                <w:szCs w:val="22"/>
                <w:lang w:eastAsia="zh-CN"/>
              </w:rPr>
            </w:pPr>
            <w:r w:rsidRPr="00560E1A">
              <w:rPr>
                <w:rFonts w:ascii="Calibri" w:hAnsi="Calibri"/>
                <w:color w:val="000000"/>
                <w:sz w:val="22"/>
                <w:szCs w:val="22"/>
                <w:lang w:eastAsia="zh-CN"/>
              </w:rPr>
              <w:t>SC</w:t>
            </w:r>
          </w:p>
        </w:tc>
        <w:tc>
          <w:tcPr>
            <w:tcW w:w="1875" w:type="dxa"/>
            <w:noWrap/>
            <w:hideMark/>
          </w:tcPr>
          <w:p w14:paraId="7FD2B78A"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eastAsia="zh-CN"/>
              </w:rPr>
            </w:pPr>
            <w:r w:rsidRPr="00560E1A">
              <w:rPr>
                <w:rFonts w:ascii="Calibri" w:hAnsi="Calibri"/>
                <w:color w:val="000000"/>
                <w:sz w:val="22"/>
                <w:szCs w:val="22"/>
                <w:lang w:eastAsia="zh-CN"/>
              </w:rPr>
              <w:t xml:space="preserve">     1 685 145 </w:t>
            </w:r>
          </w:p>
        </w:tc>
      </w:tr>
      <w:tr w:rsidR="0016356C" w:rsidRPr="00560E1A" w14:paraId="57D9A452" w14:textId="77777777" w:rsidTr="0015080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CB699FD" w14:textId="77777777" w:rsidR="0016356C" w:rsidRPr="00560E1A" w:rsidRDefault="0016356C" w:rsidP="00343F95">
            <w:pPr>
              <w:spacing w:before="0" w:after="0"/>
              <w:rPr>
                <w:rFonts w:ascii="Calibri" w:hAnsi="Calibri"/>
                <w:color w:val="000000"/>
                <w:sz w:val="22"/>
                <w:szCs w:val="22"/>
                <w:lang w:eastAsia="zh-CN"/>
              </w:rPr>
            </w:pPr>
            <w:r w:rsidRPr="00560E1A">
              <w:rPr>
                <w:rFonts w:ascii="Calibri" w:hAnsi="Calibri"/>
                <w:color w:val="000000"/>
                <w:sz w:val="22"/>
                <w:szCs w:val="22"/>
                <w:lang w:eastAsia="zh-CN"/>
              </w:rPr>
              <w:t>SHS</w:t>
            </w:r>
          </w:p>
        </w:tc>
        <w:tc>
          <w:tcPr>
            <w:tcW w:w="1875" w:type="dxa"/>
            <w:noWrap/>
            <w:hideMark/>
          </w:tcPr>
          <w:p w14:paraId="343E5F45"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lang w:eastAsia="zh-CN"/>
              </w:rPr>
            </w:pPr>
            <w:r w:rsidRPr="00560E1A">
              <w:rPr>
                <w:rFonts w:ascii="Calibri" w:hAnsi="Calibri"/>
                <w:color w:val="000000"/>
                <w:sz w:val="22"/>
                <w:szCs w:val="22"/>
                <w:lang w:eastAsia="zh-CN"/>
              </w:rPr>
              <w:t xml:space="preserve">        469 399 </w:t>
            </w:r>
          </w:p>
        </w:tc>
      </w:tr>
      <w:tr w:rsidR="0016356C" w:rsidRPr="00560E1A" w14:paraId="1C31D4F5" w14:textId="77777777" w:rsidTr="00150804">
        <w:trPr>
          <w:trHeight w:val="29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381B7DA" w14:textId="77777777" w:rsidR="0016356C" w:rsidRPr="00560E1A" w:rsidRDefault="0016356C" w:rsidP="00343F95">
            <w:pPr>
              <w:spacing w:before="0" w:after="0"/>
              <w:rPr>
                <w:rFonts w:ascii="Calibri" w:hAnsi="Calibri"/>
                <w:color w:val="000000"/>
                <w:sz w:val="22"/>
                <w:szCs w:val="22"/>
                <w:lang w:eastAsia="zh-CN"/>
              </w:rPr>
            </w:pPr>
            <w:r w:rsidRPr="00560E1A">
              <w:rPr>
                <w:rFonts w:ascii="Calibri" w:hAnsi="Calibri"/>
                <w:color w:val="000000"/>
                <w:sz w:val="22"/>
                <w:szCs w:val="22"/>
                <w:lang w:eastAsia="zh-CN"/>
              </w:rPr>
              <w:t>CLT</w:t>
            </w:r>
          </w:p>
        </w:tc>
        <w:tc>
          <w:tcPr>
            <w:tcW w:w="1875" w:type="dxa"/>
            <w:noWrap/>
            <w:hideMark/>
          </w:tcPr>
          <w:p w14:paraId="32770CC6" w14:textId="77777777" w:rsidR="0016356C" w:rsidRPr="00560E1A" w:rsidRDefault="0016356C" w:rsidP="00343F95">
            <w:pPr>
              <w:spacing w:before="0" w:after="0"/>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lang w:eastAsia="zh-CN"/>
              </w:rPr>
            </w:pPr>
            <w:r w:rsidRPr="00560E1A">
              <w:rPr>
                <w:rFonts w:ascii="Calibri" w:hAnsi="Calibri"/>
                <w:color w:val="000000"/>
                <w:sz w:val="22"/>
                <w:szCs w:val="22"/>
                <w:lang w:eastAsia="zh-CN"/>
              </w:rPr>
              <w:t xml:space="preserve">        104 340 </w:t>
            </w:r>
          </w:p>
        </w:tc>
      </w:tr>
      <w:tr w:rsidR="0016356C" w:rsidRPr="00560E1A" w14:paraId="78EDF9C6" w14:textId="77777777" w:rsidTr="0015080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3EC38A5A" w14:textId="77777777" w:rsidR="0016356C" w:rsidRPr="00560E1A" w:rsidRDefault="0016356C" w:rsidP="00343F95">
            <w:pPr>
              <w:spacing w:before="0" w:after="0"/>
              <w:rPr>
                <w:rFonts w:ascii="Calibri" w:hAnsi="Calibri"/>
                <w:color w:val="000000"/>
                <w:sz w:val="22"/>
                <w:szCs w:val="22"/>
                <w:lang w:eastAsia="zh-CN"/>
              </w:rPr>
            </w:pPr>
            <w:r w:rsidRPr="00560E1A">
              <w:rPr>
                <w:rFonts w:ascii="Calibri" w:hAnsi="Calibri"/>
                <w:color w:val="000000"/>
                <w:sz w:val="22"/>
                <w:szCs w:val="22"/>
                <w:lang w:eastAsia="zh-CN"/>
              </w:rPr>
              <w:t>Grand Total</w:t>
            </w:r>
          </w:p>
        </w:tc>
        <w:tc>
          <w:tcPr>
            <w:tcW w:w="1875" w:type="dxa"/>
            <w:noWrap/>
            <w:hideMark/>
          </w:tcPr>
          <w:p w14:paraId="6E9F863E" w14:textId="77777777" w:rsidR="0016356C" w:rsidRPr="00560E1A" w:rsidRDefault="0016356C" w:rsidP="00343F9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b/>
                <w:bCs/>
                <w:color w:val="000000"/>
                <w:sz w:val="22"/>
                <w:szCs w:val="22"/>
                <w:lang w:eastAsia="zh-CN"/>
              </w:rPr>
            </w:pPr>
            <w:r w:rsidRPr="00560E1A">
              <w:rPr>
                <w:rFonts w:ascii="Calibri" w:hAnsi="Calibri"/>
                <w:b/>
                <w:bCs/>
                <w:color w:val="000000"/>
                <w:sz w:val="22"/>
                <w:szCs w:val="22"/>
                <w:lang w:eastAsia="zh-CN"/>
              </w:rPr>
              <w:t xml:space="preserve">   33 152 856 </w:t>
            </w:r>
          </w:p>
        </w:tc>
      </w:tr>
    </w:tbl>
    <w:p w14:paraId="5C940781" w14:textId="77777777" w:rsidR="0016356C" w:rsidRPr="00560E1A" w:rsidRDefault="0016356C" w:rsidP="0016356C">
      <w:pPr>
        <w:pStyle w:val="Numberedpara"/>
        <w:numPr>
          <w:ilvl w:val="0"/>
          <w:numId w:val="0"/>
        </w:numPr>
        <w:tabs>
          <w:tab w:val="left" w:pos="720"/>
          <w:tab w:val="left" w:pos="2430"/>
        </w:tabs>
        <w:spacing w:after="120" w:line="276" w:lineRule="auto"/>
        <w:jc w:val="both"/>
        <w:rPr>
          <w:rFonts w:cs="Arial"/>
          <w:b/>
          <w:bCs/>
          <w:sz w:val="20"/>
          <w:szCs w:val="18"/>
        </w:rPr>
      </w:pPr>
    </w:p>
    <w:p w14:paraId="35F0D354" w14:textId="77777777" w:rsidR="0016356C" w:rsidRPr="00560E1A" w:rsidRDefault="0016356C" w:rsidP="0016356C">
      <w:pPr>
        <w:pStyle w:val="Numberedpara"/>
        <w:numPr>
          <w:ilvl w:val="0"/>
          <w:numId w:val="0"/>
        </w:numPr>
        <w:tabs>
          <w:tab w:val="left" w:pos="720"/>
          <w:tab w:val="left" w:pos="2430"/>
        </w:tabs>
        <w:spacing w:after="120" w:line="276" w:lineRule="auto"/>
        <w:jc w:val="both"/>
        <w:rPr>
          <w:rFonts w:cs="Arial"/>
          <w:b/>
          <w:bCs/>
          <w:sz w:val="20"/>
          <w:szCs w:val="18"/>
        </w:rPr>
      </w:pPr>
      <w:r w:rsidRPr="00560E1A">
        <w:rPr>
          <w:rFonts w:cs="Arial"/>
          <w:b/>
          <w:bCs/>
          <w:sz w:val="20"/>
          <w:szCs w:val="18"/>
        </w:rPr>
        <w:t>EXPENDITURES</w:t>
      </w:r>
    </w:p>
    <w:p w14:paraId="72E813D5" w14:textId="2B6B8606" w:rsidR="0016356C" w:rsidRPr="00560E1A" w:rsidRDefault="0016356C" w:rsidP="0016356C">
      <w:pPr>
        <w:pStyle w:val="Numberedpara"/>
        <w:numPr>
          <w:ilvl w:val="0"/>
          <w:numId w:val="0"/>
        </w:numPr>
        <w:tabs>
          <w:tab w:val="left" w:pos="720"/>
          <w:tab w:val="left" w:pos="2430"/>
        </w:tabs>
        <w:spacing w:after="120" w:line="276" w:lineRule="auto"/>
        <w:jc w:val="both"/>
        <w:rPr>
          <w:rFonts w:cs="Arial"/>
          <w:bCs/>
          <w:sz w:val="20"/>
          <w:szCs w:val="18"/>
          <w:u w:val="single"/>
        </w:rPr>
      </w:pPr>
      <w:r w:rsidRPr="00560E1A">
        <w:rPr>
          <w:rFonts w:cs="Arial"/>
          <w:sz w:val="20"/>
          <w:szCs w:val="18"/>
        </w:rPr>
        <w:t>The Office total expenditures between January 2020 to Mar 2022 (audit period) totals to USD 19 million</w:t>
      </w:r>
      <w:r w:rsidR="00B61167" w:rsidRPr="00560E1A">
        <w:rPr>
          <w:rFonts w:cs="Arial"/>
          <w:sz w:val="20"/>
          <w:szCs w:val="18"/>
        </w:rPr>
        <w:t xml:space="preserve"> excluding salaries</w:t>
      </w:r>
      <w:r w:rsidR="001B4DC8" w:rsidRPr="00560E1A">
        <w:rPr>
          <w:rFonts w:cs="Arial"/>
          <w:sz w:val="20"/>
          <w:szCs w:val="18"/>
        </w:rPr>
        <w:t xml:space="preserve"> for regular staff, </w:t>
      </w:r>
      <w:proofErr w:type="gramStart"/>
      <w:r w:rsidR="001B4DC8" w:rsidRPr="00560E1A">
        <w:rPr>
          <w:rFonts w:cs="Arial"/>
          <w:sz w:val="20"/>
          <w:szCs w:val="18"/>
        </w:rPr>
        <w:t>PAs</w:t>
      </w:r>
      <w:proofErr w:type="gramEnd"/>
      <w:r w:rsidR="00C646CC" w:rsidRPr="00560E1A">
        <w:rPr>
          <w:rFonts w:cs="Arial"/>
          <w:sz w:val="20"/>
          <w:szCs w:val="18"/>
        </w:rPr>
        <w:t xml:space="preserve"> and </w:t>
      </w:r>
      <w:r w:rsidR="00D813B6" w:rsidRPr="00560E1A">
        <w:rPr>
          <w:rFonts w:cs="Arial"/>
          <w:sz w:val="20"/>
          <w:szCs w:val="18"/>
        </w:rPr>
        <w:t>service contract holders</w:t>
      </w:r>
      <w:r w:rsidRPr="00560E1A">
        <w:rPr>
          <w:rFonts w:cs="Arial"/>
          <w:sz w:val="20"/>
          <w:szCs w:val="18"/>
        </w:rPr>
        <w:t xml:space="preserve">.  </w:t>
      </w:r>
    </w:p>
    <w:tbl>
      <w:tblPr>
        <w:tblW w:w="7315" w:type="dxa"/>
        <w:jc w:val="center"/>
        <w:tblCellMar>
          <w:left w:w="70" w:type="dxa"/>
          <w:right w:w="70" w:type="dxa"/>
        </w:tblCellMar>
        <w:tblLook w:val="04A0" w:firstRow="1" w:lastRow="0" w:firstColumn="1" w:lastColumn="0" w:noHBand="0" w:noVBand="1"/>
      </w:tblPr>
      <w:tblGrid>
        <w:gridCol w:w="4957"/>
        <w:gridCol w:w="1275"/>
        <w:gridCol w:w="1083"/>
      </w:tblGrid>
      <w:tr w:rsidR="0016356C" w:rsidRPr="00560E1A" w14:paraId="28D3DC8A" w14:textId="77777777" w:rsidTr="00343F95">
        <w:trPr>
          <w:trHeight w:val="264"/>
          <w:jc w:val="center"/>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4DB5CF" w14:textId="77777777" w:rsidR="0016356C" w:rsidRPr="00560E1A" w:rsidRDefault="0016356C" w:rsidP="00343F95">
            <w:pPr>
              <w:rPr>
                <w:rFonts w:cs="Arial"/>
                <w:b/>
                <w:bCs/>
                <w:sz w:val="16"/>
                <w:szCs w:val="16"/>
                <w:lang w:eastAsia="fr-FR"/>
              </w:rPr>
            </w:pPr>
            <w:r w:rsidRPr="00560E1A">
              <w:rPr>
                <w:rFonts w:cs="Arial"/>
                <w:b/>
                <w:bCs/>
                <w:sz w:val="16"/>
                <w:szCs w:val="16"/>
                <w:lang w:eastAsia="fr-FR"/>
              </w:rPr>
              <w:t>Expenditure Type</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C44A189" w14:textId="77777777" w:rsidR="0016356C" w:rsidRPr="00560E1A" w:rsidRDefault="0016356C" w:rsidP="00343F95">
            <w:pPr>
              <w:jc w:val="center"/>
              <w:rPr>
                <w:rFonts w:cs="Arial"/>
                <w:b/>
                <w:bCs/>
                <w:sz w:val="16"/>
                <w:szCs w:val="16"/>
                <w:lang w:eastAsia="fr-FR"/>
              </w:rPr>
            </w:pPr>
            <w:r w:rsidRPr="00560E1A">
              <w:rPr>
                <w:rFonts w:cs="Arial"/>
                <w:b/>
                <w:bCs/>
                <w:sz w:val="16"/>
                <w:szCs w:val="16"/>
                <w:lang w:eastAsia="fr-FR"/>
              </w:rPr>
              <w:t>Total</w:t>
            </w:r>
          </w:p>
        </w:tc>
        <w:tc>
          <w:tcPr>
            <w:tcW w:w="1083" w:type="dxa"/>
            <w:tcBorders>
              <w:top w:val="single" w:sz="4" w:space="0" w:color="auto"/>
              <w:left w:val="nil"/>
              <w:bottom w:val="single" w:sz="4" w:space="0" w:color="auto"/>
              <w:right w:val="single" w:sz="4" w:space="0" w:color="auto"/>
            </w:tcBorders>
            <w:vAlign w:val="bottom"/>
          </w:tcPr>
          <w:p w14:paraId="4FF5EEB8" w14:textId="77777777" w:rsidR="0016356C" w:rsidRPr="00560E1A" w:rsidRDefault="0016356C" w:rsidP="00343F95">
            <w:pPr>
              <w:ind w:right="80"/>
              <w:jc w:val="center"/>
              <w:rPr>
                <w:rFonts w:cs="Arial"/>
                <w:b/>
                <w:bCs/>
                <w:sz w:val="16"/>
                <w:szCs w:val="16"/>
                <w:lang w:eastAsia="fr-FR"/>
              </w:rPr>
            </w:pPr>
            <w:r w:rsidRPr="00560E1A">
              <w:rPr>
                <w:rFonts w:cs="Arial"/>
                <w:b/>
                <w:bCs/>
                <w:sz w:val="16"/>
                <w:szCs w:val="16"/>
                <w:lang w:eastAsia="fr-FR"/>
              </w:rPr>
              <w:t>Percentage</w:t>
            </w:r>
          </w:p>
        </w:tc>
      </w:tr>
      <w:tr w:rsidR="0016356C" w:rsidRPr="00560E1A" w14:paraId="2B5FCC50" w14:textId="77777777" w:rsidTr="0007449B">
        <w:trPr>
          <w:trHeight w:val="264"/>
          <w:jc w:val="center"/>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C06FD9" w14:textId="77777777" w:rsidR="0016356C" w:rsidRPr="00560E1A" w:rsidRDefault="0016356C" w:rsidP="00343F95">
            <w:pPr>
              <w:rPr>
                <w:rFonts w:cs="Arial"/>
                <w:b/>
                <w:bCs/>
                <w:sz w:val="16"/>
                <w:szCs w:val="16"/>
                <w:lang w:eastAsia="fr-FR"/>
              </w:rPr>
            </w:pPr>
            <w:r w:rsidRPr="00560E1A">
              <w:rPr>
                <w:rFonts w:cs="Arial"/>
                <w:sz w:val="16"/>
                <w:szCs w:val="16"/>
                <w:lang w:eastAsia="fr-FR"/>
              </w:rPr>
              <w:t>ZPOLIST (commitments made by the office)</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B8FD03F" w14:textId="193D7E6B" w:rsidR="0016356C" w:rsidRPr="00560E1A" w:rsidRDefault="00336C5E" w:rsidP="00343F95">
            <w:pPr>
              <w:jc w:val="center"/>
              <w:rPr>
                <w:rFonts w:cs="Arial"/>
                <w:sz w:val="16"/>
                <w:szCs w:val="16"/>
                <w:lang w:eastAsia="fr-FR"/>
              </w:rPr>
            </w:pPr>
            <w:r w:rsidRPr="00F46EFE">
              <w:rPr>
                <w:rFonts w:cs="Arial"/>
                <w:sz w:val="16"/>
                <w:szCs w:val="16"/>
                <w:lang w:eastAsia="fr-FR"/>
              </w:rPr>
              <w:t>15 293 946</w:t>
            </w:r>
          </w:p>
        </w:tc>
        <w:tc>
          <w:tcPr>
            <w:tcW w:w="1083" w:type="dxa"/>
            <w:tcBorders>
              <w:top w:val="single" w:sz="4" w:space="0" w:color="auto"/>
              <w:left w:val="nil"/>
              <w:bottom w:val="single" w:sz="4" w:space="0" w:color="auto"/>
              <w:right w:val="single" w:sz="4" w:space="0" w:color="auto"/>
            </w:tcBorders>
          </w:tcPr>
          <w:p w14:paraId="2734B065" w14:textId="36F2E014" w:rsidR="0016356C" w:rsidRPr="00560E1A" w:rsidRDefault="00336C5E" w:rsidP="00343F95">
            <w:pPr>
              <w:jc w:val="center"/>
              <w:rPr>
                <w:rFonts w:cs="Arial"/>
                <w:sz w:val="16"/>
                <w:szCs w:val="16"/>
                <w:lang w:eastAsia="fr-FR"/>
              </w:rPr>
            </w:pPr>
            <w:r w:rsidRPr="00336C5E">
              <w:rPr>
                <w:rFonts w:cs="Arial"/>
                <w:sz w:val="16"/>
                <w:szCs w:val="16"/>
                <w:lang w:eastAsia="fr-FR"/>
              </w:rPr>
              <w:t>82</w:t>
            </w:r>
            <w:r w:rsidR="0016356C" w:rsidRPr="00560E1A">
              <w:rPr>
                <w:rFonts w:cs="Arial"/>
                <w:sz w:val="16"/>
                <w:szCs w:val="16"/>
                <w:lang w:eastAsia="fr-FR"/>
              </w:rPr>
              <w:t>%</w:t>
            </w:r>
          </w:p>
        </w:tc>
      </w:tr>
      <w:tr w:rsidR="0016356C" w:rsidRPr="00560E1A" w14:paraId="14A56110" w14:textId="77777777" w:rsidTr="0007449B">
        <w:trPr>
          <w:trHeight w:val="264"/>
          <w:jc w:val="center"/>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2DE6B1" w14:textId="77777777" w:rsidR="0016356C" w:rsidRPr="00560E1A" w:rsidRDefault="0016356C" w:rsidP="00343F95">
            <w:pPr>
              <w:rPr>
                <w:rFonts w:cs="Arial"/>
                <w:b/>
                <w:bCs/>
                <w:sz w:val="16"/>
                <w:szCs w:val="16"/>
                <w:lang w:eastAsia="fr-FR"/>
              </w:rPr>
            </w:pPr>
            <w:r w:rsidRPr="00560E1A">
              <w:rPr>
                <w:rFonts w:cs="Arial"/>
                <w:sz w:val="16"/>
                <w:szCs w:val="16"/>
                <w:lang w:eastAsia="fr-FR"/>
              </w:rPr>
              <w:t xml:space="preserve">Business trip commitments of staff (All Postings) </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1CF7CEAC" w14:textId="77777777" w:rsidR="0016356C" w:rsidRPr="00560E1A" w:rsidRDefault="0016356C" w:rsidP="00343F95">
            <w:pPr>
              <w:jc w:val="center"/>
              <w:rPr>
                <w:rFonts w:cs="Arial"/>
                <w:sz w:val="16"/>
                <w:szCs w:val="16"/>
                <w:lang w:eastAsia="fr-FR"/>
              </w:rPr>
            </w:pPr>
            <w:r w:rsidRPr="00560E1A">
              <w:rPr>
                <w:rFonts w:cs="Arial"/>
                <w:sz w:val="16"/>
                <w:szCs w:val="16"/>
                <w:lang w:eastAsia="fr-FR"/>
              </w:rPr>
              <w:t>633 512</w:t>
            </w:r>
          </w:p>
        </w:tc>
        <w:tc>
          <w:tcPr>
            <w:tcW w:w="1083" w:type="dxa"/>
            <w:tcBorders>
              <w:top w:val="single" w:sz="4" w:space="0" w:color="auto"/>
              <w:left w:val="nil"/>
              <w:bottom w:val="single" w:sz="4" w:space="0" w:color="auto"/>
              <w:right w:val="single" w:sz="4" w:space="0" w:color="auto"/>
            </w:tcBorders>
          </w:tcPr>
          <w:p w14:paraId="69C06311" w14:textId="5D31BCF4" w:rsidR="0016356C" w:rsidRPr="00560E1A" w:rsidRDefault="0016356C" w:rsidP="00343F95">
            <w:pPr>
              <w:jc w:val="center"/>
              <w:rPr>
                <w:rFonts w:cs="Arial"/>
                <w:sz w:val="16"/>
                <w:szCs w:val="16"/>
                <w:lang w:eastAsia="fr-FR"/>
              </w:rPr>
            </w:pPr>
            <w:r w:rsidRPr="00560E1A">
              <w:rPr>
                <w:rFonts w:cs="Arial"/>
                <w:sz w:val="16"/>
                <w:szCs w:val="16"/>
                <w:lang w:eastAsia="fr-FR"/>
              </w:rPr>
              <w:t>3%</w:t>
            </w:r>
          </w:p>
        </w:tc>
      </w:tr>
      <w:tr w:rsidR="0016356C" w:rsidRPr="00560E1A" w14:paraId="6C2F48E3" w14:textId="77777777" w:rsidTr="0007449B">
        <w:trPr>
          <w:trHeight w:val="264"/>
          <w:jc w:val="center"/>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896D25" w14:textId="77777777" w:rsidR="0016356C" w:rsidRPr="00560E1A" w:rsidRDefault="0016356C" w:rsidP="00343F95">
            <w:pPr>
              <w:rPr>
                <w:rFonts w:cs="Arial"/>
                <w:b/>
                <w:bCs/>
                <w:sz w:val="16"/>
                <w:szCs w:val="16"/>
                <w:lang w:eastAsia="fr-FR"/>
              </w:rPr>
            </w:pPr>
            <w:r w:rsidRPr="00560E1A">
              <w:rPr>
                <w:rFonts w:cs="Arial"/>
                <w:sz w:val="16"/>
                <w:szCs w:val="16"/>
                <w:lang w:eastAsia="fr-FR"/>
              </w:rPr>
              <w:t>Fund reservations (All Postings)</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5E2CDF1C" w14:textId="77777777" w:rsidR="0016356C" w:rsidRPr="00560E1A" w:rsidRDefault="0016356C" w:rsidP="00343F95">
            <w:pPr>
              <w:jc w:val="center"/>
              <w:rPr>
                <w:rFonts w:cs="Arial"/>
                <w:sz w:val="16"/>
                <w:szCs w:val="16"/>
                <w:lang w:eastAsia="fr-FR"/>
              </w:rPr>
            </w:pPr>
            <w:r w:rsidRPr="00560E1A">
              <w:rPr>
                <w:rFonts w:cs="Arial"/>
                <w:sz w:val="16"/>
                <w:szCs w:val="16"/>
                <w:lang w:eastAsia="fr-FR"/>
              </w:rPr>
              <w:t>2 625 784</w:t>
            </w:r>
          </w:p>
        </w:tc>
        <w:tc>
          <w:tcPr>
            <w:tcW w:w="1083" w:type="dxa"/>
            <w:tcBorders>
              <w:top w:val="single" w:sz="4" w:space="0" w:color="auto"/>
              <w:left w:val="nil"/>
              <w:bottom w:val="single" w:sz="4" w:space="0" w:color="auto"/>
              <w:right w:val="single" w:sz="4" w:space="0" w:color="auto"/>
            </w:tcBorders>
          </w:tcPr>
          <w:p w14:paraId="7A7817A0" w14:textId="7D9E10B3" w:rsidR="0016356C" w:rsidRPr="00560E1A" w:rsidRDefault="0016356C" w:rsidP="00343F95">
            <w:pPr>
              <w:jc w:val="center"/>
              <w:rPr>
                <w:rFonts w:cs="Arial"/>
                <w:sz w:val="16"/>
                <w:szCs w:val="16"/>
                <w:lang w:eastAsia="fr-FR"/>
              </w:rPr>
            </w:pPr>
            <w:r w:rsidRPr="00560E1A">
              <w:rPr>
                <w:rFonts w:cs="Arial"/>
                <w:sz w:val="16"/>
                <w:szCs w:val="16"/>
                <w:lang w:eastAsia="fr-FR"/>
              </w:rPr>
              <w:t>14%</w:t>
            </w:r>
          </w:p>
        </w:tc>
      </w:tr>
      <w:tr w:rsidR="0016356C" w:rsidRPr="00560E1A" w14:paraId="5817B6FC" w14:textId="77777777" w:rsidTr="0007449B">
        <w:trPr>
          <w:trHeight w:val="264"/>
          <w:jc w:val="center"/>
        </w:trPr>
        <w:tc>
          <w:tcPr>
            <w:tcW w:w="495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0C1EBA" w14:textId="77777777" w:rsidR="0016356C" w:rsidRPr="00560E1A" w:rsidRDefault="0016356C" w:rsidP="00343F95">
            <w:pPr>
              <w:rPr>
                <w:rFonts w:cs="Arial"/>
                <w:sz w:val="16"/>
                <w:szCs w:val="16"/>
                <w:lang w:eastAsia="fr-FR"/>
              </w:rPr>
            </w:pPr>
            <w:r w:rsidRPr="00560E1A">
              <w:rPr>
                <w:rFonts w:cs="Arial"/>
                <w:b/>
                <w:bCs/>
                <w:sz w:val="16"/>
                <w:szCs w:val="16"/>
                <w:lang w:eastAsia="fr-FR"/>
              </w:rPr>
              <w:t>Total</w:t>
            </w:r>
          </w:p>
        </w:tc>
        <w:tc>
          <w:tcPr>
            <w:tcW w:w="1275" w:type="dxa"/>
            <w:tcBorders>
              <w:top w:val="single" w:sz="4" w:space="0" w:color="auto"/>
              <w:left w:val="nil"/>
              <w:bottom w:val="single" w:sz="4" w:space="0" w:color="auto"/>
              <w:right w:val="single" w:sz="4" w:space="0" w:color="auto"/>
            </w:tcBorders>
            <w:shd w:val="clear" w:color="auto" w:fill="auto"/>
            <w:noWrap/>
            <w:vAlign w:val="bottom"/>
          </w:tcPr>
          <w:p w14:paraId="0503C5ED" w14:textId="62D71C22" w:rsidR="0016356C" w:rsidRPr="00560E1A" w:rsidRDefault="00336C5E" w:rsidP="00343F95">
            <w:pPr>
              <w:jc w:val="center"/>
              <w:rPr>
                <w:rFonts w:cs="Arial"/>
                <w:sz w:val="16"/>
                <w:szCs w:val="16"/>
                <w:lang w:eastAsia="fr-FR"/>
              </w:rPr>
            </w:pPr>
            <w:r w:rsidRPr="00336C5E">
              <w:rPr>
                <w:rFonts w:cs="Arial"/>
                <w:sz w:val="16"/>
                <w:szCs w:val="16"/>
                <w:lang w:eastAsia="fr-FR"/>
              </w:rPr>
              <w:t>18 553 242</w:t>
            </w:r>
          </w:p>
        </w:tc>
        <w:tc>
          <w:tcPr>
            <w:tcW w:w="1083" w:type="dxa"/>
            <w:tcBorders>
              <w:top w:val="single" w:sz="4" w:space="0" w:color="auto"/>
              <w:left w:val="nil"/>
              <w:bottom w:val="single" w:sz="4" w:space="0" w:color="auto"/>
              <w:right w:val="single" w:sz="4" w:space="0" w:color="auto"/>
            </w:tcBorders>
          </w:tcPr>
          <w:p w14:paraId="7CCCCE6A" w14:textId="252E7BBB" w:rsidR="0016356C" w:rsidRPr="00560E1A" w:rsidRDefault="0016356C" w:rsidP="00343F95">
            <w:pPr>
              <w:jc w:val="center"/>
              <w:rPr>
                <w:rFonts w:cs="Arial"/>
                <w:sz w:val="16"/>
                <w:szCs w:val="16"/>
                <w:lang w:eastAsia="fr-FR"/>
              </w:rPr>
            </w:pPr>
            <w:r w:rsidRPr="00560E1A">
              <w:rPr>
                <w:rFonts w:cs="Arial"/>
                <w:sz w:val="16"/>
                <w:szCs w:val="16"/>
                <w:lang w:eastAsia="fr-FR"/>
              </w:rPr>
              <w:t>100%</w:t>
            </w:r>
          </w:p>
        </w:tc>
      </w:tr>
    </w:tbl>
    <w:p w14:paraId="20D3D2C4" w14:textId="77777777" w:rsidR="0016356C" w:rsidRPr="00560E1A" w:rsidRDefault="0016356C" w:rsidP="0016356C">
      <w:pPr>
        <w:pStyle w:val="Numberedpara"/>
        <w:numPr>
          <w:ilvl w:val="0"/>
          <w:numId w:val="0"/>
        </w:numPr>
        <w:tabs>
          <w:tab w:val="left" w:pos="720"/>
          <w:tab w:val="left" w:pos="2430"/>
        </w:tabs>
        <w:spacing w:after="120" w:line="276" w:lineRule="auto"/>
        <w:jc w:val="center"/>
        <w:rPr>
          <w:rFonts w:cs="Arial"/>
          <w:i/>
          <w:iCs/>
          <w:color w:val="000000" w:themeColor="text1"/>
          <w:sz w:val="16"/>
          <w:szCs w:val="16"/>
        </w:rPr>
      </w:pPr>
      <w:r w:rsidRPr="00560E1A">
        <w:rPr>
          <w:rFonts w:cs="Arial"/>
          <w:i/>
          <w:iCs/>
          <w:color w:val="000000" w:themeColor="text1"/>
          <w:sz w:val="16"/>
          <w:szCs w:val="16"/>
        </w:rPr>
        <w:t>Source: ZPO List, All postings report, 01012020-31032022</w:t>
      </w:r>
    </w:p>
    <w:p w14:paraId="011A7424" w14:textId="743384D4" w:rsidR="0016356C" w:rsidRPr="00560E1A" w:rsidRDefault="0016356C" w:rsidP="00761995">
      <w:pPr>
        <w:pStyle w:val="Numberedpara"/>
        <w:numPr>
          <w:ilvl w:val="0"/>
          <w:numId w:val="0"/>
        </w:numPr>
        <w:tabs>
          <w:tab w:val="left" w:pos="720"/>
          <w:tab w:val="left" w:pos="2430"/>
        </w:tabs>
        <w:spacing w:after="200" w:line="276" w:lineRule="auto"/>
        <w:rPr>
          <w:rFonts w:cs="Arial"/>
          <w:color w:val="000000" w:themeColor="text1"/>
        </w:rPr>
      </w:pPr>
      <w:r w:rsidRPr="00560E1A">
        <w:rPr>
          <w:rFonts w:cs="Arial"/>
          <w:color w:val="000000" w:themeColor="text1"/>
        </w:rPr>
        <w:t xml:space="preserve">The biggest risk in payments lies down in Funds Reservations as there are less </w:t>
      </w:r>
      <w:r w:rsidR="004752E8" w:rsidRPr="00560E1A">
        <w:rPr>
          <w:rFonts w:cs="Arial"/>
          <w:color w:val="000000" w:themeColor="text1"/>
        </w:rPr>
        <w:t xml:space="preserve">in-built </w:t>
      </w:r>
      <w:r w:rsidRPr="00560E1A">
        <w:rPr>
          <w:rFonts w:cs="Arial"/>
          <w:color w:val="000000" w:themeColor="text1"/>
        </w:rPr>
        <w:t xml:space="preserve">controls </w:t>
      </w:r>
      <w:r w:rsidR="004752E8" w:rsidRPr="00560E1A">
        <w:rPr>
          <w:rFonts w:cs="Arial"/>
          <w:color w:val="000000" w:themeColor="text1"/>
        </w:rPr>
        <w:t xml:space="preserve">in managing commitments </w:t>
      </w:r>
      <w:r w:rsidRPr="00560E1A">
        <w:rPr>
          <w:rFonts w:cs="Arial"/>
          <w:color w:val="000000" w:themeColor="text1"/>
        </w:rPr>
        <w:t>by default.</w:t>
      </w:r>
      <w:r w:rsidRPr="00560E1A">
        <w:rPr>
          <w:rFonts w:cs="Arial"/>
          <w:bCs/>
          <w:i/>
          <w:iCs/>
          <w:sz w:val="16"/>
          <w:szCs w:val="16"/>
        </w:rPr>
        <w:tab/>
      </w:r>
    </w:p>
    <w:p w14:paraId="59B692ED" w14:textId="190E1A97" w:rsidR="002E3E2E" w:rsidRPr="00560E1A" w:rsidRDefault="002E3E2E" w:rsidP="008C0FD7">
      <w:pPr>
        <w:pStyle w:val="AP-Style1"/>
      </w:pPr>
      <w:r w:rsidRPr="00560E1A">
        <w:t>Contracting</w:t>
      </w:r>
      <w:r w:rsidR="00CC6377" w:rsidRPr="00560E1A">
        <w:t xml:space="preserve"> and procurement:</w:t>
      </w:r>
    </w:p>
    <w:p w14:paraId="006A556D" w14:textId="74A32831" w:rsidR="008226F7" w:rsidRPr="00560E1A" w:rsidRDefault="005C70E1" w:rsidP="0065779D">
      <w:pPr>
        <w:rPr>
          <w:shd w:val="clear" w:color="auto" w:fill="FFFFFF"/>
        </w:rPr>
      </w:pPr>
      <w:r w:rsidRPr="00560E1A">
        <w:rPr>
          <w:shd w:val="clear" w:color="auto" w:fill="FFFFFF"/>
        </w:rPr>
        <w:t>Despite</w:t>
      </w:r>
      <w:r w:rsidR="00EC71F7" w:rsidRPr="00560E1A">
        <w:rPr>
          <w:shd w:val="clear" w:color="auto" w:fill="FFFFFF"/>
        </w:rPr>
        <w:t xml:space="preserve"> a significant high contract and procurement activity of </w:t>
      </w:r>
      <w:r w:rsidR="00B158D3">
        <w:rPr>
          <w:shd w:val="clear" w:color="auto" w:fill="FFFFFF"/>
        </w:rPr>
        <w:t>15$</w:t>
      </w:r>
      <w:r w:rsidR="00EC71F7" w:rsidRPr="00560E1A">
        <w:rPr>
          <w:shd w:val="clear" w:color="auto" w:fill="FFFFFF"/>
        </w:rPr>
        <w:t xml:space="preserve"> Million, t</w:t>
      </w:r>
      <w:r w:rsidR="00E51816" w:rsidRPr="00560E1A">
        <w:rPr>
          <w:shd w:val="clear" w:color="auto" w:fill="FFFFFF"/>
        </w:rPr>
        <w:t xml:space="preserve">he </w:t>
      </w:r>
      <w:r w:rsidR="00BE0B5C" w:rsidRPr="00560E1A">
        <w:rPr>
          <w:shd w:val="clear" w:color="auto" w:fill="FFFFFF"/>
        </w:rPr>
        <w:t xml:space="preserve">Office does not have a </w:t>
      </w:r>
      <w:r w:rsidR="000655FE" w:rsidRPr="00560E1A">
        <w:rPr>
          <w:shd w:val="clear" w:color="auto" w:fill="FFFFFF"/>
        </w:rPr>
        <w:t>procurement plan</w:t>
      </w:r>
      <w:r w:rsidR="00BE0B5C" w:rsidRPr="00560E1A">
        <w:rPr>
          <w:shd w:val="clear" w:color="auto" w:fill="FFFFFF"/>
        </w:rPr>
        <w:t>.</w:t>
      </w:r>
    </w:p>
    <w:p w14:paraId="6606EA1E" w14:textId="4E2A7511" w:rsidR="0065779D" w:rsidRPr="00560E1A" w:rsidRDefault="0065779D" w:rsidP="0065779D">
      <w:pPr>
        <w:pStyle w:val="Numberedpara"/>
        <w:numPr>
          <w:ilvl w:val="0"/>
          <w:numId w:val="0"/>
        </w:numPr>
        <w:tabs>
          <w:tab w:val="left" w:pos="720"/>
          <w:tab w:val="left" w:pos="2430"/>
        </w:tabs>
        <w:spacing w:after="200" w:line="276" w:lineRule="auto"/>
        <w:rPr>
          <w:rFonts w:cs="Arial"/>
          <w:b/>
          <w:bCs/>
          <w:color w:val="000000" w:themeColor="text1"/>
        </w:rPr>
      </w:pPr>
      <w:r w:rsidRPr="00560E1A">
        <w:rPr>
          <w:rFonts w:cs="Arial"/>
          <w:b/>
          <w:bCs/>
          <w:color w:val="000000" w:themeColor="text1"/>
        </w:rPr>
        <w:t xml:space="preserve">Expenses by commitment type </w:t>
      </w:r>
      <w:r w:rsidR="004752E8" w:rsidRPr="00560E1A">
        <w:rPr>
          <w:rFonts w:cs="Arial"/>
          <w:b/>
          <w:bCs/>
          <w:color w:val="000000" w:themeColor="text1"/>
        </w:rPr>
        <w:t>for the period (2020-202</w:t>
      </w:r>
      <w:r w:rsidR="001915D4">
        <w:rPr>
          <w:rFonts w:cs="Arial"/>
          <w:b/>
          <w:bCs/>
          <w:color w:val="000000" w:themeColor="text1"/>
        </w:rPr>
        <w:t>2</w:t>
      </w:r>
      <w:r w:rsidR="004752E8" w:rsidRPr="00560E1A">
        <w:rPr>
          <w:rFonts w:cs="Arial"/>
          <w:b/>
          <w:bCs/>
          <w:color w:val="000000" w:themeColor="text1"/>
        </w:rPr>
        <w:t xml:space="preserve">) </w:t>
      </w:r>
    </w:p>
    <w:p w14:paraId="32505E7C" w14:textId="35AC7C93" w:rsidR="0065779D" w:rsidRPr="00560E1A" w:rsidRDefault="00B158D3" w:rsidP="00B158D3">
      <w:pPr>
        <w:pStyle w:val="Numberedpara"/>
        <w:numPr>
          <w:ilvl w:val="0"/>
          <w:numId w:val="0"/>
        </w:numPr>
        <w:tabs>
          <w:tab w:val="left" w:pos="0"/>
          <w:tab w:val="left" w:pos="2430"/>
        </w:tabs>
        <w:spacing w:after="200" w:line="276" w:lineRule="auto"/>
        <w:rPr>
          <w:rFonts w:cs="Arial"/>
          <w:b/>
          <w:szCs w:val="20"/>
        </w:rPr>
      </w:pPr>
      <w:r w:rsidRPr="00B158D3">
        <w:rPr>
          <w:noProof/>
        </w:rPr>
        <w:drawing>
          <wp:inline distT="0" distB="0" distL="0" distR="0" wp14:anchorId="40F172B5" wp14:editId="0E52B8A5">
            <wp:extent cx="5582861" cy="713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0797" cy="714119"/>
                    </a:xfrm>
                    <a:prstGeom prst="rect">
                      <a:avLst/>
                    </a:prstGeom>
                    <a:noFill/>
                    <a:ln>
                      <a:noFill/>
                    </a:ln>
                  </pic:spPr>
                </pic:pic>
              </a:graphicData>
            </a:graphic>
          </wp:inline>
        </w:drawing>
      </w:r>
    </w:p>
    <w:p w14:paraId="50458FDD" w14:textId="77777777" w:rsidR="0065779D" w:rsidRPr="00560E1A" w:rsidRDefault="0065779D" w:rsidP="000F6C40">
      <w:pPr>
        <w:pStyle w:val="Numberedpara"/>
        <w:numPr>
          <w:ilvl w:val="0"/>
          <w:numId w:val="16"/>
        </w:numPr>
        <w:tabs>
          <w:tab w:val="left" w:pos="720"/>
          <w:tab w:val="left" w:pos="2430"/>
        </w:tabs>
        <w:spacing w:after="200" w:line="276" w:lineRule="auto"/>
        <w:jc w:val="center"/>
        <w:rPr>
          <w:rFonts w:cs="Arial"/>
          <w:bCs/>
          <w:i/>
          <w:iCs/>
          <w:sz w:val="16"/>
          <w:szCs w:val="16"/>
        </w:rPr>
      </w:pPr>
      <w:r w:rsidRPr="00560E1A">
        <w:rPr>
          <w:rFonts w:cs="Arial"/>
          <w:bCs/>
          <w:i/>
          <w:iCs/>
          <w:sz w:val="16"/>
          <w:szCs w:val="16"/>
        </w:rPr>
        <w:t>Source: ZPO list, Harare materials groups</w:t>
      </w:r>
    </w:p>
    <w:p w14:paraId="17AD02CE" w14:textId="74AF3A79" w:rsidR="0065779D" w:rsidRPr="00560E1A" w:rsidRDefault="0065779D" w:rsidP="00381826">
      <w:pPr>
        <w:pStyle w:val="Numberedpara"/>
        <w:numPr>
          <w:ilvl w:val="0"/>
          <w:numId w:val="0"/>
        </w:numPr>
        <w:tabs>
          <w:tab w:val="left" w:pos="720"/>
          <w:tab w:val="left" w:pos="2430"/>
        </w:tabs>
        <w:spacing w:after="200" w:line="276" w:lineRule="auto"/>
        <w:ind w:left="360"/>
        <w:rPr>
          <w:rFonts w:eastAsia="Times New Roman" w:cs="Arial"/>
          <w:bCs/>
          <w:szCs w:val="20"/>
          <w:lang w:eastAsia="en-US"/>
        </w:rPr>
      </w:pPr>
      <w:r w:rsidRPr="00560E1A">
        <w:rPr>
          <w:rFonts w:eastAsia="Times New Roman" w:cs="Arial"/>
          <w:bCs/>
          <w:szCs w:val="20"/>
          <w:lang w:eastAsia="en-US"/>
        </w:rPr>
        <w:t>Contract for services represent 76%</w:t>
      </w:r>
      <w:r w:rsidR="00077AFC" w:rsidRPr="00560E1A">
        <w:rPr>
          <w:rFonts w:eastAsia="Times New Roman" w:cs="Arial"/>
          <w:bCs/>
          <w:szCs w:val="20"/>
          <w:lang w:eastAsia="en-US"/>
        </w:rPr>
        <w:t xml:space="preserve"> and</w:t>
      </w:r>
      <w:r w:rsidRPr="00560E1A">
        <w:rPr>
          <w:rFonts w:eastAsia="Times New Roman" w:cs="Arial"/>
          <w:bCs/>
          <w:szCs w:val="20"/>
          <w:lang w:eastAsia="en-US"/>
        </w:rPr>
        <w:t xml:space="preserve"> should be tested</w:t>
      </w:r>
      <w:r w:rsidR="00C35D63" w:rsidRPr="00560E1A">
        <w:rPr>
          <w:rFonts w:eastAsia="Times New Roman" w:cs="Arial"/>
          <w:bCs/>
          <w:szCs w:val="20"/>
          <w:lang w:eastAsia="en-US"/>
        </w:rPr>
        <w:t xml:space="preserve"> as part of field work</w:t>
      </w:r>
      <w:r w:rsidRPr="00560E1A">
        <w:rPr>
          <w:rFonts w:eastAsia="Times New Roman" w:cs="Arial"/>
          <w:bCs/>
          <w:szCs w:val="20"/>
          <w:lang w:eastAsia="en-US"/>
        </w:rPr>
        <w:t>.</w:t>
      </w:r>
    </w:p>
    <w:p w14:paraId="6351536E" w14:textId="77777777" w:rsidR="0065779D" w:rsidRPr="00560E1A" w:rsidRDefault="0065779D" w:rsidP="00381826">
      <w:pPr>
        <w:pStyle w:val="Numberedpara"/>
        <w:numPr>
          <w:ilvl w:val="0"/>
          <w:numId w:val="0"/>
        </w:numPr>
        <w:tabs>
          <w:tab w:val="left" w:pos="720"/>
          <w:tab w:val="left" w:pos="2430"/>
        </w:tabs>
        <w:spacing w:after="200" w:line="276" w:lineRule="auto"/>
        <w:rPr>
          <w:rFonts w:cs="Arial"/>
          <w:b/>
          <w:szCs w:val="20"/>
        </w:rPr>
      </w:pPr>
      <w:r w:rsidRPr="00560E1A">
        <w:rPr>
          <w:rFonts w:cs="Arial"/>
          <w:b/>
          <w:szCs w:val="20"/>
        </w:rPr>
        <w:t>Top 10 Vendors</w:t>
      </w:r>
    </w:p>
    <w:p w14:paraId="41FA7E73" w14:textId="720ECECE" w:rsidR="0065779D" w:rsidRPr="00560E1A" w:rsidRDefault="0065779D" w:rsidP="00381826">
      <w:pPr>
        <w:spacing w:before="0" w:after="0"/>
        <w:rPr>
          <w:rFonts w:cs="Arial"/>
          <w:bCs/>
        </w:rPr>
      </w:pPr>
      <w:r w:rsidRPr="00560E1A">
        <w:rPr>
          <w:rFonts w:cs="Arial"/>
          <w:bCs/>
        </w:rPr>
        <w:lastRenderedPageBreak/>
        <w:t>The cumulative contract amount of top 10 vendors amounts to USD 2,809,540 representing 18% of the total expense 15</w:t>
      </w:r>
      <w:r w:rsidR="00682DE0">
        <w:rPr>
          <w:rFonts w:cs="Arial"/>
          <w:bCs/>
        </w:rPr>
        <w:t> 293 946</w:t>
      </w:r>
      <w:r w:rsidRPr="00560E1A">
        <w:rPr>
          <w:rFonts w:cs="Arial"/>
          <w:bCs/>
        </w:rPr>
        <w:t>.</w:t>
      </w:r>
    </w:p>
    <w:p w14:paraId="7B848CD8" w14:textId="61629758" w:rsidR="00682DE0" w:rsidRDefault="00682DE0" w:rsidP="00381826">
      <w:pPr>
        <w:pStyle w:val="Numberedpara"/>
        <w:numPr>
          <w:ilvl w:val="0"/>
          <w:numId w:val="0"/>
        </w:numPr>
        <w:tabs>
          <w:tab w:val="left" w:pos="720"/>
          <w:tab w:val="left" w:pos="2430"/>
        </w:tabs>
        <w:spacing w:after="200" w:line="276" w:lineRule="auto"/>
        <w:ind w:left="720" w:hanging="436"/>
        <w:jc w:val="center"/>
        <w:rPr>
          <w:noProof/>
        </w:rPr>
      </w:pPr>
      <w:r w:rsidRPr="00682DE0">
        <w:rPr>
          <w:noProof/>
        </w:rPr>
        <w:drawing>
          <wp:inline distT="0" distB="0" distL="0" distR="0" wp14:anchorId="050E4D2F" wp14:editId="1A123E2B">
            <wp:extent cx="5715000" cy="1537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537335"/>
                    </a:xfrm>
                    <a:prstGeom prst="rect">
                      <a:avLst/>
                    </a:prstGeom>
                    <a:noFill/>
                    <a:ln>
                      <a:noFill/>
                    </a:ln>
                  </pic:spPr>
                </pic:pic>
              </a:graphicData>
            </a:graphic>
          </wp:inline>
        </w:drawing>
      </w:r>
    </w:p>
    <w:p w14:paraId="41D1D34D" w14:textId="1E6A9FE3" w:rsidR="0065779D" w:rsidRPr="00560E1A" w:rsidRDefault="0065779D" w:rsidP="00381826">
      <w:pPr>
        <w:pStyle w:val="Numberedpara"/>
        <w:numPr>
          <w:ilvl w:val="0"/>
          <w:numId w:val="0"/>
        </w:numPr>
        <w:tabs>
          <w:tab w:val="left" w:pos="720"/>
          <w:tab w:val="left" w:pos="2430"/>
        </w:tabs>
        <w:spacing w:after="200" w:line="276" w:lineRule="auto"/>
        <w:ind w:left="720" w:hanging="436"/>
        <w:jc w:val="center"/>
        <w:rPr>
          <w:rFonts w:cs="Arial"/>
          <w:bCs/>
          <w:sz w:val="20"/>
          <w:szCs w:val="18"/>
        </w:rPr>
      </w:pPr>
      <w:r w:rsidRPr="00560E1A">
        <w:rPr>
          <w:rFonts w:cs="Arial"/>
          <w:bCs/>
          <w:i/>
          <w:iCs/>
          <w:sz w:val="16"/>
          <w:szCs w:val="16"/>
        </w:rPr>
        <w:t>Source: ZPO list, Harare materials groups</w:t>
      </w:r>
    </w:p>
    <w:p w14:paraId="29A3FC6D" w14:textId="77777777" w:rsidR="0065779D" w:rsidRPr="00560E1A" w:rsidRDefault="0065779D" w:rsidP="00381826">
      <w:pPr>
        <w:pStyle w:val="Numberedpara"/>
        <w:numPr>
          <w:ilvl w:val="0"/>
          <w:numId w:val="0"/>
        </w:numPr>
        <w:tabs>
          <w:tab w:val="left" w:pos="720"/>
          <w:tab w:val="left" w:pos="2430"/>
        </w:tabs>
        <w:spacing w:after="200" w:line="276" w:lineRule="auto"/>
        <w:jc w:val="both"/>
        <w:rPr>
          <w:rFonts w:cs="Arial"/>
          <w:b/>
          <w:bCs/>
          <w:sz w:val="20"/>
          <w:szCs w:val="18"/>
        </w:rPr>
      </w:pPr>
      <w:r w:rsidRPr="00560E1A">
        <w:rPr>
          <w:rFonts w:cs="Arial"/>
          <w:b/>
          <w:bCs/>
          <w:sz w:val="20"/>
          <w:szCs w:val="18"/>
        </w:rPr>
        <w:t xml:space="preserve">Contracting: </w:t>
      </w:r>
    </w:p>
    <w:p w14:paraId="1317B811" w14:textId="77777777" w:rsidR="0065779D" w:rsidRPr="00560E1A" w:rsidRDefault="0065779D" w:rsidP="00381826">
      <w:pPr>
        <w:pStyle w:val="Numberedpara"/>
        <w:numPr>
          <w:ilvl w:val="0"/>
          <w:numId w:val="0"/>
        </w:numPr>
        <w:tabs>
          <w:tab w:val="left" w:pos="720"/>
          <w:tab w:val="left" w:pos="2430"/>
        </w:tabs>
        <w:spacing w:after="200" w:line="276" w:lineRule="auto"/>
        <w:jc w:val="both"/>
        <w:rPr>
          <w:rFonts w:cs="Arial"/>
          <w:sz w:val="20"/>
          <w:szCs w:val="18"/>
          <w:lang w:val="en-US"/>
        </w:rPr>
      </w:pPr>
      <w:r w:rsidRPr="00560E1A">
        <w:rPr>
          <w:rFonts w:cs="Arial"/>
          <w:sz w:val="20"/>
          <w:szCs w:val="18"/>
          <w:lang w:val="en-US"/>
        </w:rPr>
        <w:t>CMT profile of the Office during the audit period is as follows:</w:t>
      </w:r>
    </w:p>
    <w:p w14:paraId="0FFD2F2F" w14:textId="39FE8EDD" w:rsidR="0065779D" w:rsidRDefault="00A939EC" w:rsidP="00A939EC">
      <w:pPr>
        <w:pStyle w:val="Numberedpara"/>
        <w:numPr>
          <w:ilvl w:val="0"/>
          <w:numId w:val="0"/>
        </w:numPr>
        <w:tabs>
          <w:tab w:val="left" w:pos="720"/>
          <w:tab w:val="left" w:pos="2430"/>
        </w:tabs>
        <w:spacing w:after="200" w:line="276" w:lineRule="auto"/>
        <w:ind w:left="720" w:hanging="862"/>
        <w:jc w:val="both"/>
      </w:pPr>
      <w:r w:rsidRPr="00A939EC">
        <w:rPr>
          <w:noProof/>
        </w:rPr>
        <w:drawing>
          <wp:inline distT="0" distB="0" distL="0" distR="0" wp14:anchorId="50E3E2F3" wp14:editId="5EC2FBA7">
            <wp:extent cx="6053275" cy="2802255"/>
            <wp:effectExtent l="0" t="0" r="5080" b="0"/>
            <wp:docPr id="1407025190" name="Picture 140702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048" cy="2803076"/>
                    </a:xfrm>
                    <a:prstGeom prst="rect">
                      <a:avLst/>
                    </a:prstGeom>
                    <a:noFill/>
                    <a:ln>
                      <a:noFill/>
                    </a:ln>
                  </pic:spPr>
                </pic:pic>
              </a:graphicData>
            </a:graphic>
          </wp:inline>
        </w:drawing>
      </w:r>
    </w:p>
    <w:p w14:paraId="7F07CABA" w14:textId="6D86618F" w:rsidR="0065779D" w:rsidRPr="00560E1A" w:rsidRDefault="0065779D" w:rsidP="000F6C40">
      <w:pPr>
        <w:pStyle w:val="Numberedpara"/>
        <w:numPr>
          <w:ilvl w:val="0"/>
          <w:numId w:val="16"/>
        </w:numPr>
        <w:tabs>
          <w:tab w:val="left" w:pos="720"/>
          <w:tab w:val="left" w:pos="2430"/>
        </w:tabs>
        <w:spacing w:after="200" w:line="276" w:lineRule="auto"/>
        <w:jc w:val="both"/>
        <w:rPr>
          <w:rFonts w:cs="Arial"/>
          <w:sz w:val="20"/>
          <w:szCs w:val="18"/>
          <w:lang w:val="en-US"/>
        </w:rPr>
      </w:pPr>
      <w:r w:rsidRPr="00560E1A">
        <w:rPr>
          <w:rFonts w:cs="Arial"/>
          <w:sz w:val="20"/>
          <w:szCs w:val="18"/>
          <w:lang w:val="en-US"/>
        </w:rPr>
        <w:t xml:space="preserve">In terms of procurement method, the Office mainly uses RFP and RFQ. However, </w:t>
      </w:r>
      <w:r w:rsidR="00113366">
        <w:rPr>
          <w:rFonts w:cs="Arial"/>
          <w:sz w:val="20"/>
          <w:szCs w:val="18"/>
          <w:lang w:val="en-US"/>
        </w:rPr>
        <w:t>3</w:t>
      </w:r>
      <w:r w:rsidR="00151403">
        <w:rPr>
          <w:rFonts w:cs="Arial"/>
          <w:sz w:val="20"/>
          <w:szCs w:val="18"/>
          <w:lang w:val="en-US"/>
        </w:rPr>
        <w:t>0</w:t>
      </w:r>
      <w:r w:rsidRPr="00560E1A">
        <w:rPr>
          <w:rFonts w:cs="Arial"/>
          <w:sz w:val="20"/>
          <w:szCs w:val="18"/>
          <w:lang w:val="en-US"/>
        </w:rPr>
        <w:t xml:space="preserve">% of procurement belongs to IPAs and Individual consultants who are not subject to selection of procurement method. </w:t>
      </w:r>
      <w:r w:rsidRPr="00560E1A">
        <w:rPr>
          <w:rFonts w:cs="Arial"/>
          <w:sz w:val="20"/>
          <w:szCs w:val="18"/>
        </w:rPr>
        <w:t>Hence the testing should cover both.</w:t>
      </w:r>
    </w:p>
    <w:p w14:paraId="68F94BA9" w14:textId="37D30B95" w:rsidR="0065779D" w:rsidRPr="00DC7252" w:rsidRDefault="00FE1978" w:rsidP="00FE1978">
      <w:pPr>
        <w:pStyle w:val="Numberedpara"/>
        <w:numPr>
          <w:ilvl w:val="0"/>
          <w:numId w:val="0"/>
        </w:numPr>
        <w:tabs>
          <w:tab w:val="left" w:pos="720"/>
          <w:tab w:val="left" w:pos="2430"/>
        </w:tabs>
        <w:spacing w:after="200" w:line="276" w:lineRule="auto"/>
        <w:ind w:left="720" w:hanging="720"/>
        <w:jc w:val="both"/>
        <w:rPr>
          <w:rFonts w:cs="Arial"/>
          <w:sz w:val="18"/>
          <w:szCs w:val="16"/>
          <w:lang w:val="en-US"/>
        </w:rPr>
      </w:pPr>
      <w:r w:rsidRPr="00DC7252">
        <w:rPr>
          <w:noProof/>
          <w:sz w:val="20"/>
          <w:szCs w:val="22"/>
        </w:rPr>
        <w:drawing>
          <wp:inline distT="0" distB="0" distL="0" distR="0" wp14:anchorId="217A9B22" wp14:editId="48A57B6F">
            <wp:extent cx="5855970" cy="2325642"/>
            <wp:effectExtent l="0" t="0" r="0" b="0"/>
            <wp:docPr id="1407025195" name="Picture 140702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4449" cy="2329009"/>
                    </a:xfrm>
                    <a:prstGeom prst="rect">
                      <a:avLst/>
                    </a:prstGeom>
                    <a:noFill/>
                    <a:ln>
                      <a:noFill/>
                    </a:ln>
                  </pic:spPr>
                </pic:pic>
              </a:graphicData>
            </a:graphic>
          </wp:inline>
        </w:drawing>
      </w:r>
    </w:p>
    <w:p w14:paraId="6B94A913" w14:textId="3CD084A9" w:rsidR="005C158F" w:rsidRPr="00DC7252" w:rsidRDefault="005C158F" w:rsidP="005C158F">
      <w:pPr>
        <w:pStyle w:val="paragraph"/>
        <w:spacing w:before="0" w:beforeAutospacing="0" w:after="0" w:afterAutospacing="0"/>
        <w:textAlignment w:val="baseline"/>
        <w:rPr>
          <w:rStyle w:val="normaltextrun"/>
          <w:rFonts w:asciiTheme="minorBidi" w:hAnsiTheme="minorBidi" w:cstheme="minorBidi"/>
          <w:b/>
          <w:bCs/>
          <w:sz w:val="18"/>
          <w:szCs w:val="22"/>
        </w:rPr>
      </w:pPr>
      <w:r w:rsidRPr="00DC7252">
        <w:rPr>
          <w:rStyle w:val="normaltextrun"/>
          <w:rFonts w:asciiTheme="minorBidi" w:hAnsiTheme="minorBidi" w:cstheme="minorBidi"/>
          <w:b/>
          <w:bCs/>
          <w:sz w:val="18"/>
          <w:szCs w:val="22"/>
        </w:rPr>
        <w:lastRenderedPageBreak/>
        <w:t>Contract sampling</w:t>
      </w:r>
    </w:p>
    <w:p w14:paraId="267E14CC" w14:textId="59421253" w:rsidR="005C158F" w:rsidRPr="00DC7252" w:rsidRDefault="005C158F" w:rsidP="005C158F">
      <w:pPr>
        <w:pStyle w:val="paragraph"/>
        <w:spacing w:before="0" w:beforeAutospacing="0" w:after="0" w:afterAutospacing="0"/>
        <w:textAlignment w:val="baseline"/>
        <w:rPr>
          <w:rStyle w:val="normaltextrun"/>
          <w:rFonts w:asciiTheme="minorBidi" w:hAnsiTheme="minorBidi" w:cstheme="minorBidi"/>
          <w:b/>
          <w:bCs/>
          <w:sz w:val="18"/>
          <w:szCs w:val="22"/>
        </w:rPr>
      </w:pPr>
    </w:p>
    <w:p w14:paraId="56C5F230" w14:textId="6EF7C640" w:rsidR="0076278F" w:rsidRPr="00DC7252" w:rsidRDefault="0076278F" w:rsidP="005C158F">
      <w:pPr>
        <w:pStyle w:val="paragraph"/>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IOS used the following methodology:</w:t>
      </w:r>
    </w:p>
    <w:p w14:paraId="327D696E" w14:textId="10427542" w:rsidR="003B5EAA" w:rsidRPr="00DC7252" w:rsidRDefault="003B5EAA" w:rsidP="005C158F">
      <w:pPr>
        <w:pStyle w:val="paragraph"/>
        <w:spacing w:before="0" w:beforeAutospacing="0" w:after="0" w:afterAutospacing="0"/>
        <w:textAlignment w:val="baseline"/>
        <w:rPr>
          <w:rStyle w:val="normaltextrun"/>
          <w:rFonts w:asciiTheme="minorBidi" w:hAnsiTheme="minorBidi" w:cstheme="minorBidi"/>
          <w:sz w:val="18"/>
          <w:szCs w:val="22"/>
        </w:rPr>
      </w:pPr>
    </w:p>
    <w:p w14:paraId="609925B7" w14:textId="7D0740DD" w:rsidR="003B5EAA" w:rsidRPr="00DC7252" w:rsidRDefault="004638A9" w:rsidP="004638A9">
      <w:pPr>
        <w:pStyle w:val="paragraph"/>
        <w:numPr>
          <w:ilvl w:val="0"/>
          <w:numId w:val="41"/>
        </w:numPr>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 xml:space="preserve">Selected procurement methods with highest volumes, </w:t>
      </w:r>
      <w:proofErr w:type="gramStart"/>
      <w:r w:rsidRPr="00DC7252">
        <w:rPr>
          <w:rStyle w:val="normaltextrun"/>
          <w:rFonts w:asciiTheme="minorBidi" w:hAnsiTheme="minorBidi" w:cstheme="minorBidi"/>
          <w:sz w:val="18"/>
          <w:szCs w:val="22"/>
        </w:rPr>
        <w:t>i.e.</w:t>
      </w:r>
      <w:proofErr w:type="gramEnd"/>
      <w:r w:rsidRPr="00DC7252">
        <w:rPr>
          <w:rStyle w:val="normaltextrun"/>
          <w:rFonts w:asciiTheme="minorBidi" w:hAnsiTheme="minorBidi" w:cstheme="minorBidi"/>
          <w:sz w:val="18"/>
          <w:szCs w:val="22"/>
        </w:rPr>
        <w:t xml:space="preserve"> contracts for individual consultants, </w:t>
      </w:r>
      <w:r w:rsidR="00D948A7" w:rsidRPr="00DC7252">
        <w:rPr>
          <w:rStyle w:val="normaltextrun"/>
          <w:rFonts w:asciiTheme="minorBidi" w:hAnsiTheme="minorBidi" w:cstheme="minorBidi"/>
          <w:sz w:val="18"/>
          <w:szCs w:val="22"/>
        </w:rPr>
        <w:t xml:space="preserve">IPAs, RFP and RFQ. </w:t>
      </w:r>
    </w:p>
    <w:p w14:paraId="1A506515" w14:textId="106709A6" w:rsidR="00305102" w:rsidRPr="00DC7252" w:rsidRDefault="00045F8B" w:rsidP="004638A9">
      <w:pPr>
        <w:pStyle w:val="paragraph"/>
        <w:numPr>
          <w:ilvl w:val="0"/>
          <w:numId w:val="41"/>
        </w:numPr>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Further, judgmentally s</w:t>
      </w:r>
      <w:r w:rsidR="0014322F" w:rsidRPr="00DC7252">
        <w:rPr>
          <w:rStyle w:val="normaltextrun"/>
          <w:rFonts w:asciiTheme="minorBidi" w:hAnsiTheme="minorBidi" w:cstheme="minorBidi"/>
          <w:sz w:val="18"/>
          <w:szCs w:val="22"/>
        </w:rPr>
        <w:t>ampled</w:t>
      </w:r>
      <w:r w:rsidRPr="00DC7252">
        <w:rPr>
          <w:rStyle w:val="normaltextrun"/>
          <w:rFonts w:asciiTheme="minorBidi" w:hAnsiTheme="minorBidi" w:cstheme="minorBidi"/>
          <w:sz w:val="18"/>
          <w:szCs w:val="22"/>
        </w:rPr>
        <w:t xml:space="preserve"> </w:t>
      </w:r>
      <w:r w:rsidR="0014322F" w:rsidRPr="00DC7252">
        <w:rPr>
          <w:rStyle w:val="normaltextrun"/>
          <w:rFonts w:asciiTheme="minorBidi" w:hAnsiTheme="minorBidi" w:cstheme="minorBidi"/>
          <w:sz w:val="18"/>
          <w:szCs w:val="22"/>
        </w:rPr>
        <w:t>contract</w:t>
      </w:r>
      <w:r w:rsidR="0064265C" w:rsidRPr="00DC7252">
        <w:rPr>
          <w:rStyle w:val="normaltextrun"/>
          <w:rFonts w:asciiTheme="minorBidi" w:hAnsiTheme="minorBidi" w:cstheme="minorBidi"/>
          <w:sz w:val="18"/>
          <w:szCs w:val="22"/>
        </w:rPr>
        <w:t xml:space="preserve">s </w:t>
      </w:r>
      <w:proofErr w:type="gramStart"/>
      <w:r w:rsidR="0064265C" w:rsidRPr="00DC7252">
        <w:rPr>
          <w:rStyle w:val="normaltextrun"/>
          <w:rFonts w:asciiTheme="minorBidi" w:hAnsiTheme="minorBidi" w:cstheme="minorBidi"/>
          <w:sz w:val="18"/>
          <w:szCs w:val="22"/>
        </w:rPr>
        <w:t>taking into account</w:t>
      </w:r>
      <w:proofErr w:type="gramEnd"/>
      <w:r w:rsidR="0064265C" w:rsidRPr="00DC7252">
        <w:rPr>
          <w:rStyle w:val="normaltextrun"/>
          <w:rFonts w:asciiTheme="minorBidi" w:hAnsiTheme="minorBidi" w:cstheme="minorBidi"/>
          <w:sz w:val="18"/>
          <w:szCs w:val="22"/>
        </w:rPr>
        <w:t xml:space="preserve"> the following </w:t>
      </w:r>
      <w:r w:rsidR="000F4F49" w:rsidRPr="00DC7252">
        <w:rPr>
          <w:rStyle w:val="normaltextrun"/>
          <w:rFonts w:asciiTheme="minorBidi" w:hAnsiTheme="minorBidi" w:cstheme="minorBidi"/>
          <w:sz w:val="18"/>
          <w:szCs w:val="22"/>
        </w:rPr>
        <w:t>factors:</w:t>
      </w:r>
    </w:p>
    <w:p w14:paraId="34C0FBBE" w14:textId="4494B1A3" w:rsidR="00EF3294" w:rsidRPr="00DC7252" w:rsidRDefault="00EF3294" w:rsidP="00EF3294">
      <w:pPr>
        <w:pStyle w:val="paragraph"/>
        <w:numPr>
          <w:ilvl w:val="1"/>
          <w:numId w:val="41"/>
        </w:numPr>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USD amount of a contract</w:t>
      </w:r>
    </w:p>
    <w:p w14:paraId="176F8C30" w14:textId="31064AC3" w:rsidR="00EF3294" w:rsidRPr="00DC7252" w:rsidRDefault="00737E6F" w:rsidP="00EF3294">
      <w:pPr>
        <w:pStyle w:val="paragraph"/>
        <w:numPr>
          <w:ilvl w:val="1"/>
          <w:numId w:val="41"/>
        </w:numPr>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Rec</w:t>
      </w:r>
      <w:r w:rsidR="000F56CB" w:rsidRPr="00DC7252">
        <w:rPr>
          <w:rStyle w:val="normaltextrun"/>
          <w:rFonts w:asciiTheme="minorBidi" w:hAnsiTheme="minorBidi" w:cstheme="minorBidi"/>
          <w:sz w:val="18"/>
          <w:szCs w:val="22"/>
        </w:rPr>
        <w:t xml:space="preserve">urrence of vendors </w:t>
      </w:r>
    </w:p>
    <w:p w14:paraId="596EED7C" w14:textId="141BFBC4" w:rsidR="000F56CB" w:rsidRPr="00DC7252" w:rsidRDefault="000F56CB" w:rsidP="00EF3294">
      <w:pPr>
        <w:pStyle w:val="paragraph"/>
        <w:numPr>
          <w:ilvl w:val="1"/>
          <w:numId w:val="41"/>
        </w:numPr>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 xml:space="preserve">Repeated contracts </w:t>
      </w:r>
      <w:r w:rsidR="0010767E" w:rsidRPr="00DC7252">
        <w:rPr>
          <w:rStyle w:val="normaltextrun"/>
          <w:rFonts w:asciiTheme="minorBidi" w:hAnsiTheme="minorBidi" w:cstheme="minorBidi"/>
          <w:sz w:val="18"/>
          <w:szCs w:val="22"/>
        </w:rPr>
        <w:t xml:space="preserve">for one vendor, one after another, with accumulative contract amount </w:t>
      </w:r>
      <w:r w:rsidR="008E03C5" w:rsidRPr="00DC7252">
        <w:rPr>
          <w:rStyle w:val="normaltextrun"/>
          <w:rFonts w:asciiTheme="minorBidi" w:hAnsiTheme="minorBidi" w:cstheme="minorBidi"/>
          <w:sz w:val="18"/>
          <w:szCs w:val="22"/>
        </w:rPr>
        <w:t>&gt;150K requiring CC</w:t>
      </w:r>
    </w:p>
    <w:p w14:paraId="32262965" w14:textId="5C374717" w:rsidR="008E03C5" w:rsidRPr="00DC7252" w:rsidRDefault="008E03C5" w:rsidP="008E03C5">
      <w:pPr>
        <w:pStyle w:val="paragraph"/>
        <w:numPr>
          <w:ilvl w:val="1"/>
          <w:numId w:val="41"/>
        </w:numPr>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Waivers for a selection method</w:t>
      </w:r>
    </w:p>
    <w:p w14:paraId="4FAF1818" w14:textId="3C86B333" w:rsidR="008E03C5" w:rsidRPr="00DC7252" w:rsidRDefault="008E03C5" w:rsidP="008E03C5">
      <w:pPr>
        <w:pStyle w:val="paragraph"/>
        <w:numPr>
          <w:ilvl w:val="1"/>
          <w:numId w:val="41"/>
        </w:numPr>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 xml:space="preserve">Bad rating of a </w:t>
      </w:r>
      <w:r w:rsidR="00E7739A" w:rsidRPr="00DC7252">
        <w:rPr>
          <w:rStyle w:val="normaltextrun"/>
          <w:rFonts w:asciiTheme="minorBidi" w:hAnsiTheme="minorBidi" w:cstheme="minorBidi"/>
          <w:sz w:val="18"/>
          <w:szCs w:val="22"/>
        </w:rPr>
        <w:t>vendor in CMT</w:t>
      </w:r>
    </w:p>
    <w:p w14:paraId="44B4B2C7" w14:textId="107F7CEE" w:rsidR="007176DB" w:rsidRPr="00DC7252" w:rsidRDefault="00E7739A" w:rsidP="007176DB">
      <w:pPr>
        <w:pStyle w:val="paragraph"/>
        <w:numPr>
          <w:ilvl w:val="1"/>
          <w:numId w:val="41"/>
        </w:numPr>
        <w:spacing w:before="0" w:beforeAutospacing="0" w:after="0" w:afterAutospacing="0"/>
        <w:textAlignment w:val="baseline"/>
        <w:rPr>
          <w:rStyle w:val="normaltextrun"/>
          <w:rFonts w:asciiTheme="minorBidi" w:hAnsiTheme="minorBidi" w:cstheme="minorBidi"/>
          <w:sz w:val="18"/>
          <w:szCs w:val="22"/>
        </w:rPr>
      </w:pPr>
      <w:r w:rsidRPr="00DC7252">
        <w:rPr>
          <w:rStyle w:val="normaltextrun"/>
          <w:rFonts w:asciiTheme="minorBidi" w:hAnsiTheme="minorBidi" w:cstheme="minorBidi"/>
          <w:sz w:val="18"/>
          <w:szCs w:val="22"/>
        </w:rPr>
        <w:t xml:space="preserve">Advance payment granted to a vendor </w:t>
      </w:r>
      <w:r w:rsidR="007176DB" w:rsidRPr="00DC7252">
        <w:rPr>
          <w:rStyle w:val="normaltextrun"/>
          <w:rFonts w:asciiTheme="minorBidi" w:hAnsiTheme="minorBidi" w:cstheme="minorBidi"/>
          <w:sz w:val="18"/>
          <w:szCs w:val="22"/>
        </w:rPr>
        <w:t xml:space="preserve">within a contract framework </w:t>
      </w:r>
    </w:p>
    <w:p w14:paraId="05E87D59" w14:textId="57460E77" w:rsidR="007176DB" w:rsidRPr="00DC7252" w:rsidRDefault="007176DB" w:rsidP="00A512A6">
      <w:pPr>
        <w:pStyle w:val="paragraph"/>
        <w:numPr>
          <w:ilvl w:val="0"/>
          <w:numId w:val="41"/>
        </w:numPr>
        <w:textAlignment w:val="baseline"/>
        <w:rPr>
          <w:rStyle w:val="normaltextrun"/>
          <w:rFonts w:asciiTheme="minorBidi" w:hAnsiTheme="minorBidi" w:cstheme="minorBidi"/>
          <w:sz w:val="18"/>
          <w:szCs w:val="22"/>
          <w:lang w:val="en-GB"/>
        </w:rPr>
      </w:pPr>
      <w:r w:rsidRPr="00DC7252">
        <w:rPr>
          <w:rStyle w:val="normaltextrun"/>
          <w:rFonts w:asciiTheme="minorBidi" w:hAnsiTheme="minorBidi" w:cstheme="minorBidi"/>
          <w:sz w:val="18"/>
          <w:szCs w:val="22"/>
          <w:lang w:val="en-GB"/>
        </w:rPr>
        <w:t xml:space="preserve">As a result, </w:t>
      </w:r>
      <w:r w:rsidR="00DB0E0E" w:rsidRPr="00DC7252">
        <w:rPr>
          <w:rStyle w:val="normaltextrun"/>
          <w:rFonts w:asciiTheme="minorBidi" w:hAnsiTheme="minorBidi" w:cstheme="minorBidi"/>
          <w:sz w:val="18"/>
          <w:szCs w:val="22"/>
          <w:lang w:val="en-GB"/>
        </w:rPr>
        <w:t>IOS sampled 63 contracts of 36 vendors for</w:t>
      </w:r>
      <w:r w:rsidR="00603567" w:rsidRPr="00DC7252">
        <w:rPr>
          <w:rStyle w:val="normaltextrun"/>
          <w:rFonts w:asciiTheme="minorBidi" w:hAnsiTheme="minorBidi" w:cstheme="minorBidi"/>
          <w:sz w:val="18"/>
          <w:szCs w:val="22"/>
          <w:lang w:val="en-GB"/>
        </w:rPr>
        <w:t xml:space="preserve"> substantive testing</w:t>
      </w:r>
      <w:r w:rsidR="00AF504A" w:rsidRPr="00DC7252">
        <w:rPr>
          <w:rStyle w:val="normaltextrun"/>
          <w:rFonts w:asciiTheme="minorBidi" w:hAnsiTheme="minorBidi" w:cstheme="minorBidi"/>
          <w:sz w:val="18"/>
          <w:szCs w:val="22"/>
          <w:lang w:val="en-GB"/>
        </w:rPr>
        <w:t xml:space="preserve">. The </w:t>
      </w:r>
      <w:r w:rsidR="00295930" w:rsidRPr="00DC7252">
        <w:rPr>
          <w:rStyle w:val="normaltextrun"/>
          <w:rFonts w:asciiTheme="minorBidi" w:hAnsiTheme="minorBidi" w:cstheme="minorBidi"/>
          <w:sz w:val="18"/>
          <w:szCs w:val="22"/>
          <w:lang w:val="en-GB"/>
        </w:rPr>
        <w:t>sample amounts to</w:t>
      </w:r>
      <w:r w:rsidR="00DC7252" w:rsidRPr="00DC7252">
        <w:rPr>
          <w:rStyle w:val="normaltextrun"/>
          <w:rFonts w:asciiTheme="minorBidi" w:hAnsiTheme="minorBidi" w:cstheme="minorBidi"/>
          <w:sz w:val="18"/>
          <w:szCs w:val="22"/>
          <w:lang w:val="en-GB"/>
        </w:rPr>
        <w:t xml:space="preserve"> </w:t>
      </w:r>
      <w:r w:rsidR="00295930" w:rsidRPr="00DC7252">
        <w:rPr>
          <w:rStyle w:val="normaltextrun"/>
          <w:rFonts w:asciiTheme="minorBidi" w:hAnsiTheme="minorBidi" w:cstheme="minorBidi"/>
          <w:sz w:val="18"/>
          <w:szCs w:val="22"/>
          <w:lang w:val="en-GB"/>
        </w:rPr>
        <w:t>3 752 076 USD, representing 23% out of the total volume of</w:t>
      </w:r>
      <w:r w:rsidR="00A512A6" w:rsidRPr="00DC7252">
        <w:rPr>
          <w:rStyle w:val="normaltextrun"/>
          <w:rFonts w:asciiTheme="minorBidi" w:hAnsiTheme="minorBidi" w:cstheme="minorBidi"/>
          <w:sz w:val="18"/>
          <w:szCs w:val="22"/>
          <w:lang w:val="en-GB"/>
        </w:rPr>
        <w:t xml:space="preserve"> 16 000 372</w:t>
      </w:r>
      <w:r w:rsidR="00A512A6" w:rsidRPr="00DC7252">
        <w:rPr>
          <w:rFonts w:asciiTheme="minorBidi" w:hAnsiTheme="minorBidi" w:cstheme="minorBidi"/>
          <w:sz w:val="18"/>
          <w:szCs w:val="22"/>
          <w:lang w:val="en-GB"/>
        </w:rPr>
        <w:t>.</w:t>
      </w:r>
    </w:p>
    <w:p w14:paraId="36A1DDC5" w14:textId="70C5DE19" w:rsidR="00603567" w:rsidRPr="00DB0E0E" w:rsidRDefault="00603567" w:rsidP="00603567">
      <w:pPr>
        <w:pStyle w:val="paragraph"/>
        <w:spacing w:before="0" w:beforeAutospacing="0" w:after="0" w:afterAutospacing="0"/>
        <w:textAlignment w:val="baseline"/>
        <w:rPr>
          <w:rStyle w:val="normaltextrun"/>
          <w:rFonts w:cs="Arial"/>
          <w:sz w:val="20"/>
          <w:lang w:val="en-GB"/>
        </w:rPr>
      </w:pPr>
      <w:r w:rsidRPr="00603567">
        <w:rPr>
          <w:rStyle w:val="normaltextrun"/>
          <w:noProof/>
        </w:rPr>
        <w:drawing>
          <wp:inline distT="0" distB="0" distL="0" distR="0" wp14:anchorId="3984DCA9" wp14:editId="49DEA3CD">
            <wp:extent cx="6228715" cy="1398760"/>
            <wp:effectExtent l="0" t="0" r="635" b="0"/>
            <wp:docPr id="1407025188" name="Picture 140702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50208" cy="1403587"/>
                    </a:xfrm>
                    <a:prstGeom prst="rect">
                      <a:avLst/>
                    </a:prstGeom>
                    <a:noFill/>
                    <a:ln>
                      <a:noFill/>
                    </a:ln>
                  </pic:spPr>
                </pic:pic>
              </a:graphicData>
            </a:graphic>
          </wp:inline>
        </w:drawing>
      </w:r>
    </w:p>
    <w:p w14:paraId="2BEF2D9E" w14:textId="77777777" w:rsidR="0076278F" w:rsidRPr="00DB0E0E" w:rsidRDefault="0076278F" w:rsidP="005C158F">
      <w:pPr>
        <w:pStyle w:val="paragraph"/>
        <w:spacing w:before="0" w:beforeAutospacing="0" w:after="0" w:afterAutospacing="0"/>
        <w:textAlignment w:val="baseline"/>
        <w:rPr>
          <w:rStyle w:val="normaltextrun"/>
          <w:rFonts w:cs="Arial"/>
          <w:sz w:val="20"/>
          <w:lang w:val="en-GB"/>
        </w:rPr>
      </w:pPr>
    </w:p>
    <w:p w14:paraId="23814723" w14:textId="77777777" w:rsidR="005C158F" w:rsidRPr="00DB0E0E" w:rsidRDefault="005C158F" w:rsidP="005C158F">
      <w:pPr>
        <w:pStyle w:val="paragraph"/>
        <w:spacing w:before="0" w:beforeAutospacing="0" w:after="0" w:afterAutospacing="0"/>
        <w:textAlignment w:val="baseline"/>
        <w:rPr>
          <w:rStyle w:val="normaltextrun"/>
          <w:rFonts w:cs="Arial"/>
          <w:b/>
          <w:bCs/>
          <w:sz w:val="20"/>
          <w:lang w:val="en-GB"/>
        </w:rPr>
      </w:pPr>
    </w:p>
    <w:p w14:paraId="545A59B7" w14:textId="0A788130" w:rsidR="00CC6377" w:rsidRPr="00560E1A" w:rsidRDefault="00CC6377" w:rsidP="00CC6377">
      <w:pPr>
        <w:pStyle w:val="paragraph"/>
        <w:spacing w:before="0" w:beforeAutospacing="0" w:after="0" w:afterAutospacing="0"/>
        <w:textAlignment w:val="baseline"/>
        <w:rPr>
          <w:rFonts w:ascii="Arial" w:hAnsi="Arial" w:cs="Arial"/>
          <w:sz w:val="20"/>
          <w:szCs w:val="20"/>
        </w:rPr>
      </w:pPr>
      <w:commentRangeStart w:id="55"/>
      <w:commentRangeStart w:id="56"/>
      <w:r w:rsidRPr="00560E1A">
        <w:rPr>
          <w:rStyle w:val="normaltextrun"/>
          <w:rFonts w:cs="Arial"/>
          <w:b/>
          <w:bCs/>
          <w:sz w:val="20"/>
        </w:rPr>
        <w:t>Main points discussed</w:t>
      </w:r>
      <w:r w:rsidR="00E94998" w:rsidRPr="00560E1A">
        <w:rPr>
          <w:rStyle w:val="normaltextrun"/>
          <w:rFonts w:cs="Arial"/>
          <w:b/>
          <w:bCs/>
          <w:sz w:val="20"/>
        </w:rPr>
        <w:t xml:space="preserve"> with ADM/PRO</w:t>
      </w:r>
      <w:r w:rsidRPr="00560E1A">
        <w:rPr>
          <w:rStyle w:val="normaltextrun"/>
          <w:rFonts w:cs="Arial"/>
          <w:b/>
          <w:bCs/>
          <w:sz w:val="20"/>
        </w:rPr>
        <w:t>:</w:t>
      </w:r>
      <w:r w:rsidRPr="00560E1A">
        <w:rPr>
          <w:rStyle w:val="eop"/>
          <w:sz w:val="20"/>
          <w:szCs w:val="20"/>
        </w:rPr>
        <w:t> </w:t>
      </w:r>
      <w:commentRangeEnd w:id="55"/>
      <w:r w:rsidR="009013E2">
        <w:rPr>
          <w:rStyle w:val="CommentReference"/>
          <w:lang w:eastAsia="en-US"/>
        </w:rPr>
        <w:commentReference w:id="55"/>
      </w:r>
      <w:commentRangeEnd w:id="56"/>
      <w:r w:rsidR="00ED7FEC">
        <w:rPr>
          <w:rStyle w:val="CommentReference"/>
          <w:lang w:eastAsia="en-US"/>
        </w:rPr>
        <w:commentReference w:id="56"/>
      </w:r>
    </w:p>
    <w:p w14:paraId="2930B579" w14:textId="3F1D7570" w:rsidR="00CC6377" w:rsidRPr="00560E1A" w:rsidRDefault="00CC6377" w:rsidP="000F6C40">
      <w:pPr>
        <w:pStyle w:val="ListParagraph"/>
        <w:numPr>
          <w:ilvl w:val="0"/>
          <w:numId w:val="16"/>
        </w:numPr>
        <w:rPr>
          <w:rFonts w:cs="Arial"/>
          <w:shd w:val="clear" w:color="auto" w:fill="FFFFFF"/>
        </w:rPr>
      </w:pPr>
      <w:r w:rsidRPr="00560E1A">
        <w:rPr>
          <w:shd w:val="clear" w:color="auto" w:fill="FFFFFF"/>
        </w:rPr>
        <w:t xml:space="preserve">Exchanges with Harare are pretty limited which </w:t>
      </w:r>
      <w:r w:rsidR="00566DB7" w:rsidRPr="00560E1A">
        <w:rPr>
          <w:shd w:val="clear" w:color="auto" w:fill="FFFFFF"/>
        </w:rPr>
        <w:t xml:space="preserve">is </w:t>
      </w:r>
      <w:r w:rsidRPr="00560E1A">
        <w:rPr>
          <w:shd w:val="clear" w:color="auto" w:fill="FFFFFF"/>
        </w:rPr>
        <w:t>strange given very high programme portfolio (US$ M)</w:t>
      </w:r>
      <w:r w:rsidR="00BA48D8" w:rsidRPr="00560E1A">
        <w:rPr>
          <w:shd w:val="clear" w:color="auto" w:fill="FFFFFF"/>
        </w:rPr>
        <w:t xml:space="preserve"> and </w:t>
      </w:r>
      <w:r w:rsidRPr="00560E1A">
        <w:rPr>
          <w:shd w:val="clear" w:color="auto" w:fill="FFFFFF"/>
        </w:rPr>
        <w:t xml:space="preserve">the Office does not </w:t>
      </w:r>
      <w:r w:rsidR="007A217E" w:rsidRPr="00560E1A">
        <w:rPr>
          <w:shd w:val="clear" w:color="auto" w:fill="FFFFFF"/>
        </w:rPr>
        <w:t>submit contracting proposals to the</w:t>
      </w:r>
      <w:r w:rsidRPr="00560E1A">
        <w:rPr>
          <w:shd w:val="clear" w:color="auto" w:fill="FFFFFF"/>
        </w:rPr>
        <w:t xml:space="preserve"> CC. </w:t>
      </w:r>
      <w:r w:rsidR="003451A2" w:rsidRPr="00560E1A">
        <w:rPr>
          <w:shd w:val="clear" w:color="auto" w:fill="FFFFFF"/>
        </w:rPr>
        <w:t>Usually, contracts are less than 50K and p</w:t>
      </w:r>
      <w:r w:rsidRPr="00560E1A">
        <w:rPr>
          <w:shd w:val="clear" w:color="auto" w:fill="FFFFFF"/>
        </w:rPr>
        <w:t xml:space="preserve">rocurement </w:t>
      </w:r>
      <w:r w:rsidR="003451A2" w:rsidRPr="00560E1A">
        <w:rPr>
          <w:shd w:val="clear" w:color="auto" w:fill="FFFFFF"/>
        </w:rPr>
        <w:t>o</w:t>
      </w:r>
      <w:r w:rsidRPr="00560E1A">
        <w:rPr>
          <w:shd w:val="clear" w:color="auto" w:fill="FFFFFF"/>
        </w:rPr>
        <w:t xml:space="preserve">ffice </w:t>
      </w:r>
      <w:r w:rsidR="003451A2" w:rsidRPr="00560E1A">
        <w:rPr>
          <w:shd w:val="clear" w:color="auto" w:fill="FFFFFF"/>
        </w:rPr>
        <w:t>is not fully aware if this is done on purpose</w:t>
      </w:r>
      <w:r w:rsidRPr="00560E1A">
        <w:rPr>
          <w:shd w:val="clear" w:color="auto" w:fill="FFFFFF"/>
        </w:rPr>
        <w:t xml:space="preserve">. </w:t>
      </w:r>
    </w:p>
    <w:p w14:paraId="75BE9DA1" w14:textId="77777777" w:rsidR="00CC6377" w:rsidRPr="00560E1A" w:rsidRDefault="00CC6377" w:rsidP="000F6C40">
      <w:pPr>
        <w:pStyle w:val="ListParagraph"/>
        <w:numPr>
          <w:ilvl w:val="0"/>
          <w:numId w:val="16"/>
        </w:numPr>
        <w:rPr>
          <w:rFonts w:cs="Arial"/>
          <w:shd w:val="clear" w:color="auto" w:fill="FFFFFF"/>
        </w:rPr>
      </w:pPr>
      <w:r w:rsidRPr="00560E1A">
        <w:rPr>
          <w:shd w:val="clear" w:color="auto" w:fill="FFFFFF"/>
        </w:rPr>
        <w:t xml:space="preserve">For contracts between 50 and 150K, formal procurement should be done, </w:t>
      </w:r>
      <w:proofErr w:type="gramStart"/>
      <w:r w:rsidRPr="00560E1A">
        <w:rPr>
          <w:shd w:val="clear" w:color="auto" w:fill="FFFFFF"/>
        </w:rPr>
        <w:t>i.e.</w:t>
      </w:r>
      <w:proofErr w:type="gramEnd"/>
      <w:r w:rsidRPr="00560E1A">
        <w:rPr>
          <w:shd w:val="clear" w:color="auto" w:fill="FFFFFF"/>
        </w:rPr>
        <w:t xml:space="preserve"> use of formal RFP forms, proven confidentiality of bids receipt, independent evaluation of bids, publishing on UNGM is strongly recommended. </w:t>
      </w:r>
      <w:r w:rsidRPr="00560E1A">
        <w:rPr>
          <w:rFonts w:cs="Arial"/>
          <w:shd w:val="clear" w:color="auto" w:fill="FFFFFF"/>
        </w:rPr>
        <w:t> </w:t>
      </w:r>
    </w:p>
    <w:p w14:paraId="2CB22CB0" w14:textId="77777777" w:rsidR="00CC6377" w:rsidRPr="00560E1A" w:rsidRDefault="00CC6377" w:rsidP="000F6C40">
      <w:pPr>
        <w:pStyle w:val="ListParagraph"/>
        <w:numPr>
          <w:ilvl w:val="0"/>
          <w:numId w:val="16"/>
        </w:numPr>
        <w:rPr>
          <w:rFonts w:cs="Arial"/>
          <w:shd w:val="clear" w:color="auto" w:fill="FFFFFF"/>
        </w:rPr>
      </w:pPr>
      <w:r w:rsidRPr="00560E1A">
        <w:rPr>
          <w:shd w:val="clear" w:color="auto" w:fill="FFFFFF"/>
        </w:rPr>
        <w:t xml:space="preserve">Rhodes University, IPA, was one of the biggest contracts for Harare. Eero did not recall the details of the </w:t>
      </w:r>
      <w:proofErr w:type="gramStart"/>
      <w:r w:rsidRPr="00560E1A">
        <w:rPr>
          <w:shd w:val="clear" w:color="auto" w:fill="FFFFFF"/>
        </w:rPr>
        <w:t>file</w:t>
      </w:r>
      <w:proofErr w:type="gramEnd"/>
      <w:r w:rsidRPr="00560E1A">
        <w:rPr>
          <w:shd w:val="clear" w:color="auto" w:fill="FFFFFF"/>
        </w:rPr>
        <w:t xml:space="preserve"> but he had an impression that there was no other choice than this university (fait accompli).</w:t>
      </w:r>
      <w:r w:rsidRPr="00560E1A">
        <w:rPr>
          <w:rFonts w:cs="Arial"/>
          <w:shd w:val="clear" w:color="auto" w:fill="FFFFFF"/>
        </w:rPr>
        <w:t> </w:t>
      </w:r>
    </w:p>
    <w:p w14:paraId="2E0D3116" w14:textId="77777777" w:rsidR="000C3FBC" w:rsidRPr="00560E1A" w:rsidRDefault="000C3FBC" w:rsidP="000F6C40">
      <w:pPr>
        <w:pStyle w:val="ListParagraph"/>
        <w:numPr>
          <w:ilvl w:val="0"/>
          <w:numId w:val="16"/>
        </w:numPr>
        <w:rPr>
          <w:rFonts w:cs="Arial"/>
          <w:shd w:val="clear" w:color="auto" w:fill="FFFFFF"/>
        </w:rPr>
      </w:pPr>
      <w:r w:rsidRPr="00560E1A">
        <w:rPr>
          <w:shd w:val="clear" w:color="auto" w:fill="FFFFFF"/>
        </w:rPr>
        <w:t>As for Eero, having Harare AO who processes all the contracts outside of Harare is not a perfect structure – it adds on delays, confusions etc. It is not effective as the AO in Zimbabwe simply lacks on-site information, context and is overwhelmed with tasks related to Harare Office itself.</w:t>
      </w:r>
      <w:r w:rsidRPr="00560E1A">
        <w:rPr>
          <w:rFonts w:cs="Arial"/>
          <w:shd w:val="clear" w:color="auto" w:fill="FFFFFF"/>
        </w:rPr>
        <w:t> </w:t>
      </w:r>
    </w:p>
    <w:p w14:paraId="4B20E173" w14:textId="77777777" w:rsidR="000C3FBC" w:rsidRPr="00560E1A" w:rsidRDefault="000C3FBC" w:rsidP="000F6C40">
      <w:pPr>
        <w:pStyle w:val="ListParagraph"/>
        <w:numPr>
          <w:ilvl w:val="0"/>
          <w:numId w:val="16"/>
        </w:numPr>
        <w:rPr>
          <w:rFonts w:cs="Arial"/>
          <w:shd w:val="clear" w:color="auto" w:fill="FFFFFF"/>
        </w:rPr>
      </w:pPr>
      <w:r w:rsidRPr="00560E1A">
        <w:rPr>
          <w:shd w:val="clear" w:color="auto" w:fill="FFFFFF"/>
        </w:rPr>
        <w:t>There were some discussions on UN collaborations, incl. travel agency. Su Ya was leading on that. Usually, UN LTAs are fine and don’t have any issues.</w:t>
      </w:r>
      <w:r w:rsidRPr="00560E1A">
        <w:rPr>
          <w:rFonts w:cs="Arial"/>
          <w:shd w:val="clear" w:color="auto" w:fill="FFFFFF"/>
        </w:rPr>
        <w:t> </w:t>
      </w:r>
    </w:p>
    <w:p w14:paraId="30DD1F79" w14:textId="77777777" w:rsidR="000C3FBC" w:rsidRPr="00560E1A" w:rsidRDefault="000C3FBC" w:rsidP="000C3FBC">
      <w:pPr>
        <w:pStyle w:val="ListParagraph"/>
        <w:rPr>
          <w:rFonts w:cs="Arial"/>
          <w:shd w:val="clear" w:color="auto" w:fill="FFFFFF"/>
        </w:rPr>
      </w:pPr>
    </w:p>
    <w:p w14:paraId="68A6B8AF" w14:textId="77777777" w:rsidR="007D334D" w:rsidRPr="00560E1A" w:rsidRDefault="000B5928">
      <w:pPr>
        <w:pStyle w:val="AP-Style1"/>
        <w:rPr>
          <w:b w:val="0"/>
        </w:rPr>
      </w:pPr>
      <w:r w:rsidRPr="00560E1A">
        <w:t>Travel</w:t>
      </w:r>
    </w:p>
    <w:p w14:paraId="27E915F5" w14:textId="48AA1F97" w:rsidR="000B5928" w:rsidRPr="00560E1A" w:rsidRDefault="007D334D" w:rsidP="007D334D">
      <w:pPr>
        <w:pStyle w:val="AP-Style1"/>
        <w:numPr>
          <w:ilvl w:val="0"/>
          <w:numId w:val="0"/>
        </w:numPr>
        <w:rPr>
          <w:b w:val="0"/>
          <w:bCs/>
          <w:sz w:val="21"/>
          <w:szCs w:val="20"/>
        </w:rPr>
      </w:pPr>
      <w:r w:rsidRPr="00560E1A">
        <w:rPr>
          <w:b w:val="0"/>
          <w:bCs/>
          <w:sz w:val="21"/>
          <w:szCs w:val="20"/>
        </w:rPr>
        <w:t xml:space="preserve">The total amount of business trips during the audit period includes </w:t>
      </w:r>
      <w:r w:rsidR="000F511C" w:rsidRPr="00560E1A">
        <w:rPr>
          <w:b w:val="0"/>
          <w:bCs/>
          <w:sz w:val="21"/>
          <w:szCs w:val="20"/>
        </w:rPr>
        <w:t xml:space="preserve">an expense of </w:t>
      </w:r>
      <w:r w:rsidRPr="00560E1A">
        <w:rPr>
          <w:b w:val="0"/>
          <w:bCs/>
          <w:sz w:val="21"/>
          <w:szCs w:val="20"/>
        </w:rPr>
        <w:t>$ 633 512</w:t>
      </w:r>
      <w:r w:rsidR="000B5928" w:rsidRPr="00560E1A">
        <w:rPr>
          <w:b w:val="0"/>
          <w:bCs/>
          <w:sz w:val="21"/>
          <w:szCs w:val="20"/>
        </w:rPr>
        <w:t xml:space="preserve"> </w:t>
      </w:r>
      <w:r w:rsidR="000F511C" w:rsidRPr="00560E1A">
        <w:rPr>
          <w:b w:val="0"/>
          <w:bCs/>
          <w:sz w:val="21"/>
          <w:szCs w:val="20"/>
        </w:rPr>
        <w:t xml:space="preserve">covering </w:t>
      </w:r>
      <w:r w:rsidR="00713BF5" w:rsidRPr="00560E1A">
        <w:rPr>
          <w:b w:val="0"/>
          <w:bCs/>
          <w:sz w:val="21"/>
          <w:szCs w:val="20"/>
        </w:rPr>
        <w:t xml:space="preserve">1327 business trips </w:t>
      </w:r>
    </w:p>
    <w:p w14:paraId="6BA00876" w14:textId="3C4DDC14" w:rsidR="00DA0760" w:rsidRPr="00560E1A" w:rsidRDefault="00DA0760" w:rsidP="000F6C40">
      <w:pPr>
        <w:pStyle w:val="ListParagraph"/>
        <w:numPr>
          <w:ilvl w:val="0"/>
          <w:numId w:val="18"/>
        </w:numPr>
        <w:rPr>
          <w:rFonts w:eastAsiaTheme="minorHAnsi"/>
        </w:rPr>
      </w:pPr>
      <w:r w:rsidRPr="00560E1A">
        <w:rPr>
          <w:rFonts w:eastAsiaTheme="minorHAnsi"/>
        </w:rPr>
        <w:t>Travel Data</w:t>
      </w:r>
      <w:r w:rsidR="00FA091F" w:rsidRPr="00560E1A">
        <w:rPr>
          <w:rFonts w:eastAsiaTheme="minorHAnsi"/>
        </w:rPr>
        <w:t xml:space="preserve"> indicates that t</w:t>
      </w:r>
      <w:r w:rsidRPr="00560E1A">
        <w:rPr>
          <w:rFonts w:eastAsiaTheme="minorHAnsi"/>
        </w:rPr>
        <w:t xml:space="preserve">he Office’s staff travelled significantly before the COVID pandemic notably the Head of Office and the SHS programme specialist. </w:t>
      </w:r>
    </w:p>
    <w:p w14:paraId="70F25BB2" w14:textId="77777777" w:rsidR="00FA091F" w:rsidRPr="00560E1A" w:rsidRDefault="00307132" w:rsidP="000F6C40">
      <w:pPr>
        <w:pStyle w:val="ListParagraph"/>
        <w:numPr>
          <w:ilvl w:val="0"/>
          <w:numId w:val="18"/>
        </w:numPr>
        <w:rPr>
          <w:rFonts w:eastAsiaTheme="minorHAnsi"/>
        </w:rPr>
      </w:pPr>
      <w:r w:rsidRPr="00560E1A">
        <w:rPr>
          <w:rFonts w:eastAsiaTheme="minorHAnsi"/>
        </w:rPr>
        <w:t xml:space="preserve">Travelers have faced challenges submitting travel requests timely: </w:t>
      </w:r>
      <w:proofErr w:type="gramStart"/>
      <w:r w:rsidRPr="00560E1A">
        <w:rPr>
          <w:rFonts w:eastAsiaTheme="minorHAnsi"/>
        </w:rPr>
        <w:t>A number of</w:t>
      </w:r>
      <w:proofErr w:type="gramEnd"/>
      <w:r w:rsidRPr="00560E1A">
        <w:rPr>
          <w:rFonts w:eastAsiaTheme="minorHAnsi"/>
        </w:rPr>
        <w:t xml:space="preserve"> requests require derogation relating to the Administrative Manual Travel Chapter that requires submission of travel requests at least 14 days before travel commences. The late submission is often attributed to partners having to obtain authorization for meetings </w:t>
      </w:r>
      <w:r w:rsidRPr="00560E1A">
        <w:rPr>
          <w:rFonts w:eastAsiaTheme="minorHAnsi"/>
        </w:rPr>
        <w:lastRenderedPageBreak/>
        <w:t xml:space="preserve">conferences etc. in the context of the evolving COVID-19 sanitary situation and moving forward with short notice. </w:t>
      </w:r>
    </w:p>
    <w:p w14:paraId="0ED85EB6" w14:textId="4139DC60" w:rsidR="00307132" w:rsidRPr="00560E1A" w:rsidRDefault="00307132" w:rsidP="000F6C40">
      <w:pPr>
        <w:pStyle w:val="ListParagraph"/>
        <w:numPr>
          <w:ilvl w:val="0"/>
          <w:numId w:val="18"/>
        </w:numPr>
        <w:rPr>
          <w:rFonts w:eastAsiaTheme="minorHAnsi"/>
        </w:rPr>
      </w:pPr>
      <w:r w:rsidRPr="00560E1A">
        <w:rPr>
          <w:rFonts w:eastAsiaTheme="minorHAnsi"/>
        </w:rPr>
        <w:t xml:space="preserve">Since </w:t>
      </w:r>
      <w:r w:rsidR="00FA091F" w:rsidRPr="00560E1A">
        <w:rPr>
          <w:rFonts w:eastAsiaTheme="minorHAnsi"/>
        </w:rPr>
        <w:t xml:space="preserve">new Director’s </w:t>
      </w:r>
      <w:r w:rsidRPr="00560E1A">
        <w:rPr>
          <w:rFonts w:eastAsiaTheme="minorHAnsi"/>
        </w:rPr>
        <w:t xml:space="preserve">arrival, </w:t>
      </w:r>
      <w:r w:rsidR="00FA091F" w:rsidRPr="00560E1A">
        <w:rPr>
          <w:rFonts w:eastAsiaTheme="minorHAnsi"/>
        </w:rPr>
        <w:t xml:space="preserve">travellers are encouraged </w:t>
      </w:r>
      <w:r w:rsidRPr="00560E1A">
        <w:rPr>
          <w:rFonts w:eastAsiaTheme="minorHAnsi"/>
        </w:rPr>
        <w:t xml:space="preserve">to enter their intended travel in DUO Travel as soon as they are aware and rather request cancellation of the request if the partner subsequently changes dates or cancels. </w:t>
      </w:r>
    </w:p>
    <w:p w14:paraId="33FC21F6" w14:textId="15EA055A" w:rsidR="000B5928" w:rsidRPr="00560E1A" w:rsidRDefault="000B5928" w:rsidP="000F6C40">
      <w:pPr>
        <w:pStyle w:val="ListParagraph"/>
        <w:numPr>
          <w:ilvl w:val="0"/>
          <w:numId w:val="18"/>
        </w:numPr>
        <w:rPr>
          <w:rFonts w:eastAsiaTheme="minorHAnsi"/>
        </w:rPr>
      </w:pPr>
      <w:r w:rsidRPr="00560E1A">
        <w:rPr>
          <w:rFonts w:eastAsiaTheme="minorHAnsi"/>
        </w:rPr>
        <w:t>During the audit period there were 1</w:t>
      </w:r>
      <w:r w:rsidR="007C4DAF" w:rsidRPr="00560E1A">
        <w:rPr>
          <w:rFonts w:eastAsiaTheme="minorHAnsi"/>
        </w:rPr>
        <w:t>87</w:t>
      </w:r>
      <w:r w:rsidRPr="00560E1A">
        <w:rPr>
          <w:rFonts w:eastAsiaTheme="minorHAnsi"/>
        </w:rPr>
        <w:t xml:space="preserve"> missions, 5</w:t>
      </w:r>
      <w:r w:rsidR="007C4DAF" w:rsidRPr="00560E1A">
        <w:rPr>
          <w:rFonts w:eastAsiaTheme="minorHAnsi"/>
        </w:rPr>
        <w:t>0</w:t>
      </w:r>
      <w:r w:rsidRPr="00560E1A">
        <w:rPr>
          <w:rFonts w:eastAsiaTheme="minorHAnsi"/>
        </w:rPr>
        <w:t xml:space="preserve"> of them (2</w:t>
      </w:r>
      <w:r w:rsidR="007C4DAF" w:rsidRPr="00560E1A">
        <w:rPr>
          <w:rFonts w:eastAsiaTheme="minorHAnsi"/>
        </w:rPr>
        <w:t>7</w:t>
      </w:r>
      <w:r w:rsidRPr="00560E1A">
        <w:rPr>
          <w:rFonts w:eastAsiaTheme="minorHAnsi"/>
        </w:rPr>
        <w:t>%) were planned late, hence, require derogation for purchase of tickets less than 14 days.</w:t>
      </w:r>
    </w:p>
    <w:p w14:paraId="245049C9" w14:textId="05791B86" w:rsidR="0011215C" w:rsidRPr="00560E1A" w:rsidRDefault="00B95840" w:rsidP="0013783E">
      <w:pPr>
        <w:rPr>
          <w:b/>
          <w:bCs/>
          <w:color w:val="000000" w:themeColor="text1"/>
        </w:rPr>
      </w:pPr>
      <w:r w:rsidRPr="00560E1A">
        <w:rPr>
          <w:b/>
          <w:bCs/>
          <w:color w:val="000000" w:themeColor="text1"/>
        </w:rPr>
        <w:t xml:space="preserve">Highest derogations </w:t>
      </w:r>
    </w:p>
    <w:p w14:paraId="2D51CF79" w14:textId="3662A7DC" w:rsidR="00B95840" w:rsidRPr="00560E1A" w:rsidRDefault="00B95840" w:rsidP="007A7F7C">
      <w:pPr>
        <w:jc w:val="center"/>
        <w:rPr>
          <w:color w:val="000000" w:themeColor="text1"/>
        </w:rPr>
      </w:pPr>
      <w:r w:rsidRPr="00560E1A">
        <w:rPr>
          <w:noProof/>
        </w:rPr>
        <w:drawing>
          <wp:inline distT="0" distB="0" distL="0" distR="0" wp14:anchorId="01CE7D97" wp14:editId="69B4B516">
            <wp:extent cx="4123809" cy="2114286"/>
            <wp:effectExtent l="0" t="0" r="0" b="635"/>
            <wp:docPr id="1407025193" name="Picture 1407025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3809" cy="2114286"/>
                    </a:xfrm>
                    <a:prstGeom prst="rect">
                      <a:avLst/>
                    </a:prstGeom>
                  </pic:spPr>
                </pic:pic>
              </a:graphicData>
            </a:graphic>
          </wp:inline>
        </w:drawing>
      </w:r>
    </w:p>
    <w:p w14:paraId="578485EF" w14:textId="25B9CCC4" w:rsidR="00B95840" w:rsidRPr="00560E1A" w:rsidRDefault="00B95840" w:rsidP="0013783E">
      <w:pPr>
        <w:rPr>
          <w:b/>
          <w:bCs/>
          <w:color w:val="000000" w:themeColor="text1"/>
        </w:rPr>
      </w:pPr>
      <w:r w:rsidRPr="00560E1A">
        <w:rPr>
          <w:b/>
          <w:bCs/>
          <w:color w:val="000000" w:themeColor="text1"/>
        </w:rPr>
        <w:t>Top travellers</w:t>
      </w:r>
    </w:p>
    <w:p w14:paraId="7750A38B" w14:textId="025399DE" w:rsidR="00B95840" w:rsidRPr="00560E1A" w:rsidRDefault="007D39BF" w:rsidP="007A7F7C">
      <w:pPr>
        <w:jc w:val="center"/>
        <w:rPr>
          <w:color w:val="000000" w:themeColor="text1"/>
        </w:rPr>
      </w:pPr>
      <w:r w:rsidRPr="00560E1A">
        <w:rPr>
          <w:noProof/>
        </w:rPr>
        <w:drawing>
          <wp:inline distT="0" distB="0" distL="0" distR="0" wp14:anchorId="5C4281E3" wp14:editId="7E7DB759">
            <wp:extent cx="4123809" cy="2114286"/>
            <wp:effectExtent l="0" t="0" r="0" b="635"/>
            <wp:docPr id="1407025194" name="Picture 140702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3809" cy="2114286"/>
                    </a:xfrm>
                    <a:prstGeom prst="rect">
                      <a:avLst/>
                    </a:prstGeom>
                  </pic:spPr>
                </pic:pic>
              </a:graphicData>
            </a:graphic>
          </wp:inline>
        </w:drawing>
      </w:r>
    </w:p>
    <w:tbl>
      <w:tblPr>
        <w:tblStyle w:val="TableGrid"/>
        <w:tblW w:w="0" w:type="auto"/>
        <w:tblLook w:val="04A0" w:firstRow="1" w:lastRow="0" w:firstColumn="1" w:lastColumn="0" w:noHBand="0" w:noVBand="1"/>
      </w:tblPr>
      <w:tblGrid>
        <w:gridCol w:w="8990"/>
      </w:tblGrid>
      <w:tr w:rsidR="00DB17F2" w:rsidRPr="00560E1A" w14:paraId="6D33D605" w14:textId="77777777" w:rsidTr="006A05D5">
        <w:trPr>
          <w:trHeight w:val="397"/>
        </w:trPr>
        <w:tc>
          <w:tcPr>
            <w:tcW w:w="8990" w:type="dxa"/>
            <w:shd w:val="clear" w:color="auto" w:fill="B0D0E2" w:themeFill="accent1" w:themeFillTint="66"/>
            <w:vAlign w:val="center"/>
          </w:tcPr>
          <w:p w14:paraId="3AAF2BE5" w14:textId="77777777" w:rsidR="00DB17F2" w:rsidRPr="00560E1A" w:rsidRDefault="00DB17F2" w:rsidP="00057C52">
            <w:pPr>
              <w:pStyle w:val="Heading1"/>
              <w:outlineLvl w:val="0"/>
            </w:pPr>
            <w:bookmarkStart w:id="57" w:name="_Toc103606505"/>
            <w:r w:rsidRPr="00560E1A">
              <w:t>RISK MANAGEMENT</w:t>
            </w:r>
            <w:bookmarkEnd w:id="57"/>
          </w:p>
        </w:tc>
      </w:tr>
    </w:tbl>
    <w:p w14:paraId="78A668E3" w14:textId="77777777" w:rsidR="00DB17F2" w:rsidRPr="00560E1A" w:rsidRDefault="00DB17F2" w:rsidP="0013783E">
      <w:r w:rsidRPr="00560E1A">
        <w:t xml:space="preserve">The Office assesses that its internal controls area globally under control.   </w:t>
      </w:r>
    </w:p>
    <w:p w14:paraId="2312BC09" w14:textId="3727F562" w:rsidR="00DB17F2" w:rsidRPr="00560E1A" w:rsidRDefault="00DB17F2" w:rsidP="00DB17F2">
      <w:pPr>
        <w:pStyle w:val="Numberedpara"/>
        <w:numPr>
          <w:ilvl w:val="0"/>
          <w:numId w:val="0"/>
        </w:numPr>
        <w:tabs>
          <w:tab w:val="left" w:pos="720"/>
        </w:tabs>
        <w:spacing w:after="120"/>
        <w:jc w:val="both"/>
        <w:rPr>
          <w:rFonts w:cs="Arial"/>
          <w:b/>
          <w:bCs/>
          <w:color w:val="000000" w:themeColor="text1"/>
          <w:sz w:val="20"/>
          <w:szCs w:val="20"/>
        </w:rPr>
      </w:pPr>
      <w:r w:rsidRPr="00560E1A">
        <w:rPr>
          <w:rFonts w:cs="Arial"/>
          <w:b/>
          <w:bCs/>
          <w:color w:val="000000" w:themeColor="text1"/>
          <w:sz w:val="20"/>
          <w:szCs w:val="20"/>
        </w:rPr>
        <w:t>Results of the 2020 Control Self-Assessment</w:t>
      </w:r>
    </w:p>
    <w:tbl>
      <w:tblPr>
        <w:tblStyle w:val="TableGrid"/>
        <w:tblW w:w="7474" w:type="dxa"/>
        <w:jc w:val="center"/>
        <w:tblLayout w:type="fixed"/>
        <w:tblLook w:val="06A0" w:firstRow="1" w:lastRow="0" w:firstColumn="1" w:lastColumn="0" w:noHBand="1" w:noVBand="1"/>
      </w:tblPr>
      <w:tblGrid>
        <w:gridCol w:w="2806"/>
        <w:gridCol w:w="2334"/>
        <w:gridCol w:w="2334"/>
      </w:tblGrid>
      <w:tr w:rsidR="00944546" w:rsidRPr="00560E1A" w14:paraId="09B7BF98" w14:textId="77777777" w:rsidTr="00944546">
        <w:trPr>
          <w:trHeight w:val="198"/>
          <w:jc w:val="center"/>
        </w:trPr>
        <w:tc>
          <w:tcPr>
            <w:tcW w:w="2806" w:type="dxa"/>
            <w:tcBorders>
              <w:top w:val="single" w:sz="8" w:space="0" w:color="auto"/>
              <w:left w:val="single" w:sz="8" w:space="0" w:color="auto"/>
              <w:bottom w:val="single" w:sz="8" w:space="0" w:color="auto"/>
              <w:right w:val="single" w:sz="8" w:space="0" w:color="auto"/>
            </w:tcBorders>
            <w:shd w:val="clear" w:color="auto" w:fill="DEEAF6"/>
            <w:vAlign w:val="center"/>
          </w:tcPr>
          <w:p w14:paraId="20C46A95" w14:textId="77777777" w:rsidR="00944546" w:rsidRPr="00560E1A" w:rsidRDefault="00944546" w:rsidP="00CF41AD">
            <w:pPr>
              <w:jc w:val="center"/>
              <w:rPr>
                <w:rFonts w:cs="Arial"/>
                <w:sz w:val="16"/>
                <w:szCs w:val="16"/>
              </w:rPr>
            </w:pPr>
            <w:r w:rsidRPr="00560E1A">
              <w:rPr>
                <w:rFonts w:eastAsia="Century Gothic" w:cs="Arial"/>
                <w:color w:val="000000" w:themeColor="text1"/>
                <w:sz w:val="16"/>
                <w:szCs w:val="16"/>
              </w:rPr>
              <w:t>Functional Area</w:t>
            </w:r>
          </w:p>
        </w:tc>
        <w:tc>
          <w:tcPr>
            <w:tcW w:w="2334" w:type="dxa"/>
            <w:tcBorders>
              <w:top w:val="single" w:sz="8" w:space="0" w:color="auto"/>
              <w:left w:val="single" w:sz="8" w:space="0" w:color="auto"/>
              <w:bottom w:val="single" w:sz="8" w:space="0" w:color="auto"/>
              <w:right w:val="single" w:sz="8" w:space="0" w:color="auto"/>
            </w:tcBorders>
            <w:shd w:val="clear" w:color="auto" w:fill="DEEAF6"/>
            <w:vAlign w:val="center"/>
          </w:tcPr>
          <w:p w14:paraId="2A398A48" w14:textId="0A977393" w:rsidR="00944546" w:rsidRPr="00560E1A" w:rsidRDefault="00944546" w:rsidP="00CF41AD">
            <w:pPr>
              <w:jc w:val="center"/>
              <w:rPr>
                <w:rFonts w:cs="Arial"/>
                <w:sz w:val="16"/>
                <w:szCs w:val="16"/>
              </w:rPr>
            </w:pPr>
            <w:r w:rsidRPr="00560E1A">
              <w:rPr>
                <w:rFonts w:eastAsia="Century Gothic" w:cs="Arial"/>
                <w:color w:val="000000" w:themeColor="text1"/>
                <w:sz w:val="16"/>
                <w:szCs w:val="16"/>
              </w:rPr>
              <w:t>Self-Assessment (2020)</w:t>
            </w:r>
          </w:p>
        </w:tc>
        <w:tc>
          <w:tcPr>
            <w:tcW w:w="2334" w:type="dxa"/>
            <w:tcBorders>
              <w:top w:val="single" w:sz="8" w:space="0" w:color="auto"/>
              <w:left w:val="single" w:sz="8" w:space="0" w:color="auto"/>
              <w:bottom w:val="single" w:sz="8" w:space="0" w:color="auto"/>
              <w:right w:val="single" w:sz="8" w:space="0" w:color="auto"/>
            </w:tcBorders>
            <w:shd w:val="clear" w:color="auto" w:fill="DEEAF6"/>
            <w:vAlign w:val="center"/>
          </w:tcPr>
          <w:p w14:paraId="7C7AAFD0" w14:textId="77777777" w:rsidR="00944546" w:rsidRPr="00560E1A" w:rsidRDefault="00944546" w:rsidP="00CF41AD">
            <w:pPr>
              <w:jc w:val="center"/>
              <w:rPr>
                <w:rFonts w:cs="Arial"/>
                <w:sz w:val="16"/>
                <w:szCs w:val="16"/>
              </w:rPr>
            </w:pPr>
            <w:r w:rsidRPr="00560E1A">
              <w:rPr>
                <w:rFonts w:eastAsia="Century Gothic" w:cs="Arial"/>
                <w:color w:val="000000" w:themeColor="text1"/>
                <w:sz w:val="16"/>
                <w:szCs w:val="16"/>
              </w:rPr>
              <w:t>IOS Comments</w:t>
            </w:r>
          </w:p>
        </w:tc>
      </w:tr>
      <w:tr w:rsidR="00944546" w:rsidRPr="00560E1A" w14:paraId="6719CA2D" w14:textId="77777777" w:rsidTr="00944546">
        <w:trPr>
          <w:trHeight w:val="198"/>
          <w:jc w:val="center"/>
        </w:trPr>
        <w:tc>
          <w:tcPr>
            <w:tcW w:w="2806" w:type="dxa"/>
            <w:tcBorders>
              <w:top w:val="single" w:sz="8" w:space="0" w:color="auto"/>
              <w:left w:val="single" w:sz="8" w:space="0" w:color="auto"/>
              <w:bottom w:val="single" w:sz="8" w:space="0" w:color="auto"/>
              <w:right w:val="single" w:sz="8" w:space="0" w:color="auto"/>
            </w:tcBorders>
            <w:shd w:val="clear" w:color="auto" w:fill="DEEAF6"/>
            <w:vAlign w:val="center"/>
          </w:tcPr>
          <w:p w14:paraId="693DD59A" w14:textId="77777777" w:rsidR="00944546" w:rsidRPr="00560E1A" w:rsidRDefault="00944546" w:rsidP="005749CB">
            <w:pPr>
              <w:rPr>
                <w:rFonts w:cs="Arial"/>
                <w:sz w:val="16"/>
                <w:szCs w:val="16"/>
              </w:rPr>
            </w:pPr>
            <w:r w:rsidRPr="00560E1A">
              <w:rPr>
                <w:rFonts w:eastAsia="Century Gothic" w:cs="Arial"/>
                <w:color w:val="000000" w:themeColor="text1"/>
                <w:sz w:val="16"/>
                <w:szCs w:val="16"/>
              </w:rPr>
              <w:t xml:space="preserve">Strategic framework, </w:t>
            </w:r>
            <w:proofErr w:type="gramStart"/>
            <w:r w:rsidRPr="00560E1A">
              <w:rPr>
                <w:rFonts w:eastAsia="Century Gothic" w:cs="Arial"/>
                <w:color w:val="000000" w:themeColor="text1"/>
                <w:sz w:val="16"/>
                <w:szCs w:val="16"/>
              </w:rPr>
              <w:t>risk</w:t>
            </w:r>
            <w:proofErr w:type="gramEnd"/>
            <w:r w:rsidRPr="00560E1A">
              <w:rPr>
                <w:rFonts w:eastAsia="Century Gothic" w:cs="Arial"/>
                <w:color w:val="000000" w:themeColor="text1"/>
                <w:sz w:val="16"/>
                <w:szCs w:val="16"/>
              </w:rPr>
              <w:t xml:space="preserve"> and control environment</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tcPr>
          <w:p w14:paraId="0438554F" w14:textId="1FE7E5F4" w:rsidR="00944546" w:rsidRPr="00560E1A" w:rsidRDefault="00944546" w:rsidP="005749CB">
            <w:pPr>
              <w:jc w:val="center"/>
              <w:rPr>
                <w:rFonts w:cs="Arial"/>
                <w:sz w:val="16"/>
                <w:szCs w:val="16"/>
              </w:rPr>
            </w:pPr>
            <w:r w:rsidRPr="00560E1A">
              <w:rPr>
                <w:rFonts w:cs="Arial"/>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02D5B72" w14:textId="7699DDB6" w:rsidR="00944546" w:rsidRPr="00560E1A" w:rsidRDefault="00944546" w:rsidP="005749CB">
            <w:pPr>
              <w:jc w:val="center"/>
              <w:rPr>
                <w:rFonts w:cs="Arial"/>
                <w:sz w:val="16"/>
                <w:szCs w:val="16"/>
              </w:rPr>
            </w:pPr>
            <w:r w:rsidRPr="00560E1A">
              <w:rPr>
                <w:rFonts w:cs="Arial"/>
                <w:sz w:val="16"/>
                <w:szCs w:val="16"/>
              </w:rPr>
              <w:t>The Office established too many frameworks</w:t>
            </w:r>
          </w:p>
        </w:tc>
      </w:tr>
      <w:tr w:rsidR="00944546" w:rsidRPr="00560E1A" w14:paraId="789FC251" w14:textId="77777777" w:rsidTr="00944546">
        <w:trPr>
          <w:trHeight w:val="198"/>
          <w:jc w:val="center"/>
        </w:trPr>
        <w:tc>
          <w:tcPr>
            <w:tcW w:w="2806" w:type="dxa"/>
            <w:tcBorders>
              <w:top w:val="single" w:sz="8" w:space="0" w:color="auto"/>
              <w:left w:val="single" w:sz="8" w:space="0" w:color="auto"/>
              <w:bottom w:val="single" w:sz="8" w:space="0" w:color="auto"/>
              <w:right w:val="single" w:sz="8" w:space="0" w:color="auto"/>
            </w:tcBorders>
            <w:shd w:val="clear" w:color="auto" w:fill="DEEAF6"/>
            <w:vAlign w:val="center"/>
          </w:tcPr>
          <w:p w14:paraId="636E0F2B" w14:textId="77777777" w:rsidR="00944546" w:rsidRPr="00560E1A" w:rsidRDefault="00944546" w:rsidP="005749CB">
            <w:pPr>
              <w:rPr>
                <w:rFonts w:cs="Arial"/>
                <w:sz w:val="16"/>
                <w:szCs w:val="16"/>
              </w:rPr>
            </w:pPr>
            <w:r w:rsidRPr="00560E1A">
              <w:rPr>
                <w:rFonts w:eastAsia="Century Gothic" w:cs="Arial"/>
                <w:color w:val="000000" w:themeColor="text1"/>
                <w:sz w:val="16"/>
                <w:szCs w:val="16"/>
              </w:rPr>
              <w:t>Programme Management</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048BF4A" w14:textId="1E6D7857" w:rsidR="00944546" w:rsidRPr="00560E1A" w:rsidRDefault="00944546" w:rsidP="00984E27">
            <w:pPr>
              <w:jc w:val="center"/>
              <w:rPr>
                <w:rFonts w:cs="Arial"/>
                <w:sz w:val="16"/>
                <w:szCs w:val="16"/>
              </w:rPr>
            </w:pPr>
            <w:r w:rsidRPr="00560E1A">
              <w:rPr>
                <w:rFonts w:cs="Arial"/>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51DF251E" w14:textId="246E5CD9" w:rsidR="00944546" w:rsidRPr="00560E1A" w:rsidRDefault="00944546" w:rsidP="005749CB">
            <w:pPr>
              <w:jc w:val="center"/>
              <w:rPr>
                <w:rFonts w:cs="Arial"/>
                <w:sz w:val="16"/>
                <w:szCs w:val="16"/>
              </w:rPr>
            </w:pPr>
            <w:r w:rsidRPr="00560E1A">
              <w:rPr>
                <w:rFonts w:cs="Arial"/>
                <w:sz w:val="16"/>
                <w:szCs w:val="16"/>
              </w:rPr>
              <w:t>Issues observed with signatory of Donors’ agreements without proper consultations with HQ</w:t>
            </w:r>
          </w:p>
        </w:tc>
      </w:tr>
      <w:tr w:rsidR="00944546" w:rsidRPr="00560E1A" w14:paraId="11262D5D" w14:textId="77777777" w:rsidTr="00944546">
        <w:trPr>
          <w:trHeight w:val="198"/>
          <w:jc w:val="center"/>
        </w:trPr>
        <w:tc>
          <w:tcPr>
            <w:tcW w:w="2806" w:type="dxa"/>
            <w:tcBorders>
              <w:top w:val="single" w:sz="8" w:space="0" w:color="auto"/>
              <w:left w:val="single" w:sz="8" w:space="0" w:color="auto"/>
              <w:bottom w:val="single" w:sz="8" w:space="0" w:color="auto"/>
              <w:right w:val="single" w:sz="8" w:space="0" w:color="auto"/>
            </w:tcBorders>
            <w:shd w:val="clear" w:color="auto" w:fill="DEEAF6"/>
            <w:vAlign w:val="center"/>
          </w:tcPr>
          <w:p w14:paraId="23EE9623" w14:textId="77777777" w:rsidR="00944546" w:rsidRPr="00560E1A" w:rsidRDefault="00944546" w:rsidP="005749CB">
            <w:pPr>
              <w:rPr>
                <w:rFonts w:cs="Arial"/>
                <w:sz w:val="16"/>
                <w:szCs w:val="16"/>
              </w:rPr>
            </w:pPr>
            <w:r w:rsidRPr="00560E1A">
              <w:rPr>
                <w:rFonts w:eastAsia="Century Gothic" w:cs="Arial"/>
                <w:color w:val="000000" w:themeColor="text1"/>
                <w:sz w:val="16"/>
                <w:szCs w:val="16"/>
              </w:rPr>
              <w:t>Financial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302882C" w14:textId="61D1ECA1" w:rsidR="00944546" w:rsidRPr="00560E1A" w:rsidRDefault="00944546" w:rsidP="005749CB">
            <w:pPr>
              <w:jc w:val="center"/>
              <w:rPr>
                <w:rFonts w:cs="Arial"/>
                <w:sz w:val="16"/>
                <w:szCs w:val="16"/>
              </w:rPr>
            </w:pPr>
            <w:r w:rsidRPr="00560E1A">
              <w:rPr>
                <w:rFonts w:cs="Arial"/>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632EB016" w14:textId="1178E126" w:rsidR="00944546" w:rsidRPr="00560E1A" w:rsidRDefault="00944546" w:rsidP="005749CB">
            <w:pPr>
              <w:jc w:val="center"/>
              <w:rPr>
                <w:rFonts w:cs="Arial"/>
                <w:sz w:val="16"/>
                <w:szCs w:val="16"/>
              </w:rPr>
            </w:pPr>
            <w:r w:rsidRPr="00560E1A">
              <w:rPr>
                <w:rFonts w:cs="Arial"/>
                <w:sz w:val="16"/>
                <w:szCs w:val="16"/>
              </w:rPr>
              <w:t>Potential risk of fraud given hyperinflation and unstable economic environment</w:t>
            </w:r>
          </w:p>
        </w:tc>
      </w:tr>
      <w:tr w:rsidR="00944546" w:rsidRPr="00560E1A" w14:paraId="319D09F6" w14:textId="77777777" w:rsidTr="00944546">
        <w:trPr>
          <w:trHeight w:val="198"/>
          <w:jc w:val="center"/>
        </w:trPr>
        <w:tc>
          <w:tcPr>
            <w:tcW w:w="2806" w:type="dxa"/>
            <w:tcBorders>
              <w:top w:val="single" w:sz="8" w:space="0" w:color="auto"/>
              <w:left w:val="single" w:sz="8" w:space="0" w:color="auto"/>
              <w:bottom w:val="single" w:sz="8" w:space="0" w:color="auto"/>
              <w:right w:val="single" w:sz="8" w:space="0" w:color="auto"/>
            </w:tcBorders>
            <w:shd w:val="clear" w:color="auto" w:fill="DEEAF6"/>
            <w:vAlign w:val="center"/>
          </w:tcPr>
          <w:p w14:paraId="00A6F572" w14:textId="77777777" w:rsidR="00944546" w:rsidRPr="00560E1A" w:rsidRDefault="00944546" w:rsidP="005749CB">
            <w:pPr>
              <w:rPr>
                <w:rFonts w:cs="Arial"/>
                <w:sz w:val="16"/>
                <w:szCs w:val="16"/>
              </w:rPr>
            </w:pPr>
            <w:r w:rsidRPr="00560E1A">
              <w:rPr>
                <w:rFonts w:eastAsia="Century Gothic" w:cs="Arial"/>
                <w:color w:val="000000" w:themeColor="text1"/>
                <w:sz w:val="16"/>
                <w:szCs w:val="16"/>
              </w:rPr>
              <w:lastRenderedPageBreak/>
              <w:t>Procurement and contracting</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2022D3C8" w14:textId="0C4DE60F" w:rsidR="00944546" w:rsidRPr="00560E1A" w:rsidRDefault="00944546" w:rsidP="005749CB">
            <w:pPr>
              <w:jc w:val="center"/>
              <w:rPr>
                <w:rFonts w:cs="Arial"/>
                <w:sz w:val="16"/>
                <w:szCs w:val="16"/>
              </w:rPr>
            </w:pPr>
            <w:r w:rsidRPr="00560E1A">
              <w:rPr>
                <w:rFonts w:cs="Arial"/>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323706D" w14:textId="2ABA99BF" w:rsidR="00944546" w:rsidRPr="00560E1A" w:rsidRDefault="00944546" w:rsidP="005749CB">
            <w:pPr>
              <w:jc w:val="center"/>
              <w:rPr>
                <w:rFonts w:cs="Arial"/>
                <w:sz w:val="16"/>
                <w:szCs w:val="16"/>
              </w:rPr>
            </w:pPr>
          </w:p>
        </w:tc>
      </w:tr>
      <w:tr w:rsidR="00944546" w:rsidRPr="00560E1A" w14:paraId="5BCCAF6B" w14:textId="77777777" w:rsidTr="00944546">
        <w:trPr>
          <w:trHeight w:val="198"/>
          <w:jc w:val="center"/>
        </w:trPr>
        <w:tc>
          <w:tcPr>
            <w:tcW w:w="2806" w:type="dxa"/>
            <w:tcBorders>
              <w:top w:val="single" w:sz="8" w:space="0" w:color="auto"/>
              <w:left w:val="single" w:sz="8" w:space="0" w:color="auto"/>
              <w:bottom w:val="single" w:sz="8" w:space="0" w:color="auto"/>
              <w:right w:val="single" w:sz="8" w:space="0" w:color="auto"/>
            </w:tcBorders>
            <w:shd w:val="clear" w:color="auto" w:fill="DEEAF6"/>
            <w:vAlign w:val="center"/>
          </w:tcPr>
          <w:p w14:paraId="7093E414" w14:textId="77777777" w:rsidR="00944546" w:rsidRPr="00560E1A" w:rsidRDefault="00944546" w:rsidP="005749CB">
            <w:pPr>
              <w:rPr>
                <w:rFonts w:cs="Arial"/>
                <w:sz w:val="16"/>
                <w:szCs w:val="16"/>
              </w:rPr>
            </w:pPr>
            <w:r w:rsidRPr="00560E1A">
              <w:rPr>
                <w:rFonts w:eastAsia="Century Gothic" w:cs="Arial"/>
                <w:color w:val="000000" w:themeColor="text1"/>
                <w:sz w:val="16"/>
                <w:szCs w:val="16"/>
              </w:rPr>
              <w:t>Human Resources Management</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4A1B891" w14:textId="7A151FBB" w:rsidR="00944546" w:rsidRPr="00560E1A" w:rsidRDefault="00944546" w:rsidP="005749CB">
            <w:pPr>
              <w:jc w:val="center"/>
              <w:rPr>
                <w:rFonts w:cs="Arial"/>
                <w:sz w:val="16"/>
                <w:szCs w:val="16"/>
              </w:rPr>
            </w:pPr>
            <w:r w:rsidRPr="00560E1A">
              <w:rPr>
                <w:rFonts w:cs="Arial"/>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7B3282B1" w14:textId="17F2747A" w:rsidR="00944546" w:rsidRPr="00560E1A" w:rsidRDefault="00944546" w:rsidP="005749CB">
            <w:pPr>
              <w:jc w:val="center"/>
              <w:rPr>
                <w:rFonts w:cs="Arial"/>
                <w:sz w:val="16"/>
                <w:szCs w:val="16"/>
              </w:rPr>
            </w:pPr>
          </w:p>
        </w:tc>
      </w:tr>
      <w:tr w:rsidR="00944546" w:rsidRPr="00560E1A" w14:paraId="789DDF16" w14:textId="77777777" w:rsidTr="00944546">
        <w:trPr>
          <w:trHeight w:val="198"/>
          <w:jc w:val="center"/>
        </w:trPr>
        <w:tc>
          <w:tcPr>
            <w:tcW w:w="2806" w:type="dxa"/>
            <w:tcBorders>
              <w:top w:val="single" w:sz="8" w:space="0" w:color="auto"/>
              <w:left w:val="single" w:sz="8" w:space="0" w:color="auto"/>
              <w:bottom w:val="single" w:sz="8" w:space="0" w:color="auto"/>
              <w:right w:val="single" w:sz="8" w:space="0" w:color="auto"/>
            </w:tcBorders>
            <w:shd w:val="clear" w:color="auto" w:fill="DEEAF6"/>
            <w:vAlign w:val="center"/>
          </w:tcPr>
          <w:p w14:paraId="56728418" w14:textId="77777777" w:rsidR="00944546" w:rsidRPr="00560E1A" w:rsidRDefault="00944546" w:rsidP="005749CB">
            <w:pPr>
              <w:rPr>
                <w:rFonts w:cs="Arial"/>
                <w:sz w:val="16"/>
                <w:szCs w:val="16"/>
              </w:rPr>
            </w:pPr>
            <w:r w:rsidRPr="00560E1A">
              <w:rPr>
                <w:rFonts w:eastAsia="Century Gothic" w:cs="Arial"/>
                <w:color w:val="000000" w:themeColor="text1"/>
                <w:sz w:val="16"/>
                <w:szCs w:val="16"/>
              </w:rPr>
              <w:t>Travel Management</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2427FF6" w14:textId="176F555A" w:rsidR="00944546" w:rsidRPr="00560E1A" w:rsidRDefault="00944546" w:rsidP="005749CB">
            <w:pPr>
              <w:jc w:val="center"/>
              <w:rPr>
                <w:rFonts w:cs="Arial"/>
                <w:sz w:val="16"/>
                <w:szCs w:val="16"/>
              </w:rPr>
            </w:pPr>
            <w:r w:rsidRPr="00560E1A">
              <w:rPr>
                <w:rFonts w:cs="Arial"/>
                <w:sz w:val="16"/>
                <w:szCs w:val="16"/>
              </w:rPr>
              <w:t>Globally under control</w:t>
            </w:r>
          </w:p>
        </w:tc>
        <w:tc>
          <w:tcPr>
            <w:tcW w:w="2334"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4C33C1C7" w14:textId="3038C76F" w:rsidR="00944546" w:rsidRPr="00560E1A" w:rsidRDefault="00944546" w:rsidP="005749CB">
            <w:pPr>
              <w:jc w:val="center"/>
              <w:rPr>
                <w:rFonts w:cs="Arial"/>
                <w:sz w:val="16"/>
                <w:szCs w:val="16"/>
              </w:rPr>
            </w:pPr>
            <w:r w:rsidRPr="00560E1A">
              <w:rPr>
                <w:rFonts w:cs="Arial"/>
                <w:sz w:val="16"/>
                <w:szCs w:val="16"/>
              </w:rPr>
              <w:t>Missions planned last minute</w:t>
            </w:r>
          </w:p>
        </w:tc>
      </w:tr>
    </w:tbl>
    <w:p w14:paraId="5B844022" w14:textId="77777777" w:rsidR="00DB17F2" w:rsidRPr="00560E1A" w:rsidRDefault="00DB17F2" w:rsidP="00DB17F2">
      <w:pPr>
        <w:pStyle w:val="Numberedpara"/>
        <w:numPr>
          <w:ilvl w:val="0"/>
          <w:numId w:val="0"/>
        </w:numPr>
        <w:tabs>
          <w:tab w:val="left" w:pos="720"/>
        </w:tabs>
        <w:spacing w:after="0"/>
        <w:jc w:val="center"/>
        <w:rPr>
          <w:rFonts w:cs="Arial"/>
          <w:i/>
          <w:iCs/>
          <w:color w:val="000000"/>
          <w:sz w:val="16"/>
          <w:szCs w:val="16"/>
        </w:rPr>
      </w:pPr>
      <w:r w:rsidRPr="00560E1A">
        <w:rPr>
          <w:rFonts w:cs="Arial"/>
          <w:i/>
          <w:iCs/>
          <w:color w:val="000000" w:themeColor="text1"/>
          <w:sz w:val="16"/>
          <w:szCs w:val="18"/>
        </w:rPr>
        <w:t>Source: CSA2020_Global ratings</w:t>
      </w:r>
    </w:p>
    <w:p w14:paraId="5A3940D9" w14:textId="77777777" w:rsidR="00DB17F2" w:rsidRPr="00560E1A" w:rsidRDefault="00DB17F2" w:rsidP="00DB17F2">
      <w:pPr>
        <w:pStyle w:val="Numberedpara"/>
        <w:numPr>
          <w:ilvl w:val="0"/>
          <w:numId w:val="0"/>
        </w:numPr>
        <w:tabs>
          <w:tab w:val="left" w:pos="720"/>
          <w:tab w:val="left" w:pos="2430"/>
        </w:tabs>
        <w:spacing w:after="200" w:line="276" w:lineRule="auto"/>
        <w:rPr>
          <w:rFonts w:cs="Arial"/>
          <w:b/>
          <w:szCs w:val="20"/>
        </w:rPr>
      </w:pPr>
      <w:r w:rsidRPr="00560E1A">
        <w:rPr>
          <w:rFonts w:cs="Arial"/>
          <w:b/>
          <w:szCs w:val="20"/>
        </w:rPr>
        <w:t xml:space="preserve">Medium and high residual risks from the risk register </w:t>
      </w:r>
    </w:p>
    <w:tbl>
      <w:tblPr>
        <w:tblStyle w:val="TableGrid"/>
        <w:tblW w:w="9640" w:type="dxa"/>
        <w:tblInd w:w="-431" w:type="dxa"/>
        <w:tblLayout w:type="fixed"/>
        <w:tblLook w:val="04A0" w:firstRow="1" w:lastRow="0" w:firstColumn="1" w:lastColumn="0" w:noHBand="0" w:noVBand="1"/>
      </w:tblPr>
      <w:tblGrid>
        <w:gridCol w:w="421"/>
        <w:gridCol w:w="716"/>
        <w:gridCol w:w="3258"/>
        <w:gridCol w:w="851"/>
        <w:gridCol w:w="709"/>
        <w:gridCol w:w="680"/>
        <w:gridCol w:w="3005"/>
      </w:tblGrid>
      <w:tr w:rsidR="00416D55" w:rsidRPr="00560E1A" w14:paraId="15FBE3A8" w14:textId="4E5CB5D8" w:rsidTr="00E658FF">
        <w:tc>
          <w:tcPr>
            <w:tcW w:w="421" w:type="dxa"/>
          </w:tcPr>
          <w:p w14:paraId="1169FE3C" w14:textId="4B89BB61" w:rsidR="00F4149A" w:rsidRPr="00560E1A" w:rsidRDefault="00F4149A" w:rsidP="00E44EB7">
            <w:pPr>
              <w:ind w:left="-683" w:firstLine="683"/>
              <w:jc w:val="center"/>
              <w:rPr>
                <w:rFonts w:eastAsia="Century Gothic" w:cs="Arial"/>
                <w:color w:val="000000" w:themeColor="text1"/>
                <w:sz w:val="16"/>
                <w:szCs w:val="16"/>
              </w:rPr>
            </w:pPr>
            <w:r w:rsidRPr="00560E1A">
              <w:rPr>
                <w:rFonts w:eastAsia="Century Gothic" w:cs="Arial"/>
                <w:color w:val="000000" w:themeColor="text1"/>
                <w:sz w:val="16"/>
                <w:szCs w:val="16"/>
              </w:rPr>
              <w:t>Nr</w:t>
            </w:r>
          </w:p>
        </w:tc>
        <w:tc>
          <w:tcPr>
            <w:tcW w:w="716" w:type="dxa"/>
          </w:tcPr>
          <w:p w14:paraId="2A4B0476" w14:textId="0EAA0FED" w:rsidR="00F4149A" w:rsidRPr="00560E1A" w:rsidRDefault="00F4149A" w:rsidP="00FD1657">
            <w:pPr>
              <w:jc w:val="center"/>
              <w:rPr>
                <w:rFonts w:eastAsia="Century Gothic" w:cs="Arial"/>
                <w:color w:val="000000" w:themeColor="text1"/>
                <w:sz w:val="16"/>
                <w:szCs w:val="16"/>
              </w:rPr>
            </w:pPr>
            <w:r w:rsidRPr="00560E1A">
              <w:rPr>
                <w:rFonts w:eastAsia="Century Gothic" w:cs="Arial"/>
                <w:color w:val="000000" w:themeColor="text1"/>
                <w:sz w:val="16"/>
                <w:szCs w:val="16"/>
              </w:rPr>
              <w:t>Risk short name</w:t>
            </w:r>
          </w:p>
        </w:tc>
        <w:tc>
          <w:tcPr>
            <w:tcW w:w="3258" w:type="dxa"/>
          </w:tcPr>
          <w:p w14:paraId="1AF6F358" w14:textId="3EEC7B53" w:rsidR="00F4149A" w:rsidRPr="00560E1A" w:rsidRDefault="00F4149A" w:rsidP="00FD1657">
            <w:pPr>
              <w:jc w:val="center"/>
              <w:rPr>
                <w:rFonts w:eastAsia="Century Gothic" w:cs="Arial"/>
                <w:color w:val="000000" w:themeColor="text1"/>
                <w:sz w:val="16"/>
                <w:szCs w:val="16"/>
              </w:rPr>
            </w:pPr>
            <w:r w:rsidRPr="00560E1A">
              <w:rPr>
                <w:rFonts w:eastAsia="Century Gothic" w:cs="Arial"/>
                <w:color w:val="000000" w:themeColor="text1"/>
                <w:sz w:val="16"/>
                <w:szCs w:val="16"/>
              </w:rPr>
              <w:t>Risk description</w:t>
            </w:r>
          </w:p>
        </w:tc>
        <w:tc>
          <w:tcPr>
            <w:tcW w:w="851" w:type="dxa"/>
          </w:tcPr>
          <w:p w14:paraId="0EE22D98" w14:textId="288FFE24" w:rsidR="00F4149A" w:rsidRPr="00560E1A" w:rsidRDefault="00F4149A" w:rsidP="00F4149A">
            <w:pPr>
              <w:jc w:val="center"/>
              <w:rPr>
                <w:rFonts w:eastAsia="Century Gothic" w:cs="Arial"/>
                <w:color w:val="000000" w:themeColor="text1"/>
                <w:sz w:val="16"/>
                <w:szCs w:val="16"/>
              </w:rPr>
            </w:pPr>
            <w:r w:rsidRPr="00560E1A">
              <w:rPr>
                <w:rFonts w:eastAsia="Century Gothic" w:cs="Arial"/>
                <w:color w:val="000000" w:themeColor="text1"/>
                <w:sz w:val="16"/>
                <w:szCs w:val="16"/>
              </w:rPr>
              <w:t>Impact</w:t>
            </w:r>
          </w:p>
        </w:tc>
        <w:tc>
          <w:tcPr>
            <w:tcW w:w="709" w:type="dxa"/>
          </w:tcPr>
          <w:p w14:paraId="30A2BF5F" w14:textId="6823CF85" w:rsidR="00F4149A" w:rsidRPr="00560E1A" w:rsidRDefault="00F4149A" w:rsidP="00F4149A">
            <w:pPr>
              <w:jc w:val="center"/>
              <w:rPr>
                <w:rFonts w:eastAsia="Century Gothic" w:cs="Arial"/>
                <w:color w:val="000000" w:themeColor="text1"/>
                <w:sz w:val="16"/>
                <w:szCs w:val="16"/>
              </w:rPr>
            </w:pPr>
            <w:proofErr w:type="spellStart"/>
            <w:r w:rsidRPr="00560E1A">
              <w:rPr>
                <w:rFonts w:eastAsia="Century Gothic" w:cs="Arial"/>
                <w:color w:val="000000" w:themeColor="text1"/>
                <w:sz w:val="16"/>
                <w:szCs w:val="16"/>
              </w:rPr>
              <w:t>Likeli</w:t>
            </w:r>
            <w:proofErr w:type="spellEnd"/>
            <w:r w:rsidR="00E44EB7" w:rsidRPr="00560E1A">
              <w:rPr>
                <w:rFonts w:eastAsia="Century Gothic" w:cs="Arial"/>
                <w:color w:val="000000" w:themeColor="text1"/>
                <w:sz w:val="16"/>
                <w:szCs w:val="16"/>
              </w:rPr>
              <w:t>-</w:t>
            </w:r>
            <w:r w:rsidRPr="00560E1A">
              <w:rPr>
                <w:rFonts w:eastAsia="Century Gothic" w:cs="Arial"/>
                <w:color w:val="000000" w:themeColor="text1"/>
                <w:sz w:val="16"/>
                <w:szCs w:val="16"/>
              </w:rPr>
              <w:t>hood</w:t>
            </w:r>
          </w:p>
        </w:tc>
        <w:tc>
          <w:tcPr>
            <w:tcW w:w="680" w:type="dxa"/>
          </w:tcPr>
          <w:p w14:paraId="4C0DEDE4" w14:textId="5A2AAF87" w:rsidR="00F4149A" w:rsidRPr="00560E1A" w:rsidRDefault="00F4149A" w:rsidP="00F4149A">
            <w:pPr>
              <w:jc w:val="center"/>
              <w:rPr>
                <w:rFonts w:eastAsia="Century Gothic" w:cs="Arial"/>
                <w:color w:val="000000" w:themeColor="text1"/>
                <w:sz w:val="16"/>
                <w:szCs w:val="16"/>
              </w:rPr>
            </w:pPr>
            <w:r w:rsidRPr="00560E1A">
              <w:rPr>
                <w:rFonts w:eastAsia="Century Gothic" w:cs="Arial"/>
                <w:color w:val="000000" w:themeColor="text1"/>
                <w:sz w:val="16"/>
                <w:szCs w:val="16"/>
              </w:rPr>
              <w:t>Overall risk rating</w:t>
            </w:r>
          </w:p>
        </w:tc>
        <w:tc>
          <w:tcPr>
            <w:tcW w:w="3005" w:type="dxa"/>
          </w:tcPr>
          <w:p w14:paraId="55B9078B" w14:textId="1CABA5B2" w:rsidR="00F4149A" w:rsidRPr="00560E1A" w:rsidRDefault="00753FD4" w:rsidP="00F4149A">
            <w:pPr>
              <w:jc w:val="center"/>
              <w:rPr>
                <w:rFonts w:eastAsia="Century Gothic" w:cs="Arial"/>
                <w:color w:val="000000" w:themeColor="text1"/>
                <w:sz w:val="16"/>
                <w:szCs w:val="16"/>
              </w:rPr>
            </w:pPr>
            <w:r w:rsidRPr="00560E1A">
              <w:rPr>
                <w:rFonts w:eastAsia="Century Gothic" w:cs="Arial"/>
                <w:color w:val="000000" w:themeColor="text1"/>
                <w:sz w:val="16"/>
                <w:szCs w:val="16"/>
              </w:rPr>
              <w:t>Risk treatment / mitigation</w:t>
            </w:r>
          </w:p>
        </w:tc>
      </w:tr>
      <w:tr w:rsidR="00EF3A22" w:rsidRPr="00560E1A" w14:paraId="559427A5" w14:textId="285058AC" w:rsidTr="00E658FF">
        <w:tc>
          <w:tcPr>
            <w:tcW w:w="421" w:type="dxa"/>
          </w:tcPr>
          <w:p w14:paraId="7B5969C9" w14:textId="000066CC" w:rsidR="00F4149A" w:rsidRPr="00560E1A" w:rsidRDefault="00753FD4" w:rsidP="00753FD4">
            <w:pPr>
              <w:jc w:val="center"/>
              <w:rPr>
                <w:rFonts w:eastAsia="Century Gothic" w:cs="Arial"/>
                <w:color w:val="FF0000"/>
                <w:sz w:val="12"/>
                <w:szCs w:val="12"/>
              </w:rPr>
            </w:pPr>
            <w:r w:rsidRPr="00560E1A">
              <w:rPr>
                <w:rFonts w:eastAsia="Century Gothic" w:cs="Arial"/>
                <w:color w:val="FF0000"/>
                <w:sz w:val="12"/>
                <w:szCs w:val="12"/>
              </w:rPr>
              <w:t>1</w:t>
            </w:r>
          </w:p>
        </w:tc>
        <w:tc>
          <w:tcPr>
            <w:tcW w:w="716" w:type="dxa"/>
          </w:tcPr>
          <w:p w14:paraId="303C4858" w14:textId="1FB72442" w:rsidR="00F4149A" w:rsidRPr="00560E1A" w:rsidRDefault="009A6D5B" w:rsidP="00753FD4">
            <w:pPr>
              <w:jc w:val="center"/>
              <w:rPr>
                <w:rFonts w:eastAsia="Century Gothic" w:cs="Arial"/>
                <w:color w:val="FF0000"/>
                <w:sz w:val="12"/>
                <w:szCs w:val="12"/>
              </w:rPr>
            </w:pPr>
            <w:r w:rsidRPr="00560E1A">
              <w:rPr>
                <w:rFonts w:eastAsia="Century Gothic" w:cs="Arial"/>
                <w:color w:val="FF0000"/>
                <w:sz w:val="12"/>
                <w:szCs w:val="12"/>
              </w:rPr>
              <w:t>Accountability</w:t>
            </w:r>
          </w:p>
        </w:tc>
        <w:tc>
          <w:tcPr>
            <w:tcW w:w="3258" w:type="dxa"/>
          </w:tcPr>
          <w:p w14:paraId="02D19CCC" w14:textId="77777777" w:rsidR="009A6D5B" w:rsidRPr="00560E1A" w:rsidRDefault="009A6D5B" w:rsidP="009A6D5B">
            <w:pPr>
              <w:jc w:val="both"/>
              <w:rPr>
                <w:rFonts w:eastAsia="Century Gothic" w:cs="Arial"/>
                <w:color w:val="FF0000"/>
                <w:sz w:val="12"/>
                <w:szCs w:val="12"/>
              </w:rPr>
            </w:pPr>
            <w:r w:rsidRPr="00560E1A">
              <w:rPr>
                <w:rFonts w:eastAsia="Century Gothic" w:cs="Arial"/>
                <w:color w:val="FF0000"/>
                <w:sz w:val="12"/>
                <w:szCs w:val="12"/>
              </w:rPr>
              <w:t xml:space="preserve">Failure to establish and disseminate a clear accountability framework that achieves the right balance between centralization and decentralization (including true delegation of authority to the field) leads to bottlenecks in decision-making and impacts the Office ability to meet UNESCO's strategic goals </w:t>
            </w:r>
          </w:p>
          <w:p w14:paraId="13B0296B" w14:textId="3E78DE07" w:rsidR="00F4149A" w:rsidRPr="00560E1A" w:rsidRDefault="009A6D5B" w:rsidP="009A6D5B">
            <w:pPr>
              <w:jc w:val="both"/>
              <w:rPr>
                <w:rFonts w:eastAsia="Century Gothic" w:cs="Arial"/>
                <w:color w:val="FF0000"/>
                <w:sz w:val="12"/>
                <w:szCs w:val="12"/>
              </w:rPr>
            </w:pPr>
            <w:r w:rsidRPr="00560E1A">
              <w:rPr>
                <w:rFonts w:eastAsia="Century Gothic" w:cs="Arial"/>
                <w:color w:val="FF0000"/>
                <w:sz w:val="12"/>
                <w:szCs w:val="12"/>
              </w:rPr>
              <w:t>Opportunity: To develop more transversal projects that leverage on successful projects in other Offices and or Regions</w:t>
            </w:r>
          </w:p>
        </w:tc>
        <w:tc>
          <w:tcPr>
            <w:tcW w:w="851" w:type="dxa"/>
          </w:tcPr>
          <w:p w14:paraId="61E758ED" w14:textId="77777777" w:rsidR="000C22AC" w:rsidRPr="00560E1A" w:rsidRDefault="000C22AC" w:rsidP="000C22AC">
            <w:pPr>
              <w:jc w:val="center"/>
              <w:rPr>
                <w:rFonts w:eastAsia="Century Gothic" w:cs="Arial"/>
                <w:color w:val="FF0000"/>
                <w:sz w:val="12"/>
                <w:szCs w:val="12"/>
              </w:rPr>
            </w:pPr>
            <w:r w:rsidRPr="00560E1A">
              <w:rPr>
                <w:rFonts w:eastAsia="Century Gothic" w:cs="Arial"/>
                <w:color w:val="FF0000"/>
                <w:sz w:val="12"/>
                <w:szCs w:val="12"/>
              </w:rPr>
              <w:t>4-Significant</w:t>
            </w:r>
          </w:p>
          <w:p w14:paraId="6831B25A" w14:textId="77777777" w:rsidR="00F4149A" w:rsidRPr="00560E1A" w:rsidRDefault="00F4149A" w:rsidP="000C22AC">
            <w:pPr>
              <w:jc w:val="center"/>
              <w:rPr>
                <w:rFonts w:eastAsia="Century Gothic" w:cs="Arial"/>
                <w:color w:val="FF0000"/>
                <w:sz w:val="12"/>
                <w:szCs w:val="12"/>
              </w:rPr>
            </w:pPr>
          </w:p>
        </w:tc>
        <w:tc>
          <w:tcPr>
            <w:tcW w:w="709" w:type="dxa"/>
          </w:tcPr>
          <w:p w14:paraId="4970976A" w14:textId="77777777" w:rsidR="000C22AC" w:rsidRPr="00560E1A" w:rsidRDefault="000C22AC" w:rsidP="000C22AC">
            <w:pPr>
              <w:jc w:val="center"/>
              <w:rPr>
                <w:rFonts w:eastAsia="Century Gothic" w:cs="Arial"/>
                <w:color w:val="FF0000"/>
                <w:sz w:val="12"/>
                <w:szCs w:val="12"/>
              </w:rPr>
            </w:pPr>
            <w:r w:rsidRPr="00560E1A">
              <w:rPr>
                <w:rFonts w:eastAsia="Century Gothic" w:cs="Arial"/>
                <w:color w:val="FF0000"/>
                <w:sz w:val="12"/>
                <w:szCs w:val="12"/>
              </w:rPr>
              <w:t>3-Possible</w:t>
            </w:r>
          </w:p>
          <w:p w14:paraId="60288CE6" w14:textId="77777777" w:rsidR="00F4149A" w:rsidRPr="00560E1A" w:rsidRDefault="00F4149A" w:rsidP="000C22AC">
            <w:pPr>
              <w:jc w:val="center"/>
              <w:rPr>
                <w:rFonts w:eastAsia="Century Gothic" w:cs="Arial"/>
                <w:color w:val="FF0000"/>
                <w:sz w:val="12"/>
                <w:szCs w:val="12"/>
              </w:rPr>
            </w:pPr>
          </w:p>
        </w:tc>
        <w:tc>
          <w:tcPr>
            <w:tcW w:w="680" w:type="dxa"/>
          </w:tcPr>
          <w:p w14:paraId="17B2C03F" w14:textId="77777777" w:rsidR="000C22AC" w:rsidRPr="00560E1A" w:rsidRDefault="000C22AC" w:rsidP="000C22AC">
            <w:pPr>
              <w:jc w:val="center"/>
              <w:rPr>
                <w:rFonts w:eastAsia="Century Gothic" w:cs="Arial"/>
                <w:color w:val="FF0000"/>
                <w:sz w:val="12"/>
                <w:szCs w:val="12"/>
              </w:rPr>
            </w:pPr>
            <w:r w:rsidRPr="00560E1A">
              <w:rPr>
                <w:rFonts w:eastAsia="Century Gothic" w:cs="Arial"/>
                <w:color w:val="FF0000"/>
                <w:sz w:val="12"/>
                <w:szCs w:val="12"/>
              </w:rPr>
              <w:t>Medium High</w:t>
            </w:r>
          </w:p>
          <w:p w14:paraId="66B771AC" w14:textId="77777777" w:rsidR="00F4149A" w:rsidRPr="00560E1A" w:rsidRDefault="00F4149A" w:rsidP="000C22AC">
            <w:pPr>
              <w:jc w:val="center"/>
              <w:rPr>
                <w:rFonts w:eastAsia="Century Gothic" w:cs="Arial"/>
                <w:color w:val="FF0000"/>
                <w:sz w:val="12"/>
                <w:szCs w:val="12"/>
              </w:rPr>
            </w:pPr>
          </w:p>
        </w:tc>
        <w:tc>
          <w:tcPr>
            <w:tcW w:w="3005" w:type="dxa"/>
          </w:tcPr>
          <w:p w14:paraId="64184659" w14:textId="77777777" w:rsidR="00F4149A" w:rsidRPr="00560E1A" w:rsidRDefault="00416D55" w:rsidP="00416D55">
            <w:pPr>
              <w:jc w:val="both"/>
              <w:rPr>
                <w:rFonts w:eastAsia="Century Gothic" w:cs="Arial"/>
                <w:color w:val="FF0000"/>
                <w:sz w:val="12"/>
                <w:szCs w:val="12"/>
              </w:rPr>
            </w:pPr>
            <w:r w:rsidRPr="00560E1A">
              <w:rPr>
                <w:rFonts w:eastAsia="Century Gothic" w:cs="Arial"/>
                <w:color w:val="FF0000"/>
                <w:sz w:val="12"/>
                <w:szCs w:val="12"/>
              </w:rPr>
              <w:t>Establish open communication at level of Directors/ Heads of Office, Head of Units level to promote information sharing and joint actions /</w:t>
            </w:r>
            <w:r w:rsidR="00E44EB7" w:rsidRPr="00560E1A">
              <w:rPr>
                <w:rFonts w:eastAsia="Century Gothic" w:cs="Arial"/>
                <w:color w:val="FF0000"/>
                <w:sz w:val="12"/>
                <w:szCs w:val="12"/>
              </w:rPr>
              <w:t xml:space="preserve"> Internal PS discussions with invitation extended to </w:t>
            </w:r>
            <w:proofErr w:type="spellStart"/>
            <w:r w:rsidR="00E44EB7" w:rsidRPr="00560E1A">
              <w:rPr>
                <w:rFonts w:eastAsia="Century Gothic" w:cs="Arial"/>
                <w:color w:val="FF0000"/>
                <w:sz w:val="12"/>
                <w:szCs w:val="12"/>
              </w:rPr>
              <w:t>HoO</w:t>
            </w:r>
            <w:proofErr w:type="spellEnd"/>
            <w:r w:rsidR="00E44EB7" w:rsidRPr="00560E1A">
              <w:rPr>
                <w:rFonts w:eastAsia="Century Gothic" w:cs="Arial"/>
                <w:color w:val="FF0000"/>
                <w:sz w:val="12"/>
                <w:szCs w:val="12"/>
              </w:rPr>
              <w:t xml:space="preserve"> for the region to establish a common understanding of country and regional initiatives</w:t>
            </w:r>
          </w:p>
          <w:p w14:paraId="2D66794E" w14:textId="340EBCB1" w:rsidR="00544DF0" w:rsidRPr="00560E1A" w:rsidRDefault="00544DF0" w:rsidP="00416D55">
            <w:pPr>
              <w:jc w:val="both"/>
              <w:rPr>
                <w:rFonts w:eastAsia="Century Gothic" w:cs="Arial"/>
                <w:color w:val="FF0000"/>
                <w:sz w:val="12"/>
                <w:szCs w:val="12"/>
              </w:rPr>
            </w:pPr>
            <w:r w:rsidRPr="00560E1A">
              <w:rPr>
                <w:rFonts w:eastAsia="Century Gothic" w:cs="Arial"/>
                <w:color w:val="FF0000"/>
                <w:sz w:val="12"/>
                <w:szCs w:val="12"/>
              </w:rPr>
              <w:t>INSERT IN OFF</w:t>
            </w:r>
            <w:r w:rsidR="00397BD1" w:rsidRPr="00560E1A">
              <w:rPr>
                <w:rFonts w:eastAsia="Century Gothic" w:cs="Arial"/>
                <w:color w:val="FF0000"/>
                <w:sz w:val="12"/>
                <w:szCs w:val="12"/>
              </w:rPr>
              <w:t>I</w:t>
            </w:r>
            <w:r w:rsidRPr="00560E1A">
              <w:rPr>
                <w:rFonts w:eastAsia="Century Gothic" w:cs="Arial"/>
                <w:color w:val="FF0000"/>
                <w:sz w:val="12"/>
                <w:szCs w:val="12"/>
              </w:rPr>
              <w:t>CE OBJECTIVES</w:t>
            </w:r>
          </w:p>
        </w:tc>
      </w:tr>
      <w:tr w:rsidR="00EF3A22" w:rsidRPr="00560E1A" w14:paraId="0E677D01" w14:textId="7B2E5946" w:rsidTr="00E658FF">
        <w:tc>
          <w:tcPr>
            <w:tcW w:w="421" w:type="dxa"/>
          </w:tcPr>
          <w:p w14:paraId="2FC1D5EF" w14:textId="1AEEAE7A" w:rsidR="00F4149A" w:rsidRPr="00560E1A" w:rsidRDefault="00B0291B" w:rsidP="00753FD4">
            <w:pPr>
              <w:jc w:val="center"/>
              <w:rPr>
                <w:rFonts w:eastAsia="Century Gothic" w:cs="Arial"/>
                <w:color w:val="000000" w:themeColor="text1"/>
                <w:sz w:val="12"/>
                <w:szCs w:val="12"/>
              </w:rPr>
            </w:pPr>
            <w:r w:rsidRPr="00560E1A">
              <w:rPr>
                <w:rFonts w:eastAsia="Century Gothic" w:cs="Arial"/>
                <w:color w:val="000000" w:themeColor="text1"/>
                <w:sz w:val="12"/>
                <w:szCs w:val="12"/>
              </w:rPr>
              <w:t>2</w:t>
            </w:r>
          </w:p>
        </w:tc>
        <w:tc>
          <w:tcPr>
            <w:tcW w:w="716" w:type="dxa"/>
          </w:tcPr>
          <w:p w14:paraId="3A39085E" w14:textId="322F007C" w:rsidR="00F4149A" w:rsidRPr="00560E1A" w:rsidRDefault="00B0291B" w:rsidP="00B0291B">
            <w:pPr>
              <w:rPr>
                <w:rFonts w:eastAsia="Century Gothic" w:cs="Arial"/>
                <w:color w:val="000000" w:themeColor="text1"/>
                <w:sz w:val="12"/>
                <w:szCs w:val="12"/>
              </w:rPr>
            </w:pPr>
            <w:r w:rsidRPr="00560E1A">
              <w:rPr>
                <w:rFonts w:eastAsia="Century Gothic" w:cs="Arial"/>
                <w:color w:val="000000" w:themeColor="text1"/>
                <w:sz w:val="12"/>
                <w:szCs w:val="12"/>
              </w:rPr>
              <w:t>Host Country Environment</w:t>
            </w:r>
          </w:p>
        </w:tc>
        <w:tc>
          <w:tcPr>
            <w:tcW w:w="3258" w:type="dxa"/>
          </w:tcPr>
          <w:p w14:paraId="3A80A9EF" w14:textId="77777777" w:rsidR="00B0291B" w:rsidRPr="00560E1A" w:rsidRDefault="00B0291B" w:rsidP="00DF2435">
            <w:pPr>
              <w:jc w:val="both"/>
              <w:rPr>
                <w:rFonts w:eastAsia="Century Gothic" w:cs="Arial"/>
                <w:color w:val="000000" w:themeColor="text1"/>
                <w:sz w:val="12"/>
                <w:szCs w:val="12"/>
              </w:rPr>
            </w:pPr>
            <w:r w:rsidRPr="00560E1A">
              <w:rPr>
                <w:rFonts w:eastAsia="Century Gothic" w:cs="Arial"/>
                <w:color w:val="000000" w:themeColor="text1"/>
                <w:sz w:val="12"/>
                <w:szCs w:val="12"/>
              </w:rPr>
              <w:t xml:space="preserve">Dramatic changes in the socioeconomic or political environment, fiscal and monetary </w:t>
            </w:r>
            <w:proofErr w:type="gramStart"/>
            <w:r w:rsidRPr="00560E1A">
              <w:rPr>
                <w:rFonts w:eastAsia="Century Gothic" w:cs="Arial"/>
                <w:color w:val="000000" w:themeColor="text1"/>
                <w:sz w:val="12"/>
                <w:szCs w:val="12"/>
              </w:rPr>
              <w:t>policies</w:t>
            </w:r>
            <w:proofErr w:type="gramEnd"/>
            <w:r w:rsidRPr="00560E1A">
              <w:rPr>
                <w:rFonts w:eastAsia="Century Gothic" w:cs="Arial"/>
                <w:color w:val="000000" w:themeColor="text1"/>
                <w:sz w:val="12"/>
                <w:szCs w:val="12"/>
              </w:rPr>
              <w:t xml:space="preserve"> or a decline in the sanitary (health) situation </w:t>
            </w:r>
          </w:p>
          <w:p w14:paraId="3902D01F" w14:textId="07218891" w:rsidR="00F4149A" w:rsidRPr="00560E1A" w:rsidRDefault="00B0291B" w:rsidP="00DF2435">
            <w:pPr>
              <w:jc w:val="both"/>
              <w:rPr>
                <w:rFonts w:eastAsia="Century Gothic" w:cs="Arial"/>
                <w:color w:val="000000" w:themeColor="text1"/>
                <w:sz w:val="12"/>
                <w:szCs w:val="12"/>
              </w:rPr>
            </w:pPr>
            <w:r w:rsidRPr="00560E1A">
              <w:rPr>
                <w:rFonts w:eastAsia="Century Gothic" w:cs="Arial"/>
                <w:color w:val="000000" w:themeColor="text1"/>
                <w:sz w:val="12"/>
                <w:szCs w:val="12"/>
              </w:rPr>
              <w:t>Opportunity: Economic and political events opening different</w:t>
            </w:r>
            <w:r w:rsidR="00A12701" w:rsidRPr="00560E1A">
              <w:rPr>
                <w:rFonts w:eastAsia="Century Gothic" w:cs="Arial"/>
                <w:color w:val="000000" w:themeColor="text1"/>
                <w:sz w:val="12"/>
                <w:szCs w:val="12"/>
              </w:rPr>
              <w:t xml:space="preserve"> </w:t>
            </w:r>
            <w:r w:rsidRPr="00560E1A">
              <w:rPr>
                <w:rFonts w:eastAsia="Century Gothic" w:cs="Arial"/>
                <w:color w:val="000000" w:themeColor="text1"/>
                <w:sz w:val="12"/>
                <w:szCs w:val="12"/>
              </w:rPr>
              <w:t xml:space="preserve">areas for cooperation and strengthening </w:t>
            </w:r>
            <w:r w:rsidR="002A5119" w:rsidRPr="00560E1A">
              <w:rPr>
                <w:rFonts w:eastAsia="Century Gothic" w:cs="Arial"/>
                <w:color w:val="000000" w:themeColor="text1"/>
                <w:sz w:val="12"/>
                <w:szCs w:val="12"/>
              </w:rPr>
              <w:t>alignment</w:t>
            </w:r>
            <w:r w:rsidRPr="00560E1A">
              <w:rPr>
                <w:rFonts w:eastAsia="Century Gothic" w:cs="Arial"/>
                <w:color w:val="000000" w:themeColor="text1"/>
                <w:sz w:val="12"/>
                <w:szCs w:val="12"/>
              </w:rPr>
              <w:t xml:space="preserve"> between UNESCO manda</w:t>
            </w:r>
            <w:r w:rsidR="002A5119" w:rsidRPr="00560E1A">
              <w:rPr>
                <w:rFonts w:eastAsia="Century Gothic" w:cs="Arial"/>
                <w:color w:val="000000" w:themeColor="text1"/>
                <w:sz w:val="12"/>
                <w:szCs w:val="12"/>
              </w:rPr>
              <w:t>te</w:t>
            </w:r>
            <w:r w:rsidRPr="00560E1A">
              <w:rPr>
                <w:rFonts w:eastAsia="Century Gothic" w:cs="Arial"/>
                <w:color w:val="000000" w:themeColor="text1"/>
                <w:sz w:val="12"/>
                <w:szCs w:val="12"/>
              </w:rPr>
              <w:t xml:space="preserve"> and Government policies</w:t>
            </w:r>
          </w:p>
        </w:tc>
        <w:tc>
          <w:tcPr>
            <w:tcW w:w="851" w:type="dxa"/>
          </w:tcPr>
          <w:p w14:paraId="126864CC" w14:textId="77777777" w:rsidR="0064444D" w:rsidRPr="00560E1A" w:rsidRDefault="0064444D" w:rsidP="0064444D">
            <w:pPr>
              <w:jc w:val="center"/>
              <w:rPr>
                <w:rFonts w:eastAsia="Century Gothic" w:cs="Arial"/>
                <w:color w:val="000000" w:themeColor="text1"/>
                <w:sz w:val="12"/>
                <w:szCs w:val="12"/>
              </w:rPr>
            </w:pPr>
            <w:r w:rsidRPr="00560E1A">
              <w:rPr>
                <w:rFonts w:eastAsia="Century Gothic" w:cs="Arial"/>
                <w:color w:val="000000" w:themeColor="text1"/>
                <w:sz w:val="12"/>
                <w:szCs w:val="12"/>
              </w:rPr>
              <w:t>5-Severe</w:t>
            </w:r>
          </w:p>
          <w:p w14:paraId="3BF70429" w14:textId="77777777" w:rsidR="00F4149A" w:rsidRPr="00560E1A" w:rsidRDefault="00F4149A" w:rsidP="0064444D">
            <w:pPr>
              <w:jc w:val="center"/>
              <w:rPr>
                <w:rFonts w:eastAsia="Century Gothic" w:cs="Arial"/>
                <w:color w:val="000000" w:themeColor="text1"/>
                <w:sz w:val="12"/>
                <w:szCs w:val="12"/>
              </w:rPr>
            </w:pPr>
          </w:p>
        </w:tc>
        <w:tc>
          <w:tcPr>
            <w:tcW w:w="709" w:type="dxa"/>
          </w:tcPr>
          <w:p w14:paraId="2B2A325F" w14:textId="77777777" w:rsidR="0064444D" w:rsidRPr="00560E1A" w:rsidRDefault="0064444D" w:rsidP="0064444D">
            <w:pPr>
              <w:jc w:val="center"/>
              <w:rPr>
                <w:rFonts w:eastAsia="Century Gothic" w:cs="Arial"/>
                <w:color w:val="000000" w:themeColor="text1"/>
                <w:sz w:val="12"/>
                <w:szCs w:val="12"/>
              </w:rPr>
            </w:pPr>
            <w:r w:rsidRPr="00560E1A">
              <w:rPr>
                <w:rFonts w:eastAsia="Century Gothic" w:cs="Arial"/>
                <w:color w:val="000000" w:themeColor="text1"/>
                <w:sz w:val="12"/>
                <w:szCs w:val="12"/>
              </w:rPr>
              <w:t>5-Very likely</w:t>
            </w:r>
          </w:p>
          <w:p w14:paraId="2C8C28AD" w14:textId="77777777" w:rsidR="00F4149A" w:rsidRPr="00560E1A" w:rsidRDefault="00F4149A" w:rsidP="0064444D">
            <w:pPr>
              <w:jc w:val="center"/>
              <w:rPr>
                <w:rFonts w:eastAsia="Century Gothic" w:cs="Arial"/>
                <w:color w:val="000000" w:themeColor="text1"/>
                <w:sz w:val="12"/>
                <w:szCs w:val="12"/>
              </w:rPr>
            </w:pPr>
          </w:p>
        </w:tc>
        <w:tc>
          <w:tcPr>
            <w:tcW w:w="680" w:type="dxa"/>
          </w:tcPr>
          <w:p w14:paraId="3C794FD9" w14:textId="77777777" w:rsidR="0064444D" w:rsidRPr="00560E1A" w:rsidRDefault="0064444D" w:rsidP="0064444D">
            <w:pPr>
              <w:jc w:val="center"/>
              <w:rPr>
                <w:rFonts w:eastAsia="Century Gothic" w:cs="Arial"/>
                <w:color w:val="000000" w:themeColor="text1"/>
                <w:sz w:val="12"/>
                <w:szCs w:val="12"/>
              </w:rPr>
            </w:pPr>
            <w:r w:rsidRPr="00560E1A">
              <w:rPr>
                <w:rFonts w:eastAsia="Century Gothic" w:cs="Arial"/>
                <w:color w:val="000000" w:themeColor="text1"/>
                <w:sz w:val="12"/>
                <w:szCs w:val="12"/>
              </w:rPr>
              <w:t>High</w:t>
            </w:r>
          </w:p>
          <w:p w14:paraId="5C66CDBE" w14:textId="77777777" w:rsidR="00F4149A" w:rsidRPr="00560E1A" w:rsidRDefault="00F4149A" w:rsidP="0064444D">
            <w:pPr>
              <w:jc w:val="center"/>
              <w:rPr>
                <w:rFonts w:eastAsia="Century Gothic" w:cs="Arial"/>
                <w:color w:val="000000" w:themeColor="text1"/>
                <w:sz w:val="12"/>
                <w:szCs w:val="12"/>
              </w:rPr>
            </w:pPr>
          </w:p>
        </w:tc>
        <w:tc>
          <w:tcPr>
            <w:tcW w:w="3005" w:type="dxa"/>
          </w:tcPr>
          <w:p w14:paraId="3C23C4B2" w14:textId="09486330" w:rsidR="00F4149A" w:rsidRPr="00560E1A" w:rsidRDefault="002A5119" w:rsidP="00AA3C98">
            <w:pPr>
              <w:ind w:left="64"/>
              <w:jc w:val="both"/>
              <w:rPr>
                <w:rFonts w:eastAsia="Century Gothic" w:cs="Arial"/>
                <w:color w:val="000000" w:themeColor="text1"/>
                <w:sz w:val="12"/>
                <w:szCs w:val="12"/>
              </w:rPr>
            </w:pPr>
            <w:r w:rsidRPr="00560E1A">
              <w:rPr>
                <w:rFonts w:eastAsia="Century Gothic" w:cs="Arial"/>
                <w:color w:val="000000" w:themeColor="text1"/>
                <w:sz w:val="12"/>
                <w:szCs w:val="12"/>
              </w:rPr>
              <w:t>Increased advocacy and lobbing of influential people/organizations in country to publicly express support for UNESCO projects</w:t>
            </w:r>
            <w:r w:rsidR="00704970" w:rsidRPr="00560E1A">
              <w:rPr>
                <w:rFonts w:eastAsia="Century Gothic" w:cs="Arial"/>
                <w:color w:val="000000" w:themeColor="text1"/>
                <w:sz w:val="12"/>
                <w:szCs w:val="12"/>
              </w:rPr>
              <w:t>;</w:t>
            </w:r>
            <w:r w:rsidR="002A6A62" w:rsidRPr="00560E1A">
              <w:rPr>
                <w:rFonts w:eastAsia="Century Gothic" w:cs="Arial"/>
                <w:color w:val="000000" w:themeColor="text1"/>
                <w:sz w:val="12"/>
                <w:szCs w:val="12"/>
              </w:rPr>
              <w:br/>
              <w:t>Active participation in UNCT and Government briefings on policies</w:t>
            </w:r>
            <w:r w:rsidR="00704970" w:rsidRPr="00560E1A">
              <w:rPr>
                <w:rFonts w:eastAsia="Century Gothic" w:cs="Arial"/>
                <w:color w:val="000000" w:themeColor="text1"/>
                <w:sz w:val="12"/>
                <w:szCs w:val="12"/>
              </w:rPr>
              <w:t>; UNCT participants to contribute to the discussion to explore options for addressing impact of policy changes  / planned disinvestment; Update work plans so that they are in line with  changes in Member States' policies and institutional setups and priorities  and adjust the activities of the Office to these changes</w:t>
            </w:r>
            <w:r w:rsidR="00997BFE" w:rsidRPr="00560E1A">
              <w:rPr>
                <w:rFonts w:eastAsia="Century Gothic" w:cs="Arial"/>
                <w:color w:val="000000" w:themeColor="text1"/>
                <w:sz w:val="12"/>
                <w:szCs w:val="12"/>
              </w:rPr>
              <w:t>; UNESCO contributes towards joint UN initiatives to provide some level of care in respect of COVID; Flexible working arrangements to allow Staff and Personnel to telecommute if they feel uncomfortable with coming to the office or if they suspect that they may be infected</w:t>
            </w:r>
          </w:p>
        </w:tc>
      </w:tr>
      <w:tr w:rsidR="00EF3A22" w:rsidRPr="00560E1A" w14:paraId="21E50B3C" w14:textId="3BC90CF1" w:rsidTr="00E658FF">
        <w:tc>
          <w:tcPr>
            <w:tcW w:w="421" w:type="dxa"/>
          </w:tcPr>
          <w:p w14:paraId="33333641" w14:textId="51A84BF2" w:rsidR="00F4149A" w:rsidRPr="00560E1A" w:rsidRDefault="00B0291B" w:rsidP="00753FD4">
            <w:pPr>
              <w:jc w:val="center"/>
              <w:rPr>
                <w:rFonts w:eastAsia="Century Gothic" w:cs="Arial"/>
                <w:color w:val="FF0000"/>
                <w:sz w:val="12"/>
                <w:szCs w:val="12"/>
              </w:rPr>
            </w:pPr>
            <w:r w:rsidRPr="00560E1A">
              <w:rPr>
                <w:rFonts w:eastAsia="Century Gothic" w:cs="Arial"/>
                <w:color w:val="FF0000"/>
                <w:sz w:val="12"/>
                <w:szCs w:val="12"/>
              </w:rPr>
              <w:t>3</w:t>
            </w:r>
          </w:p>
        </w:tc>
        <w:tc>
          <w:tcPr>
            <w:tcW w:w="716" w:type="dxa"/>
          </w:tcPr>
          <w:p w14:paraId="4EB51981" w14:textId="33DF64A3" w:rsidR="00F4149A" w:rsidRPr="00560E1A" w:rsidRDefault="00403296" w:rsidP="00753FD4">
            <w:pPr>
              <w:jc w:val="center"/>
              <w:rPr>
                <w:rFonts w:eastAsia="Century Gothic" w:cs="Arial"/>
                <w:color w:val="FF0000"/>
                <w:sz w:val="12"/>
                <w:szCs w:val="12"/>
              </w:rPr>
            </w:pPr>
            <w:r w:rsidRPr="00560E1A">
              <w:rPr>
                <w:rFonts w:eastAsia="Century Gothic" w:cs="Arial"/>
                <w:color w:val="FF0000"/>
                <w:sz w:val="12"/>
                <w:szCs w:val="12"/>
              </w:rPr>
              <w:t>Organizational transformation</w:t>
            </w:r>
          </w:p>
        </w:tc>
        <w:tc>
          <w:tcPr>
            <w:tcW w:w="3258" w:type="dxa"/>
          </w:tcPr>
          <w:p w14:paraId="14A0450E" w14:textId="613966C2" w:rsidR="00F4149A" w:rsidRPr="00560E1A" w:rsidRDefault="00403296" w:rsidP="00403296">
            <w:pPr>
              <w:rPr>
                <w:rFonts w:eastAsia="Century Gothic" w:cs="Arial"/>
                <w:color w:val="FF0000"/>
                <w:sz w:val="12"/>
                <w:szCs w:val="12"/>
              </w:rPr>
            </w:pPr>
            <w:r w:rsidRPr="00560E1A">
              <w:rPr>
                <w:rFonts w:eastAsia="Century Gothic" w:cs="Arial"/>
                <w:color w:val="FF0000"/>
                <w:sz w:val="12"/>
                <w:szCs w:val="12"/>
              </w:rPr>
              <w:t>Failure to initiate, integrate and execute changes deriving/stemming from Organization/strategic transformations and reforms</w:t>
            </w:r>
          </w:p>
        </w:tc>
        <w:tc>
          <w:tcPr>
            <w:tcW w:w="851" w:type="dxa"/>
          </w:tcPr>
          <w:p w14:paraId="70601B4D" w14:textId="77777777" w:rsidR="00403296" w:rsidRPr="00560E1A" w:rsidRDefault="00403296" w:rsidP="00A12701">
            <w:pPr>
              <w:jc w:val="center"/>
              <w:rPr>
                <w:rFonts w:eastAsia="Century Gothic" w:cs="Arial"/>
                <w:color w:val="FF0000"/>
                <w:sz w:val="12"/>
                <w:szCs w:val="12"/>
              </w:rPr>
            </w:pPr>
            <w:r w:rsidRPr="00560E1A">
              <w:rPr>
                <w:rFonts w:eastAsia="Century Gothic" w:cs="Arial"/>
                <w:color w:val="FF0000"/>
                <w:sz w:val="12"/>
                <w:szCs w:val="12"/>
              </w:rPr>
              <w:t>4-Significant</w:t>
            </w:r>
          </w:p>
          <w:p w14:paraId="6385DFBC" w14:textId="77777777" w:rsidR="00F4149A" w:rsidRPr="00560E1A" w:rsidRDefault="00F4149A" w:rsidP="00A12701">
            <w:pPr>
              <w:jc w:val="center"/>
              <w:rPr>
                <w:rFonts w:eastAsia="Century Gothic" w:cs="Arial"/>
                <w:color w:val="FF0000"/>
                <w:sz w:val="12"/>
                <w:szCs w:val="12"/>
              </w:rPr>
            </w:pPr>
          </w:p>
        </w:tc>
        <w:tc>
          <w:tcPr>
            <w:tcW w:w="709" w:type="dxa"/>
          </w:tcPr>
          <w:p w14:paraId="531560EE" w14:textId="77777777" w:rsidR="00A12701" w:rsidRPr="00560E1A" w:rsidRDefault="00A12701" w:rsidP="00A12701">
            <w:pPr>
              <w:jc w:val="center"/>
              <w:rPr>
                <w:rFonts w:eastAsia="Century Gothic" w:cs="Arial"/>
                <w:color w:val="FF0000"/>
                <w:sz w:val="12"/>
                <w:szCs w:val="12"/>
              </w:rPr>
            </w:pPr>
            <w:r w:rsidRPr="00560E1A">
              <w:rPr>
                <w:rFonts w:eastAsia="Century Gothic" w:cs="Arial"/>
                <w:color w:val="FF0000"/>
                <w:sz w:val="12"/>
                <w:szCs w:val="12"/>
              </w:rPr>
              <w:t>3-Possible</w:t>
            </w:r>
          </w:p>
          <w:p w14:paraId="000646A0" w14:textId="77777777" w:rsidR="00F4149A" w:rsidRPr="00560E1A" w:rsidRDefault="00F4149A" w:rsidP="00A12701">
            <w:pPr>
              <w:jc w:val="center"/>
              <w:rPr>
                <w:rFonts w:eastAsia="Century Gothic" w:cs="Arial"/>
                <w:color w:val="FF0000"/>
                <w:sz w:val="12"/>
                <w:szCs w:val="12"/>
              </w:rPr>
            </w:pPr>
          </w:p>
        </w:tc>
        <w:tc>
          <w:tcPr>
            <w:tcW w:w="680" w:type="dxa"/>
          </w:tcPr>
          <w:p w14:paraId="20EB1D0A" w14:textId="66DDB9BE" w:rsidR="00F4149A" w:rsidRPr="00560E1A" w:rsidRDefault="00A12701" w:rsidP="00A12701">
            <w:pPr>
              <w:jc w:val="center"/>
              <w:rPr>
                <w:rFonts w:eastAsia="Century Gothic" w:cs="Arial"/>
                <w:color w:val="FF0000"/>
                <w:sz w:val="12"/>
                <w:szCs w:val="12"/>
              </w:rPr>
            </w:pPr>
            <w:r w:rsidRPr="00560E1A">
              <w:rPr>
                <w:rFonts w:eastAsia="Century Gothic" w:cs="Arial"/>
                <w:color w:val="FF0000"/>
                <w:sz w:val="12"/>
                <w:szCs w:val="12"/>
              </w:rPr>
              <w:t>Medium High</w:t>
            </w:r>
          </w:p>
        </w:tc>
        <w:tc>
          <w:tcPr>
            <w:tcW w:w="3005" w:type="dxa"/>
          </w:tcPr>
          <w:p w14:paraId="231F4758" w14:textId="78EE46A8" w:rsidR="00F4149A" w:rsidRPr="00560E1A" w:rsidRDefault="00AA3C98" w:rsidP="009863DA">
            <w:pPr>
              <w:rPr>
                <w:rFonts w:eastAsia="Century Gothic" w:cs="Arial"/>
                <w:color w:val="FF0000"/>
                <w:sz w:val="12"/>
                <w:szCs w:val="12"/>
              </w:rPr>
            </w:pPr>
            <w:r w:rsidRPr="00560E1A">
              <w:rPr>
                <w:rFonts w:eastAsia="Century Gothic" w:cs="Arial"/>
                <w:color w:val="FF0000"/>
                <w:sz w:val="12"/>
                <w:szCs w:val="12"/>
              </w:rPr>
              <w:t xml:space="preserve">Recruit a dedicated </w:t>
            </w:r>
            <w:r w:rsidR="002B350D" w:rsidRPr="00560E1A">
              <w:rPr>
                <w:rFonts w:eastAsia="Century Gothic" w:cs="Arial"/>
                <w:color w:val="FF0000"/>
                <w:sz w:val="12"/>
                <w:szCs w:val="12"/>
              </w:rPr>
              <w:t>communications</w:t>
            </w:r>
            <w:r w:rsidRPr="00560E1A">
              <w:rPr>
                <w:rFonts w:eastAsia="Century Gothic" w:cs="Arial"/>
                <w:color w:val="FF0000"/>
                <w:sz w:val="12"/>
                <w:szCs w:val="12"/>
              </w:rPr>
              <w:t xml:space="preserve"> officer to focus on planning of communication and messages communicate UNESCO's priorities and achievements</w:t>
            </w:r>
            <w:r w:rsidR="002B540E" w:rsidRPr="00560E1A">
              <w:rPr>
                <w:rFonts w:eastAsia="Century Gothic" w:cs="Arial"/>
                <w:color w:val="FF0000"/>
                <w:sz w:val="12"/>
                <w:szCs w:val="12"/>
              </w:rPr>
              <w:t>; Active participation in UNCT; Integration of UN reform processes and contents in organizational discussions and meetings at all levels</w:t>
            </w:r>
          </w:p>
          <w:p w14:paraId="2B024887" w14:textId="4FE1AE71" w:rsidR="0060082B" w:rsidRPr="00560E1A" w:rsidRDefault="002928D1" w:rsidP="009863DA">
            <w:pPr>
              <w:rPr>
                <w:rFonts w:eastAsia="Century Gothic" w:cs="Arial"/>
                <w:color w:val="FF0000"/>
                <w:sz w:val="12"/>
                <w:szCs w:val="12"/>
              </w:rPr>
            </w:pPr>
            <w:r w:rsidRPr="00560E1A">
              <w:rPr>
                <w:rFonts w:eastAsia="Century Gothic" w:cs="Arial"/>
                <w:color w:val="FF0000"/>
                <w:sz w:val="12"/>
                <w:szCs w:val="12"/>
              </w:rPr>
              <w:t>W</w:t>
            </w:r>
            <w:r w:rsidR="00A052D4" w:rsidRPr="00560E1A">
              <w:rPr>
                <w:rFonts w:eastAsia="Century Gothic" w:cs="Arial"/>
                <w:color w:val="FF0000"/>
                <w:sz w:val="12"/>
                <w:szCs w:val="12"/>
              </w:rPr>
              <w:t xml:space="preserve">HAT STRATEGIC </w:t>
            </w:r>
            <w:r w:rsidR="00FF3B75" w:rsidRPr="00560E1A">
              <w:rPr>
                <w:rFonts w:eastAsia="Century Gothic" w:cs="Arial"/>
                <w:color w:val="FF0000"/>
                <w:sz w:val="12"/>
                <w:szCs w:val="12"/>
              </w:rPr>
              <w:t xml:space="preserve">CHANGES </w:t>
            </w:r>
            <w:r w:rsidR="00BB217A" w:rsidRPr="00560E1A">
              <w:rPr>
                <w:rFonts w:eastAsia="Century Gothic" w:cs="Arial"/>
                <w:color w:val="FF0000"/>
                <w:sz w:val="12"/>
                <w:szCs w:val="12"/>
              </w:rPr>
              <w:t xml:space="preserve">DOES </w:t>
            </w:r>
            <w:r w:rsidR="00FF3B75" w:rsidRPr="00560E1A">
              <w:rPr>
                <w:rFonts w:eastAsia="Century Gothic" w:cs="Arial"/>
                <w:color w:val="FF0000"/>
                <w:sz w:val="12"/>
                <w:szCs w:val="12"/>
              </w:rPr>
              <w:t xml:space="preserve">THE OFFICE WANT TO </w:t>
            </w:r>
            <w:r w:rsidR="00BB217A" w:rsidRPr="00560E1A">
              <w:rPr>
                <w:rFonts w:eastAsia="Century Gothic" w:cs="Arial"/>
                <w:color w:val="FF0000"/>
                <w:sz w:val="12"/>
                <w:szCs w:val="12"/>
              </w:rPr>
              <w:t xml:space="preserve">MAKE?  IF YES, WHO WOULD LEAD THIS CHANGE EFFORT?  THE </w:t>
            </w:r>
            <w:r w:rsidR="00BB217A" w:rsidRPr="00560E1A">
              <w:rPr>
                <w:rFonts w:eastAsia="Century Gothic" w:cs="Arial"/>
                <w:color w:val="FF0000"/>
                <w:sz w:val="12"/>
                <w:szCs w:val="12"/>
              </w:rPr>
              <w:br/>
            </w:r>
            <w:r w:rsidR="0060082B" w:rsidRPr="00560E1A">
              <w:rPr>
                <w:rFonts w:eastAsia="Century Gothic" w:cs="Arial"/>
                <w:color w:val="FF0000"/>
                <w:sz w:val="12"/>
                <w:szCs w:val="12"/>
              </w:rPr>
              <w:t>COMMUNICATIONS</w:t>
            </w:r>
            <w:r w:rsidR="00BB217A" w:rsidRPr="00560E1A">
              <w:rPr>
                <w:rFonts w:eastAsia="Century Gothic" w:cs="Arial"/>
                <w:color w:val="FF0000"/>
                <w:sz w:val="12"/>
                <w:szCs w:val="12"/>
              </w:rPr>
              <w:t xml:space="preserve"> OFFICE WOULD SUPPORT BUT </w:t>
            </w:r>
            <w:r w:rsidR="009863DA" w:rsidRPr="00560E1A">
              <w:rPr>
                <w:rFonts w:eastAsia="Century Gothic" w:cs="Arial"/>
                <w:color w:val="FF0000"/>
                <w:sz w:val="12"/>
                <w:szCs w:val="12"/>
              </w:rPr>
              <w:t>MAY NOT LEAD THIS CHANGE?</w:t>
            </w:r>
          </w:p>
        </w:tc>
      </w:tr>
      <w:tr w:rsidR="00EF3A22" w:rsidRPr="00560E1A" w14:paraId="635AD9AD" w14:textId="0B918F28" w:rsidTr="00E658FF">
        <w:tc>
          <w:tcPr>
            <w:tcW w:w="421" w:type="dxa"/>
          </w:tcPr>
          <w:p w14:paraId="6AECD1C3" w14:textId="407663A6" w:rsidR="00F4149A" w:rsidRPr="00560E1A" w:rsidRDefault="00B0291B" w:rsidP="00753FD4">
            <w:pPr>
              <w:jc w:val="center"/>
              <w:rPr>
                <w:rFonts w:eastAsia="Century Gothic" w:cs="Arial"/>
                <w:color w:val="000000" w:themeColor="text1"/>
                <w:sz w:val="12"/>
                <w:szCs w:val="12"/>
              </w:rPr>
            </w:pPr>
            <w:r w:rsidRPr="00560E1A">
              <w:rPr>
                <w:rFonts w:eastAsia="Century Gothic" w:cs="Arial"/>
                <w:color w:val="000000" w:themeColor="text1"/>
                <w:sz w:val="12"/>
                <w:szCs w:val="12"/>
              </w:rPr>
              <w:t>4</w:t>
            </w:r>
          </w:p>
        </w:tc>
        <w:tc>
          <w:tcPr>
            <w:tcW w:w="716" w:type="dxa"/>
          </w:tcPr>
          <w:p w14:paraId="1A38254C" w14:textId="06C192EB" w:rsidR="00F4149A" w:rsidRPr="00560E1A" w:rsidRDefault="00DB400B" w:rsidP="00753FD4">
            <w:pPr>
              <w:jc w:val="center"/>
              <w:rPr>
                <w:rFonts w:eastAsia="Century Gothic" w:cs="Arial"/>
                <w:color w:val="000000" w:themeColor="text1"/>
                <w:sz w:val="12"/>
                <w:szCs w:val="12"/>
              </w:rPr>
            </w:pPr>
            <w:r w:rsidRPr="00560E1A">
              <w:rPr>
                <w:rFonts w:eastAsia="Century Gothic" w:cs="Arial"/>
                <w:color w:val="000000" w:themeColor="text1"/>
                <w:sz w:val="12"/>
                <w:szCs w:val="12"/>
              </w:rPr>
              <w:t xml:space="preserve">Project </w:t>
            </w:r>
            <w:proofErr w:type="spellStart"/>
            <w:r w:rsidRPr="00560E1A">
              <w:rPr>
                <w:rFonts w:eastAsia="Century Gothic" w:cs="Arial"/>
                <w:color w:val="000000" w:themeColor="text1"/>
                <w:sz w:val="12"/>
                <w:szCs w:val="12"/>
              </w:rPr>
              <w:t>managament</w:t>
            </w:r>
            <w:proofErr w:type="spellEnd"/>
          </w:p>
        </w:tc>
        <w:tc>
          <w:tcPr>
            <w:tcW w:w="3258" w:type="dxa"/>
          </w:tcPr>
          <w:p w14:paraId="76FB8708" w14:textId="0918C8A7" w:rsidR="00F4149A" w:rsidRPr="00560E1A" w:rsidRDefault="00DB400B" w:rsidP="00DB400B">
            <w:pPr>
              <w:rPr>
                <w:rFonts w:eastAsia="Century Gothic" w:cs="Arial"/>
                <w:color w:val="000000" w:themeColor="text1"/>
                <w:sz w:val="12"/>
                <w:szCs w:val="12"/>
              </w:rPr>
            </w:pPr>
            <w:r w:rsidRPr="00560E1A">
              <w:rPr>
                <w:rFonts w:eastAsia="Century Gothic" w:cs="Arial"/>
                <w:color w:val="000000" w:themeColor="text1"/>
                <w:sz w:val="12"/>
                <w:szCs w:val="12"/>
              </w:rPr>
              <w:t xml:space="preserve">Poor procurement planning and unrealistic timeline for PA and other temp personnel selection, not following up on receipt and quality of deliverables on a timely basis and of payment delays because of slow sign off by bank signatories results </w:t>
            </w:r>
            <w:proofErr w:type="gramStart"/>
            <w:r w:rsidRPr="00560E1A">
              <w:rPr>
                <w:rFonts w:eastAsia="Century Gothic" w:cs="Arial"/>
                <w:color w:val="000000" w:themeColor="text1"/>
                <w:sz w:val="12"/>
                <w:szCs w:val="12"/>
              </w:rPr>
              <w:t>in  loss</w:t>
            </w:r>
            <w:proofErr w:type="gramEnd"/>
            <w:r w:rsidRPr="00560E1A">
              <w:rPr>
                <w:rFonts w:eastAsia="Century Gothic" w:cs="Arial"/>
                <w:color w:val="000000" w:themeColor="text1"/>
                <w:sz w:val="12"/>
                <w:szCs w:val="12"/>
              </w:rPr>
              <w:t xml:space="preserve"> of credibility with contractors, donors, partners and senior management at HQ</w:t>
            </w:r>
          </w:p>
        </w:tc>
        <w:tc>
          <w:tcPr>
            <w:tcW w:w="851" w:type="dxa"/>
          </w:tcPr>
          <w:p w14:paraId="780FC3D7" w14:textId="77777777" w:rsidR="000F2F73" w:rsidRPr="00560E1A" w:rsidRDefault="000F2F73" w:rsidP="000F2F73">
            <w:pPr>
              <w:jc w:val="center"/>
              <w:rPr>
                <w:rFonts w:eastAsia="Century Gothic" w:cs="Arial"/>
                <w:color w:val="000000" w:themeColor="text1"/>
                <w:sz w:val="12"/>
                <w:szCs w:val="12"/>
              </w:rPr>
            </w:pPr>
            <w:r w:rsidRPr="00560E1A">
              <w:rPr>
                <w:rFonts w:eastAsia="Century Gothic" w:cs="Arial"/>
                <w:color w:val="000000" w:themeColor="text1"/>
                <w:sz w:val="12"/>
                <w:szCs w:val="12"/>
              </w:rPr>
              <w:t>3-Moderate</w:t>
            </w:r>
          </w:p>
          <w:p w14:paraId="2A78477A" w14:textId="77777777" w:rsidR="00F4149A" w:rsidRPr="00560E1A" w:rsidRDefault="00F4149A" w:rsidP="000F2F73">
            <w:pPr>
              <w:jc w:val="center"/>
              <w:rPr>
                <w:rFonts w:eastAsia="Century Gothic" w:cs="Arial"/>
                <w:color w:val="000000" w:themeColor="text1"/>
                <w:sz w:val="12"/>
                <w:szCs w:val="12"/>
              </w:rPr>
            </w:pPr>
          </w:p>
        </w:tc>
        <w:tc>
          <w:tcPr>
            <w:tcW w:w="709" w:type="dxa"/>
          </w:tcPr>
          <w:p w14:paraId="067898C9" w14:textId="77777777" w:rsidR="000F2F73" w:rsidRPr="00560E1A" w:rsidRDefault="000F2F73" w:rsidP="000F2F73">
            <w:pPr>
              <w:jc w:val="center"/>
              <w:rPr>
                <w:rFonts w:eastAsia="Century Gothic" w:cs="Arial"/>
                <w:color w:val="000000" w:themeColor="text1"/>
                <w:sz w:val="12"/>
                <w:szCs w:val="12"/>
              </w:rPr>
            </w:pPr>
            <w:r w:rsidRPr="00560E1A">
              <w:rPr>
                <w:rFonts w:eastAsia="Century Gothic" w:cs="Arial"/>
                <w:color w:val="000000" w:themeColor="text1"/>
                <w:sz w:val="12"/>
                <w:szCs w:val="12"/>
              </w:rPr>
              <w:t>3-Possible</w:t>
            </w:r>
          </w:p>
          <w:p w14:paraId="48307FCA" w14:textId="77777777" w:rsidR="00F4149A" w:rsidRPr="00560E1A" w:rsidRDefault="00F4149A" w:rsidP="000F2F73">
            <w:pPr>
              <w:jc w:val="center"/>
              <w:rPr>
                <w:rFonts w:eastAsia="Century Gothic" w:cs="Arial"/>
                <w:color w:val="000000" w:themeColor="text1"/>
                <w:sz w:val="12"/>
                <w:szCs w:val="12"/>
              </w:rPr>
            </w:pPr>
          </w:p>
        </w:tc>
        <w:tc>
          <w:tcPr>
            <w:tcW w:w="680" w:type="dxa"/>
          </w:tcPr>
          <w:p w14:paraId="6DC1D895" w14:textId="77777777" w:rsidR="000F2F73" w:rsidRPr="00560E1A" w:rsidRDefault="000F2F73" w:rsidP="000F2F73">
            <w:pPr>
              <w:jc w:val="center"/>
              <w:rPr>
                <w:rFonts w:eastAsia="Century Gothic" w:cs="Arial"/>
                <w:color w:val="000000" w:themeColor="text1"/>
                <w:sz w:val="12"/>
                <w:szCs w:val="12"/>
              </w:rPr>
            </w:pPr>
            <w:r w:rsidRPr="00560E1A">
              <w:rPr>
                <w:rFonts w:eastAsia="Century Gothic" w:cs="Arial"/>
                <w:color w:val="000000" w:themeColor="text1"/>
                <w:sz w:val="12"/>
                <w:szCs w:val="12"/>
              </w:rPr>
              <w:t>Medium</w:t>
            </w:r>
          </w:p>
          <w:p w14:paraId="78905EE4" w14:textId="77777777" w:rsidR="00F4149A" w:rsidRPr="00560E1A" w:rsidRDefault="00F4149A" w:rsidP="000F2F73">
            <w:pPr>
              <w:jc w:val="center"/>
              <w:rPr>
                <w:rFonts w:eastAsia="Century Gothic" w:cs="Arial"/>
                <w:color w:val="000000" w:themeColor="text1"/>
                <w:sz w:val="12"/>
                <w:szCs w:val="12"/>
              </w:rPr>
            </w:pPr>
          </w:p>
        </w:tc>
        <w:tc>
          <w:tcPr>
            <w:tcW w:w="3005" w:type="dxa"/>
          </w:tcPr>
          <w:p w14:paraId="6A2DA2D5" w14:textId="1C7511C6" w:rsidR="00F4149A" w:rsidRPr="00560E1A" w:rsidRDefault="00361659" w:rsidP="00361659">
            <w:pPr>
              <w:jc w:val="both"/>
              <w:rPr>
                <w:rFonts w:eastAsia="Century Gothic" w:cs="Arial"/>
                <w:color w:val="000000" w:themeColor="text1"/>
                <w:sz w:val="12"/>
                <w:szCs w:val="12"/>
              </w:rPr>
            </w:pPr>
            <w:r w:rsidRPr="00560E1A">
              <w:rPr>
                <w:rFonts w:eastAsia="Century Gothic" w:cs="Arial"/>
                <w:color w:val="000000" w:themeColor="text1"/>
                <w:sz w:val="12"/>
                <w:szCs w:val="12"/>
              </w:rPr>
              <w:t>Procurement Plan  prepared by beginning of the biennium  and updates as an when new project funding is mobilized</w:t>
            </w:r>
            <w:r w:rsidR="007241F4" w:rsidRPr="00560E1A">
              <w:rPr>
                <w:rFonts w:eastAsia="Century Gothic" w:cs="Arial"/>
                <w:color w:val="000000" w:themeColor="text1"/>
                <w:sz w:val="12"/>
                <w:szCs w:val="12"/>
              </w:rPr>
              <w:t>; Bi-weekly reports on project implementation from AO unit to Director and Programme Specialists reporting on implementation rate of RP and EXB projects; Fortnightly Director and Programme Heads of Unit and AO meeting to discuss programmatic developments, upcoming missions and new resource mobilization opportunities and initiatives; AO Unit to offer training to programme staff and personnel on sele</w:t>
            </w:r>
            <w:r w:rsidR="009F56A5" w:rsidRPr="00560E1A">
              <w:rPr>
                <w:rFonts w:eastAsia="Century Gothic" w:cs="Arial"/>
                <w:color w:val="000000" w:themeColor="text1"/>
                <w:sz w:val="12"/>
                <w:szCs w:val="12"/>
              </w:rPr>
              <w:t>c</w:t>
            </w:r>
            <w:r w:rsidR="007241F4" w:rsidRPr="00560E1A">
              <w:rPr>
                <w:rFonts w:eastAsia="Century Gothic" w:cs="Arial"/>
                <w:color w:val="000000" w:themeColor="text1"/>
                <w:sz w:val="12"/>
                <w:szCs w:val="12"/>
              </w:rPr>
              <w:t>ted aspects of the Administrative and Human Resource Manual, and also one on one coaching as and when requests are rejected</w:t>
            </w:r>
            <w:r w:rsidR="009F56A5" w:rsidRPr="00560E1A">
              <w:rPr>
                <w:rFonts w:eastAsia="Century Gothic" w:cs="Arial"/>
                <w:color w:val="000000" w:themeColor="text1"/>
                <w:sz w:val="12"/>
                <w:szCs w:val="12"/>
              </w:rPr>
              <w:t>; Office to petition ADM to review the AO Unit staffing and grading</w:t>
            </w:r>
          </w:p>
        </w:tc>
      </w:tr>
      <w:tr w:rsidR="00EF3A22" w:rsidRPr="00560E1A" w14:paraId="31B5AC4A" w14:textId="4AFBEEC2" w:rsidTr="00E658FF">
        <w:tc>
          <w:tcPr>
            <w:tcW w:w="421" w:type="dxa"/>
          </w:tcPr>
          <w:p w14:paraId="2F5DB131" w14:textId="18D99DE4" w:rsidR="00F4149A" w:rsidRPr="00560E1A" w:rsidRDefault="00B0291B" w:rsidP="00753FD4">
            <w:pPr>
              <w:jc w:val="center"/>
              <w:rPr>
                <w:rFonts w:eastAsia="Century Gothic" w:cs="Arial"/>
                <w:color w:val="000000" w:themeColor="text1"/>
                <w:sz w:val="12"/>
                <w:szCs w:val="12"/>
              </w:rPr>
            </w:pPr>
            <w:r w:rsidRPr="00560E1A">
              <w:rPr>
                <w:rFonts w:eastAsia="Century Gothic" w:cs="Arial"/>
                <w:color w:val="000000" w:themeColor="text1"/>
                <w:sz w:val="12"/>
                <w:szCs w:val="12"/>
              </w:rPr>
              <w:t>5</w:t>
            </w:r>
          </w:p>
        </w:tc>
        <w:tc>
          <w:tcPr>
            <w:tcW w:w="716" w:type="dxa"/>
          </w:tcPr>
          <w:p w14:paraId="38637B7E" w14:textId="5473BED5" w:rsidR="00F4149A" w:rsidRPr="00560E1A" w:rsidRDefault="00701CCA" w:rsidP="00753FD4">
            <w:pPr>
              <w:jc w:val="center"/>
              <w:rPr>
                <w:rFonts w:eastAsia="Century Gothic" w:cs="Arial"/>
                <w:color w:val="000000" w:themeColor="text1"/>
                <w:sz w:val="12"/>
                <w:szCs w:val="12"/>
              </w:rPr>
            </w:pPr>
            <w:r w:rsidRPr="00560E1A">
              <w:rPr>
                <w:rFonts w:eastAsia="Century Gothic" w:cs="Arial"/>
                <w:color w:val="000000" w:themeColor="text1"/>
                <w:sz w:val="12"/>
                <w:szCs w:val="12"/>
              </w:rPr>
              <w:t>Exponential</w:t>
            </w:r>
            <w:r w:rsidR="008E786E" w:rsidRPr="00560E1A">
              <w:rPr>
                <w:rFonts w:eastAsia="Century Gothic" w:cs="Arial"/>
                <w:color w:val="000000" w:themeColor="text1"/>
                <w:sz w:val="12"/>
                <w:szCs w:val="12"/>
              </w:rPr>
              <w:t xml:space="preserve"> Office growth</w:t>
            </w:r>
          </w:p>
        </w:tc>
        <w:tc>
          <w:tcPr>
            <w:tcW w:w="3258" w:type="dxa"/>
          </w:tcPr>
          <w:p w14:paraId="5B8570AE" w14:textId="4E3CC624" w:rsidR="00F4149A" w:rsidRPr="00560E1A" w:rsidRDefault="008E786E" w:rsidP="00753FD4">
            <w:pPr>
              <w:jc w:val="center"/>
              <w:rPr>
                <w:rFonts w:eastAsia="Century Gothic" w:cs="Arial"/>
                <w:color w:val="000000" w:themeColor="text1"/>
                <w:sz w:val="12"/>
                <w:szCs w:val="12"/>
              </w:rPr>
            </w:pPr>
            <w:r w:rsidRPr="00560E1A">
              <w:rPr>
                <w:rFonts w:eastAsia="Century Gothic" w:cs="Arial"/>
                <w:color w:val="000000" w:themeColor="text1"/>
                <w:sz w:val="12"/>
                <w:szCs w:val="12"/>
              </w:rPr>
              <w:t xml:space="preserve">The Office financial and </w:t>
            </w:r>
            <w:proofErr w:type="spellStart"/>
            <w:r w:rsidRPr="00560E1A">
              <w:rPr>
                <w:rFonts w:eastAsia="Century Gothic" w:cs="Arial"/>
                <w:color w:val="000000" w:themeColor="text1"/>
                <w:sz w:val="12"/>
                <w:szCs w:val="12"/>
              </w:rPr>
              <w:t>programmtic</w:t>
            </w:r>
            <w:proofErr w:type="spellEnd"/>
            <w:r w:rsidRPr="00560E1A">
              <w:rPr>
                <w:rFonts w:eastAsia="Century Gothic" w:cs="Arial"/>
                <w:color w:val="000000" w:themeColor="text1"/>
                <w:sz w:val="12"/>
                <w:szCs w:val="12"/>
              </w:rPr>
              <w:t xml:space="preserve"> control framework is stretched and can fail</w:t>
            </w:r>
          </w:p>
        </w:tc>
        <w:tc>
          <w:tcPr>
            <w:tcW w:w="851" w:type="dxa"/>
          </w:tcPr>
          <w:p w14:paraId="70030165" w14:textId="77777777" w:rsidR="00701CCA" w:rsidRPr="00560E1A" w:rsidRDefault="00701CCA" w:rsidP="00E02B6E">
            <w:pPr>
              <w:jc w:val="center"/>
              <w:rPr>
                <w:rFonts w:eastAsia="Century Gothic" w:cs="Arial"/>
                <w:color w:val="000000" w:themeColor="text1"/>
                <w:sz w:val="12"/>
                <w:szCs w:val="12"/>
              </w:rPr>
            </w:pPr>
            <w:r w:rsidRPr="00560E1A">
              <w:rPr>
                <w:rFonts w:eastAsia="Century Gothic" w:cs="Arial"/>
                <w:color w:val="000000" w:themeColor="text1"/>
                <w:sz w:val="12"/>
                <w:szCs w:val="12"/>
              </w:rPr>
              <w:t>3-Moderate</w:t>
            </w:r>
          </w:p>
          <w:p w14:paraId="2940B03C" w14:textId="77777777" w:rsidR="00F4149A" w:rsidRPr="00560E1A" w:rsidRDefault="00F4149A" w:rsidP="00753FD4">
            <w:pPr>
              <w:jc w:val="center"/>
              <w:rPr>
                <w:rFonts w:eastAsia="Century Gothic" w:cs="Arial"/>
                <w:color w:val="000000" w:themeColor="text1"/>
                <w:sz w:val="12"/>
                <w:szCs w:val="12"/>
              </w:rPr>
            </w:pPr>
          </w:p>
        </w:tc>
        <w:tc>
          <w:tcPr>
            <w:tcW w:w="709" w:type="dxa"/>
          </w:tcPr>
          <w:p w14:paraId="263D45B5" w14:textId="77777777" w:rsidR="00701CCA" w:rsidRPr="00560E1A" w:rsidRDefault="00701CCA" w:rsidP="00701CCA">
            <w:pPr>
              <w:spacing w:before="0" w:after="0"/>
              <w:jc w:val="center"/>
              <w:rPr>
                <w:rFonts w:eastAsia="Century Gothic" w:cs="Arial"/>
                <w:color w:val="000000" w:themeColor="text1"/>
                <w:sz w:val="12"/>
                <w:szCs w:val="12"/>
              </w:rPr>
            </w:pPr>
            <w:r w:rsidRPr="00560E1A">
              <w:rPr>
                <w:rFonts w:eastAsia="Century Gothic" w:cs="Arial"/>
                <w:color w:val="000000" w:themeColor="text1"/>
                <w:sz w:val="12"/>
                <w:szCs w:val="12"/>
              </w:rPr>
              <w:t>3-Possible</w:t>
            </w:r>
          </w:p>
          <w:p w14:paraId="7149090D" w14:textId="77777777" w:rsidR="00F4149A" w:rsidRPr="00560E1A" w:rsidRDefault="00F4149A" w:rsidP="00753FD4">
            <w:pPr>
              <w:jc w:val="center"/>
              <w:rPr>
                <w:rFonts w:eastAsia="Century Gothic" w:cs="Arial"/>
                <w:color w:val="000000" w:themeColor="text1"/>
                <w:sz w:val="12"/>
                <w:szCs w:val="12"/>
              </w:rPr>
            </w:pPr>
          </w:p>
        </w:tc>
        <w:tc>
          <w:tcPr>
            <w:tcW w:w="680" w:type="dxa"/>
          </w:tcPr>
          <w:p w14:paraId="40040AD5" w14:textId="52BEC294" w:rsidR="00F4149A" w:rsidRPr="00560E1A" w:rsidRDefault="00E02B6E" w:rsidP="00753FD4">
            <w:pPr>
              <w:jc w:val="center"/>
              <w:rPr>
                <w:rFonts w:eastAsia="Century Gothic" w:cs="Arial"/>
                <w:color w:val="000000" w:themeColor="text1"/>
                <w:sz w:val="12"/>
                <w:szCs w:val="12"/>
              </w:rPr>
            </w:pPr>
            <w:r w:rsidRPr="00560E1A">
              <w:rPr>
                <w:rFonts w:eastAsia="Century Gothic" w:cs="Arial"/>
                <w:color w:val="000000" w:themeColor="text1"/>
                <w:sz w:val="12"/>
                <w:szCs w:val="12"/>
              </w:rPr>
              <w:t>Medium</w:t>
            </w:r>
          </w:p>
        </w:tc>
        <w:tc>
          <w:tcPr>
            <w:tcW w:w="3005" w:type="dxa"/>
          </w:tcPr>
          <w:p w14:paraId="3E036DA1" w14:textId="42DACBD7" w:rsidR="00F4149A" w:rsidRPr="00560E1A" w:rsidRDefault="004C4004" w:rsidP="004C4004">
            <w:pPr>
              <w:jc w:val="both"/>
              <w:rPr>
                <w:rFonts w:eastAsia="Century Gothic" w:cs="Arial"/>
                <w:color w:val="000000" w:themeColor="text1"/>
                <w:sz w:val="12"/>
                <w:szCs w:val="12"/>
              </w:rPr>
            </w:pPr>
            <w:r w:rsidRPr="00560E1A">
              <w:rPr>
                <w:rFonts w:eastAsia="Century Gothic" w:cs="Arial"/>
                <w:color w:val="000000" w:themeColor="text1"/>
                <w:sz w:val="12"/>
                <w:szCs w:val="12"/>
              </w:rPr>
              <w:t>HRM HAR to establish a formal induction programme which can be followed remotely via MS teams, which gives newly recr</w:t>
            </w:r>
            <w:r w:rsidR="00A872A1" w:rsidRPr="00560E1A">
              <w:rPr>
                <w:rFonts w:eastAsia="Century Gothic" w:cs="Arial"/>
                <w:color w:val="000000" w:themeColor="text1"/>
                <w:sz w:val="12"/>
                <w:szCs w:val="12"/>
              </w:rPr>
              <w:t>ui</w:t>
            </w:r>
            <w:r w:rsidRPr="00560E1A">
              <w:rPr>
                <w:rFonts w:eastAsia="Century Gothic" w:cs="Arial"/>
                <w:color w:val="000000" w:themeColor="text1"/>
                <w:sz w:val="12"/>
                <w:szCs w:val="12"/>
              </w:rPr>
              <w:t>ted staff and personnel an overview of UNESCO's regulations and rules; HRM HAR to e</w:t>
            </w:r>
            <w:r w:rsidR="00A872A1" w:rsidRPr="00560E1A">
              <w:rPr>
                <w:rFonts w:eastAsia="Century Gothic" w:cs="Arial"/>
                <w:color w:val="000000" w:themeColor="text1"/>
                <w:sz w:val="12"/>
                <w:szCs w:val="12"/>
              </w:rPr>
              <w:t>s</w:t>
            </w:r>
            <w:r w:rsidRPr="00560E1A">
              <w:rPr>
                <w:rFonts w:eastAsia="Century Gothic" w:cs="Arial"/>
                <w:color w:val="000000" w:themeColor="text1"/>
                <w:sz w:val="12"/>
                <w:szCs w:val="12"/>
              </w:rPr>
              <w:t xml:space="preserve">tablish a list of all mandatory UNESCO </w:t>
            </w:r>
            <w:r w:rsidR="00A872A1" w:rsidRPr="00560E1A">
              <w:rPr>
                <w:rFonts w:eastAsia="Century Gothic" w:cs="Arial"/>
                <w:color w:val="000000" w:themeColor="text1"/>
                <w:sz w:val="12"/>
                <w:szCs w:val="12"/>
              </w:rPr>
              <w:t>training</w:t>
            </w:r>
            <w:r w:rsidRPr="00560E1A">
              <w:rPr>
                <w:rFonts w:eastAsia="Century Gothic" w:cs="Arial"/>
                <w:color w:val="000000" w:themeColor="text1"/>
                <w:sz w:val="12"/>
                <w:szCs w:val="12"/>
              </w:rPr>
              <w:t xml:space="preserve"> maintain a listing of all staff and personnel who have suc</w:t>
            </w:r>
            <w:r w:rsidR="00A872A1" w:rsidRPr="00560E1A">
              <w:rPr>
                <w:rFonts w:eastAsia="Century Gothic" w:cs="Arial"/>
                <w:color w:val="000000" w:themeColor="text1"/>
                <w:sz w:val="12"/>
                <w:szCs w:val="12"/>
              </w:rPr>
              <w:t>c</w:t>
            </w:r>
            <w:r w:rsidRPr="00560E1A">
              <w:rPr>
                <w:rFonts w:eastAsia="Century Gothic" w:cs="Arial"/>
                <w:color w:val="000000" w:themeColor="text1"/>
                <w:sz w:val="12"/>
                <w:szCs w:val="12"/>
              </w:rPr>
              <w:t>essfully completed the trainings</w:t>
            </w:r>
          </w:p>
        </w:tc>
      </w:tr>
    </w:tbl>
    <w:p w14:paraId="4CA768AC" w14:textId="427D2113" w:rsidR="0048397A" w:rsidRPr="00560E1A" w:rsidRDefault="00460A4E" w:rsidP="00DB17F2">
      <w:pPr>
        <w:pStyle w:val="Numberedpara"/>
        <w:numPr>
          <w:ilvl w:val="0"/>
          <w:numId w:val="0"/>
        </w:numPr>
        <w:tabs>
          <w:tab w:val="left" w:pos="720"/>
          <w:tab w:val="left" w:pos="2430"/>
        </w:tabs>
        <w:spacing w:after="200" w:line="276" w:lineRule="auto"/>
        <w:rPr>
          <w:rFonts w:cs="Arial"/>
          <w:bCs/>
          <w:sz w:val="12"/>
          <w:szCs w:val="12"/>
        </w:rPr>
      </w:pPr>
      <w:r w:rsidRPr="00560E1A">
        <w:rPr>
          <w:rFonts w:cs="Arial"/>
          <w:bCs/>
          <w:sz w:val="12"/>
          <w:szCs w:val="12"/>
        </w:rPr>
        <w:t>The Office pointed out themselves</w:t>
      </w:r>
      <w:r w:rsidR="0008531C" w:rsidRPr="00560E1A">
        <w:rPr>
          <w:rFonts w:cs="Arial"/>
          <w:bCs/>
          <w:sz w:val="12"/>
          <w:szCs w:val="12"/>
        </w:rPr>
        <w:t xml:space="preserve"> an exponential growth of financial and programmatic </w:t>
      </w:r>
      <w:r w:rsidR="00787B41" w:rsidRPr="00560E1A">
        <w:rPr>
          <w:rFonts w:cs="Arial"/>
          <w:bCs/>
          <w:sz w:val="12"/>
          <w:szCs w:val="12"/>
        </w:rPr>
        <w:t xml:space="preserve">portfolio and associated risks </w:t>
      </w:r>
      <w:r w:rsidR="005727D9" w:rsidRPr="00560E1A">
        <w:rPr>
          <w:rFonts w:cs="Arial"/>
          <w:bCs/>
          <w:sz w:val="12"/>
          <w:szCs w:val="12"/>
        </w:rPr>
        <w:t xml:space="preserve">such </w:t>
      </w:r>
      <w:r w:rsidR="005D10C8" w:rsidRPr="00560E1A">
        <w:rPr>
          <w:rFonts w:cs="Arial"/>
          <w:bCs/>
          <w:sz w:val="12"/>
          <w:szCs w:val="12"/>
        </w:rPr>
        <w:t>as</w:t>
      </w:r>
      <w:r w:rsidR="00811662" w:rsidRPr="00560E1A">
        <w:rPr>
          <w:rFonts w:cs="Arial"/>
          <w:bCs/>
          <w:sz w:val="12"/>
          <w:szCs w:val="12"/>
        </w:rPr>
        <w:t xml:space="preserve"> </w:t>
      </w:r>
      <w:r w:rsidR="00781934" w:rsidRPr="00560E1A">
        <w:rPr>
          <w:rFonts w:cs="Arial"/>
          <w:bCs/>
          <w:sz w:val="12"/>
          <w:szCs w:val="12"/>
        </w:rPr>
        <w:t xml:space="preserve">a big </w:t>
      </w:r>
      <w:r w:rsidR="00266B06" w:rsidRPr="00560E1A">
        <w:rPr>
          <w:rFonts w:cs="Arial"/>
          <w:bCs/>
          <w:sz w:val="12"/>
          <w:szCs w:val="12"/>
        </w:rPr>
        <w:t>challenge</w:t>
      </w:r>
      <w:r w:rsidR="00781934" w:rsidRPr="00560E1A">
        <w:rPr>
          <w:rFonts w:cs="Arial"/>
          <w:bCs/>
          <w:sz w:val="12"/>
          <w:szCs w:val="12"/>
        </w:rPr>
        <w:t xml:space="preserve"> to deliver</w:t>
      </w:r>
      <w:r w:rsidR="00266B06" w:rsidRPr="00560E1A">
        <w:rPr>
          <w:rFonts w:cs="Arial"/>
          <w:bCs/>
          <w:sz w:val="12"/>
          <w:szCs w:val="12"/>
        </w:rPr>
        <w:t>.</w:t>
      </w:r>
    </w:p>
    <w:p w14:paraId="0D2BAB4E" w14:textId="77777777" w:rsidR="00DB17F2" w:rsidRPr="00560E1A" w:rsidRDefault="00DB17F2" w:rsidP="008C0FD7">
      <w:pPr>
        <w:pStyle w:val="AP-Style1"/>
        <w:rPr>
          <w:b w:val="0"/>
        </w:rPr>
      </w:pPr>
      <w:r w:rsidRPr="00560E1A">
        <w:t>Prior external assurance reports</w:t>
      </w:r>
    </w:p>
    <w:p w14:paraId="5F578402" w14:textId="68293B3D" w:rsidR="00DB17F2" w:rsidRPr="00560E1A" w:rsidRDefault="000A0636" w:rsidP="00DB17F2">
      <w:pPr>
        <w:pStyle w:val="Numberedpara"/>
        <w:numPr>
          <w:ilvl w:val="0"/>
          <w:numId w:val="0"/>
        </w:numPr>
        <w:spacing w:after="200" w:line="276" w:lineRule="auto"/>
        <w:rPr>
          <w:rFonts w:cs="Arial"/>
        </w:rPr>
      </w:pPr>
      <w:r w:rsidRPr="00560E1A">
        <w:rPr>
          <w:rFonts w:cs="Arial"/>
        </w:rPr>
        <w:lastRenderedPageBreak/>
        <w:t>IOS previously did a</w:t>
      </w:r>
      <w:r w:rsidR="009B7B40" w:rsidRPr="00560E1A">
        <w:rPr>
          <w:rFonts w:cs="Arial"/>
        </w:rPr>
        <w:t xml:space="preserve"> remote audit in 2015. It contained 5 recommendations, all of them were </w:t>
      </w:r>
      <w:r w:rsidR="006D7C4A" w:rsidRPr="00560E1A">
        <w:rPr>
          <w:rFonts w:cs="Arial"/>
        </w:rPr>
        <w:t xml:space="preserve">verified and </w:t>
      </w:r>
      <w:r w:rsidR="009B7B40" w:rsidRPr="00560E1A">
        <w:rPr>
          <w:rFonts w:cs="Arial"/>
        </w:rPr>
        <w:t>closed:</w:t>
      </w:r>
    </w:p>
    <w:p w14:paraId="42D3A0FF" w14:textId="77777777" w:rsidR="009B7B40" w:rsidRPr="00560E1A" w:rsidRDefault="009B7B40" w:rsidP="009B7B40">
      <w:pPr>
        <w:autoSpaceDE w:val="0"/>
        <w:autoSpaceDN w:val="0"/>
        <w:adjustRightInd w:val="0"/>
        <w:spacing w:before="0" w:after="0"/>
        <w:rPr>
          <w:rFonts w:eastAsiaTheme="minorHAnsi" w:cs="Arial"/>
          <w:color w:val="000000"/>
          <w:szCs w:val="21"/>
        </w:rPr>
      </w:pPr>
      <w:r w:rsidRPr="00560E1A">
        <w:rPr>
          <w:rFonts w:eastAsiaTheme="minorHAnsi" w:cs="Arial"/>
          <w:b/>
          <w:bCs/>
          <w:color w:val="000000"/>
          <w:szCs w:val="21"/>
        </w:rPr>
        <w:t>Recommendation 1</w:t>
      </w:r>
      <w:r w:rsidRPr="00560E1A">
        <w:rPr>
          <w:rFonts w:eastAsiaTheme="minorHAnsi" w:cs="Arial"/>
          <w:color w:val="000000"/>
          <w:szCs w:val="21"/>
        </w:rPr>
        <w:t xml:space="preserve">: The Office to reiterate to all personnel the mandatory requirement to respect UNESCO’s IT Security Policy and Guidelines, </w:t>
      </w:r>
      <w:proofErr w:type="gramStart"/>
      <w:r w:rsidRPr="00560E1A">
        <w:rPr>
          <w:rFonts w:eastAsiaTheme="minorHAnsi" w:cs="Arial"/>
          <w:color w:val="000000"/>
          <w:szCs w:val="21"/>
        </w:rPr>
        <w:t>in particular those</w:t>
      </w:r>
      <w:proofErr w:type="gramEnd"/>
      <w:r w:rsidRPr="00560E1A">
        <w:rPr>
          <w:rFonts w:eastAsiaTheme="minorHAnsi" w:cs="Arial"/>
          <w:color w:val="000000"/>
          <w:szCs w:val="21"/>
        </w:rPr>
        <w:t xml:space="preserve"> relating to Access Codes and Password Policy, noting that future instances may lead to disciplinary measures as provided in the policy. Passwords should be re-set for any personnel having engaged in sharing. </w:t>
      </w:r>
    </w:p>
    <w:p w14:paraId="4BD420E4" w14:textId="77777777" w:rsidR="009B7B40" w:rsidRPr="00560E1A" w:rsidRDefault="009B7B40" w:rsidP="009B7B40">
      <w:pPr>
        <w:autoSpaceDE w:val="0"/>
        <w:autoSpaceDN w:val="0"/>
        <w:adjustRightInd w:val="0"/>
        <w:spacing w:before="0" w:after="0"/>
        <w:rPr>
          <w:rFonts w:eastAsiaTheme="minorHAnsi" w:cs="Arial"/>
          <w:color w:val="000000"/>
          <w:szCs w:val="21"/>
        </w:rPr>
      </w:pPr>
      <w:r w:rsidRPr="00560E1A">
        <w:rPr>
          <w:rFonts w:eastAsiaTheme="minorHAnsi" w:cs="Arial"/>
          <w:b/>
          <w:bCs/>
          <w:color w:val="000000"/>
          <w:szCs w:val="21"/>
        </w:rPr>
        <w:t>Recommendation 2</w:t>
      </w:r>
      <w:r w:rsidRPr="00560E1A">
        <w:rPr>
          <w:rFonts w:eastAsiaTheme="minorHAnsi" w:cs="Arial"/>
          <w:color w:val="000000"/>
          <w:szCs w:val="21"/>
        </w:rPr>
        <w:t xml:space="preserve">: The Office to introduce procedures and clearly assign accountability for the timely recovery of Value Added Taxes and give priority to recovering all unclaimed amounts for the past three years. </w:t>
      </w:r>
    </w:p>
    <w:p w14:paraId="23FEA4E5" w14:textId="77777777" w:rsidR="009B7B40" w:rsidRPr="00560E1A" w:rsidRDefault="009B7B40" w:rsidP="009B7B40">
      <w:pPr>
        <w:autoSpaceDE w:val="0"/>
        <w:autoSpaceDN w:val="0"/>
        <w:adjustRightInd w:val="0"/>
        <w:spacing w:before="0" w:after="0"/>
        <w:rPr>
          <w:rFonts w:eastAsiaTheme="minorHAnsi" w:cs="Arial"/>
          <w:color w:val="000000"/>
          <w:szCs w:val="21"/>
        </w:rPr>
      </w:pPr>
      <w:r w:rsidRPr="00560E1A">
        <w:rPr>
          <w:rFonts w:eastAsiaTheme="minorHAnsi" w:cs="Arial"/>
          <w:b/>
          <w:bCs/>
          <w:color w:val="000000"/>
          <w:szCs w:val="21"/>
        </w:rPr>
        <w:t>Recommendation 3</w:t>
      </w:r>
      <w:r w:rsidRPr="00560E1A">
        <w:rPr>
          <w:rFonts w:eastAsiaTheme="minorHAnsi" w:cs="Arial"/>
          <w:color w:val="000000"/>
          <w:szCs w:val="21"/>
        </w:rPr>
        <w:t xml:space="preserve">: The Office to (a) in consultation with the BFM, organise training to be presented by the Administrative Officer on the UNESCO policy for selection of contractors for all personnel involved in the contracting process and (b) ensure that relevant policy for selection of contractors is followed before certifying the contracts. </w:t>
      </w:r>
    </w:p>
    <w:p w14:paraId="7B08A567" w14:textId="77777777" w:rsidR="009B7B40" w:rsidRPr="00560E1A" w:rsidRDefault="009B7B40" w:rsidP="009B7B40">
      <w:pPr>
        <w:autoSpaceDE w:val="0"/>
        <w:autoSpaceDN w:val="0"/>
        <w:adjustRightInd w:val="0"/>
        <w:spacing w:before="0" w:after="0"/>
        <w:rPr>
          <w:rFonts w:eastAsiaTheme="minorHAnsi" w:cs="Arial"/>
          <w:color w:val="000000"/>
          <w:szCs w:val="21"/>
        </w:rPr>
      </w:pPr>
      <w:r w:rsidRPr="00560E1A">
        <w:rPr>
          <w:rFonts w:eastAsiaTheme="minorHAnsi" w:cs="Arial"/>
          <w:b/>
          <w:bCs/>
          <w:color w:val="000000"/>
          <w:szCs w:val="21"/>
        </w:rPr>
        <w:t>Recommendation 4</w:t>
      </w:r>
      <w:r w:rsidRPr="00560E1A">
        <w:rPr>
          <w:rFonts w:eastAsiaTheme="minorHAnsi" w:cs="Arial"/>
          <w:color w:val="000000"/>
          <w:szCs w:val="21"/>
        </w:rPr>
        <w:t xml:space="preserve">: The Director of the Office, in consultation with HRM, to review and revise the job descriptions of staff where needed to align with current roles and priorities of the Office. </w:t>
      </w:r>
    </w:p>
    <w:p w14:paraId="7E10D4D0" w14:textId="15BE53CF" w:rsidR="009B7B40" w:rsidRPr="00560E1A" w:rsidRDefault="009B7B40" w:rsidP="009B7B40">
      <w:pPr>
        <w:pStyle w:val="Numberedpara"/>
        <w:numPr>
          <w:ilvl w:val="0"/>
          <w:numId w:val="0"/>
        </w:numPr>
        <w:spacing w:after="200" w:line="276" w:lineRule="auto"/>
      </w:pPr>
      <w:r w:rsidRPr="00560E1A">
        <w:rPr>
          <w:rFonts w:eastAsiaTheme="minorHAnsi" w:cs="Arial"/>
          <w:b/>
          <w:bCs/>
          <w:color w:val="000000"/>
          <w:szCs w:val="21"/>
          <w:lang w:eastAsia="en-US"/>
        </w:rPr>
        <w:t>Recommendation 5</w:t>
      </w:r>
      <w:r w:rsidRPr="00560E1A">
        <w:rPr>
          <w:rFonts w:eastAsiaTheme="minorHAnsi" w:cs="Arial"/>
          <w:color w:val="000000"/>
          <w:szCs w:val="21"/>
          <w:lang w:eastAsia="en-US"/>
        </w:rPr>
        <w:t>: The Office to (a) establish a check list for travel to ensure that travel orders are complete, in compliance with the policy and issued timely and that travel records are accurately processed and (b) recover the overpayment of US $2,115 from the travellers concerned, as indicated in the Annex III.</w:t>
      </w:r>
    </w:p>
    <w:tbl>
      <w:tblPr>
        <w:tblStyle w:val="TableGrid"/>
        <w:tblW w:w="0" w:type="auto"/>
        <w:tblLook w:val="04A0" w:firstRow="1" w:lastRow="0" w:firstColumn="1" w:lastColumn="0" w:noHBand="0" w:noVBand="1"/>
      </w:tblPr>
      <w:tblGrid>
        <w:gridCol w:w="8990"/>
      </w:tblGrid>
      <w:tr w:rsidR="00DB17F2" w:rsidRPr="00560E1A" w14:paraId="5768F23F" w14:textId="77777777" w:rsidTr="006A05D5">
        <w:trPr>
          <w:trHeight w:val="397"/>
        </w:trPr>
        <w:tc>
          <w:tcPr>
            <w:tcW w:w="8990" w:type="dxa"/>
            <w:shd w:val="clear" w:color="auto" w:fill="B0D0E2" w:themeFill="accent1" w:themeFillTint="66"/>
            <w:vAlign w:val="center"/>
          </w:tcPr>
          <w:p w14:paraId="7A317BD7" w14:textId="1E792E89" w:rsidR="00DB17F2" w:rsidRPr="00560E1A" w:rsidRDefault="00DB17F2" w:rsidP="00057C52">
            <w:pPr>
              <w:pStyle w:val="Heading1"/>
              <w:outlineLvl w:val="0"/>
            </w:pPr>
            <w:bookmarkStart w:id="58" w:name="_Toc103606506"/>
            <w:r w:rsidRPr="00560E1A">
              <w:t>CONTROL ACTIVITIES</w:t>
            </w:r>
            <w:bookmarkEnd w:id="58"/>
          </w:p>
        </w:tc>
      </w:tr>
    </w:tbl>
    <w:p w14:paraId="70224090" w14:textId="77777777" w:rsidR="00DB17F2" w:rsidRPr="00560E1A" w:rsidRDefault="00DB17F2" w:rsidP="008C0FD7">
      <w:pPr>
        <w:pStyle w:val="AP-Style1"/>
        <w:rPr>
          <w:b w:val="0"/>
        </w:rPr>
      </w:pPr>
      <w:r w:rsidRPr="00560E1A">
        <w:t>Payment Process in SAP</w:t>
      </w:r>
    </w:p>
    <w:p w14:paraId="204827DD" w14:textId="0B2E0A8D" w:rsidR="00923F17" w:rsidRPr="00560E1A" w:rsidRDefault="00923F17" w:rsidP="00DB17F2">
      <w:pPr>
        <w:pStyle w:val="Numberedpara"/>
        <w:numPr>
          <w:ilvl w:val="0"/>
          <w:numId w:val="0"/>
        </w:numPr>
        <w:tabs>
          <w:tab w:val="left" w:pos="720"/>
          <w:tab w:val="left" w:pos="2430"/>
        </w:tabs>
        <w:spacing w:after="120" w:line="276" w:lineRule="auto"/>
        <w:rPr>
          <w:rFonts w:cs="Arial"/>
          <w:b/>
          <w:szCs w:val="20"/>
          <w:lang w:val="en-US"/>
        </w:rPr>
      </w:pPr>
      <w:r w:rsidRPr="00560E1A">
        <w:rPr>
          <w:rFonts w:cs="Arial"/>
          <w:color w:val="000000" w:themeColor="text1"/>
        </w:rPr>
        <w:t>The Office doesn’t pay with cheques, neither cashable nor payee cheque.</w:t>
      </w:r>
    </w:p>
    <w:p w14:paraId="6D13C0CE" w14:textId="77777777" w:rsidR="00DB17F2" w:rsidRPr="00560E1A" w:rsidRDefault="00DB17F2" w:rsidP="00C4173F">
      <w:pPr>
        <w:pStyle w:val="Numberedpara"/>
        <w:numPr>
          <w:ilvl w:val="0"/>
          <w:numId w:val="9"/>
        </w:numPr>
        <w:tabs>
          <w:tab w:val="left" w:pos="720"/>
          <w:tab w:val="left" w:pos="2430"/>
        </w:tabs>
        <w:spacing w:after="200" w:line="276" w:lineRule="auto"/>
        <w:rPr>
          <w:rFonts w:cs="Arial"/>
          <w:sz w:val="20"/>
          <w:szCs w:val="18"/>
          <w:lang w:val="en-US"/>
        </w:rPr>
      </w:pPr>
      <w:r w:rsidRPr="00560E1A">
        <w:rPr>
          <w:rFonts w:cs="Arial"/>
          <w:sz w:val="20"/>
          <w:szCs w:val="18"/>
          <w:u w:val="single"/>
          <w:lang w:val="en-US"/>
        </w:rPr>
        <w:t>Purchase orders</w:t>
      </w:r>
      <w:r w:rsidRPr="00560E1A">
        <w:rPr>
          <w:rFonts w:cs="Arial"/>
          <w:sz w:val="20"/>
          <w:szCs w:val="18"/>
          <w:lang w:val="en-US"/>
        </w:rPr>
        <w:t xml:space="preserve">: The creation of the purchase order in SAP lies on the </w:t>
      </w:r>
      <w:r w:rsidRPr="00560E1A">
        <w:rPr>
          <w:rFonts w:cs="Arial"/>
          <w:sz w:val="20"/>
          <w:szCs w:val="18"/>
          <w:u w:val="single"/>
          <w:lang w:val="en-US"/>
        </w:rPr>
        <w:t>dual validation</w:t>
      </w:r>
      <w:r w:rsidRPr="00560E1A">
        <w:rPr>
          <w:rFonts w:cs="Arial"/>
          <w:sz w:val="20"/>
          <w:szCs w:val="18"/>
          <w:lang w:val="en-US"/>
        </w:rPr>
        <w:t xml:space="preserve"> from certifying officer and director. The dual control validation is embedded in the system for Purchase Orders payment through automated SOD for the creation of PO and MIRO (Good Receipt) transaction in SAP.</w:t>
      </w:r>
    </w:p>
    <w:p w14:paraId="29D89FA4" w14:textId="7CC2B730" w:rsidR="00DB17F2" w:rsidRPr="00560E1A" w:rsidRDefault="00670318" w:rsidP="002605CF">
      <w:pPr>
        <w:pStyle w:val="Numberedpara"/>
        <w:numPr>
          <w:ilvl w:val="0"/>
          <w:numId w:val="0"/>
        </w:numPr>
        <w:tabs>
          <w:tab w:val="left" w:pos="2430"/>
        </w:tabs>
        <w:spacing w:after="200" w:line="276" w:lineRule="auto"/>
        <w:rPr>
          <w:rFonts w:cs="Arial"/>
          <w:noProof/>
          <w:sz w:val="20"/>
          <w:szCs w:val="18"/>
          <w:lang w:val="en-US"/>
        </w:rPr>
      </w:pPr>
      <w:r w:rsidRPr="00560E1A">
        <w:object w:dxaOrig="14711" w:dyaOrig="3751" w14:anchorId="0870F8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4pt;height:114.8pt" o:ole="">
            <v:imagedata r:id="rId42" o:title=""/>
          </v:shape>
          <o:OLEObject Type="Embed" ProgID="Visio.Drawing.15" ShapeID="_x0000_i1025" DrawAspect="Content" ObjectID="_1719043981" r:id="rId43"/>
        </w:object>
      </w:r>
    </w:p>
    <w:p w14:paraId="76711358" w14:textId="77777777" w:rsidR="00DB17F2" w:rsidRPr="00560E1A" w:rsidRDefault="00DB17F2" w:rsidP="00DB17F2">
      <w:pPr>
        <w:pStyle w:val="Numberedpara"/>
        <w:numPr>
          <w:ilvl w:val="0"/>
          <w:numId w:val="0"/>
        </w:numPr>
        <w:tabs>
          <w:tab w:val="left" w:pos="720"/>
          <w:tab w:val="left" w:pos="2430"/>
        </w:tabs>
        <w:spacing w:after="200" w:line="276" w:lineRule="auto"/>
        <w:rPr>
          <w:rFonts w:cs="Arial"/>
          <w:sz w:val="20"/>
          <w:szCs w:val="18"/>
          <w:lang w:val="en-US"/>
        </w:rPr>
      </w:pPr>
      <w:r w:rsidRPr="00560E1A">
        <w:rPr>
          <w:rFonts w:cs="Arial"/>
          <w:sz w:val="20"/>
          <w:szCs w:val="18"/>
          <w:lang w:val="en-US"/>
        </w:rPr>
        <w:t>The key controls in this workflow are the following:</w:t>
      </w:r>
    </w:p>
    <w:p w14:paraId="6AFFFCB8" w14:textId="77777777" w:rsidR="00DB17F2" w:rsidRPr="00560E1A" w:rsidRDefault="00DB17F2" w:rsidP="00C4173F">
      <w:pPr>
        <w:pStyle w:val="Numberedpara"/>
        <w:numPr>
          <w:ilvl w:val="0"/>
          <w:numId w:val="8"/>
        </w:numPr>
        <w:tabs>
          <w:tab w:val="left" w:pos="720"/>
          <w:tab w:val="left" w:pos="2430"/>
        </w:tabs>
        <w:spacing w:after="0" w:line="276" w:lineRule="auto"/>
        <w:rPr>
          <w:rFonts w:cs="Arial"/>
          <w:bCs/>
          <w:sz w:val="20"/>
          <w:szCs w:val="18"/>
          <w:lang w:val="en-US"/>
        </w:rPr>
      </w:pPr>
      <w:r w:rsidRPr="00560E1A">
        <w:rPr>
          <w:rFonts w:cs="Arial"/>
          <w:bCs/>
          <w:sz w:val="20"/>
          <w:szCs w:val="18"/>
          <w:lang w:val="en-US"/>
        </w:rPr>
        <w:t>Segregation of duties between the PO creation and PO release</w:t>
      </w:r>
    </w:p>
    <w:p w14:paraId="798F1274" w14:textId="77777777" w:rsidR="00DB17F2" w:rsidRPr="00560E1A" w:rsidRDefault="00DB17F2" w:rsidP="00C4173F">
      <w:pPr>
        <w:pStyle w:val="Numberedpara"/>
        <w:numPr>
          <w:ilvl w:val="0"/>
          <w:numId w:val="8"/>
        </w:numPr>
        <w:tabs>
          <w:tab w:val="left" w:pos="720"/>
          <w:tab w:val="left" w:pos="2430"/>
        </w:tabs>
        <w:spacing w:after="0" w:line="276" w:lineRule="auto"/>
        <w:rPr>
          <w:rFonts w:cs="Arial"/>
          <w:bCs/>
          <w:sz w:val="20"/>
          <w:szCs w:val="18"/>
          <w:lang w:val="en-US"/>
        </w:rPr>
      </w:pPr>
      <w:r w:rsidRPr="00560E1A">
        <w:rPr>
          <w:rFonts w:cs="Arial"/>
          <w:bCs/>
          <w:sz w:val="20"/>
          <w:szCs w:val="18"/>
          <w:lang w:val="en-US"/>
        </w:rPr>
        <w:t>Verification of good receipts before doing the SES</w:t>
      </w:r>
    </w:p>
    <w:p w14:paraId="00C3F6D6" w14:textId="77777777" w:rsidR="00DB17F2" w:rsidRPr="00560E1A" w:rsidRDefault="00DB17F2" w:rsidP="00C4173F">
      <w:pPr>
        <w:pStyle w:val="Numberedpara"/>
        <w:numPr>
          <w:ilvl w:val="0"/>
          <w:numId w:val="8"/>
        </w:numPr>
        <w:tabs>
          <w:tab w:val="left" w:pos="720"/>
          <w:tab w:val="left" w:pos="2430"/>
        </w:tabs>
        <w:spacing w:after="0" w:line="276" w:lineRule="auto"/>
        <w:rPr>
          <w:rFonts w:cs="Arial"/>
          <w:sz w:val="20"/>
          <w:szCs w:val="18"/>
          <w:lang w:val="en-US"/>
        </w:rPr>
      </w:pPr>
      <w:r w:rsidRPr="00560E1A">
        <w:rPr>
          <w:rFonts w:cs="Arial"/>
          <w:sz w:val="20"/>
          <w:szCs w:val="18"/>
          <w:lang w:val="en-US"/>
        </w:rPr>
        <w:t>Segregation of duties between MIRO and outgoing payment posting but SOD in the previous flow should be sufficient.</w:t>
      </w:r>
    </w:p>
    <w:p w14:paraId="78E12B9B" w14:textId="77777777" w:rsidR="00DB17F2" w:rsidRPr="00560E1A" w:rsidRDefault="00DB17F2" w:rsidP="00DB17F2">
      <w:pPr>
        <w:pStyle w:val="Numberedpara"/>
        <w:numPr>
          <w:ilvl w:val="0"/>
          <w:numId w:val="0"/>
        </w:numPr>
        <w:tabs>
          <w:tab w:val="left" w:pos="720"/>
          <w:tab w:val="left" w:pos="2430"/>
        </w:tabs>
        <w:spacing w:after="0" w:line="276" w:lineRule="auto"/>
        <w:rPr>
          <w:rFonts w:cs="Arial"/>
          <w:sz w:val="20"/>
          <w:szCs w:val="18"/>
          <w:lang w:val="en-US"/>
        </w:rPr>
      </w:pPr>
    </w:p>
    <w:p w14:paraId="7152DE88" w14:textId="77777777" w:rsidR="00DB17F2" w:rsidRPr="00560E1A" w:rsidRDefault="00DB17F2" w:rsidP="00C4173F">
      <w:pPr>
        <w:pStyle w:val="Numberedpara"/>
        <w:numPr>
          <w:ilvl w:val="0"/>
          <w:numId w:val="8"/>
        </w:numPr>
        <w:tabs>
          <w:tab w:val="left" w:pos="426"/>
          <w:tab w:val="left" w:pos="2430"/>
        </w:tabs>
        <w:spacing w:after="200" w:line="276" w:lineRule="auto"/>
        <w:ind w:left="426" w:hanging="426"/>
        <w:rPr>
          <w:rFonts w:cs="Arial"/>
          <w:b/>
          <w:sz w:val="20"/>
          <w:szCs w:val="18"/>
          <w:u w:val="single"/>
          <w:lang w:val="en-US"/>
        </w:rPr>
      </w:pPr>
      <w:r w:rsidRPr="00560E1A">
        <w:rPr>
          <w:rFonts w:cs="Arial"/>
          <w:sz w:val="20"/>
          <w:szCs w:val="18"/>
          <w:u w:val="single"/>
          <w:lang w:val="en-US"/>
        </w:rPr>
        <w:t>Fund Reservation:</w:t>
      </w:r>
      <w:r w:rsidRPr="00560E1A">
        <w:rPr>
          <w:rFonts w:cs="Arial"/>
          <w:sz w:val="20"/>
          <w:szCs w:val="18"/>
          <w:lang w:val="en-US"/>
        </w:rPr>
        <w:t xml:space="preserve"> The creation of fund reservation involves the administration unit only and should be used for exceptional circumstances, often for staff insurance, small purchases, etc. </w:t>
      </w:r>
    </w:p>
    <w:p w14:paraId="305C6E90" w14:textId="77777777" w:rsidR="00DB17F2" w:rsidRPr="00560E1A" w:rsidRDefault="00DB17F2" w:rsidP="008C0FD7">
      <w:pPr>
        <w:rPr>
          <w:lang w:val="en-US"/>
        </w:rPr>
      </w:pPr>
      <w:r w:rsidRPr="00560E1A">
        <w:rPr>
          <w:lang w:val="en-US"/>
        </w:rPr>
        <w:lastRenderedPageBreak/>
        <w:t xml:space="preserve">The key control in this flow is the </w:t>
      </w:r>
      <w:r w:rsidRPr="00560E1A">
        <w:rPr>
          <w:b/>
          <w:lang w:val="en-US"/>
        </w:rPr>
        <w:t>independent verification</w:t>
      </w:r>
      <w:r w:rsidRPr="00560E1A">
        <w:rPr>
          <w:lang w:val="en-US"/>
        </w:rPr>
        <w:t xml:space="preserve"> of the invoice posting through supporting documentation for justification between FB60 and F-53.</w:t>
      </w:r>
    </w:p>
    <w:p w14:paraId="62CCA674" w14:textId="77777777" w:rsidR="007022CC" w:rsidRPr="00560E1A" w:rsidRDefault="007022CC" w:rsidP="007022CC">
      <w:pPr>
        <w:pStyle w:val="Numberedpara"/>
        <w:numPr>
          <w:ilvl w:val="0"/>
          <w:numId w:val="0"/>
        </w:numPr>
        <w:tabs>
          <w:tab w:val="left" w:pos="720"/>
          <w:tab w:val="left" w:pos="2430"/>
        </w:tabs>
        <w:spacing w:after="120"/>
        <w:rPr>
          <w:rFonts w:cs="Arial"/>
          <w:sz w:val="20"/>
          <w:szCs w:val="20"/>
          <w:lang w:val="en-US"/>
        </w:rPr>
      </w:pPr>
      <w:r w:rsidRPr="00560E1A">
        <w:rPr>
          <w:rFonts w:cs="Arial"/>
          <w:sz w:val="20"/>
          <w:szCs w:val="20"/>
          <w:lang w:val="en-US"/>
        </w:rPr>
        <w:t>In SAP, Field offices can make payment, through (</w:t>
      </w:r>
      <w:proofErr w:type="spellStart"/>
      <w:r w:rsidRPr="00560E1A">
        <w:rPr>
          <w:rFonts w:cs="Arial"/>
          <w:sz w:val="20"/>
          <w:szCs w:val="20"/>
          <w:lang w:val="en-US"/>
        </w:rPr>
        <w:t>i</w:t>
      </w:r>
      <w:proofErr w:type="spellEnd"/>
      <w:r w:rsidRPr="00560E1A">
        <w:rPr>
          <w:rFonts w:cs="Arial"/>
          <w:sz w:val="20"/>
          <w:szCs w:val="20"/>
          <w:lang w:val="en-US"/>
        </w:rPr>
        <w:t xml:space="preserve">) Headquarters for high amounts in USD (using the Ref key 2), (ii) the local bank accounts in USD or local currency for transfers or cash and cheques.   </w:t>
      </w:r>
    </w:p>
    <w:p w14:paraId="601AACAB" w14:textId="77777777" w:rsidR="007022CC" w:rsidRPr="00560E1A" w:rsidRDefault="007022CC" w:rsidP="007022CC">
      <w:pPr>
        <w:pStyle w:val="Numberedpara"/>
        <w:numPr>
          <w:ilvl w:val="0"/>
          <w:numId w:val="0"/>
        </w:numPr>
        <w:tabs>
          <w:tab w:val="left" w:pos="720"/>
          <w:tab w:val="left" w:pos="2430"/>
        </w:tabs>
        <w:spacing w:after="200" w:line="276" w:lineRule="auto"/>
        <w:rPr>
          <w:rFonts w:cs="Arial"/>
          <w:sz w:val="20"/>
          <w:szCs w:val="18"/>
          <w:lang w:val="en-US"/>
        </w:rPr>
      </w:pPr>
      <w:r w:rsidRPr="00560E1A">
        <w:rPr>
          <w:rFonts w:cs="Arial"/>
          <w:sz w:val="20"/>
          <w:szCs w:val="18"/>
          <w:lang w:val="en-US"/>
        </w:rPr>
        <w:t xml:space="preserve">The Administrative unit indicated that the Office does not use cheques and little cash, which last was for the Officer-in-Charge’s DSAs. </w:t>
      </w:r>
    </w:p>
    <w:p w14:paraId="650A63C6" w14:textId="1BB97FA7" w:rsidR="00DB17F2" w:rsidRPr="00560E1A" w:rsidRDefault="00DB17F2" w:rsidP="00DB17F2">
      <w:pPr>
        <w:pStyle w:val="Numberedpara"/>
        <w:numPr>
          <w:ilvl w:val="0"/>
          <w:numId w:val="0"/>
        </w:numPr>
        <w:tabs>
          <w:tab w:val="left" w:pos="720"/>
          <w:tab w:val="left" w:pos="2430"/>
        </w:tabs>
        <w:spacing w:after="200" w:line="276" w:lineRule="auto"/>
        <w:rPr>
          <w:rFonts w:cs="Arial"/>
          <w:sz w:val="20"/>
          <w:szCs w:val="18"/>
          <w:lang w:val="en-US"/>
        </w:rPr>
      </w:pPr>
      <w:r w:rsidRPr="00560E1A">
        <w:rPr>
          <w:rFonts w:cs="Arial"/>
          <w:b/>
          <w:bCs/>
          <w:sz w:val="20"/>
          <w:szCs w:val="18"/>
          <w:lang w:val="en-US"/>
        </w:rPr>
        <w:t>Control weakness</w:t>
      </w:r>
      <w:r w:rsidRPr="00560E1A">
        <w:rPr>
          <w:rFonts w:cs="Arial"/>
          <w:sz w:val="20"/>
          <w:szCs w:val="18"/>
          <w:lang w:val="en-US"/>
        </w:rPr>
        <w:t xml:space="preserve">: </w:t>
      </w:r>
    </w:p>
    <w:p w14:paraId="3D5ACC64" w14:textId="168E5238" w:rsidR="00CB1D8E" w:rsidRPr="00560E1A" w:rsidRDefault="00CB1D8E" w:rsidP="00064D29">
      <w:pPr>
        <w:rPr>
          <w:rFonts w:eastAsiaTheme="minorHAnsi"/>
          <w:szCs w:val="21"/>
          <w:lang w:val="en-US"/>
        </w:rPr>
      </w:pPr>
      <w:r w:rsidRPr="00560E1A">
        <w:rPr>
          <w:rFonts w:eastAsiaTheme="minorHAnsi"/>
          <w:szCs w:val="21"/>
          <w:lang w:val="en-US"/>
        </w:rPr>
        <w:t>The Office operates in an environment that is characterized by</w:t>
      </w:r>
      <w:ins w:id="59" w:author="Beltyukova, Anastasia" w:date="2022-06-24T15:39:00Z">
        <w:r w:rsidR="00656271">
          <w:rPr>
            <w:rFonts w:eastAsiaTheme="minorHAnsi"/>
            <w:szCs w:val="21"/>
            <w:lang w:val="en-US"/>
          </w:rPr>
          <w:t xml:space="preserve"> hyperinflation</w:t>
        </w:r>
      </w:ins>
      <w:del w:id="60" w:author="Beltyukova, Anastasia" w:date="2022-06-24T15:39:00Z">
        <w:r w:rsidR="00D05DE7" w:rsidRPr="00560E1A" w:rsidDel="00656271">
          <w:rPr>
            <w:rFonts w:eastAsiaTheme="minorHAnsi"/>
            <w:szCs w:val="21"/>
            <w:lang w:val="en-US"/>
          </w:rPr>
          <w:delText xml:space="preserve"> </w:delText>
        </w:r>
        <w:commentRangeStart w:id="61"/>
        <w:r w:rsidRPr="00560E1A" w:rsidDel="00656271">
          <w:rPr>
            <w:rFonts w:eastAsiaTheme="minorHAnsi"/>
            <w:szCs w:val="21"/>
            <w:lang w:val="en-US"/>
          </w:rPr>
          <w:delText>economic volatility</w:delText>
        </w:r>
        <w:commentRangeEnd w:id="61"/>
        <w:r w:rsidR="00215EDE" w:rsidDel="00656271">
          <w:rPr>
            <w:rStyle w:val="CommentReference"/>
            <w:rFonts w:ascii="Times New Roman" w:hAnsi="Times New Roman"/>
            <w:lang w:val="en-US"/>
          </w:rPr>
          <w:commentReference w:id="61"/>
        </w:r>
        <w:r w:rsidRPr="00560E1A" w:rsidDel="00656271">
          <w:rPr>
            <w:rFonts w:eastAsiaTheme="minorHAnsi"/>
            <w:szCs w:val="21"/>
            <w:lang w:val="en-US"/>
          </w:rPr>
          <w:delText>,</w:delText>
        </w:r>
      </w:del>
      <w:r w:rsidRPr="00560E1A">
        <w:rPr>
          <w:rFonts w:eastAsiaTheme="minorHAnsi"/>
          <w:szCs w:val="21"/>
          <w:lang w:val="en-US"/>
        </w:rPr>
        <w:t xml:space="preserve"> and a subculture exists whereby costs can be inflated. The AO and team do monitor this closely and have taken steps to diversify suppliers to discourage a dependency relationship being built especially for standard goods and services e.g., catering. </w:t>
      </w:r>
    </w:p>
    <w:p w14:paraId="50A966F3" w14:textId="46FB262B" w:rsidR="00E94B4A" w:rsidRPr="00560E1A" w:rsidRDefault="00E94B4A" w:rsidP="00877C08">
      <w:pPr>
        <w:rPr>
          <w:rFonts w:eastAsiaTheme="minorHAnsi"/>
          <w:szCs w:val="21"/>
          <w:lang w:val="en-US"/>
        </w:rPr>
      </w:pPr>
      <w:r w:rsidRPr="00560E1A">
        <w:rPr>
          <w:rFonts w:eastAsiaTheme="minorHAnsi"/>
          <w:szCs w:val="21"/>
          <w:lang w:val="en-US"/>
        </w:rPr>
        <w:t xml:space="preserve">Scanning of purchase data indicate cross-charging at the end of the year. </w:t>
      </w:r>
    </w:p>
    <w:p w14:paraId="7B9F39E1" w14:textId="77777777" w:rsidR="008239DA" w:rsidRPr="00560E1A" w:rsidRDefault="008239DA" w:rsidP="008239DA">
      <w:pPr>
        <w:pStyle w:val="AP-Style1"/>
      </w:pPr>
      <w:r w:rsidRPr="00560E1A">
        <w:t>Harare Unliquidated Obligations as of April 2022</w:t>
      </w:r>
    </w:p>
    <w:p w14:paraId="267C76E9"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Cs/>
          <w:szCs w:val="20"/>
        </w:rPr>
      </w:pPr>
      <w:r w:rsidRPr="00560E1A">
        <w:rPr>
          <w:rFonts w:cs="Arial"/>
          <w:bCs/>
          <w:szCs w:val="20"/>
        </w:rPr>
        <w:t>No FRs aged more than 6 months</w:t>
      </w:r>
    </w:p>
    <w:p w14:paraId="0FEA8591"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
          <w:szCs w:val="20"/>
        </w:rPr>
      </w:pPr>
      <w:r w:rsidRPr="00560E1A">
        <w:rPr>
          <w:rFonts w:cs="Arial"/>
          <w:b/>
          <w:szCs w:val="20"/>
        </w:rPr>
        <w:t xml:space="preserve">Goods received not invoiced </w:t>
      </w:r>
    </w:p>
    <w:p w14:paraId="3312B2A4"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Cs/>
          <w:szCs w:val="20"/>
        </w:rPr>
      </w:pPr>
      <w:r w:rsidRPr="00560E1A">
        <w:rPr>
          <w:rFonts w:cs="Arial"/>
          <w:bCs/>
          <w:szCs w:val="20"/>
        </w:rPr>
        <w:t>All 11 entries need to be followed up and reasons for not invoicing (&gt;6 months) need to be clarified</w:t>
      </w:r>
    </w:p>
    <w:p w14:paraId="6F5C026F"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
          <w:szCs w:val="20"/>
        </w:rPr>
      </w:pPr>
      <w:r w:rsidRPr="00560E1A">
        <w:rPr>
          <w:noProof/>
        </w:rPr>
        <w:drawing>
          <wp:inline distT="0" distB="0" distL="0" distR="0" wp14:anchorId="3BFEC52F" wp14:editId="37DF8188">
            <wp:extent cx="6413500" cy="158305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13500" cy="1583055"/>
                    </a:xfrm>
                    <a:prstGeom prst="rect">
                      <a:avLst/>
                    </a:prstGeom>
                    <a:noFill/>
                    <a:ln>
                      <a:noFill/>
                    </a:ln>
                  </pic:spPr>
                </pic:pic>
              </a:graphicData>
            </a:graphic>
          </wp:inline>
        </w:drawing>
      </w:r>
    </w:p>
    <w:p w14:paraId="37D659C1"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
          <w:szCs w:val="20"/>
        </w:rPr>
      </w:pPr>
      <w:r w:rsidRPr="00560E1A">
        <w:rPr>
          <w:rFonts w:cs="Arial"/>
          <w:b/>
          <w:szCs w:val="20"/>
        </w:rPr>
        <w:t>Purchase orders</w:t>
      </w:r>
    </w:p>
    <w:p w14:paraId="353E1DA7"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Cs/>
          <w:szCs w:val="20"/>
        </w:rPr>
      </w:pPr>
      <w:r w:rsidRPr="00560E1A">
        <w:rPr>
          <w:rFonts w:cs="Arial"/>
          <w:bCs/>
          <w:szCs w:val="20"/>
        </w:rPr>
        <w:t>36 POs are not liquidated for more than 6 months, this needs to be carefully followed up.</w:t>
      </w:r>
    </w:p>
    <w:p w14:paraId="2B044FA9"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Cs/>
          <w:szCs w:val="20"/>
        </w:rPr>
      </w:pPr>
      <w:r w:rsidRPr="00560E1A">
        <w:rPr>
          <w:noProof/>
        </w:rPr>
        <w:drawing>
          <wp:inline distT="0" distB="0" distL="0" distR="0" wp14:anchorId="147906A4" wp14:editId="020078F4">
            <wp:extent cx="6286500" cy="2146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6500" cy="2146300"/>
                    </a:xfrm>
                    <a:prstGeom prst="rect">
                      <a:avLst/>
                    </a:prstGeom>
                  </pic:spPr>
                </pic:pic>
              </a:graphicData>
            </a:graphic>
          </wp:inline>
        </w:drawing>
      </w:r>
    </w:p>
    <w:p w14:paraId="5F70BE84"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
          <w:szCs w:val="20"/>
        </w:rPr>
      </w:pPr>
      <w:r w:rsidRPr="00560E1A">
        <w:rPr>
          <w:rFonts w:cs="Arial"/>
          <w:b/>
          <w:szCs w:val="20"/>
        </w:rPr>
        <w:t>Travel missions</w:t>
      </w:r>
    </w:p>
    <w:p w14:paraId="0349A9AB" w14:textId="77777777" w:rsidR="008239DA" w:rsidRPr="00560E1A" w:rsidRDefault="008239DA" w:rsidP="008239DA">
      <w:pPr>
        <w:pStyle w:val="Numberedpara"/>
        <w:numPr>
          <w:ilvl w:val="0"/>
          <w:numId w:val="0"/>
        </w:numPr>
        <w:tabs>
          <w:tab w:val="left" w:pos="720"/>
          <w:tab w:val="left" w:pos="2430"/>
        </w:tabs>
        <w:spacing w:after="200" w:line="276" w:lineRule="auto"/>
        <w:rPr>
          <w:rFonts w:cs="Arial"/>
          <w:bCs/>
          <w:szCs w:val="20"/>
          <w:lang w:val="en-US"/>
        </w:rPr>
      </w:pPr>
      <w:r w:rsidRPr="00560E1A">
        <w:rPr>
          <w:rFonts w:cs="Arial"/>
          <w:bCs/>
          <w:szCs w:val="20"/>
        </w:rPr>
        <w:lastRenderedPageBreak/>
        <w:t>13 travel missions were not cleared, aging between 2 and 6 months. To be followed up as well.</w:t>
      </w:r>
    </w:p>
    <w:p w14:paraId="01502B71" w14:textId="34C27E4C" w:rsidR="008239DA" w:rsidRPr="00560E1A" w:rsidRDefault="008239DA" w:rsidP="00877C08">
      <w:pPr>
        <w:rPr>
          <w:rFonts w:eastAsiaTheme="minorHAnsi"/>
          <w:szCs w:val="21"/>
          <w:lang w:val="en-US"/>
        </w:rPr>
      </w:pPr>
      <w:r w:rsidRPr="00560E1A">
        <w:rPr>
          <w:noProof/>
        </w:rPr>
        <w:drawing>
          <wp:inline distT="0" distB="0" distL="0" distR="0" wp14:anchorId="2473EE8C" wp14:editId="49166362">
            <wp:extent cx="5715000" cy="1456088"/>
            <wp:effectExtent l="0" t="0" r="0" b="0"/>
            <wp:docPr id="1407025187" name="Picture 140702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456088"/>
                    </a:xfrm>
                    <a:prstGeom prst="rect">
                      <a:avLst/>
                    </a:prstGeom>
                  </pic:spPr>
                </pic:pic>
              </a:graphicData>
            </a:graphic>
          </wp:inline>
        </w:drawing>
      </w:r>
    </w:p>
    <w:p w14:paraId="1A006D98" w14:textId="77777777" w:rsidR="00896D96" w:rsidRPr="006B214F" w:rsidRDefault="00896D96" w:rsidP="00896D96">
      <w:pPr>
        <w:pStyle w:val="AP-Style1"/>
        <w:rPr>
          <w:rFonts w:eastAsiaTheme="minorHAnsi"/>
          <w:lang w:val="en-US"/>
        </w:rPr>
      </w:pPr>
      <w:commentRangeStart w:id="62"/>
      <w:commentRangeStart w:id="63"/>
      <w:r w:rsidRPr="006B214F">
        <w:rPr>
          <w:rFonts w:eastAsiaTheme="minorHAnsi"/>
          <w:lang w:val="en-US"/>
        </w:rPr>
        <w:t>Payment profile in terms of currency</w:t>
      </w:r>
      <w:commentRangeEnd w:id="62"/>
      <w:r w:rsidR="00721260">
        <w:rPr>
          <w:rStyle w:val="CommentReference"/>
          <w:rFonts w:ascii="Times New Roman" w:hAnsi="Times New Roman" w:cs="Times New Roman"/>
          <w:b w:val="0"/>
          <w:lang w:val="en-US"/>
        </w:rPr>
        <w:commentReference w:id="62"/>
      </w:r>
      <w:commentRangeEnd w:id="63"/>
      <w:r w:rsidR="00621518">
        <w:rPr>
          <w:rStyle w:val="CommentReference"/>
          <w:rFonts w:ascii="Times New Roman" w:hAnsi="Times New Roman" w:cs="Times New Roman"/>
          <w:b w:val="0"/>
          <w:lang w:val="en-US"/>
        </w:rPr>
        <w:commentReference w:id="63"/>
      </w:r>
    </w:p>
    <w:p w14:paraId="3D546C5D" w14:textId="77777777" w:rsidR="00D6188E" w:rsidRDefault="00D6188E" w:rsidP="00D6188E">
      <w:pPr>
        <w:pStyle w:val="AP-Style1"/>
        <w:numPr>
          <w:ilvl w:val="0"/>
          <w:numId w:val="0"/>
        </w:numPr>
        <w:ind w:left="360"/>
        <w:rPr>
          <w:rStyle w:val="normaltextrun"/>
          <w:b w:val="0"/>
          <w:bCs/>
          <w:sz w:val="20"/>
        </w:rPr>
      </w:pPr>
      <w:r w:rsidRPr="00781FF1">
        <w:rPr>
          <w:rStyle w:val="normaltextrun"/>
          <w:noProof/>
        </w:rPr>
        <w:drawing>
          <wp:inline distT="0" distB="0" distL="0" distR="0" wp14:anchorId="7B4AAD59" wp14:editId="7AE925A4">
            <wp:extent cx="6009640" cy="1120537"/>
            <wp:effectExtent l="0" t="0" r="0" b="3810"/>
            <wp:docPr id="1407025209" name="Picture 140702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9405" cy="1124222"/>
                    </a:xfrm>
                    <a:prstGeom prst="rect">
                      <a:avLst/>
                    </a:prstGeom>
                    <a:noFill/>
                    <a:ln>
                      <a:noFill/>
                    </a:ln>
                  </pic:spPr>
                </pic:pic>
              </a:graphicData>
            </a:graphic>
          </wp:inline>
        </w:drawing>
      </w:r>
    </w:p>
    <w:p w14:paraId="34147B6D" w14:textId="7C2C6D1F" w:rsidR="00755681" w:rsidRPr="00560E1A" w:rsidRDefault="00755681" w:rsidP="00755681">
      <w:pPr>
        <w:pStyle w:val="ListParagraph"/>
        <w:numPr>
          <w:ilvl w:val="0"/>
          <w:numId w:val="12"/>
        </w:numPr>
        <w:rPr>
          <w:lang w:val="en-US"/>
        </w:rPr>
      </w:pPr>
      <w:r w:rsidRPr="00560E1A">
        <w:rPr>
          <w:lang w:val="en-US"/>
        </w:rPr>
        <w:t xml:space="preserve">The </w:t>
      </w:r>
      <w:r>
        <w:rPr>
          <w:lang w:val="en-US"/>
        </w:rPr>
        <w:t xml:space="preserve">Office does not make any payments using cheques. </w:t>
      </w:r>
    </w:p>
    <w:p w14:paraId="03FBD29E" w14:textId="65D3F173" w:rsidR="001B1618" w:rsidRDefault="001B1618" w:rsidP="000F6C40">
      <w:pPr>
        <w:pStyle w:val="ListParagraph"/>
        <w:numPr>
          <w:ilvl w:val="0"/>
          <w:numId w:val="12"/>
        </w:numPr>
        <w:rPr>
          <w:lang w:val="en-US"/>
        </w:rPr>
      </w:pPr>
      <w:r w:rsidRPr="00560E1A">
        <w:rPr>
          <w:lang w:val="en-US"/>
        </w:rPr>
        <w:t>The UNESCO Office in Harare is banking with Standard Charted Bank. </w:t>
      </w:r>
    </w:p>
    <w:p w14:paraId="342C66E7" w14:textId="16FA04B3" w:rsidR="00AC3C6D" w:rsidRPr="00AC3C6D" w:rsidRDefault="00A52E11" w:rsidP="0005128A">
      <w:pPr>
        <w:ind w:left="284"/>
        <w:jc w:val="center"/>
        <w:rPr>
          <w:lang w:val="en-US"/>
        </w:rPr>
      </w:pPr>
      <w:r w:rsidRPr="00A52E11">
        <w:rPr>
          <w:noProof/>
        </w:rPr>
        <w:drawing>
          <wp:inline distT="0" distB="0" distL="0" distR="0" wp14:anchorId="208A1B1F" wp14:editId="465C1AE2">
            <wp:extent cx="5977890" cy="1023582"/>
            <wp:effectExtent l="0" t="0" r="3810" b="5715"/>
            <wp:docPr id="1407025213" name="Picture 140702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9101" cy="1028926"/>
                    </a:xfrm>
                    <a:prstGeom prst="rect">
                      <a:avLst/>
                    </a:prstGeom>
                    <a:noFill/>
                    <a:ln>
                      <a:noFill/>
                    </a:ln>
                  </pic:spPr>
                </pic:pic>
              </a:graphicData>
            </a:graphic>
          </wp:inline>
        </w:drawing>
      </w:r>
    </w:p>
    <w:p w14:paraId="2C568197" w14:textId="77777777" w:rsidR="004B2A2B" w:rsidRPr="008E0131" w:rsidRDefault="004B2A2B" w:rsidP="008E0131">
      <w:pPr>
        <w:pStyle w:val="Numberedpara"/>
        <w:numPr>
          <w:ilvl w:val="0"/>
          <w:numId w:val="8"/>
        </w:numPr>
        <w:tabs>
          <w:tab w:val="left" w:pos="720"/>
          <w:tab w:val="left" w:pos="2430"/>
        </w:tabs>
        <w:spacing w:after="200" w:line="276" w:lineRule="auto"/>
        <w:rPr>
          <w:rFonts w:cs="Arial"/>
          <w:color w:val="FF0000"/>
          <w:sz w:val="20"/>
          <w:szCs w:val="18"/>
          <w:lang w:val="en-US"/>
        </w:rPr>
      </w:pPr>
      <w:r w:rsidRPr="008E0131">
        <w:rPr>
          <w:rFonts w:cs="Arial"/>
          <w:color w:val="FF0000"/>
          <w:sz w:val="20"/>
          <w:szCs w:val="18"/>
          <w:lang w:val="en-US"/>
        </w:rPr>
        <w:t xml:space="preserve">Sample on-site reconciliation between banking tool and SAP </w:t>
      </w:r>
    </w:p>
    <w:p w14:paraId="51739B95" w14:textId="77777777" w:rsidR="008E0131" w:rsidRPr="008E0131" w:rsidRDefault="008E0131" w:rsidP="008E0131">
      <w:pPr>
        <w:pStyle w:val="AP-Style1"/>
        <w:rPr>
          <w:rFonts w:eastAsiaTheme="minorHAnsi"/>
          <w:lang w:val="en-US"/>
        </w:rPr>
      </w:pPr>
      <w:r w:rsidRPr="008E0131">
        <w:rPr>
          <w:rFonts w:eastAsiaTheme="minorHAnsi"/>
          <w:lang w:val="en-US"/>
        </w:rPr>
        <w:t>Banking</w:t>
      </w:r>
    </w:p>
    <w:p w14:paraId="6ECBBAD5" w14:textId="77777777" w:rsidR="001B1618" w:rsidRPr="00560E1A" w:rsidRDefault="001B1618" w:rsidP="000F6C40">
      <w:pPr>
        <w:pStyle w:val="ListParagraph"/>
        <w:numPr>
          <w:ilvl w:val="0"/>
          <w:numId w:val="12"/>
        </w:numPr>
        <w:rPr>
          <w:lang w:val="en-US"/>
        </w:rPr>
      </w:pPr>
      <w:r w:rsidRPr="00560E1A">
        <w:rPr>
          <w:lang w:val="en-US"/>
        </w:rPr>
        <w:t>There is an Antenna in Lusaka, and at the request of the former AO requested, UNESCO opened two additional accounts in Lusaka, Zambia (in USD and ZMW, Kwacha, local Zambian currency). </w:t>
      </w:r>
    </w:p>
    <w:p w14:paraId="18CB6981" w14:textId="77777777" w:rsidR="001B1618" w:rsidRPr="00560E1A" w:rsidRDefault="001B1618" w:rsidP="000F6C40">
      <w:pPr>
        <w:pStyle w:val="ListParagraph"/>
        <w:numPr>
          <w:ilvl w:val="0"/>
          <w:numId w:val="12"/>
        </w:numPr>
        <w:rPr>
          <w:lang w:val="en-US"/>
        </w:rPr>
      </w:pPr>
      <w:r w:rsidRPr="00560E1A">
        <w:rPr>
          <w:lang w:val="en-US"/>
        </w:rPr>
        <w:t xml:space="preserve">The Office also makes payments in South Africa in local south African currency (via UNDP). The current AO made a request to open a bank account in South Africa, however, Treasury is not going to opt for it as the volume of operations in South Africa is low. An alternative for UNDP payment process which is lengthy and costly, could be </w:t>
      </w:r>
      <w:proofErr w:type="spellStart"/>
      <w:r w:rsidRPr="00560E1A">
        <w:rPr>
          <w:lang w:val="en-US"/>
        </w:rPr>
        <w:t>Worldlink</w:t>
      </w:r>
      <w:proofErr w:type="spellEnd"/>
      <w:r w:rsidRPr="00560E1A">
        <w:rPr>
          <w:lang w:val="en-US"/>
        </w:rPr>
        <w:t xml:space="preserve"> by Citibank. It is a relatively easy solution and less expensive, it would involve only currency conversion, from USD to local currency. </w:t>
      </w:r>
    </w:p>
    <w:p w14:paraId="4E9B3189" w14:textId="77777777" w:rsidR="001B1618" w:rsidRPr="00560E1A" w:rsidRDefault="001B1618" w:rsidP="000F6C40">
      <w:pPr>
        <w:pStyle w:val="ListParagraph"/>
        <w:numPr>
          <w:ilvl w:val="0"/>
          <w:numId w:val="12"/>
        </w:numPr>
        <w:rPr>
          <w:lang w:val="en-US"/>
        </w:rPr>
      </w:pPr>
      <w:r w:rsidRPr="00560E1A">
        <w:rPr>
          <w:lang w:val="en-US"/>
        </w:rPr>
        <w:t>UNESCO treasury was not informed about any banking issue in Harare. </w:t>
      </w:r>
    </w:p>
    <w:p w14:paraId="44748B0F" w14:textId="531A9C5F" w:rsidR="001B1618" w:rsidRPr="00560E1A" w:rsidRDefault="001B1618" w:rsidP="000F6C40">
      <w:pPr>
        <w:pStyle w:val="ListParagraph"/>
        <w:numPr>
          <w:ilvl w:val="0"/>
          <w:numId w:val="12"/>
        </w:numPr>
        <w:rPr>
          <w:lang w:val="en-US"/>
        </w:rPr>
      </w:pPr>
      <w:r w:rsidRPr="00560E1A">
        <w:rPr>
          <w:lang w:val="en-US"/>
        </w:rPr>
        <w:t xml:space="preserve">Overall, nowadays, banks ask more and more questions when an entity wants to </w:t>
      </w:r>
      <w:proofErr w:type="gramStart"/>
      <w:r w:rsidRPr="00560E1A">
        <w:rPr>
          <w:lang w:val="en-US"/>
        </w:rPr>
        <w:t>change  bank</w:t>
      </w:r>
      <w:proofErr w:type="gramEnd"/>
      <w:r w:rsidRPr="00560E1A">
        <w:rPr>
          <w:lang w:val="en-US"/>
        </w:rPr>
        <w:t xml:space="preserve"> signatories. Sometimes UNESCO Offices </w:t>
      </w:r>
      <w:proofErr w:type="gramStart"/>
      <w:r w:rsidRPr="00560E1A">
        <w:rPr>
          <w:lang w:val="en-US"/>
        </w:rPr>
        <w:t>have to</w:t>
      </w:r>
      <w:proofErr w:type="gramEnd"/>
      <w:r w:rsidRPr="00560E1A">
        <w:rPr>
          <w:lang w:val="en-US"/>
        </w:rPr>
        <w:t xml:space="preserve"> give copies of UNLPs, residency cards etc. </w:t>
      </w:r>
      <w:r w:rsidR="00D85715" w:rsidRPr="00560E1A">
        <w:rPr>
          <w:lang w:val="en-US"/>
        </w:rPr>
        <w:t xml:space="preserve"> </w:t>
      </w:r>
      <w:r w:rsidR="00B95434" w:rsidRPr="00D76C97">
        <w:rPr>
          <w:highlight w:val="yellow"/>
          <w:lang w:val="en-US"/>
          <w:rPrChange w:id="64" w:author="Soriano, Carles" w:date="2022-06-23T19:06:00Z">
            <w:rPr>
              <w:lang w:val="en-US"/>
            </w:rPr>
          </w:rPrChange>
        </w:rPr>
        <w:t>The Director and AO complain</w:t>
      </w:r>
      <w:ins w:id="65" w:author="Beltyukova, Anastasia" w:date="2022-06-24T15:41:00Z">
        <w:r w:rsidR="00324BDB">
          <w:rPr>
            <w:highlight w:val="yellow"/>
            <w:lang w:val="en-US"/>
          </w:rPr>
          <w:t>ed</w:t>
        </w:r>
      </w:ins>
      <w:r w:rsidR="00705A13" w:rsidRPr="00D76C97">
        <w:rPr>
          <w:highlight w:val="yellow"/>
          <w:lang w:val="en-US"/>
          <w:rPrChange w:id="66" w:author="Soriano, Carles" w:date="2022-06-23T19:06:00Z">
            <w:rPr>
              <w:lang w:val="en-US"/>
            </w:rPr>
          </w:rPrChange>
        </w:rPr>
        <w:t xml:space="preserve"> that the local bank has not yet updated their names in the bank signatory records</w:t>
      </w:r>
      <w:r w:rsidR="0028500B" w:rsidRPr="00D76C97">
        <w:rPr>
          <w:highlight w:val="yellow"/>
          <w:lang w:val="en-US"/>
          <w:rPrChange w:id="67" w:author="Soriano, Carles" w:date="2022-06-23T19:06:00Z">
            <w:rPr>
              <w:lang w:val="en-US"/>
            </w:rPr>
          </w:rPrChange>
        </w:rPr>
        <w:t xml:space="preserve">, despite </w:t>
      </w:r>
      <w:r w:rsidR="0048506C" w:rsidRPr="00D76C97">
        <w:rPr>
          <w:highlight w:val="yellow"/>
          <w:lang w:val="en-US"/>
          <w:rPrChange w:id="68" w:author="Soriano, Carles" w:date="2022-06-23T19:06:00Z">
            <w:rPr>
              <w:lang w:val="en-US"/>
            </w:rPr>
          </w:rPrChange>
        </w:rPr>
        <w:t>HQ instructions.</w:t>
      </w:r>
      <w:r w:rsidR="0048506C">
        <w:rPr>
          <w:lang w:val="en-US"/>
        </w:rPr>
        <w:t xml:space="preserve"> </w:t>
      </w:r>
    </w:p>
    <w:p w14:paraId="4607A1A7" w14:textId="77777777" w:rsidR="001B1618" w:rsidRPr="00560E1A" w:rsidRDefault="001B1618" w:rsidP="000F6C40">
      <w:pPr>
        <w:pStyle w:val="ListParagraph"/>
        <w:numPr>
          <w:ilvl w:val="0"/>
          <w:numId w:val="12"/>
        </w:numPr>
        <w:rPr>
          <w:lang w:val="en-US"/>
        </w:rPr>
      </w:pPr>
      <w:r w:rsidRPr="00560E1A">
        <w:rPr>
          <w:lang w:val="en-US"/>
        </w:rPr>
        <w:t xml:space="preserve">SCB will be leaving 7 countries in Africa, </w:t>
      </w:r>
      <w:proofErr w:type="gramStart"/>
      <w:r w:rsidRPr="00560E1A">
        <w:rPr>
          <w:lang w:val="en-US"/>
        </w:rPr>
        <w:t>i.e.</w:t>
      </w:r>
      <w:proofErr w:type="gramEnd"/>
      <w:r w:rsidRPr="00560E1A">
        <w:rPr>
          <w:lang w:val="en-US"/>
        </w:rPr>
        <w:t xml:space="preserve"> Zimbabwe, Cameroon, Jordan, Tanzania (only retailing). They are concentrating on global, emerging markets. In case of Zimbabwe, there is </w:t>
      </w:r>
      <w:proofErr w:type="gramStart"/>
      <w:r w:rsidRPr="00560E1A">
        <w:rPr>
          <w:lang w:val="en-US"/>
        </w:rPr>
        <w:t>Ecobank</w:t>
      </w:r>
      <w:proofErr w:type="gramEnd"/>
      <w:r w:rsidRPr="00560E1A">
        <w:rPr>
          <w:lang w:val="en-US"/>
        </w:rPr>
        <w:t xml:space="preserve"> and it would be a good option. UNESCO treasury would await UNCT recommendation and then decide. </w:t>
      </w:r>
    </w:p>
    <w:p w14:paraId="3596923D" w14:textId="4F2B5973" w:rsidR="001B1618" w:rsidRPr="00560E1A" w:rsidRDefault="00597CD3" w:rsidP="000F6C40">
      <w:pPr>
        <w:pStyle w:val="ListParagraph"/>
        <w:numPr>
          <w:ilvl w:val="0"/>
          <w:numId w:val="12"/>
        </w:numPr>
        <w:rPr>
          <w:lang w:val="en-US"/>
        </w:rPr>
      </w:pPr>
      <w:r>
        <w:rPr>
          <w:lang w:val="en-US"/>
        </w:rPr>
        <w:lastRenderedPageBreak/>
        <w:t>T</w:t>
      </w:r>
      <w:r w:rsidR="001B1618" w:rsidRPr="00560E1A">
        <w:rPr>
          <w:lang w:val="en-US"/>
        </w:rPr>
        <w:t>he AO in Harare is overall responsible for Lusaka accounts. She does bank reconciliation for Lusaka and Harare accounts.</w:t>
      </w:r>
      <w:ins w:id="69" w:author="Beltyukova, Anastasia" w:date="2022-06-24T15:44:00Z">
        <w:r w:rsidR="00C3471D">
          <w:rPr>
            <w:lang w:val="en-US"/>
          </w:rPr>
          <w:t xml:space="preserve"> Like Har</w:t>
        </w:r>
      </w:ins>
      <w:ins w:id="70" w:author="Beltyukova, Anastasia" w:date="2022-06-24T15:45:00Z">
        <w:r w:rsidR="00C3471D">
          <w:rPr>
            <w:lang w:val="en-US"/>
          </w:rPr>
          <w:t>are,</w:t>
        </w:r>
      </w:ins>
      <w:r w:rsidR="001B1618" w:rsidRPr="00560E1A">
        <w:rPr>
          <w:lang w:val="en-US"/>
        </w:rPr>
        <w:t xml:space="preserve"> </w:t>
      </w:r>
      <w:ins w:id="71" w:author="Beltyukova, Anastasia" w:date="2022-06-24T15:44:00Z">
        <w:r w:rsidR="00C86BAF">
          <w:rPr>
            <w:color w:val="FF0000"/>
            <w:lang w:val="en-US"/>
          </w:rPr>
          <w:t xml:space="preserve">UNESCO </w:t>
        </w:r>
        <w:r w:rsidR="00C3471D">
          <w:rPr>
            <w:color w:val="FF0000"/>
            <w:lang w:val="en-US"/>
          </w:rPr>
          <w:t>bank signatory list with the actual bank records needs to be verified</w:t>
        </w:r>
      </w:ins>
      <w:ins w:id="72" w:author="Beltyukova, Anastasia" w:date="2022-06-24T15:45:00Z">
        <w:r w:rsidR="00E06E33">
          <w:rPr>
            <w:color w:val="FF0000"/>
            <w:lang w:val="en-US"/>
          </w:rPr>
          <w:t xml:space="preserve"> in Lusaka</w:t>
        </w:r>
      </w:ins>
      <w:ins w:id="73" w:author="Beltyukova, Anastasia" w:date="2022-06-24T15:44:00Z">
        <w:r w:rsidR="00C3471D">
          <w:rPr>
            <w:color w:val="FF0000"/>
            <w:lang w:val="en-US"/>
          </w:rPr>
          <w:t>.</w:t>
        </w:r>
      </w:ins>
    </w:p>
    <w:p w14:paraId="6C74F4D1" w14:textId="21CF2E47" w:rsidR="001B1618" w:rsidRPr="00560E1A" w:rsidRDefault="001B1618" w:rsidP="000F6C40">
      <w:pPr>
        <w:pStyle w:val="ListParagraph"/>
        <w:numPr>
          <w:ilvl w:val="0"/>
          <w:numId w:val="12"/>
        </w:numPr>
        <w:rPr>
          <w:lang w:val="en-US"/>
        </w:rPr>
      </w:pPr>
      <w:r w:rsidRPr="00560E1A">
        <w:rPr>
          <w:lang w:val="en-US"/>
        </w:rPr>
        <w:t>Harare Office doesn’t receive any replenishments locally, otherwise they would notice it through the system. There might be some small local funds coming in, that HQ is not aware of. </w:t>
      </w:r>
    </w:p>
    <w:p w14:paraId="5DE0DAC7" w14:textId="77777777" w:rsidR="001B1618" w:rsidRPr="00560E1A" w:rsidRDefault="001B1618" w:rsidP="000F6C40">
      <w:pPr>
        <w:pStyle w:val="ListParagraph"/>
        <w:numPr>
          <w:ilvl w:val="0"/>
          <w:numId w:val="12"/>
        </w:numPr>
        <w:rPr>
          <w:lang w:val="en-US"/>
        </w:rPr>
      </w:pPr>
      <w:r w:rsidRPr="00560E1A">
        <w:rPr>
          <w:lang w:val="en-US"/>
        </w:rPr>
        <w:t>The hyperinflation is there. UNORE rate is close to the official exchange rate. Anssi is aware of black-market rates that are very different from official ones. Staff are not authorized to go through it. Anssi is not aware of any solution with electronic currency. </w:t>
      </w:r>
    </w:p>
    <w:p w14:paraId="1635F104" w14:textId="77777777" w:rsidR="001B1618" w:rsidRPr="00560E1A" w:rsidRDefault="001B1618" w:rsidP="000F6C40">
      <w:pPr>
        <w:pStyle w:val="ListParagraph"/>
        <w:numPr>
          <w:ilvl w:val="0"/>
          <w:numId w:val="12"/>
        </w:numPr>
        <w:rPr>
          <w:lang w:val="en-US"/>
        </w:rPr>
      </w:pPr>
      <w:r w:rsidRPr="00560E1A">
        <w:rPr>
          <w:lang w:val="en-US"/>
        </w:rPr>
        <w:t>Treasury confirms the existence of an issue with bank details of vendors: </w:t>
      </w:r>
    </w:p>
    <w:p w14:paraId="2E6BEF6F" w14:textId="77777777" w:rsidR="001B1618" w:rsidRPr="00560E1A" w:rsidRDefault="001B1618" w:rsidP="000F6C40">
      <w:pPr>
        <w:pStyle w:val="ListParagraph"/>
        <w:numPr>
          <w:ilvl w:val="1"/>
          <w:numId w:val="12"/>
        </w:numPr>
      </w:pPr>
      <w:r w:rsidRPr="00560E1A">
        <w:rPr>
          <w:rStyle w:val="normaltextrun"/>
          <w:rFonts w:cs="Arial"/>
          <w:sz w:val="20"/>
        </w:rPr>
        <w:t>There is no link between SAP and online banking tool, hence, staff in FO can update vendor details themselves without any control.</w:t>
      </w:r>
      <w:r w:rsidRPr="00560E1A">
        <w:rPr>
          <w:rStyle w:val="eop"/>
          <w:sz w:val="20"/>
        </w:rPr>
        <w:t> </w:t>
      </w:r>
    </w:p>
    <w:p w14:paraId="7DCD4C03" w14:textId="77777777" w:rsidR="001B1618" w:rsidRPr="00560E1A" w:rsidRDefault="001B1618" w:rsidP="000F6C40">
      <w:pPr>
        <w:pStyle w:val="ListParagraph"/>
        <w:numPr>
          <w:ilvl w:val="1"/>
          <w:numId w:val="12"/>
        </w:numPr>
      </w:pPr>
      <w:r w:rsidRPr="00560E1A">
        <w:rPr>
          <w:rStyle w:val="normaltextrun"/>
          <w:rFonts w:cs="Arial"/>
          <w:sz w:val="20"/>
        </w:rPr>
        <w:t>If a payment is made via cheque, then there is no vendor behind.</w:t>
      </w:r>
      <w:r w:rsidRPr="00560E1A">
        <w:rPr>
          <w:rStyle w:val="eop"/>
          <w:sz w:val="20"/>
        </w:rPr>
        <w:t> </w:t>
      </w:r>
    </w:p>
    <w:p w14:paraId="47EA155C" w14:textId="77777777" w:rsidR="001B1618" w:rsidRPr="00560E1A" w:rsidRDefault="001B1618" w:rsidP="000F6C40">
      <w:pPr>
        <w:pStyle w:val="ListParagraph"/>
        <w:numPr>
          <w:ilvl w:val="1"/>
          <w:numId w:val="12"/>
        </w:numPr>
        <w:rPr>
          <w:rStyle w:val="eop"/>
        </w:rPr>
      </w:pPr>
      <w:r w:rsidRPr="00560E1A">
        <w:rPr>
          <w:rStyle w:val="normaltextrun"/>
          <w:rFonts w:cs="Arial"/>
          <w:sz w:val="20"/>
        </w:rPr>
        <w:t>The only solution – to implement a general banking module in SAP for FOs using SWIFT and making all payments within SAP. It is a big project and will require a lot of resources.</w:t>
      </w:r>
      <w:r w:rsidRPr="00560E1A">
        <w:rPr>
          <w:rStyle w:val="eop"/>
          <w:sz w:val="20"/>
        </w:rPr>
        <w:t> </w:t>
      </w:r>
    </w:p>
    <w:p w14:paraId="04ED98A1" w14:textId="2B950B0C" w:rsidR="000B2346" w:rsidRPr="008009AA" w:rsidRDefault="000B2346" w:rsidP="000F6C40">
      <w:pPr>
        <w:pStyle w:val="ListParagraph"/>
        <w:numPr>
          <w:ilvl w:val="0"/>
          <w:numId w:val="12"/>
        </w:numPr>
        <w:rPr>
          <w:color w:val="000000" w:themeColor="text1"/>
        </w:rPr>
      </w:pPr>
      <w:r w:rsidRPr="008009AA">
        <w:rPr>
          <w:rStyle w:val="eop"/>
          <w:color w:val="000000" w:themeColor="text1"/>
          <w:sz w:val="20"/>
        </w:rPr>
        <w:t xml:space="preserve">Staff using </w:t>
      </w:r>
      <w:r w:rsidR="00F43F9C" w:rsidRPr="008009AA">
        <w:rPr>
          <w:rStyle w:val="eop"/>
          <w:color w:val="000000" w:themeColor="text1"/>
          <w:sz w:val="20"/>
        </w:rPr>
        <w:t>mobile payments for payment of DSA of participants to meetings</w:t>
      </w:r>
      <w:r w:rsidRPr="008009AA">
        <w:rPr>
          <w:rStyle w:val="eop"/>
          <w:color w:val="000000" w:themeColor="text1"/>
          <w:sz w:val="20"/>
        </w:rPr>
        <w:t xml:space="preserve">. This practice is considered safe by BFM/TRS. </w:t>
      </w:r>
    </w:p>
    <w:p w14:paraId="5E216EE7" w14:textId="3EB02E2D" w:rsidR="001B1618" w:rsidRPr="00560E1A" w:rsidRDefault="00E0489B" w:rsidP="00814439">
      <w:pPr>
        <w:pStyle w:val="paragraph"/>
        <w:spacing w:before="0" w:beforeAutospacing="0" w:after="0" w:afterAutospacing="0"/>
        <w:textAlignment w:val="baseline"/>
        <w:rPr>
          <w:rFonts w:ascii="Arial" w:hAnsi="Arial"/>
          <w:sz w:val="22"/>
          <w:szCs w:val="22"/>
          <w:lang w:val="en-GB" w:eastAsia="en-US"/>
        </w:rPr>
      </w:pPr>
      <w:r w:rsidRPr="00560E1A">
        <w:rPr>
          <w:rFonts w:ascii="Arial" w:hAnsi="Arial"/>
          <w:sz w:val="22"/>
          <w:szCs w:val="22"/>
          <w:lang w:val="en-GB" w:eastAsia="en-US"/>
        </w:rPr>
        <w:t>BFM</w:t>
      </w:r>
      <w:r w:rsidR="001B1618" w:rsidRPr="00560E1A">
        <w:rPr>
          <w:rFonts w:ascii="Arial" w:hAnsi="Arial"/>
          <w:sz w:val="22"/>
          <w:szCs w:val="22"/>
          <w:lang w:val="en-GB" w:eastAsia="en-US"/>
        </w:rPr>
        <w:t xml:space="preserve"> advised IOS to look at how the Office operates in the Lusaka Antenna, i.e.</w:t>
      </w:r>
      <w:r w:rsidR="008009AA">
        <w:rPr>
          <w:rFonts w:ascii="Arial" w:hAnsi="Arial"/>
          <w:sz w:val="22"/>
          <w:szCs w:val="22"/>
          <w:lang w:val="en-GB" w:eastAsia="en-US"/>
        </w:rPr>
        <w:t>,</w:t>
      </w:r>
      <w:r w:rsidR="001B1618" w:rsidRPr="00560E1A">
        <w:rPr>
          <w:rFonts w:ascii="Arial" w:hAnsi="Arial"/>
          <w:sz w:val="22"/>
          <w:szCs w:val="22"/>
          <w:lang w:val="en-GB" w:eastAsia="en-US"/>
        </w:rPr>
        <w:t xml:space="preserve"> how the AO supervises and what she delegates. </w:t>
      </w:r>
    </w:p>
    <w:p w14:paraId="59BD763F" w14:textId="72663F80" w:rsidR="00644949" w:rsidRDefault="00C26D34" w:rsidP="00644949">
      <w:pPr>
        <w:autoSpaceDE w:val="0"/>
        <w:autoSpaceDN w:val="0"/>
        <w:adjustRightInd w:val="0"/>
        <w:rPr>
          <w:sz w:val="22"/>
          <w:szCs w:val="22"/>
        </w:rPr>
      </w:pPr>
      <w:r w:rsidRPr="00560E1A">
        <w:rPr>
          <w:sz w:val="22"/>
          <w:szCs w:val="22"/>
        </w:rPr>
        <w:t>UNESCO’s treasurer assisted the office in opening the Lusaka bank accounts to facilitate the project implementation. It could be useful if the audit reviewed whether opening a bank account in South Africa could bring cost reductions and speed up payments. South Africa has good flight connections when COVID does not disrupt air travel and is often the venue for UNESCO hosted meetings and conferences.</w:t>
      </w:r>
    </w:p>
    <w:p w14:paraId="70A0CD2B" w14:textId="6D9A8FEE" w:rsidR="00810B70" w:rsidRPr="00810B70" w:rsidRDefault="00810B70" w:rsidP="00810B70">
      <w:pPr>
        <w:pStyle w:val="Numberedpara"/>
        <w:numPr>
          <w:ilvl w:val="0"/>
          <w:numId w:val="8"/>
        </w:numPr>
        <w:tabs>
          <w:tab w:val="left" w:pos="720"/>
          <w:tab w:val="left" w:pos="2430"/>
        </w:tabs>
        <w:spacing w:after="200" w:line="276" w:lineRule="auto"/>
        <w:rPr>
          <w:rFonts w:cs="Arial"/>
          <w:b/>
          <w:color w:val="FF0000"/>
          <w:sz w:val="20"/>
          <w:szCs w:val="18"/>
          <w:lang w:val="en-US"/>
        </w:rPr>
      </w:pPr>
      <w:r>
        <w:rPr>
          <w:rFonts w:cs="Arial"/>
          <w:b/>
          <w:color w:val="FF0000"/>
          <w:sz w:val="20"/>
          <w:szCs w:val="18"/>
          <w:lang w:val="en-US"/>
        </w:rPr>
        <w:t>Does the Office have</w:t>
      </w:r>
      <w:r w:rsidRPr="00810B70">
        <w:rPr>
          <w:rFonts w:cs="Arial"/>
          <w:b/>
          <w:color w:val="FF0000"/>
          <w:sz w:val="20"/>
          <w:szCs w:val="18"/>
          <w:lang w:val="en-US"/>
        </w:rPr>
        <w:t xml:space="preserve"> intermediary banks? </w:t>
      </w:r>
    </w:p>
    <w:p w14:paraId="0029EFA0" w14:textId="77777777" w:rsidR="00810B70" w:rsidRPr="00560E1A" w:rsidRDefault="00810B70" w:rsidP="00644949">
      <w:pPr>
        <w:autoSpaceDE w:val="0"/>
        <w:autoSpaceDN w:val="0"/>
        <w:adjustRightInd w:val="0"/>
        <w:rPr>
          <w:sz w:val="22"/>
          <w:szCs w:val="22"/>
        </w:rPr>
      </w:pPr>
    </w:p>
    <w:p w14:paraId="6BCBACA1" w14:textId="73800AFF" w:rsidR="00C26D34" w:rsidRPr="00560E1A" w:rsidRDefault="00E1348B" w:rsidP="00877C08">
      <w:pPr>
        <w:pStyle w:val="AP-Style1"/>
        <w:rPr>
          <w:rFonts w:eastAsiaTheme="minorHAnsi"/>
          <w:lang w:val="en-US"/>
        </w:rPr>
      </w:pPr>
      <w:r w:rsidRPr="00560E1A">
        <w:rPr>
          <w:rFonts w:eastAsiaTheme="minorHAnsi"/>
          <w:lang w:val="en-US"/>
        </w:rPr>
        <w:t>VAT</w:t>
      </w:r>
    </w:p>
    <w:p w14:paraId="546E3ED4" w14:textId="77777777" w:rsidR="00644949" w:rsidRPr="00560E1A" w:rsidRDefault="00644949" w:rsidP="00644949">
      <w:pPr>
        <w:autoSpaceDE w:val="0"/>
        <w:autoSpaceDN w:val="0"/>
        <w:adjustRightInd w:val="0"/>
        <w:rPr>
          <w:rFonts w:eastAsiaTheme="minorHAnsi" w:cs="Arial"/>
          <w:sz w:val="22"/>
          <w:szCs w:val="22"/>
          <w:lang w:val="en-US"/>
        </w:rPr>
      </w:pPr>
      <w:r w:rsidRPr="00560E1A">
        <w:rPr>
          <w:rFonts w:eastAsiaTheme="minorHAnsi" w:cs="Arial"/>
          <w:b/>
          <w:bCs/>
          <w:sz w:val="22"/>
          <w:szCs w:val="22"/>
          <w:lang w:val="en-US"/>
        </w:rPr>
        <w:t xml:space="preserve">VAT account not systematically cleared: </w:t>
      </w:r>
      <w:r w:rsidRPr="00560E1A">
        <w:rPr>
          <w:rFonts w:eastAsiaTheme="minorHAnsi" w:cs="Arial"/>
          <w:sz w:val="22"/>
          <w:szCs w:val="22"/>
          <w:lang w:val="en-US"/>
        </w:rPr>
        <w:t xml:space="preserve">The Office submits VAT refunds regularly however the Zimbabwe Revenue Authority issues refunds irregular. Currently the VAT account has a backlog of refunds received but has not allocated them to the relevant budget codes. This is work-in-progress however some refunds were so delayed that the budget codes have already been closed in prior biennia. </w:t>
      </w:r>
    </w:p>
    <w:p w14:paraId="0F925549" w14:textId="77777777" w:rsidR="00644949" w:rsidRPr="00560E1A" w:rsidRDefault="00644949" w:rsidP="001B1618">
      <w:pPr>
        <w:pStyle w:val="paragraph"/>
        <w:spacing w:before="0" w:beforeAutospacing="0" w:after="0" w:afterAutospacing="0"/>
        <w:textAlignment w:val="baseline"/>
        <w:rPr>
          <w:rFonts w:ascii="Segoe UI" w:hAnsi="Segoe UI" w:cs="Segoe UI"/>
          <w:sz w:val="18"/>
          <w:szCs w:val="18"/>
        </w:rPr>
      </w:pPr>
    </w:p>
    <w:p w14:paraId="3011BF5C" w14:textId="77777777" w:rsidR="00DB17F2" w:rsidRPr="00560E1A" w:rsidRDefault="00DB17F2" w:rsidP="00877C08">
      <w:pPr>
        <w:pStyle w:val="AP-Style1"/>
        <w:rPr>
          <w:szCs w:val="18"/>
          <w:lang w:val="en-US"/>
        </w:rPr>
      </w:pPr>
      <w:r w:rsidRPr="00560E1A">
        <w:rPr>
          <w:szCs w:val="18"/>
          <w:lang w:val="en-US"/>
        </w:rPr>
        <w:t>Vendor management process</w:t>
      </w:r>
    </w:p>
    <w:p w14:paraId="33E6ECDC" w14:textId="61E93640" w:rsidR="00DB17F2" w:rsidRPr="00560E1A" w:rsidRDefault="00DB17F2" w:rsidP="00C4173F">
      <w:pPr>
        <w:pStyle w:val="Numberedpara"/>
        <w:numPr>
          <w:ilvl w:val="0"/>
          <w:numId w:val="8"/>
        </w:numPr>
        <w:tabs>
          <w:tab w:val="left" w:pos="720"/>
          <w:tab w:val="left" w:pos="2430"/>
        </w:tabs>
        <w:spacing w:after="200" w:line="276" w:lineRule="auto"/>
        <w:rPr>
          <w:rFonts w:cs="Arial"/>
          <w:b/>
          <w:color w:val="FF0000"/>
          <w:sz w:val="20"/>
          <w:szCs w:val="18"/>
          <w:lang w:val="en-US"/>
        </w:rPr>
      </w:pPr>
      <w:r w:rsidRPr="00560E1A">
        <w:rPr>
          <w:rFonts w:cs="Arial"/>
          <w:b/>
          <w:color w:val="FF0000"/>
          <w:sz w:val="20"/>
          <w:szCs w:val="18"/>
          <w:lang w:val="en-US"/>
        </w:rPr>
        <w:t>SAP vendor creation</w:t>
      </w:r>
      <w:r w:rsidRPr="00560E1A">
        <w:rPr>
          <w:rFonts w:cs="Arial"/>
          <w:color w:val="FF0000"/>
          <w:sz w:val="20"/>
          <w:szCs w:val="18"/>
          <w:lang w:val="en-US"/>
        </w:rPr>
        <w:t>:  perform a walkthrough</w:t>
      </w:r>
      <w:r w:rsidR="00CE48F2" w:rsidRPr="00560E1A">
        <w:rPr>
          <w:rFonts w:cs="Arial"/>
          <w:color w:val="FF0000"/>
          <w:sz w:val="20"/>
          <w:szCs w:val="18"/>
          <w:lang w:val="en-US"/>
        </w:rPr>
        <w:t xml:space="preserve"> at the Office on site</w:t>
      </w:r>
    </w:p>
    <w:p w14:paraId="3D1995DB" w14:textId="77777777" w:rsidR="00DB17F2" w:rsidRPr="00560E1A" w:rsidRDefault="00DB17F2" w:rsidP="00C4173F">
      <w:pPr>
        <w:pStyle w:val="Numberedpara"/>
        <w:numPr>
          <w:ilvl w:val="0"/>
          <w:numId w:val="8"/>
        </w:numPr>
        <w:tabs>
          <w:tab w:val="left" w:pos="720"/>
          <w:tab w:val="left" w:pos="2430"/>
        </w:tabs>
        <w:spacing w:after="200" w:line="276" w:lineRule="auto"/>
        <w:rPr>
          <w:rFonts w:cs="Arial"/>
          <w:b/>
          <w:sz w:val="20"/>
          <w:szCs w:val="18"/>
          <w:lang w:val="en-US"/>
        </w:rPr>
      </w:pPr>
      <w:r w:rsidRPr="00560E1A">
        <w:rPr>
          <w:rFonts w:cs="Arial"/>
          <w:b/>
          <w:sz w:val="20"/>
          <w:szCs w:val="18"/>
          <w:lang w:val="en-US"/>
        </w:rPr>
        <w:t>Local bank vendor creation</w:t>
      </w:r>
      <w:r w:rsidRPr="00560E1A">
        <w:rPr>
          <w:rFonts w:cs="Arial"/>
          <w:sz w:val="20"/>
          <w:szCs w:val="18"/>
          <w:lang w:val="en-US"/>
        </w:rPr>
        <w:t xml:space="preserve">: For the local bank vendors, </w:t>
      </w:r>
      <w:r w:rsidRPr="00560E1A">
        <w:rPr>
          <w:rFonts w:cs="Arial"/>
          <w:sz w:val="20"/>
          <w:szCs w:val="18"/>
          <w:u w:val="single"/>
          <w:lang w:val="en-US"/>
        </w:rPr>
        <w:t>outside of SAP and not reconciled with SAP</w:t>
      </w:r>
      <w:r w:rsidRPr="00560E1A">
        <w:rPr>
          <w:rFonts w:cs="Arial"/>
          <w:sz w:val="20"/>
          <w:szCs w:val="18"/>
          <w:lang w:val="en-US"/>
        </w:rPr>
        <w:t>, the office pulls a PDF form from the bank website and input vendor bank information manually to be printed out as bank transfer form. This information is automatically stored in the bank form for future bank transfers. The form is signed by two bank signatories when there is bank transfer letter. They verify that the bank account details match the vendors’ check (equivalent to a bank official record), where the vendor’s name and bank account details appear.</w:t>
      </w:r>
    </w:p>
    <w:p w14:paraId="1996B58C" w14:textId="77777777" w:rsidR="00DB17F2" w:rsidRPr="00560E1A" w:rsidRDefault="00DB17F2" w:rsidP="00654E2E">
      <w:pPr>
        <w:pStyle w:val="AP-Style1"/>
        <w:rPr>
          <w:szCs w:val="18"/>
          <w:lang w:val="en-US"/>
        </w:rPr>
      </w:pPr>
      <w:r w:rsidRPr="00560E1A">
        <w:rPr>
          <w:szCs w:val="18"/>
          <w:lang w:val="en-US"/>
        </w:rPr>
        <w:t>Roles in Contract Management Tool / SAP (as currently released)</w:t>
      </w:r>
    </w:p>
    <w:p w14:paraId="45BF7E2C" w14:textId="7ECAB570" w:rsidR="00DB17F2" w:rsidRPr="00560E1A" w:rsidRDefault="00DB17F2" w:rsidP="00DB17F2">
      <w:pPr>
        <w:pStyle w:val="Numberedpara"/>
        <w:numPr>
          <w:ilvl w:val="0"/>
          <w:numId w:val="0"/>
        </w:numPr>
        <w:tabs>
          <w:tab w:val="left" w:pos="720"/>
          <w:tab w:val="left" w:pos="2430"/>
        </w:tabs>
        <w:spacing w:after="120" w:line="276" w:lineRule="auto"/>
        <w:rPr>
          <w:rFonts w:cs="Arial"/>
          <w:bCs/>
          <w:sz w:val="20"/>
          <w:szCs w:val="18"/>
          <w:lang w:val="en-US"/>
        </w:rPr>
      </w:pPr>
      <w:r w:rsidRPr="00560E1A">
        <w:rPr>
          <w:rFonts w:cs="Arial"/>
          <w:bCs/>
          <w:sz w:val="20"/>
          <w:szCs w:val="18"/>
          <w:lang w:val="en-US"/>
        </w:rPr>
        <w:t>The roles in DUO CMT are adequate with the staff’s posts and respect the segregation of duties.</w:t>
      </w:r>
      <w:r w:rsidR="008F34BE" w:rsidRPr="00560E1A">
        <w:rPr>
          <w:rFonts w:cs="Arial"/>
          <w:bCs/>
          <w:sz w:val="20"/>
          <w:szCs w:val="18"/>
          <w:lang w:val="en-US"/>
        </w:rPr>
        <w:t xml:space="preserve"> All roles were attributed on need-to-know basis. No external </w:t>
      </w:r>
      <w:r w:rsidR="00D40F41" w:rsidRPr="00560E1A">
        <w:rPr>
          <w:rFonts w:cs="Arial"/>
          <w:bCs/>
          <w:sz w:val="20"/>
          <w:szCs w:val="18"/>
          <w:lang w:val="en-US"/>
        </w:rPr>
        <w:t xml:space="preserve">staff (outside of Harare and/or relevant </w:t>
      </w:r>
      <w:r w:rsidR="008F0E44" w:rsidRPr="00560E1A">
        <w:rPr>
          <w:rFonts w:cs="Arial"/>
          <w:bCs/>
          <w:sz w:val="20"/>
          <w:szCs w:val="18"/>
          <w:lang w:val="en-US"/>
        </w:rPr>
        <w:t>H</w:t>
      </w:r>
      <w:r w:rsidR="00390BDB" w:rsidRPr="00560E1A">
        <w:rPr>
          <w:rFonts w:cs="Arial"/>
          <w:bCs/>
          <w:sz w:val="20"/>
          <w:szCs w:val="18"/>
          <w:lang w:val="en-US"/>
        </w:rPr>
        <w:t>Q central services)</w:t>
      </w:r>
      <w:r w:rsidR="00D40F41" w:rsidRPr="00560E1A">
        <w:rPr>
          <w:rFonts w:cs="Arial"/>
          <w:bCs/>
          <w:sz w:val="20"/>
          <w:szCs w:val="18"/>
          <w:lang w:val="en-US"/>
        </w:rPr>
        <w:t xml:space="preserve"> were </w:t>
      </w:r>
      <w:r w:rsidR="00390BDB" w:rsidRPr="00560E1A">
        <w:rPr>
          <w:rFonts w:cs="Arial"/>
          <w:bCs/>
          <w:sz w:val="20"/>
          <w:szCs w:val="18"/>
          <w:lang w:val="en-US"/>
        </w:rPr>
        <w:t>identified.</w:t>
      </w:r>
    </w:p>
    <w:tbl>
      <w:tblPr>
        <w:tblW w:w="10739" w:type="dxa"/>
        <w:tblInd w:w="-284" w:type="dxa"/>
        <w:tblLook w:val="04A0" w:firstRow="1" w:lastRow="0" w:firstColumn="1" w:lastColumn="0" w:noHBand="0" w:noVBand="1"/>
      </w:tblPr>
      <w:tblGrid>
        <w:gridCol w:w="1200"/>
        <w:gridCol w:w="1847"/>
        <w:gridCol w:w="1955"/>
        <w:gridCol w:w="1159"/>
        <w:gridCol w:w="706"/>
        <w:gridCol w:w="541"/>
        <w:gridCol w:w="541"/>
        <w:gridCol w:w="541"/>
        <w:gridCol w:w="541"/>
        <w:gridCol w:w="541"/>
        <w:gridCol w:w="541"/>
        <w:gridCol w:w="626"/>
      </w:tblGrid>
      <w:tr w:rsidR="00D6188E" w:rsidRPr="00560E1A" w14:paraId="1312948A" w14:textId="77777777" w:rsidTr="00F475E3">
        <w:trPr>
          <w:trHeight w:val="290"/>
        </w:trPr>
        <w:tc>
          <w:tcPr>
            <w:tcW w:w="1200" w:type="dxa"/>
            <w:tcBorders>
              <w:top w:val="nil"/>
              <w:left w:val="nil"/>
              <w:bottom w:val="nil"/>
              <w:right w:val="nil"/>
            </w:tcBorders>
            <w:shd w:val="clear" w:color="auto" w:fill="auto"/>
            <w:noWrap/>
            <w:vAlign w:val="bottom"/>
            <w:hideMark/>
          </w:tcPr>
          <w:p w14:paraId="4FB66B0F" w14:textId="77777777" w:rsidR="00F475E3" w:rsidRPr="00560E1A" w:rsidRDefault="00F475E3" w:rsidP="00F475E3">
            <w:pPr>
              <w:spacing w:before="0" w:after="0"/>
              <w:rPr>
                <w:rFonts w:ascii="Times New Roman" w:hAnsi="Times New Roman"/>
                <w:sz w:val="16"/>
                <w:szCs w:val="16"/>
                <w:lang w:eastAsia="zh-CN"/>
              </w:rPr>
            </w:pPr>
          </w:p>
        </w:tc>
        <w:tc>
          <w:tcPr>
            <w:tcW w:w="1847" w:type="dxa"/>
            <w:tcBorders>
              <w:top w:val="nil"/>
              <w:left w:val="nil"/>
              <w:bottom w:val="single" w:sz="4" w:space="0" w:color="8EA9DB"/>
              <w:right w:val="nil"/>
            </w:tcBorders>
            <w:shd w:val="clear" w:color="D9E1F2" w:fill="D9E1F2"/>
            <w:noWrap/>
            <w:vAlign w:val="bottom"/>
            <w:hideMark/>
          </w:tcPr>
          <w:p w14:paraId="2435FA50" w14:textId="77777777" w:rsidR="00F475E3" w:rsidRPr="00560E1A" w:rsidRDefault="00F475E3" w:rsidP="00F475E3">
            <w:pPr>
              <w:spacing w:before="0" w:after="0"/>
              <w:rPr>
                <w:rFonts w:ascii="Calibri" w:hAnsi="Calibri" w:cs="Calibri"/>
                <w:sz w:val="16"/>
                <w:szCs w:val="16"/>
                <w:lang w:eastAsia="zh-CN"/>
              </w:rPr>
            </w:pPr>
            <w:proofErr w:type="spellStart"/>
            <w:r w:rsidRPr="00560E1A">
              <w:rPr>
                <w:rFonts w:ascii="Calibri" w:hAnsi="Calibri" w:cs="Calibri"/>
                <w:sz w:val="16"/>
                <w:szCs w:val="16"/>
                <w:lang w:eastAsia="zh-CN"/>
              </w:rPr>
              <w:t>MembershipStatusToday</w:t>
            </w:r>
            <w:proofErr w:type="spellEnd"/>
          </w:p>
        </w:tc>
        <w:tc>
          <w:tcPr>
            <w:tcW w:w="1955" w:type="dxa"/>
            <w:tcBorders>
              <w:top w:val="nil"/>
              <w:left w:val="nil"/>
              <w:bottom w:val="single" w:sz="4" w:space="0" w:color="8EA9DB"/>
              <w:right w:val="nil"/>
            </w:tcBorders>
            <w:shd w:val="clear" w:color="D9E1F2" w:fill="D9E1F2"/>
            <w:noWrap/>
            <w:vAlign w:val="bottom"/>
            <w:hideMark/>
          </w:tcPr>
          <w:p w14:paraId="45D09D1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Released</w:t>
            </w:r>
          </w:p>
        </w:tc>
        <w:tc>
          <w:tcPr>
            <w:tcW w:w="1159" w:type="dxa"/>
            <w:tcBorders>
              <w:top w:val="nil"/>
              <w:left w:val="nil"/>
              <w:bottom w:val="nil"/>
              <w:right w:val="nil"/>
            </w:tcBorders>
            <w:shd w:val="clear" w:color="auto" w:fill="auto"/>
            <w:noWrap/>
            <w:vAlign w:val="bottom"/>
            <w:hideMark/>
          </w:tcPr>
          <w:p w14:paraId="6F264C05" w14:textId="77777777" w:rsidR="00F475E3" w:rsidRPr="00560E1A" w:rsidRDefault="00F475E3" w:rsidP="00F475E3">
            <w:pPr>
              <w:spacing w:before="0" w:after="0"/>
              <w:rPr>
                <w:rFonts w:ascii="Calibri" w:hAnsi="Calibri" w:cs="Calibri"/>
                <w:sz w:val="16"/>
                <w:szCs w:val="16"/>
                <w:lang w:eastAsia="zh-CN"/>
              </w:rPr>
            </w:pPr>
          </w:p>
        </w:tc>
        <w:tc>
          <w:tcPr>
            <w:tcW w:w="706" w:type="dxa"/>
            <w:tcBorders>
              <w:top w:val="nil"/>
              <w:left w:val="nil"/>
              <w:bottom w:val="nil"/>
              <w:right w:val="nil"/>
            </w:tcBorders>
            <w:shd w:val="clear" w:color="auto" w:fill="auto"/>
            <w:noWrap/>
            <w:vAlign w:val="bottom"/>
            <w:hideMark/>
          </w:tcPr>
          <w:p w14:paraId="2B3F5A86"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8808027"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4C117D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EBD158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6EFEE9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DA16EE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527548D" w14:textId="77777777" w:rsidR="00F475E3" w:rsidRPr="00560E1A" w:rsidRDefault="00F475E3" w:rsidP="00F475E3">
            <w:pPr>
              <w:spacing w:before="0" w:after="0"/>
              <w:rPr>
                <w:rFonts w:ascii="Times New Roman" w:hAnsi="Times New Roman"/>
                <w:sz w:val="16"/>
                <w:szCs w:val="16"/>
                <w:lang w:eastAsia="zh-CN"/>
              </w:rPr>
            </w:pPr>
          </w:p>
        </w:tc>
        <w:tc>
          <w:tcPr>
            <w:tcW w:w="626" w:type="dxa"/>
            <w:tcBorders>
              <w:top w:val="nil"/>
              <w:left w:val="nil"/>
              <w:bottom w:val="nil"/>
              <w:right w:val="nil"/>
            </w:tcBorders>
            <w:shd w:val="clear" w:color="auto" w:fill="auto"/>
            <w:noWrap/>
            <w:vAlign w:val="bottom"/>
            <w:hideMark/>
          </w:tcPr>
          <w:p w14:paraId="60E38282" w14:textId="77777777" w:rsidR="00F475E3" w:rsidRPr="00560E1A" w:rsidRDefault="00F475E3" w:rsidP="00F475E3">
            <w:pPr>
              <w:spacing w:before="0" w:after="0"/>
              <w:rPr>
                <w:rFonts w:ascii="Times New Roman" w:hAnsi="Times New Roman"/>
                <w:sz w:val="16"/>
                <w:szCs w:val="16"/>
                <w:lang w:eastAsia="zh-CN"/>
              </w:rPr>
            </w:pPr>
          </w:p>
        </w:tc>
      </w:tr>
      <w:tr w:rsidR="00F475E3" w:rsidRPr="00560E1A" w14:paraId="6A726FE8" w14:textId="77777777" w:rsidTr="00F475E3">
        <w:trPr>
          <w:trHeight w:val="290"/>
        </w:trPr>
        <w:tc>
          <w:tcPr>
            <w:tcW w:w="1200" w:type="dxa"/>
            <w:tcBorders>
              <w:top w:val="nil"/>
              <w:left w:val="nil"/>
              <w:bottom w:val="nil"/>
              <w:right w:val="nil"/>
            </w:tcBorders>
            <w:shd w:val="clear" w:color="auto" w:fill="auto"/>
            <w:noWrap/>
            <w:vAlign w:val="bottom"/>
            <w:hideMark/>
          </w:tcPr>
          <w:p w14:paraId="4AD92768" w14:textId="77777777" w:rsidR="00F475E3" w:rsidRPr="00560E1A" w:rsidRDefault="00F475E3" w:rsidP="00F475E3">
            <w:pPr>
              <w:spacing w:before="0" w:after="0"/>
              <w:rPr>
                <w:rFonts w:ascii="Times New Roman" w:hAnsi="Times New Roman"/>
                <w:sz w:val="16"/>
                <w:szCs w:val="16"/>
                <w:lang w:eastAsia="zh-CN"/>
              </w:rPr>
            </w:pPr>
          </w:p>
        </w:tc>
        <w:tc>
          <w:tcPr>
            <w:tcW w:w="1847" w:type="dxa"/>
            <w:tcBorders>
              <w:top w:val="nil"/>
              <w:left w:val="nil"/>
              <w:bottom w:val="nil"/>
              <w:right w:val="nil"/>
            </w:tcBorders>
            <w:shd w:val="clear" w:color="auto" w:fill="auto"/>
            <w:noWrap/>
            <w:vAlign w:val="bottom"/>
            <w:hideMark/>
          </w:tcPr>
          <w:p w14:paraId="07C9A03E"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5D152DBC" w14:textId="77777777" w:rsidR="00F475E3" w:rsidRPr="00560E1A" w:rsidRDefault="00F475E3" w:rsidP="00F475E3">
            <w:pPr>
              <w:spacing w:before="0" w:after="0"/>
              <w:rPr>
                <w:rFonts w:ascii="Times New Roman" w:hAnsi="Times New Roman"/>
                <w:sz w:val="16"/>
                <w:szCs w:val="16"/>
                <w:lang w:eastAsia="zh-CN"/>
              </w:rPr>
            </w:pPr>
          </w:p>
        </w:tc>
        <w:tc>
          <w:tcPr>
            <w:tcW w:w="1159" w:type="dxa"/>
            <w:tcBorders>
              <w:top w:val="nil"/>
              <w:left w:val="nil"/>
              <w:bottom w:val="nil"/>
              <w:right w:val="nil"/>
            </w:tcBorders>
            <w:shd w:val="clear" w:color="auto" w:fill="auto"/>
            <w:noWrap/>
            <w:vAlign w:val="bottom"/>
            <w:hideMark/>
          </w:tcPr>
          <w:p w14:paraId="10885C84" w14:textId="77777777" w:rsidR="00F475E3" w:rsidRPr="00560E1A" w:rsidRDefault="00F475E3" w:rsidP="00F475E3">
            <w:pPr>
              <w:spacing w:before="0" w:after="0"/>
              <w:rPr>
                <w:rFonts w:ascii="Times New Roman" w:hAnsi="Times New Roman"/>
                <w:sz w:val="16"/>
                <w:szCs w:val="16"/>
                <w:lang w:eastAsia="zh-CN"/>
              </w:rPr>
            </w:pPr>
          </w:p>
        </w:tc>
        <w:tc>
          <w:tcPr>
            <w:tcW w:w="706" w:type="dxa"/>
            <w:tcBorders>
              <w:top w:val="nil"/>
              <w:left w:val="nil"/>
              <w:bottom w:val="nil"/>
              <w:right w:val="nil"/>
            </w:tcBorders>
            <w:shd w:val="clear" w:color="auto" w:fill="auto"/>
            <w:noWrap/>
            <w:vAlign w:val="bottom"/>
            <w:hideMark/>
          </w:tcPr>
          <w:p w14:paraId="5A51F7E9"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5A09C2F"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D94783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3D39D5B"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84896AE"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3C97D43"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3D7241F" w14:textId="77777777" w:rsidR="00F475E3" w:rsidRPr="00560E1A" w:rsidRDefault="00F475E3" w:rsidP="00F475E3">
            <w:pPr>
              <w:spacing w:before="0" w:after="0"/>
              <w:rPr>
                <w:rFonts w:ascii="Times New Roman" w:hAnsi="Times New Roman"/>
                <w:sz w:val="16"/>
                <w:szCs w:val="16"/>
                <w:lang w:eastAsia="zh-CN"/>
              </w:rPr>
            </w:pPr>
          </w:p>
        </w:tc>
        <w:tc>
          <w:tcPr>
            <w:tcW w:w="626" w:type="dxa"/>
            <w:tcBorders>
              <w:top w:val="nil"/>
              <w:left w:val="nil"/>
              <w:bottom w:val="nil"/>
              <w:right w:val="nil"/>
            </w:tcBorders>
            <w:shd w:val="clear" w:color="auto" w:fill="auto"/>
            <w:noWrap/>
            <w:vAlign w:val="bottom"/>
            <w:hideMark/>
          </w:tcPr>
          <w:p w14:paraId="5F917640" w14:textId="77777777" w:rsidR="00F475E3" w:rsidRPr="00560E1A" w:rsidRDefault="00F475E3" w:rsidP="00F475E3">
            <w:pPr>
              <w:spacing w:before="0" w:after="0"/>
              <w:rPr>
                <w:rFonts w:ascii="Times New Roman" w:hAnsi="Times New Roman"/>
                <w:sz w:val="16"/>
                <w:szCs w:val="16"/>
                <w:lang w:eastAsia="zh-CN"/>
              </w:rPr>
            </w:pPr>
          </w:p>
        </w:tc>
      </w:tr>
      <w:tr w:rsidR="009713BE" w:rsidRPr="00560E1A" w14:paraId="76000154" w14:textId="77777777" w:rsidTr="006B214F">
        <w:trPr>
          <w:trHeight w:val="290"/>
        </w:trPr>
        <w:tc>
          <w:tcPr>
            <w:tcW w:w="1200" w:type="dxa"/>
            <w:tcBorders>
              <w:top w:val="nil"/>
              <w:left w:val="nil"/>
              <w:bottom w:val="nil"/>
              <w:right w:val="nil"/>
            </w:tcBorders>
            <w:shd w:val="clear" w:color="auto" w:fill="auto"/>
            <w:noWrap/>
            <w:vAlign w:val="bottom"/>
            <w:hideMark/>
          </w:tcPr>
          <w:p w14:paraId="433BFE62" w14:textId="77777777" w:rsidR="00F475E3" w:rsidRPr="00560E1A" w:rsidRDefault="00F475E3" w:rsidP="00F475E3">
            <w:pPr>
              <w:spacing w:before="0" w:after="0"/>
              <w:rPr>
                <w:rFonts w:ascii="Times New Roman" w:hAnsi="Times New Roman"/>
                <w:sz w:val="16"/>
                <w:szCs w:val="16"/>
                <w:lang w:eastAsia="zh-CN"/>
              </w:rPr>
            </w:pPr>
          </w:p>
        </w:tc>
        <w:tc>
          <w:tcPr>
            <w:tcW w:w="1847" w:type="dxa"/>
            <w:tcBorders>
              <w:top w:val="nil"/>
              <w:left w:val="nil"/>
              <w:bottom w:val="nil"/>
              <w:right w:val="nil"/>
            </w:tcBorders>
            <w:shd w:val="clear" w:color="D9E1F2" w:fill="D9E1F2"/>
            <w:noWrap/>
            <w:vAlign w:val="bottom"/>
            <w:hideMark/>
          </w:tcPr>
          <w:p w14:paraId="6F9ACD0A"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 xml:space="preserve">Count of </w:t>
            </w:r>
            <w:proofErr w:type="spellStart"/>
            <w:r w:rsidRPr="00560E1A">
              <w:rPr>
                <w:rFonts w:ascii="Calibri" w:hAnsi="Calibri" w:cs="Calibri"/>
                <w:b/>
                <w:bCs/>
                <w:color w:val="000000"/>
                <w:sz w:val="16"/>
                <w:szCs w:val="16"/>
                <w:lang w:eastAsia="zh-CN"/>
              </w:rPr>
              <w:t>EmployeeLogonName</w:t>
            </w:r>
            <w:proofErr w:type="spellEnd"/>
          </w:p>
        </w:tc>
        <w:tc>
          <w:tcPr>
            <w:tcW w:w="1955" w:type="dxa"/>
            <w:tcBorders>
              <w:top w:val="nil"/>
              <w:left w:val="nil"/>
              <w:bottom w:val="nil"/>
              <w:right w:val="nil"/>
            </w:tcBorders>
            <w:shd w:val="clear" w:color="D9E1F2" w:fill="D9E1F2"/>
            <w:noWrap/>
            <w:vAlign w:val="bottom"/>
            <w:hideMark/>
          </w:tcPr>
          <w:p w14:paraId="20B8F7DD" w14:textId="77777777" w:rsidR="00F475E3" w:rsidRPr="00560E1A" w:rsidRDefault="00F475E3" w:rsidP="00F475E3">
            <w:pPr>
              <w:spacing w:before="0" w:after="0"/>
              <w:rPr>
                <w:rFonts w:ascii="Calibri" w:hAnsi="Calibri" w:cs="Calibri"/>
                <w:b/>
                <w:bCs/>
                <w:color w:val="000000"/>
                <w:sz w:val="16"/>
                <w:szCs w:val="16"/>
                <w:lang w:eastAsia="zh-CN"/>
              </w:rPr>
            </w:pPr>
          </w:p>
        </w:tc>
        <w:tc>
          <w:tcPr>
            <w:tcW w:w="1159" w:type="dxa"/>
            <w:tcBorders>
              <w:top w:val="nil"/>
              <w:left w:val="nil"/>
              <w:bottom w:val="nil"/>
              <w:right w:val="nil"/>
            </w:tcBorders>
            <w:shd w:val="clear" w:color="D9E1F2" w:fill="D9E1F2"/>
            <w:noWrap/>
            <w:vAlign w:val="bottom"/>
            <w:hideMark/>
          </w:tcPr>
          <w:p w14:paraId="73099D3E" w14:textId="77777777" w:rsidR="00F475E3" w:rsidRPr="00560E1A" w:rsidRDefault="00F475E3" w:rsidP="00F475E3">
            <w:pPr>
              <w:spacing w:before="0" w:after="0"/>
              <w:rPr>
                <w:rFonts w:ascii="Times New Roman" w:hAnsi="Times New Roman"/>
                <w:sz w:val="16"/>
                <w:szCs w:val="16"/>
                <w:lang w:eastAsia="zh-CN"/>
              </w:rPr>
            </w:pPr>
          </w:p>
        </w:tc>
        <w:tc>
          <w:tcPr>
            <w:tcW w:w="706" w:type="dxa"/>
            <w:tcBorders>
              <w:top w:val="nil"/>
              <w:left w:val="nil"/>
              <w:bottom w:val="nil"/>
              <w:right w:val="nil"/>
            </w:tcBorders>
            <w:shd w:val="clear" w:color="D9E1F2" w:fill="D9E1F2"/>
            <w:noWrap/>
            <w:vAlign w:val="bottom"/>
            <w:hideMark/>
          </w:tcPr>
          <w:p w14:paraId="52E24A0F"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 xml:space="preserve">Year validity </w:t>
            </w:r>
          </w:p>
        </w:tc>
        <w:tc>
          <w:tcPr>
            <w:tcW w:w="541" w:type="dxa"/>
            <w:tcBorders>
              <w:top w:val="nil"/>
              <w:left w:val="nil"/>
              <w:bottom w:val="nil"/>
              <w:right w:val="nil"/>
            </w:tcBorders>
            <w:shd w:val="clear" w:color="D9E1F2" w:fill="D9E1F2"/>
            <w:noWrap/>
            <w:vAlign w:val="bottom"/>
            <w:hideMark/>
          </w:tcPr>
          <w:p w14:paraId="4E400913" w14:textId="77777777" w:rsidR="00F475E3" w:rsidRPr="00560E1A" w:rsidRDefault="00F475E3" w:rsidP="00F475E3">
            <w:pPr>
              <w:spacing w:before="0" w:after="0"/>
              <w:rPr>
                <w:rFonts w:ascii="Calibri" w:hAnsi="Calibri" w:cs="Calibri"/>
                <w:b/>
                <w:bCs/>
                <w:color w:val="000000"/>
                <w:sz w:val="16"/>
                <w:szCs w:val="16"/>
                <w:lang w:eastAsia="zh-CN"/>
              </w:rPr>
            </w:pPr>
          </w:p>
        </w:tc>
        <w:tc>
          <w:tcPr>
            <w:tcW w:w="541" w:type="dxa"/>
            <w:tcBorders>
              <w:top w:val="nil"/>
              <w:left w:val="nil"/>
              <w:bottom w:val="nil"/>
              <w:right w:val="nil"/>
            </w:tcBorders>
            <w:shd w:val="clear" w:color="D9E1F2" w:fill="D9E1F2"/>
            <w:noWrap/>
            <w:vAlign w:val="bottom"/>
            <w:hideMark/>
          </w:tcPr>
          <w:p w14:paraId="09A8FFC3"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D9E1F2" w:fill="D9E1F2"/>
            <w:noWrap/>
            <w:vAlign w:val="bottom"/>
            <w:hideMark/>
          </w:tcPr>
          <w:p w14:paraId="336897D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D9E1F2" w:fill="D9E1F2"/>
            <w:noWrap/>
            <w:vAlign w:val="bottom"/>
            <w:hideMark/>
          </w:tcPr>
          <w:p w14:paraId="4E96995B"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D9E1F2" w:fill="D9E1F2"/>
            <w:noWrap/>
            <w:vAlign w:val="bottom"/>
            <w:hideMark/>
          </w:tcPr>
          <w:p w14:paraId="02860803"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D9E1F2" w:fill="D9E1F2"/>
            <w:noWrap/>
            <w:vAlign w:val="bottom"/>
            <w:hideMark/>
          </w:tcPr>
          <w:p w14:paraId="6AEE074C"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D9E1F2" w:fill="D9E1F2"/>
            <w:noWrap/>
            <w:vAlign w:val="bottom"/>
            <w:hideMark/>
          </w:tcPr>
          <w:p w14:paraId="489ACEE5" w14:textId="77777777" w:rsidR="00F475E3" w:rsidRPr="00560E1A" w:rsidRDefault="00F475E3" w:rsidP="00F475E3">
            <w:pPr>
              <w:spacing w:before="0" w:after="0"/>
              <w:rPr>
                <w:rFonts w:ascii="Times New Roman" w:hAnsi="Times New Roman"/>
                <w:sz w:val="16"/>
                <w:szCs w:val="16"/>
                <w:lang w:eastAsia="zh-CN"/>
              </w:rPr>
            </w:pPr>
          </w:p>
        </w:tc>
      </w:tr>
      <w:tr w:rsidR="009713BE" w:rsidRPr="00560E1A" w14:paraId="2C264CDA" w14:textId="77777777" w:rsidTr="006B214F">
        <w:trPr>
          <w:trHeight w:val="290"/>
        </w:trPr>
        <w:tc>
          <w:tcPr>
            <w:tcW w:w="1200" w:type="dxa"/>
            <w:tcBorders>
              <w:top w:val="nil"/>
              <w:left w:val="nil"/>
              <w:bottom w:val="single" w:sz="4" w:space="0" w:color="8EA9DB"/>
              <w:right w:val="nil"/>
            </w:tcBorders>
            <w:shd w:val="clear" w:color="D9E1F2" w:fill="D9E1F2"/>
            <w:noWrap/>
            <w:vAlign w:val="bottom"/>
            <w:hideMark/>
          </w:tcPr>
          <w:p w14:paraId="793FE10F" w14:textId="77777777" w:rsidR="00F475E3" w:rsidRPr="00560E1A" w:rsidRDefault="00F475E3" w:rsidP="00F475E3">
            <w:pPr>
              <w:spacing w:before="0" w:after="0"/>
              <w:ind w:left="32"/>
              <w:rPr>
                <w:rFonts w:ascii="Calibri" w:hAnsi="Calibri" w:cs="Calibri"/>
                <w:b/>
                <w:bCs/>
                <w:color w:val="000000"/>
                <w:sz w:val="16"/>
                <w:szCs w:val="16"/>
                <w:lang w:eastAsia="zh-CN"/>
              </w:rPr>
            </w:pPr>
            <w:proofErr w:type="spellStart"/>
            <w:r w:rsidRPr="00560E1A">
              <w:rPr>
                <w:rFonts w:ascii="Calibri" w:hAnsi="Calibri" w:cs="Calibri"/>
                <w:b/>
                <w:bCs/>
                <w:color w:val="000000"/>
                <w:sz w:val="16"/>
                <w:szCs w:val="16"/>
                <w:lang w:eastAsia="zh-CN"/>
              </w:rPr>
              <w:t>Unesdir</w:t>
            </w:r>
            <w:proofErr w:type="spellEnd"/>
            <w:r w:rsidRPr="00560E1A">
              <w:rPr>
                <w:rFonts w:ascii="Calibri" w:hAnsi="Calibri" w:cs="Calibri"/>
                <w:b/>
                <w:bCs/>
                <w:color w:val="000000"/>
                <w:sz w:val="16"/>
                <w:szCs w:val="16"/>
                <w:lang w:eastAsia="zh-CN"/>
              </w:rPr>
              <w:t xml:space="preserve"> Role</w:t>
            </w:r>
          </w:p>
        </w:tc>
        <w:tc>
          <w:tcPr>
            <w:tcW w:w="1847" w:type="dxa"/>
            <w:tcBorders>
              <w:top w:val="nil"/>
              <w:left w:val="nil"/>
              <w:bottom w:val="single" w:sz="4" w:space="0" w:color="8EA9DB"/>
              <w:right w:val="nil"/>
            </w:tcBorders>
            <w:shd w:val="clear" w:color="D9E1F2" w:fill="D9E1F2"/>
            <w:noWrap/>
            <w:vAlign w:val="bottom"/>
            <w:hideMark/>
          </w:tcPr>
          <w:p w14:paraId="22A9EBDF" w14:textId="77777777" w:rsidR="00F475E3" w:rsidRPr="00560E1A" w:rsidRDefault="00F475E3" w:rsidP="00F475E3">
            <w:pPr>
              <w:spacing w:before="0" w:after="0"/>
              <w:rPr>
                <w:rFonts w:ascii="Calibri" w:hAnsi="Calibri" w:cs="Calibri"/>
                <w:b/>
                <w:bCs/>
                <w:color w:val="000000"/>
                <w:sz w:val="16"/>
                <w:szCs w:val="16"/>
                <w:lang w:eastAsia="zh-CN"/>
              </w:rPr>
            </w:pPr>
            <w:proofErr w:type="spellStart"/>
            <w:r w:rsidRPr="00560E1A">
              <w:rPr>
                <w:rFonts w:ascii="Calibri" w:hAnsi="Calibri" w:cs="Calibri"/>
                <w:b/>
                <w:bCs/>
                <w:color w:val="000000"/>
                <w:sz w:val="16"/>
                <w:szCs w:val="16"/>
                <w:lang w:eastAsia="zh-CN"/>
              </w:rPr>
              <w:t>EmployeeName</w:t>
            </w:r>
            <w:proofErr w:type="spellEnd"/>
          </w:p>
        </w:tc>
        <w:tc>
          <w:tcPr>
            <w:tcW w:w="1955" w:type="dxa"/>
            <w:tcBorders>
              <w:top w:val="nil"/>
              <w:left w:val="nil"/>
              <w:bottom w:val="single" w:sz="4" w:space="0" w:color="8EA9DB"/>
              <w:right w:val="nil"/>
            </w:tcBorders>
            <w:shd w:val="clear" w:color="D9E1F2" w:fill="D9E1F2"/>
            <w:noWrap/>
            <w:vAlign w:val="bottom"/>
            <w:hideMark/>
          </w:tcPr>
          <w:p w14:paraId="6BCA8162" w14:textId="77777777" w:rsidR="00F475E3" w:rsidRPr="00560E1A" w:rsidRDefault="00F475E3" w:rsidP="00F475E3">
            <w:pPr>
              <w:spacing w:before="0" w:after="0"/>
              <w:rPr>
                <w:rFonts w:ascii="Calibri" w:hAnsi="Calibri" w:cs="Calibri"/>
                <w:b/>
                <w:bCs/>
                <w:color w:val="000000"/>
                <w:sz w:val="16"/>
                <w:szCs w:val="16"/>
                <w:lang w:eastAsia="zh-CN"/>
              </w:rPr>
            </w:pPr>
            <w:proofErr w:type="spellStart"/>
            <w:r w:rsidRPr="00560E1A">
              <w:rPr>
                <w:rFonts w:ascii="Calibri" w:hAnsi="Calibri" w:cs="Calibri"/>
                <w:b/>
                <w:bCs/>
                <w:color w:val="000000"/>
                <w:sz w:val="16"/>
                <w:szCs w:val="16"/>
                <w:lang w:eastAsia="zh-CN"/>
              </w:rPr>
              <w:t>RoleName</w:t>
            </w:r>
            <w:proofErr w:type="spellEnd"/>
          </w:p>
        </w:tc>
        <w:tc>
          <w:tcPr>
            <w:tcW w:w="1159" w:type="dxa"/>
            <w:tcBorders>
              <w:top w:val="nil"/>
              <w:left w:val="nil"/>
              <w:bottom w:val="single" w:sz="4" w:space="0" w:color="8EA9DB"/>
              <w:right w:val="nil"/>
            </w:tcBorders>
            <w:shd w:val="clear" w:color="D9E1F2" w:fill="D9E1F2"/>
            <w:noWrap/>
            <w:vAlign w:val="bottom"/>
            <w:hideMark/>
          </w:tcPr>
          <w:p w14:paraId="52D26F5B" w14:textId="3C0F586A"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Membership Limit Amount</w:t>
            </w:r>
          </w:p>
        </w:tc>
        <w:tc>
          <w:tcPr>
            <w:tcW w:w="706" w:type="dxa"/>
            <w:tcBorders>
              <w:top w:val="nil"/>
              <w:left w:val="nil"/>
              <w:bottom w:val="single" w:sz="4" w:space="0" w:color="8EA9DB"/>
              <w:right w:val="nil"/>
            </w:tcBorders>
            <w:shd w:val="clear" w:color="D9E1F2" w:fill="D9E1F2"/>
            <w:noWrap/>
            <w:vAlign w:val="bottom"/>
            <w:hideMark/>
          </w:tcPr>
          <w:p w14:paraId="6E06DF7B"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2014</w:t>
            </w:r>
          </w:p>
        </w:tc>
        <w:tc>
          <w:tcPr>
            <w:tcW w:w="541" w:type="dxa"/>
            <w:tcBorders>
              <w:top w:val="nil"/>
              <w:left w:val="nil"/>
              <w:bottom w:val="single" w:sz="4" w:space="0" w:color="8EA9DB"/>
              <w:right w:val="nil"/>
            </w:tcBorders>
            <w:shd w:val="clear" w:color="D9E1F2" w:fill="D9E1F2"/>
            <w:noWrap/>
            <w:vAlign w:val="bottom"/>
            <w:hideMark/>
          </w:tcPr>
          <w:p w14:paraId="18B86154"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2015</w:t>
            </w:r>
          </w:p>
        </w:tc>
        <w:tc>
          <w:tcPr>
            <w:tcW w:w="541" w:type="dxa"/>
            <w:tcBorders>
              <w:top w:val="nil"/>
              <w:left w:val="nil"/>
              <w:bottom w:val="single" w:sz="4" w:space="0" w:color="8EA9DB"/>
              <w:right w:val="nil"/>
            </w:tcBorders>
            <w:shd w:val="clear" w:color="D9E1F2" w:fill="D9E1F2"/>
            <w:noWrap/>
            <w:vAlign w:val="bottom"/>
            <w:hideMark/>
          </w:tcPr>
          <w:p w14:paraId="747A9FDD"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2017</w:t>
            </w:r>
          </w:p>
        </w:tc>
        <w:tc>
          <w:tcPr>
            <w:tcW w:w="541" w:type="dxa"/>
            <w:tcBorders>
              <w:top w:val="nil"/>
              <w:left w:val="nil"/>
              <w:bottom w:val="single" w:sz="4" w:space="0" w:color="8EA9DB"/>
              <w:right w:val="nil"/>
            </w:tcBorders>
            <w:shd w:val="clear" w:color="D9E1F2" w:fill="D9E1F2"/>
            <w:noWrap/>
            <w:vAlign w:val="bottom"/>
            <w:hideMark/>
          </w:tcPr>
          <w:p w14:paraId="1F53E503"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2019</w:t>
            </w:r>
          </w:p>
        </w:tc>
        <w:tc>
          <w:tcPr>
            <w:tcW w:w="541" w:type="dxa"/>
            <w:tcBorders>
              <w:top w:val="nil"/>
              <w:left w:val="nil"/>
              <w:bottom w:val="single" w:sz="4" w:space="0" w:color="8EA9DB"/>
              <w:right w:val="nil"/>
            </w:tcBorders>
            <w:shd w:val="clear" w:color="D9E1F2" w:fill="D9E1F2"/>
            <w:noWrap/>
            <w:vAlign w:val="bottom"/>
            <w:hideMark/>
          </w:tcPr>
          <w:p w14:paraId="70856427"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2020</w:t>
            </w:r>
          </w:p>
        </w:tc>
        <w:tc>
          <w:tcPr>
            <w:tcW w:w="541" w:type="dxa"/>
            <w:tcBorders>
              <w:top w:val="nil"/>
              <w:left w:val="nil"/>
              <w:bottom w:val="single" w:sz="4" w:space="0" w:color="8EA9DB"/>
              <w:right w:val="nil"/>
            </w:tcBorders>
            <w:shd w:val="clear" w:color="D9E1F2" w:fill="D9E1F2"/>
            <w:noWrap/>
            <w:vAlign w:val="bottom"/>
            <w:hideMark/>
          </w:tcPr>
          <w:p w14:paraId="4860119F"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2021</w:t>
            </w:r>
          </w:p>
        </w:tc>
        <w:tc>
          <w:tcPr>
            <w:tcW w:w="541" w:type="dxa"/>
            <w:tcBorders>
              <w:top w:val="nil"/>
              <w:left w:val="nil"/>
              <w:bottom w:val="single" w:sz="4" w:space="0" w:color="8EA9DB"/>
              <w:right w:val="nil"/>
            </w:tcBorders>
            <w:shd w:val="clear" w:color="D9E1F2" w:fill="D9E1F2"/>
            <w:noWrap/>
            <w:vAlign w:val="bottom"/>
            <w:hideMark/>
          </w:tcPr>
          <w:p w14:paraId="2890D881"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2022</w:t>
            </w:r>
          </w:p>
        </w:tc>
        <w:tc>
          <w:tcPr>
            <w:tcW w:w="251" w:type="dxa"/>
            <w:tcBorders>
              <w:top w:val="nil"/>
              <w:left w:val="nil"/>
              <w:bottom w:val="single" w:sz="4" w:space="0" w:color="8EA9DB"/>
              <w:right w:val="nil"/>
            </w:tcBorders>
            <w:shd w:val="clear" w:color="D9E1F2" w:fill="D9E1F2"/>
            <w:noWrap/>
            <w:vAlign w:val="bottom"/>
            <w:hideMark/>
          </w:tcPr>
          <w:p w14:paraId="57CE9B3D"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Grand Total</w:t>
            </w:r>
          </w:p>
        </w:tc>
      </w:tr>
      <w:tr w:rsidR="00D6188E" w:rsidRPr="00560E1A" w14:paraId="1ADF4C7A" w14:textId="77777777" w:rsidTr="006B214F">
        <w:trPr>
          <w:trHeight w:val="290"/>
        </w:trPr>
        <w:tc>
          <w:tcPr>
            <w:tcW w:w="1200" w:type="dxa"/>
            <w:tcBorders>
              <w:top w:val="nil"/>
              <w:left w:val="nil"/>
              <w:bottom w:val="nil"/>
              <w:right w:val="nil"/>
            </w:tcBorders>
            <w:shd w:val="clear" w:color="auto" w:fill="auto"/>
            <w:noWrap/>
            <w:vAlign w:val="bottom"/>
            <w:hideMark/>
          </w:tcPr>
          <w:p w14:paraId="545F0AEE"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Programme Specialist, ED</w:t>
            </w:r>
          </w:p>
        </w:tc>
        <w:tc>
          <w:tcPr>
            <w:tcW w:w="1847" w:type="dxa"/>
            <w:tcBorders>
              <w:top w:val="nil"/>
              <w:left w:val="nil"/>
              <w:bottom w:val="single" w:sz="4" w:space="0" w:color="8EA9DB"/>
              <w:right w:val="nil"/>
            </w:tcBorders>
            <w:shd w:val="clear" w:color="auto" w:fill="auto"/>
            <w:noWrap/>
            <w:vAlign w:val="bottom"/>
            <w:hideMark/>
          </w:tcPr>
          <w:p w14:paraId="5D332E17"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Awopegba, Patience</w:t>
            </w:r>
          </w:p>
        </w:tc>
        <w:tc>
          <w:tcPr>
            <w:tcW w:w="1955" w:type="dxa"/>
            <w:tcBorders>
              <w:top w:val="nil"/>
              <w:left w:val="nil"/>
              <w:bottom w:val="nil"/>
              <w:right w:val="nil"/>
            </w:tcBorders>
            <w:shd w:val="clear" w:color="auto" w:fill="auto"/>
            <w:noWrap/>
            <w:vAlign w:val="bottom"/>
            <w:hideMark/>
          </w:tcPr>
          <w:p w14:paraId="0F7C1C33"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PROGRAMME_SPECIALIST</w:t>
            </w:r>
          </w:p>
        </w:tc>
        <w:tc>
          <w:tcPr>
            <w:tcW w:w="1159" w:type="dxa"/>
            <w:tcBorders>
              <w:top w:val="nil"/>
              <w:left w:val="nil"/>
              <w:bottom w:val="nil"/>
              <w:right w:val="nil"/>
            </w:tcBorders>
            <w:shd w:val="clear" w:color="auto" w:fill="auto"/>
            <w:noWrap/>
            <w:vAlign w:val="bottom"/>
            <w:hideMark/>
          </w:tcPr>
          <w:p w14:paraId="27527CF6"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2290B832"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24F70CF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4B82490"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175F65D5"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41D254B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D092DD3"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42FD1B8"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598D400E"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40A23666" w14:textId="77777777" w:rsidTr="006B214F">
        <w:trPr>
          <w:trHeight w:val="290"/>
        </w:trPr>
        <w:tc>
          <w:tcPr>
            <w:tcW w:w="1200" w:type="dxa"/>
            <w:tcBorders>
              <w:top w:val="nil"/>
              <w:left w:val="nil"/>
              <w:bottom w:val="nil"/>
              <w:right w:val="nil"/>
            </w:tcBorders>
            <w:shd w:val="clear" w:color="auto" w:fill="auto"/>
            <w:noWrap/>
            <w:vAlign w:val="bottom"/>
            <w:hideMark/>
          </w:tcPr>
          <w:p w14:paraId="0385B3AC"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Finance Assistant</w:t>
            </w:r>
          </w:p>
        </w:tc>
        <w:tc>
          <w:tcPr>
            <w:tcW w:w="1847" w:type="dxa"/>
            <w:tcBorders>
              <w:top w:val="nil"/>
              <w:left w:val="nil"/>
              <w:bottom w:val="single" w:sz="4" w:space="0" w:color="8EA9DB"/>
              <w:right w:val="nil"/>
            </w:tcBorders>
            <w:shd w:val="clear" w:color="auto" w:fill="auto"/>
            <w:noWrap/>
            <w:vAlign w:val="bottom"/>
            <w:hideMark/>
          </w:tcPr>
          <w:p w14:paraId="3B4A8EAC"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Bandasi, Jacqueline</w:t>
            </w:r>
          </w:p>
        </w:tc>
        <w:tc>
          <w:tcPr>
            <w:tcW w:w="1955" w:type="dxa"/>
            <w:tcBorders>
              <w:top w:val="nil"/>
              <w:left w:val="nil"/>
              <w:bottom w:val="nil"/>
              <w:right w:val="nil"/>
            </w:tcBorders>
            <w:shd w:val="clear" w:color="auto" w:fill="auto"/>
            <w:noWrap/>
            <w:vAlign w:val="bottom"/>
            <w:hideMark/>
          </w:tcPr>
          <w:p w14:paraId="36503760"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CERTIFYING</w:t>
            </w:r>
          </w:p>
        </w:tc>
        <w:tc>
          <w:tcPr>
            <w:tcW w:w="1159" w:type="dxa"/>
            <w:tcBorders>
              <w:top w:val="nil"/>
              <w:left w:val="nil"/>
              <w:bottom w:val="nil"/>
              <w:right w:val="nil"/>
            </w:tcBorders>
            <w:shd w:val="clear" w:color="auto" w:fill="auto"/>
            <w:noWrap/>
            <w:vAlign w:val="bottom"/>
            <w:hideMark/>
          </w:tcPr>
          <w:p w14:paraId="3E691E04"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10 000 </w:t>
            </w:r>
          </w:p>
        </w:tc>
        <w:tc>
          <w:tcPr>
            <w:tcW w:w="706" w:type="dxa"/>
            <w:tcBorders>
              <w:top w:val="nil"/>
              <w:left w:val="nil"/>
              <w:bottom w:val="nil"/>
              <w:right w:val="nil"/>
            </w:tcBorders>
            <w:shd w:val="clear" w:color="auto" w:fill="auto"/>
            <w:noWrap/>
            <w:vAlign w:val="bottom"/>
            <w:hideMark/>
          </w:tcPr>
          <w:p w14:paraId="61B14582"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68C4860F"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657D4A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284DC8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E0D4884"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EA3B424"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9429ECD"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251" w:type="dxa"/>
            <w:tcBorders>
              <w:top w:val="nil"/>
              <w:left w:val="nil"/>
              <w:bottom w:val="nil"/>
              <w:right w:val="nil"/>
            </w:tcBorders>
            <w:shd w:val="clear" w:color="auto" w:fill="auto"/>
            <w:noWrap/>
            <w:vAlign w:val="bottom"/>
            <w:hideMark/>
          </w:tcPr>
          <w:p w14:paraId="5BD2CA28"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3887499A" w14:textId="77777777" w:rsidTr="006B214F">
        <w:trPr>
          <w:trHeight w:val="290"/>
        </w:trPr>
        <w:tc>
          <w:tcPr>
            <w:tcW w:w="1200" w:type="dxa"/>
            <w:tcBorders>
              <w:top w:val="nil"/>
              <w:left w:val="nil"/>
              <w:bottom w:val="nil"/>
              <w:right w:val="nil"/>
            </w:tcBorders>
            <w:shd w:val="clear" w:color="auto" w:fill="auto"/>
            <w:noWrap/>
            <w:vAlign w:val="bottom"/>
            <w:hideMark/>
          </w:tcPr>
          <w:p w14:paraId="2A0DC70A"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ADM/ADS</w:t>
            </w:r>
          </w:p>
        </w:tc>
        <w:tc>
          <w:tcPr>
            <w:tcW w:w="1847" w:type="dxa"/>
            <w:tcBorders>
              <w:top w:val="nil"/>
              <w:left w:val="nil"/>
              <w:bottom w:val="single" w:sz="4" w:space="0" w:color="8EA9DB"/>
              <w:right w:val="nil"/>
            </w:tcBorders>
            <w:shd w:val="clear" w:color="auto" w:fill="auto"/>
            <w:noWrap/>
            <w:vAlign w:val="bottom"/>
            <w:hideMark/>
          </w:tcPr>
          <w:p w14:paraId="6D999842" w14:textId="77777777" w:rsidR="00F475E3" w:rsidRPr="00560E1A" w:rsidRDefault="00F475E3" w:rsidP="00F475E3">
            <w:pPr>
              <w:spacing w:before="0" w:after="0"/>
              <w:rPr>
                <w:rFonts w:ascii="Calibri" w:hAnsi="Calibri" w:cs="Calibri"/>
                <w:b/>
                <w:bCs/>
                <w:color w:val="000000"/>
                <w:sz w:val="16"/>
                <w:szCs w:val="16"/>
                <w:lang w:eastAsia="zh-CN"/>
              </w:rPr>
            </w:pPr>
            <w:proofErr w:type="spellStart"/>
            <w:r w:rsidRPr="00560E1A">
              <w:rPr>
                <w:rFonts w:ascii="Calibri" w:hAnsi="Calibri" w:cs="Calibri"/>
                <w:b/>
                <w:bCs/>
                <w:color w:val="000000"/>
                <w:sz w:val="16"/>
                <w:szCs w:val="16"/>
                <w:lang w:eastAsia="zh-CN"/>
              </w:rPr>
              <w:t>Bidault</w:t>
            </w:r>
            <w:proofErr w:type="spellEnd"/>
            <w:r w:rsidRPr="00560E1A">
              <w:rPr>
                <w:rFonts w:ascii="Calibri" w:hAnsi="Calibri" w:cs="Calibri"/>
                <w:b/>
                <w:bCs/>
                <w:color w:val="000000"/>
                <w:sz w:val="16"/>
                <w:szCs w:val="16"/>
                <w:lang w:eastAsia="zh-CN"/>
              </w:rPr>
              <w:t>, Isabelle</w:t>
            </w:r>
          </w:p>
        </w:tc>
        <w:tc>
          <w:tcPr>
            <w:tcW w:w="1955" w:type="dxa"/>
            <w:tcBorders>
              <w:top w:val="nil"/>
              <w:left w:val="nil"/>
              <w:bottom w:val="nil"/>
              <w:right w:val="nil"/>
            </w:tcBorders>
            <w:shd w:val="clear" w:color="auto" w:fill="auto"/>
            <w:noWrap/>
            <w:vAlign w:val="bottom"/>
            <w:hideMark/>
          </w:tcPr>
          <w:p w14:paraId="3872FCB6"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CERTIFYING</w:t>
            </w:r>
          </w:p>
        </w:tc>
        <w:tc>
          <w:tcPr>
            <w:tcW w:w="1159" w:type="dxa"/>
            <w:tcBorders>
              <w:top w:val="nil"/>
              <w:left w:val="nil"/>
              <w:bottom w:val="nil"/>
              <w:right w:val="nil"/>
            </w:tcBorders>
            <w:shd w:val="clear" w:color="auto" w:fill="auto"/>
            <w:noWrap/>
            <w:vAlign w:val="bottom"/>
            <w:hideMark/>
          </w:tcPr>
          <w:p w14:paraId="2E5598C7"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150 000 </w:t>
            </w:r>
          </w:p>
        </w:tc>
        <w:tc>
          <w:tcPr>
            <w:tcW w:w="706" w:type="dxa"/>
            <w:tcBorders>
              <w:top w:val="nil"/>
              <w:left w:val="nil"/>
              <w:bottom w:val="nil"/>
              <w:right w:val="nil"/>
            </w:tcBorders>
            <w:shd w:val="clear" w:color="auto" w:fill="auto"/>
            <w:noWrap/>
            <w:vAlign w:val="bottom"/>
            <w:hideMark/>
          </w:tcPr>
          <w:p w14:paraId="24D2C8C9"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456D8D3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6CFCB7B"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CBDE641"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C372AC5"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B70BBA1"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3EDAF730"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7149D542"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F475E3" w:rsidRPr="00560E1A" w14:paraId="4C5FCFDC" w14:textId="77777777" w:rsidTr="006B214F">
        <w:trPr>
          <w:trHeight w:val="290"/>
        </w:trPr>
        <w:tc>
          <w:tcPr>
            <w:tcW w:w="1200" w:type="dxa"/>
            <w:tcBorders>
              <w:top w:val="nil"/>
              <w:left w:val="nil"/>
              <w:bottom w:val="nil"/>
              <w:right w:val="nil"/>
            </w:tcBorders>
            <w:shd w:val="clear" w:color="auto" w:fill="auto"/>
            <w:noWrap/>
            <w:vAlign w:val="bottom"/>
            <w:hideMark/>
          </w:tcPr>
          <w:p w14:paraId="391F5FE7"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Director</w:t>
            </w:r>
          </w:p>
        </w:tc>
        <w:tc>
          <w:tcPr>
            <w:tcW w:w="1847" w:type="dxa"/>
            <w:tcBorders>
              <w:top w:val="nil"/>
              <w:left w:val="nil"/>
              <w:bottom w:val="nil"/>
              <w:right w:val="nil"/>
            </w:tcBorders>
            <w:shd w:val="clear" w:color="auto" w:fill="auto"/>
            <w:noWrap/>
            <w:vAlign w:val="bottom"/>
            <w:hideMark/>
          </w:tcPr>
          <w:p w14:paraId="03AEFB49"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Brito, Lidia</w:t>
            </w:r>
          </w:p>
        </w:tc>
        <w:tc>
          <w:tcPr>
            <w:tcW w:w="1955" w:type="dxa"/>
            <w:tcBorders>
              <w:top w:val="nil"/>
              <w:left w:val="nil"/>
              <w:bottom w:val="nil"/>
              <w:right w:val="nil"/>
            </w:tcBorders>
            <w:shd w:val="clear" w:color="auto" w:fill="auto"/>
            <w:noWrap/>
            <w:vAlign w:val="bottom"/>
            <w:hideMark/>
          </w:tcPr>
          <w:p w14:paraId="6AEAD53E"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APPROVING</w:t>
            </w:r>
          </w:p>
        </w:tc>
        <w:tc>
          <w:tcPr>
            <w:tcW w:w="1159" w:type="dxa"/>
            <w:tcBorders>
              <w:top w:val="nil"/>
              <w:left w:val="nil"/>
              <w:bottom w:val="nil"/>
              <w:right w:val="nil"/>
            </w:tcBorders>
            <w:shd w:val="clear" w:color="auto" w:fill="auto"/>
            <w:noWrap/>
            <w:vAlign w:val="bottom"/>
            <w:hideMark/>
          </w:tcPr>
          <w:p w14:paraId="4E038E6E"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797BE2CE"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20B8F8A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3286719"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0082603"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3A72BB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F44D13D"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4E1BEF1F"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20B14990"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F475E3" w:rsidRPr="00560E1A" w14:paraId="030B4342" w14:textId="77777777" w:rsidTr="006B214F">
        <w:trPr>
          <w:trHeight w:val="290"/>
        </w:trPr>
        <w:tc>
          <w:tcPr>
            <w:tcW w:w="1200" w:type="dxa"/>
            <w:tcBorders>
              <w:top w:val="nil"/>
              <w:left w:val="nil"/>
              <w:bottom w:val="nil"/>
              <w:right w:val="nil"/>
            </w:tcBorders>
            <w:shd w:val="clear" w:color="auto" w:fill="auto"/>
            <w:noWrap/>
            <w:vAlign w:val="bottom"/>
            <w:hideMark/>
          </w:tcPr>
          <w:p w14:paraId="12B60DC1"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nil"/>
              <w:left w:val="nil"/>
              <w:bottom w:val="nil"/>
              <w:right w:val="nil"/>
            </w:tcBorders>
            <w:shd w:val="clear" w:color="auto" w:fill="auto"/>
            <w:noWrap/>
            <w:vAlign w:val="bottom"/>
            <w:hideMark/>
          </w:tcPr>
          <w:p w14:paraId="6D3A6EFD"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75C0E3DB"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OFFICER_IN_CHARGE</w:t>
            </w:r>
          </w:p>
        </w:tc>
        <w:tc>
          <w:tcPr>
            <w:tcW w:w="1159" w:type="dxa"/>
            <w:tcBorders>
              <w:top w:val="nil"/>
              <w:left w:val="nil"/>
              <w:bottom w:val="nil"/>
              <w:right w:val="nil"/>
            </w:tcBorders>
            <w:shd w:val="clear" w:color="auto" w:fill="auto"/>
            <w:noWrap/>
            <w:vAlign w:val="bottom"/>
            <w:hideMark/>
          </w:tcPr>
          <w:p w14:paraId="03F243D2"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00207B20"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920381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413BBEB"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41D0335"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810E41E"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B0C20E6"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2B56F4C4"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41F8DB8B"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27A9E2DA" w14:textId="77777777" w:rsidTr="006B214F">
        <w:trPr>
          <w:trHeight w:val="290"/>
        </w:trPr>
        <w:tc>
          <w:tcPr>
            <w:tcW w:w="1200" w:type="dxa"/>
            <w:tcBorders>
              <w:top w:val="nil"/>
              <w:left w:val="nil"/>
              <w:bottom w:val="nil"/>
              <w:right w:val="nil"/>
            </w:tcBorders>
            <w:shd w:val="clear" w:color="auto" w:fill="auto"/>
            <w:noWrap/>
            <w:vAlign w:val="bottom"/>
            <w:hideMark/>
          </w:tcPr>
          <w:p w14:paraId="621FF3B2"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nil"/>
              <w:left w:val="nil"/>
              <w:bottom w:val="single" w:sz="4" w:space="0" w:color="8EA9DB"/>
              <w:right w:val="nil"/>
            </w:tcBorders>
            <w:shd w:val="clear" w:color="auto" w:fill="auto"/>
            <w:noWrap/>
            <w:vAlign w:val="bottom"/>
            <w:hideMark/>
          </w:tcPr>
          <w:p w14:paraId="7ED4E0C2"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47BF754D"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SUPERVISOR</w:t>
            </w:r>
          </w:p>
        </w:tc>
        <w:tc>
          <w:tcPr>
            <w:tcW w:w="1159" w:type="dxa"/>
            <w:tcBorders>
              <w:top w:val="nil"/>
              <w:left w:val="nil"/>
              <w:bottom w:val="nil"/>
              <w:right w:val="nil"/>
            </w:tcBorders>
            <w:shd w:val="clear" w:color="auto" w:fill="auto"/>
            <w:noWrap/>
            <w:vAlign w:val="bottom"/>
            <w:hideMark/>
          </w:tcPr>
          <w:p w14:paraId="1703EA82"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0C484769"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4BE833E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61B0313"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551BC8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BBB6675"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F566C72"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18B385D"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251" w:type="dxa"/>
            <w:tcBorders>
              <w:top w:val="nil"/>
              <w:left w:val="nil"/>
              <w:bottom w:val="nil"/>
              <w:right w:val="nil"/>
            </w:tcBorders>
            <w:shd w:val="clear" w:color="auto" w:fill="auto"/>
            <w:noWrap/>
            <w:vAlign w:val="bottom"/>
            <w:hideMark/>
          </w:tcPr>
          <w:p w14:paraId="04FE37A8"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6C871575" w14:textId="77777777" w:rsidTr="006B214F">
        <w:trPr>
          <w:trHeight w:val="290"/>
        </w:trPr>
        <w:tc>
          <w:tcPr>
            <w:tcW w:w="1200" w:type="dxa"/>
            <w:tcBorders>
              <w:top w:val="nil"/>
              <w:left w:val="nil"/>
              <w:bottom w:val="nil"/>
              <w:right w:val="nil"/>
            </w:tcBorders>
            <w:shd w:val="clear" w:color="auto" w:fill="auto"/>
            <w:noWrap/>
            <w:vAlign w:val="bottom"/>
            <w:hideMark/>
          </w:tcPr>
          <w:p w14:paraId="3B708F3A"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Programme Specialist</w:t>
            </w:r>
          </w:p>
        </w:tc>
        <w:tc>
          <w:tcPr>
            <w:tcW w:w="1847" w:type="dxa"/>
            <w:tcBorders>
              <w:top w:val="nil"/>
              <w:left w:val="nil"/>
              <w:bottom w:val="single" w:sz="4" w:space="0" w:color="8EA9DB"/>
              <w:right w:val="nil"/>
            </w:tcBorders>
            <w:shd w:val="clear" w:color="auto" w:fill="auto"/>
            <w:noWrap/>
            <w:vAlign w:val="bottom"/>
            <w:hideMark/>
          </w:tcPr>
          <w:p w14:paraId="6833693A"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Broucke, Guy</w:t>
            </w:r>
          </w:p>
        </w:tc>
        <w:tc>
          <w:tcPr>
            <w:tcW w:w="1955" w:type="dxa"/>
            <w:tcBorders>
              <w:top w:val="nil"/>
              <w:left w:val="nil"/>
              <w:bottom w:val="nil"/>
              <w:right w:val="nil"/>
            </w:tcBorders>
            <w:shd w:val="clear" w:color="auto" w:fill="auto"/>
            <w:noWrap/>
            <w:vAlign w:val="bottom"/>
            <w:hideMark/>
          </w:tcPr>
          <w:p w14:paraId="1758C903"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SUPERVISOR</w:t>
            </w:r>
          </w:p>
        </w:tc>
        <w:tc>
          <w:tcPr>
            <w:tcW w:w="1159" w:type="dxa"/>
            <w:tcBorders>
              <w:top w:val="nil"/>
              <w:left w:val="nil"/>
              <w:bottom w:val="nil"/>
              <w:right w:val="nil"/>
            </w:tcBorders>
            <w:shd w:val="clear" w:color="auto" w:fill="auto"/>
            <w:noWrap/>
            <w:vAlign w:val="bottom"/>
            <w:hideMark/>
          </w:tcPr>
          <w:p w14:paraId="442443FE"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3E514130"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4E3EA714"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49C7F8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2D5795F"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29DF9BF"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2182CBC3"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31CFB43C"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084224B6"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F475E3" w:rsidRPr="00560E1A" w14:paraId="2E1CC28C" w14:textId="77777777" w:rsidTr="006B214F">
        <w:trPr>
          <w:trHeight w:val="290"/>
        </w:trPr>
        <w:tc>
          <w:tcPr>
            <w:tcW w:w="1200" w:type="dxa"/>
            <w:tcBorders>
              <w:top w:val="nil"/>
              <w:left w:val="nil"/>
              <w:bottom w:val="nil"/>
              <w:right w:val="nil"/>
            </w:tcBorders>
            <w:shd w:val="clear" w:color="auto" w:fill="auto"/>
            <w:noWrap/>
            <w:vAlign w:val="bottom"/>
            <w:hideMark/>
          </w:tcPr>
          <w:p w14:paraId="154F245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Programme Specialist</w:t>
            </w:r>
          </w:p>
        </w:tc>
        <w:tc>
          <w:tcPr>
            <w:tcW w:w="1847" w:type="dxa"/>
            <w:tcBorders>
              <w:top w:val="nil"/>
              <w:left w:val="nil"/>
              <w:bottom w:val="nil"/>
              <w:right w:val="nil"/>
            </w:tcBorders>
            <w:shd w:val="clear" w:color="auto" w:fill="auto"/>
            <w:noWrap/>
            <w:vAlign w:val="bottom"/>
            <w:hideMark/>
          </w:tcPr>
          <w:p w14:paraId="1830DFD1"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Chanthalangsy, Phinith</w:t>
            </w:r>
          </w:p>
        </w:tc>
        <w:tc>
          <w:tcPr>
            <w:tcW w:w="1955" w:type="dxa"/>
            <w:tcBorders>
              <w:top w:val="nil"/>
              <w:left w:val="nil"/>
              <w:bottom w:val="nil"/>
              <w:right w:val="nil"/>
            </w:tcBorders>
            <w:shd w:val="clear" w:color="auto" w:fill="auto"/>
            <w:noWrap/>
            <w:vAlign w:val="bottom"/>
            <w:hideMark/>
          </w:tcPr>
          <w:p w14:paraId="260704BB"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APPROVING</w:t>
            </w:r>
          </w:p>
        </w:tc>
        <w:tc>
          <w:tcPr>
            <w:tcW w:w="1159" w:type="dxa"/>
            <w:tcBorders>
              <w:top w:val="nil"/>
              <w:left w:val="nil"/>
              <w:bottom w:val="nil"/>
              <w:right w:val="nil"/>
            </w:tcBorders>
            <w:shd w:val="clear" w:color="auto" w:fill="auto"/>
            <w:noWrap/>
            <w:vAlign w:val="bottom"/>
            <w:hideMark/>
          </w:tcPr>
          <w:p w14:paraId="764D4F6C"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0EECEC1B"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322A83A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40A62B5"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D7991F2"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7BE0C2BC"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89B8D9F"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294F930"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2828539F"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F475E3" w:rsidRPr="00560E1A" w14:paraId="31703595" w14:textId="77777777" w:rsidTr="006B214F">
        <w:trPr>
          <w:trHeight w:val="290"/>
        </w:trPr>
        <w:tc>
          <w:tcPr>
            <w:tcW w:w="1200" w:type="dxa"/>
            <w:tcBorders>
              <w:top w:val="nil"/>
              <w:left w:val="nil"/>
              <w:bottom w:val="nil"/>
              <w:right w:val="nil"/>
            </w:tcBorders>
            <w:shd w:val="clear" w:color="auto" w:fill="auto"/>
            <w:noWrap/>
            <w:vAlign w:val="bottom"/>
            <w:hideMark/>
          </w:tcPr>
          <w:p w14:paraId="20603FCA"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nil"/>
              <w:left w:val="nil"/>
              <w:bottom w:val="nil"/>
              <w:right w:val="nil"/>
            </w:tcBorders>
            <w:shd w:val="clear" w:color="auto" w:fill="auto"/>
            <w:noWrap/>
            <w:vAlign w:val="bottom"/>
            <w:hideMark/>
          </w:tcPr>
          <w:p w14:paraId="277BF470"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595D2E2C"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BANK_SIGNATORY</w:t>
            </w:r>
          </w:p>
        </w:tc>
        <w:tc>
          <w:tcPr>
            <w:tcW w:w="1159" w:type="dxa"/>
            <w:tcBorders>
              <w:top w:val="nil"/>
              <w:left w:val="nil"/>
              <w:bottom w:val="nil"/>
              <w:right w:val="nil"/>
            </w:tcBorders>
            <w:shd w:val="clear" w:color="auto" w:fill="auto"/>
            <w:noWrap/>
            <w:vAlign w:val="bottom"/>
            <w:hideMark/>
          </w:tcPr>
          <w:p w14:paraId="66C144BE"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1F772968"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397C4257"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F09C8F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5707364"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2607A94F"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0EF6F75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37BB4ED"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2BD8A64A"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7C1BCD8C" w14:textId="77777777" w:rsidTr="006B214F">
        <w:trPr>
          <w:trHeight w:val="290"/>
        </w:trPr>
        <w:tc>
          <w:tcPr>
            <w:tcW w:w="1200" w:type="dxa"/>
            <w:tcBorders>
              <w:top w:val="nil"/>
              <w:left w:val="nil"/>
              <w:bottom w:val="nil"/>
              <w:right w:val="nil"/>
            </w:tcBorders>
            <w:shd w:val="clear" w:color="auto" w:fill="auto"/>
            <w:noWrap/>
            <w:vAlign w:val="bottom"/>
            <w:hideMark/>
          </w:tcPr>
          <w:p w14:paraId="38C460A8"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nil"/>
              <w:left w:val="nil"/>
              <w:bottom w:val="single" w:sz="4" w:space="0" w:color="8EA9DB"/>
              <w:right w:val="nil"/>
            </w:tcBorders>
            <w:shd w:val="clear" w:color="auto" w:fill="auto"/>
            <w:noWrap/>
            <w:vAlign w:val="bottom"/>
            <w:hideMark/>
          </w:tcPr>
          <w:p w14:paraId="60BCEA77"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4A7BC47A"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SUPERVISOR</w:t>
            </w:r>
          </w:p>
        </w:tc>
        <w:tc>
          <w:tcPr>
            <w:tcW w:w="1159" w:type="dxa"/>
            <w:tcBorders>
              <w:top w:val="nil"/>
              <w:left w:val="nil"/>
              <w:bottom w:val="nil"/>
              <w:right w:val="nil"/>
            </w:tcBorders>
            <w:shd w:val="clear" w:color="auto" w:fill="auto"/>
            <w:noWrap/>
            <w:vAlign w:val="bottom"/>
            <w:hideMark/>
          </w:tcPr>
          <w:p w14:paraId="092D4FB8"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2A57FFB1"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0CF8E579"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38800F7"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399CB70"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4E1E5B02"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D9634F6"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67ACE63"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304C59BF"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291AF6DA" w14:textId="77777777" w:rsidTr="006B214F">
        <w:trPr>
          <w:trHeight w:val="290"/>
        </w:trPr>
        <w:tc>
          <w:tcPr>
            <w:tcW w:w="1200" w:type="dxa"/>
            <w:tcBorders>
              <w:top w:val="nil"/>
              <w:left w:val="nil"/>
              <w:bottom w:val="nil"/>
              <w:right w:val="nil"/>
            </w:tcBorders>
            <w:shd w:val="clear" w:color="auto" w:fill="auto"/>
            <w:noWrap/>
            <w:vAlign w:val="bottom"/>
            <w:hideMark/>
          </w:tcPr>
          <w:p w14:paraId="51A979E8"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Senior Admin Assistant</w:t>
            </w:r>
          </w:p>
        </w:tc>
        <w:tc>
          <w:tcPr>
            <w:tcW w:w="1847" w:type="dxa"/>
            <w:tcBorders>
              <w:top w:val="nil"/>
              <w:left w:val="nil"/>
              <w:bottom w:val="single" w:sz="4" w:space="0" w:color="8EA9DB"/>
              <w:right w:val="nil"/>
            </w:tcBorders>
            <w:shd w:val="clear" w:color="auto" w:fill="auto"/>
            <w:noWrap/>
            <w:vAlign w:val="bottom"/>
            <w:hideMark/>
          </w:tcPr>
          <w:p w14:paraId="6DB69178"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Chikomo, Willard</w:t>
            </w:r>
          </w:p>
        </w:tc>
        <w:tc>
          <w:tcPr>
            <w:tcW w:w="1955" w:type="dxa"/>
            <w:tcBorders>
              <w:top w:val="nil"/>
              <w:left w:val="nil"/>
              <w:bottom w:val="nil"/>
              <w:right w:val="nil"/>
            </w:tcBorders>
            <w:shd w:val="clear" w:color="auto" w:fill="auto"/>
            <w:noWrap/>
            <w:vAlign w:val="bottom"/>
            <w:hideMark/>
          </w:tcPr>
          <w:p w14:paraId="0FF7A0C8"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CERTIFYING</w:t>
            </w:r>
          </w:p>
        </w:tc>
        <w:tc>
          <w:tcPr>
            <w:tcW w:w="1159" w:type="dxa"/>
            <w:tcBorders>
              <w:top w:val="nil"/>
              <w:left w:val="nil"/>
              <w:bottom w:val="nil"/>
              <w:right w:val="nil"/>
            </w:tcBorders>
            <w:shd w:val="clear" w:color="auto" w:fill="auto"/>
            <w:noWrap/>
            <w:vAlign w:val="bottom"/>
            <w:hideMark/>
          </w:tcPr>
          <w:p w14:paraId="29DFD99F"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100 000 </w:t>
            </w:r>
          </w:p>
        </w:tc>
        <w:tc>
          <w:tcPr>
            <w:tcW w:w="706" w:type="dxa"/>
            <w:tcBorders>
              <w:top w:val="nil"/>
              <w:left w:val="nil"/>
              <w:bottom w:val="nil"/>
              <w:right w:val="nil"/>
            </w:tcBorders>
            <w:shd w:val="clear" w:color="auto" w:fill="auto"/>
            <w:noWrap/>
            <w:vAlign w:val="bottom"/>
            <w:hideMark/>
          </w:tcPr>
          <w:p w14:paraId="0BAC6EC0"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12161E3"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8B52CC4"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98312E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477F3A4"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8CAB35E"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2350005B"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4F2A696A"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F475E3" w:rsidRPr="00560E1A" w14:paraId="70E3B533" w14:textId="77777777" w:rsidTr="006B214F">
        <w:trPr>
          <w:trHeight w:val="290"/>
        </w:trPr>
        <w:tc>
          <w:tcPr>
            <w:tcW w:w="1200" w:type="dxa"/>
            <w:tcBorders>
              <w:top w:val="nil"/>
              <w:left w:val="nil"/>
              <w:bottom w:val="nil"/>
              <w:right w:val="nil"/>
            </w:tcBorders>
            <w:shd w:val="clear" w:color="auto" w:fill="auto"/>
            <w:noWrap/>
            <w:vAlign w:val="bottom"/>
            <w:hideMark/>
          </w:tcPr>
          <w:p w14:paraId="0A7CDFE4"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AO</w:t>
            </w:r>
          </w:p>
        </w:tc>
        <w:tc>
          <w:tcPr>
            <w:tcW w:w="1847" w:type="dxa"/>
            <w:tcBorders>
              <w:top w:val="nil"/>
              <w:left w:val="nil"/>
              <w:bottom w:val="nil"/>
              <w:right w:val="nil"/>
            </w:tcBorders>
            <w:shd w:val="clear" w:color="auto" w:fill="auto"/>
            <w:noWrap/>
            <w:vAlign w:val="bottom"/>
            <w:hideMark/>
          </w:tcPr>
          <w:p w14:paraId="73A5E75F"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Clemitson, Dawn</w:t>
            </w:r>
          </w:p>
        </w:tc>
        <w:tc>
          <w:tcPr>
            <w:tcW w:w="1955" w:type="dxa"/>
            <w:tcBorders>
              <w:top w:val="nil"/>
              <w:left w:val="nil"/>
              <w:bottom w:val="nil"/>
              <w:right w:val="nil"/>
            </w:tcBorders>
            <w:shd w:val="clear" w:color="auto" w:fill="auto"/>
            <w:noWrap/>
            <w:vAlign w:val="bottom"/>
            <w:hideMark/>
          </w:tcPr>
          <w:p w14:paraId="3EAA1488"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BANK_SIGNATORY</w:t>
            </w:r>
          </w:p>
        </w:tc>
        <w:tc>
          <w:tcPr>
            <w:tcW w:w="1159" w:type="dxa"/>
            <w:tcBorders>
              <w:top w:val="nil"/>
              <w:left w:val="nil"/>
              <w:bottom w:val="nil"/>
              <w:right w:val="nil"/>
            </w:tcBorders>
            <w:shd w:val="clear" w:color="auto" w:fill="auto"/>
            <w:noWrap/>
            <w:vAlign w:val="bottom"/>
            <w:hideMark/>
          </w:tcPr>
          <w:p w14:paraId="1DE28A56"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16E1D26C"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0523027"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C0E4DD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BCD0CBE"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46EB47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60EBC69"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4E5EC6EF"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2502A0E8"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F475E3" w:rsidRPr="00560E1A" w14:paraId="6EC43F69" w14:textId="77777777" w:rsidTr="006B214F">
        <w:trPr>
          <w:trHeight w:val="290"/>
        </w:trPr>
        <w:tc>
          <w:tcPr>
            <w:tcW w:w="1200" w:type="dxa"/>
            <w:tcBorders>
              <w:top w:val="nil"/>
              <w:left w:val="nil"/>
              <w:bottom w:val="nil"/>
              <w:right w:val="nil"/>
            </w:tcBorders>
            <w:shd w:val="clear" w:color="auto" w:fill="auto"/>
            <w:noWrap/>
            <w:vAlign w:val="bottom"/>
            <w:hideMark/>
          </w:tcPr>
          <w:p w14:paraId="6AAB6C52"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nil"/>
              <w:left w:val="nil"/>
              <w:bottom w:val="nil"/>
              <w:right w:val="nil"/>
            </w:tcBorders>
            <w:shd w:val="clear" w:color="auto" w:fill="auto"/>
            <w:noWrap/>
            <w:vAlign w:val="bottom"/>
            <w:hideMark/>
          </w:tcPr>
          <w:p w14:paraId="4D677D4D"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163EC1F3"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CERTIFYING</w:t>
            </w:r>
          </w:p>
        </w:tc>
        <w:tc>
          <w:tcPr>
            <w:tcW w:w="1159" w:type="dxa"/>
            <w:tcBorders>
              <w:top w:val="nil"/>
              <w:left w:val="nil"/>
              <w:bottom w:val="nil"/>
              <w:right w:val="nil"/>
            </w:tcBorders>
            <w:shd w:val="clear" w:color="auto" w:fill="auto"/>
            <w:noWrap/>
            <w:vAlign w:val="bottom"/>
            <w:hideMark/>
          </w:tcPr>
          <w:p w14:paraId="00A34BFE"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13A6F20B"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06A04E44"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EE74382"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915A849"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EE5B06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CADBFAD"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309F42B7"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68CF2B7D"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692F70EF" w14:textId="77777777" w:rsidTr="006B214F">
        <w:trPr>
          <w:trHeight w:val="290"/>
        </w:trPr>
        <w:tc>
          <w:tcPr>
            <w:tcW w:w="1200" w:type="dxa"/>
            <w:tcBorders>
              <w:top w:val="nil"/>
              <w:left w:val="nil"/>
              <w:bottom w:val="nil"/>
              <w:right w:val="nil"/>
            </w:tcBorders>
            <w:shd w:val="clear" w:color="auto" w:fill="auto"/>
            <w:noWrap/>
            <w:vAlign w:val="bottom"/>
            <w:hideMark/>
          </w:tcPr>
          <w:p w14:paraId="79C199A6"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nil"/>
              <w:left w:val="nil"/>
              <w:bottom w:val="single" w:sz="4" w:space="0" w:color="8EA9DB"/>
              <w:right w:val="nil"/>
            </w:tcBorders>
            <w:shd w:val="clear" w:color="auto" w:fill="auto"/>
            <w:noWrap/>
            <w:vAlign w:val="bottom"/>
            <w:hideMark/>
          </w:tcPr>
          <w:p w14:paraId="133074E9"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4501CF02"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SUPERVISOR</w:t>
            </w:r>
          </w:p>
        </w:tc>
        <w:tc>
          <w:tcPr>
            <w:tcW w:w="1159" w:type="dxa"/>
            <w:tcBorders>
              <w:top w:val="nil"/>
              <w:left w:val="nil"/>
              <w:bottom w:val="nil"/>
              <w:right w:val="nil"/>
            </w:tcBorders>
            <w:shd w:val="clear" w:color="auto" w:fill="auto"/>
            <w:noWrap/>
            <w:vAlign w:val="bottom"/>
            <w:hideMark/>
          </w:tcPr>
          <w:p w14:paraId="716F5AB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57F6FF68"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39B1212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B51D65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D98CD8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A10980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9A5B13F"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348D69CC"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30207B85"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1CCA5DD3" w14:textId="77777777" w:rsidTr="006B214F">
        <w:trPr>
          <w:trHeight w:val="290"/>
        </w:trPr>
        <w:tc>
          <w:tcPr>
            <w:tcW w:w="1200" w:type="dxa"/>
            <w:tcBorders>
              <w:top w:val="nil"/>
              <w:left w:val="nil"/>
              <w:bottom w:val="nil"/>
              <w:right w:val="nil"/>
            </w:tcBorders>
            <w:shd w:val="clear" w:color="auto" w:fill="auto"/>
            <w:noWrap/>
            <w:vAlign w:val="bottom"/>
            <w:hideMark/>
          </w:tcPr>
          <w:p w14:paraId="5C0C75F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ADM/ADS</w:t>
            </w:r>
          </w:p>
        </w:tc>
        <w:tc>
          <w:tcPr>
            <w:tcW w:w="1847" w:type="dxa"/>
            <w:tcBorders>
              <w:top w:val="nil"/>
              <w:left w:val="nil"/>
              <w:bottom w:val="single" w:sz="4" w:space="0" w:color="8EA9DB"/>
              <w:right w:val="nil"/>
            </w:tcBorders>
            <w:shd w:val="clear" w:color="auto" w:fill="auto"/>
            <w:noWrap/>
            <w:vAlign w:val="bottom"/>
            <w:hideMark/>
          </w:tcPr>
          <w:p w14:paraId="65154E5A"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Edjigayehu-Grandclaude, Mekdes</w:t>
            </w:r>
          </w:p>
        </w:tc>
        <w:tc>
          <w:tcPr>
            <w:tcW w:w="1955" w:type="dxa"/>
            <w:tcBorders>
              <w:top w:val="nil"/>
              <w:left w:val="nil"/>
              <w:bottom w:val="nil"/>
              <w:right w:val="nil"/>
            </w:tcBorders>
            <w:shd w:val="clear" w:color="auto" w:fill="auto"/>
            <w:noWrap/>
            <w:vAlign w:val="bottom"/>
            <w:hideMark/>
          </w:tcPr>
          <w:p w14:paraId="7D6BCE8C"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CERTIFYING</w:t>
            </w:r>
          </w:p>
        </w:tc>
        <w:tc>
          <w:tcPr>
            <w:tcW w:w="1159" w:type="dxa"/>
            <w:tcBorders>
              <w:top w:val="nil"/>
              <w:left w:val="nil"/>
              <w:bottom w:val="nil"/>
              <w:right w:val="nil"/>
            </w:tcBorders>
            <w:shd w:val="clear" w:color="auto" w:fill="auto"/>
            <w:noWrap/>
            <w:vAlign w:val="bottom"/>
            <w:hideMark/>
          </w:tcPr>
          <w:p w14:paraId="2BDFDABB"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45D6F3CD"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6253DE55"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46853B12"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037F35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D7FF7BF"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15046B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FB6752F"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45BA7293"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5B4935FD" w14:textId="77777777" w:rsidTr="006B214F">
        <w:trPr>
          <w:trHeight w:val="290"/>
        </w:trPr>
        <w:tc>
          <w:tcPr>
            <w:tcW w:w="1200" w:type="dxa"/>
            <w:tcBorders>
              <w:top w:val="nil"/>
              <w:left w:val="nil"/>
              <w:bottom w:val="nil"/>
              <w:right w:val="nil"/>
            </w:tcBorders>
            <w:shd w:val="clear" w:color="auto" w:fill="auto"/>
            <w:noWrap/>
            <w:vAlign w:val="bottom"/>
            <w:hideMark/>
          </w:tcPr>
          <w:p w14:paraId="1A7E3B2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Programme Specialist</w:t>
            </w:r>
          </w:p>
        </w:tc>
        <w:tc>
          <w:tcPr>
            <w:tcW w:w="1847" w:type="dxa"/>
            <w:tcBorders>
              <w:top w:val="nil"/>
              <w:left w:val="nil"/>
              <w:bottom w:val="single" w:sz="4" w:space="0" w:color="8EA9DB"/>
              <w:right w:val="nil"/>
            </w:tcBorders>
            <w:shd w:val="clear" w:color="auto" w:fill="auto"/>
            <w:noWrap/>
            <w:vAlign w:val="bottom"/>
            <w:hideMark/>
          </w:tcPr>
          <w:p w14:paraId="77AEFB6F"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Gómez Durán, Francisco</w:t>
            </w:r>
          </w:p>
        </w:tc>
        <w:tc>
          <w:tcPr>
            <w:tcW w:w="1955" w:type="dxa"/>
            <w:tcBorders>
              <w:top w:val="nil"/>
              <w:left w:val="nil"/>
              <w:bottom w:val="nil"/>
              <w:right w:val="nil"/>
            </w:tcBorders>
            <w:shd w:val="clear" w:color="auto" w:fill="auto"/>
            <w:noWrap/>
            <w:vAlign w:val="bottom"/>
            <w:hideMark/>
          </w:tcPr>
          <w:p w14:paraId="0EF0D61A"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BANK_SIGNATORY</w:t>
            </w:r>
          </w:p>
        </w:tc>
        <w:tc>
          <w:tcPr>
            <w:tcW w:w="1159" w:type="dxa"/>
            <w:tcBorders>
              <w:top w:val="nil"/>
              <w:left w:val="nil"/>
              <w:bottom w:val="nil"/>
              <w:right w:val="nil"/>
            </w:tcBorders>
            <w:shd w:val="clear" w:color="auto" w:fill="auto"/>
            <w:noWrap/>
            <w:vAlign w:val="bottom"/>
            <w:hideMark/>
          </w:tcPr>
          <w:p w14:paraId="485251D3"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1919F634"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1406E79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7F0006B"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D4D0446"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EA9F7DB"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9963AF1"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035FF3BD"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13165861"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0D9D571D" w14:textId="77777777" w:rsidTr="006B214F">
        <w:trPr>
          <w:trHeight w:val="290"/>
        </w:trPr>
        <w:tc>
          <w:tcPr>
            <w:tcW w:w="1200" w:type="dxa"/>
            <w:tcBorders>
              <w:top w:val="nil"/>
              <w:left w:val="nil"/>
              <w:bottom w:val="nil"/>
              <w:right w:val="nil"/>
            </w:tcBorders>
            <w:shd w:val="clear" w:color="auto" w:fill="auto"/>
            <w:noWrap/>
            <w:vAlign w:val="bottom"/>
            <w:hideMark/>
          </w:tcPr>
          <w:p w14:paraId="22A8FFF5"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Administrative Clerk</w:t>
            </w:r>
          </w:p>
        </w:tc>
        <w:tc>
          <w:tcPr>
            <w:tcW w:w="1847" w:type="dxa"/>
            <w:tcBorders>
              <w:top w:val="nil"/>
              <w:left w:val="nil"/>
              <w:bottom w:val="single" w:sz="4" w:space="0" w:color="8EA9DB"/>
              <w:right w:val="nil"/>
            </w:tcBorders>
            <w:shd w:val="clear" w:color="auto" w:fill="auto"/>
            <w:noWrap/>
            <w:vAlign w:val="bottom"/>
            <w:hideMark/>
          </w:tcPr>
          <w:p w14:paraId="487013B3"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Gota, Nancy</w:t>
            </w:r>
          </w:p>
        </w:tc>
        <w:tc>
          <w:tcPr>
            <w:tcW w:w="1955" w:type="dxa"/>
            <w:tcBorders>
              <w:top w:val="nil"/>
              <w:left w:val="nil"/>
              <w:bottom w:val="nil"/>
              <w:right w:val="nil"/>
            </w:tcBorders>
            <w:shd w:val="clear" w:color="auto" w:fill="auto"/>
            <w:noWrap/>
            <w:vAlign w:val="bottom"/>
            <w:hideMark/>
          </w:tcPr>
          <w:p w14:paraId="0EB08EA0"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CERTIFYING</w:t>
            </w:r>
          </w:p>
        </w:tc>
        <w:tc>
          <w:tcPr>
            <w:tcW w:w="1159" w:type="dxa"/>
            <w:tcBorders>
              <w:top w:val="nil"/>
              <w:left w:val="nil"/>
              <w:bottom w:val="nil"/>
              <w:right w:val="nil"/>
            </w:tcBorders>
            <w:shd w:val="clear" w:color="auto" w:fill="auto"/>
            <w:noWrap/>
            <w:vAlign w:val="bottom"/>
            <w:hideMark/>
          </w:tcPr>
          <w:p w14:paraId="265C466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20 000 </w:t>
            </w:r>
          </w:p>
        </w:tc>
        <w:tc>
          <w:tcPr>
            <w:tcW w:w="706" w:type="dxa"/>
            <w:tcBorders>
              <w:top w:val="nil"/>
              <w:left w:val="nil"/>
              <w:bottom w:val="nil"/>
              <w:right w:val="nil"/>
            </w:tcBorders>
            <w:shd w:val="clear" w:color="auto" w:fill="auto"/>
            <w:noWrap/>
            <w:vAlign w:val="bottom"/>
            <w:hideMark/>
          </w:tcPr>
          <w:p w14:paraId="3D0497D5"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7441A0BD"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14C0751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6599627"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5E22DF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10AF1E3"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BEE8D65"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19B34651"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12E9A43B" w14:textId="77777777" w:rsidTr="006B214F">
        <w:trPr>
          <w:trHeight w:val="290"/>
        </w:trPr>
        <w:tc>
          <w:tcPr>
            <w:tcW w:w="1200" w:type="dxa"/>
            <w:tcBorders>
              <w:top w:val="nil"/>
              <w:left w:val="nil"/>
              <w:bottom w:val="nil"/>
              <w:right w:val="nil"/>
            </w:tcBorders>
            <w:shd w:val="clear" w:color="auto" w:fill="auto"/>
            <w:noWrap/>
            <w:vAlign w:val="bottom"/>
            <w:hideMark/>
          </w:tcPr>
          <w:p w14:paraId="6823A429"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HIV/ AIDS Officer</w:t>
            </w:r>
          </w:p>
        </w:tc>
        <w:tc>
          <w:tcPr>
            <w:tcW w:w="1847" w:type="dxa"/>
            <w:tcBorders>
              <w:top w:val="nil"/>
              <w:left w:val="nil"/>
              <w:bottom w:val="single" w:sz="4" w:space="0" w:color="8EA9DB"/>
              <w:right w:val="nil"/>
            </w:tcBorders>
            <w:shd w:val="clear" w:color="auto" w:fill="auto"/>
            <w:noWrap/>
            <w:vAlign w:val="bottom"/>
            <w:hideMark/>
          </w:tcPr>
          <w:p w14:paraId="3A5DB4AD"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Halimani, Lucas</w:t>
            </w:r>
          </w:p>
        </w:tc>
        <w:tc>
          <w:tcPr>
            <w:tcW w:w="1955" w:type="dxa"/>
            <w:tcBorders>
              <w:top w:val="nil"/>
              <w:left w:val="nil"/>
              <w:bottom w:val="nil"/>
              <w:right w:val="nil"/>
            </w:tcBorders>
            <w:shd w:val="clear" w:color="auto" w:fill="auto"/>
            <w:noWrap/>
            <w:vAlign w:val="bottom"/>
            <w:hideMark/>
          </w:tcPr>
          <w:p w14:paraId="37E92D63"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BANK_SIGNATORY</w:t>
            </w:r>
          </w:p>
        </w:tc>
        <w:tc>
          <w:tcPr>
            <w:tcW w:w="1159" w:type="dxa"/>
            <w:tcBorders>
              <w:top w:val="nil"/>
              <w:left w:val="nil"/>
              <w:bottom w:val="nil"/>
              <w:right w:val="nil"/>
            </w:tcBorders>
            <w:shd w:val="clear" w:color="auto" w:fill="auto"/>
            <w:noWrap/>
            <w:vAlign w:val="bottom"/>
            <w:hideMark/>
          </w:tcPr>
          <w:p w14:paraId="077EEEF5"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20 000 </w:t>
            </w:r>
          </w:p>
        </w:tc>
        <w:tc>
          <w:tcPr>
            <w:tcW w:w="706" w:type="dxa"/>
            <w:tcBorders>
              <w:top w:val="nil"/>
              <w:left w:val="nil"/>
              <w:bottom w:val="nil"/>
              <w:right w:val="nil"/>
            </w:tcBorders>
            <w:shd w:val="clear" w:color="auto" w:fill="auto"/>
            <w:noWrap/>
            <w:vAlign w:val="bottom"/>
            <w:hideMark/>
          </w:tcPr>
          <w:p w14:paraId="2BA1E520"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CDFD855"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27B41AC"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3D9322A6"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50A518D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8B7B8F7"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B3FBE09"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076A451A"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2A3C7CBE" w14:textId="77777777" w:rsidTr="006B214F">
        <w:trPr>
          <w:trHeight w:val="290"/>
        </w:trPr>
        <w:tc>
          <w:tcPr>
            <w:tcW w:w="1200" w:type="dxa"/>
            <w:tcBorders>
              <w:top w:val="nil"/>
              <w:left w:val="nil"/>
              <w:bottom w:val="nil"/>
              <w:right w:val="nil"/>
            </w:tcBorders>
            <w:shd w:val="clear" w:color="auto" w:fill="auto"/>
            <w:noWrap/>
            <w:vAlign w:val="bottom"/>
            <w:hideMark/>
          </w:tcPr>
          <w:p w14:paraId="284E1E3D"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ADM/ADS</w:t>
            </w:r>
          </w:p>
        </w:tc>
        <w:tc>
          <w:tcPr>
            <w:tcW w:w="1847" w:type="dxa"/>
            <w:tcBorders>
              <w:top w:val="nil"/>
              <w:left w:val="nil"/>
              <w:bottom w:val="single" w:sz="4" w:space="0" w:color="8EA9DB"/>
              <w:right w:val="nil"/>
            </w:tcBorders>
            <w:shd w:val="clear" w:color="auto" w:fill="auto"/>
            <w:noWrap/>
            <w:vAlign w:val="bottom"/>
            <w:hideMark/>
          </w:tcPr>
          <w:p w14:paraId="57EAC37B"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Lara, Alma</w:t>
            </w:r>
          </w:p>
        </w:tc>
        <w:tc>
          <w:tcPr>
            <w:tcW w:w="1955" w:type="dxa"/>
            <w:tcBorders>
              <w:top w:val="nil"/>
              <w:left w:val="nil"/>
              <w:bottom w:val="nil"/>
              <w:right w:val="nil"/>
            </w:tcBorders>
            <w:shd w:val="clear" w:color="auto" w:fill="auto"/>
            <w:noWrap/>
            <w:vAlign w:val="bottom"/>
            <w:hideMark/>
          </w:tcPr>
          <w:p w14:paraId="645A1DCC"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CERTIFYING</w:t>
            </w:r>
          </w:p>
        </w:tc>
        <w:tc>
          <w:tcPr>
            <w:tcW w:w="1159" w:type="dxa"/>
            <w:tcBorders>
              <w:top w:val="nil"/>
              <w:left w:val="nil"/>
              <w:bottom w:val="nil"/>
              <w:right w:val="nil"/>
            </w:tcBorders>
            <w:shd w:val="clear" w:color="auto" w:fill="auto"/>
            <w:noWrap/>
            <w:vAlign w:val="bottom"/>
            <w:hideMark/>
          </w:tcPr>
          <w:p w14:paraId="70360C53"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6483B799"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2C2754B5"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BE95B59"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2625CFE"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2965942"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CEB22C6"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13A1F20E"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46CFBAC2"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290B5567" w14:textId="77777777" w:rsidTr="006B214F">
        <w:trPr>
          <w:trHeight w:val="290"/>
        </w:trPr>
        <w:tc>
          <w:tcPr>
            <w:tcW w:w="1200" w:type="dxa"/>
            <w:tcBorders>
              <w:top w:val="nil"/>
              <w:left w:val="nil"/>
              <w:bottom w:val="nil"/>
              <w:right w:val="nil"/>
            </w:tcBorders>
            <w:shd w:val="clear" w:color="auto" w:fill="auto"/>
            <w:noWrap/>
            <w:vAlign w:val="bottom"/>
            <w:hideMark/>
          </w:tcPr>
          <w:p w14:paraId="6D8A5DD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Senior Project Officer</w:t>
            </w:r>
          </w:p>
        </w:tc>
        <w:tc>
          <w:tcPr>
            <w:tcW w:w="1847" w:type="dxa"/>
            <w:tcBorders>
              <w:top w:val="nil"/>
              <w:left w:val="nil"/>
              <w:bottom w:val="single" w:sz="4" w:space="0" w:color="8EA9DB"/>
              <w:right w:val="nil"/>
            </w:tcBorders>
            <w:shd w:val="clear" w:color="auto" w:fill="auto"/>
            <w:noWrap/>
            <w:vAlign w:val="bottom"/>
            <w:hideMark/>
          </w:tcPr>
          <w:p w14:paraId="703DD7C4"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Machawira, Patricia</w:t>
            </w:r>
          </w:p>
        </w:tc>
        <w:tc>
          <w:tcPr>
            <w:tcW w:w="1955" w:type="dxa"/>
            <w:tcBorders>
              <w:top w:val="nil"/>
              <w:left w:val="nil"/>
              <w:bottom w:val="nil"/>
              <w:right w:val="nil"/>
            </w:tcBorders>
            <w:shd w:val="clear" w:color="auto" w:fill="auto"/>
            <w:noWrap/>
            <w:vAlign w:val="bottom"/>
            <w:hideMark/>
          </w:tcPr>
          <w:p w14:paraId="0F8B66ED"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SUPERVISOR</w:t>
            </w:r>
          </w:p>
        </w:tc>
        <w:tc>
          <w:tcPr>
            <w:tcW w:w="1159" w:type="dxa"/>
            <w:tcBorders>
              <w:top w:val="nil"/>
              <w:left w:val="nil"/>
              <w:bottom w:val="nil"/>
              <w:right w:val="nil"/>
            </w:tcBorders>
            <w:shd w:val="clear" w:color="auto" w:fill="auto"/>
            <w:noWrap/>
            <w:vAlign w:val="bottom"/>
            <w:hideMark/>
          </w:tcPr>
          <w:p w14:paraId="71F85B26"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5FCDC4D4"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404D4F3"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786A699B"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25625EE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9DFF75F"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021D27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C94596E"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023792E7"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2CCA3C6E" w14:textId="77777777" w:rsidTr="006B214F">
        <w:trPr>
          <w:trHeight w:val="290"/>
        </w:trPr>
        <w:tc>
          <w:tcPr>
            <w:tcW w:w="1200" w:type="dxa"/>
            <w:tcBorders>
              <w:top w:val="nil"/>
              <w:left w:val="nil"/>
              <w:bottom w:val="nil"/>
              <w:right w:val="nil"/>
            </w:tcBorders>
            <w:shd w:val="clear" w:color="auto" w:fill="auto"/>
            <w:noWrap/>
            <w:vAlign w:val="bottom"/>
            <w:hideMark/>
          </w:tcPr>
          <w:p w14:paraId="32D80DB6"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Senior Project Officer</w:t>
            </w:r>
          </w:p>
        </w:tc>
        <w:tc>
          <w:tcPr>
            <w:tcW w:w="1847" w:type="dxa"/>
            <w:tcBorders>
              <w:top w:val="nil"/>
              <w:left w:val="nil"/>
              <w:bottom w:val="single" w:sz="4" w:space="0" w:color="8EA9DB"/>
              <w:right w:val="nil"/>
            </w:tcBorders>
            <w:shd w:val="clear" w:color="auto" w:fill="auto"/>
            <w:noWrap/>
            <w:vAlign w:val="bottom"/>
            <w:hideMark/>
          </w:tcPr>
          <w:p w14:paraId="2592DFED"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Medel-Anonuevo, Carolyn</w:t>
            </w:r>
          </w:p>
        </w:tc>
        <w:tc>
          <w:tcPr>
            <w:tcW w:w="1955" w:type="dxa"/>
            <w:tcBorders>
              <w:top w:val="nil"/>
              <w:left w:val="nil"/>
              <w:bottom w:val="nil"/>
              <w:right w:val="nil"/>
            </w:tcBorders>
            <w:shd w:val="clear" w:color="auto" w:fill="auto"/>
            <w:noWrap/>
            <w:vAlign w:val="bottom"/>
            <w:hideMark/>
          </w:tcPr>
          <w:p w14:paraId="0EA554A7"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SUPERVISOR</w:t>
            </w:r>
          </w:p>
        </w:tc>
        <w:tc>
          <w:tcPr>
            <w:tcW w:w="1159" w:type="dxa"/>
            <w:tcBorders>
              <w:top w:val="nil"/>
              <w:left w:val="nil"/>
              <w:bottom w:val="nil"/>
              <w:right w:val="nil"/>
            </w:tcBorders>
            <w:shd w:val="clear" w:color="auto" w:fill="auto"/>
            <w:noWrap/>
            <w:vAlign w:val="bottom"/>
            <w:hideMark/>
          </w:tcPr>
          <w:p w14:paraId="77AD3E11"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4C33033E"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5C103F1C"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7651E9FD"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3F8A806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F6DB6A1"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F0420F1"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C70B152"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5A4F3C54"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5CE70C0C" w14:textId="77777777" w:rsidTr="006B214F">
        <w:trPr>
          <w:trHeight w:val="290"/>
        </w:trPr>
        <w:tc>
          <w:tcPr>
            <w:tcW w:w="1200" w:type="dxa"/>
            <w:tcBorders>
              <w:top w:val="nil"/>
              <w:left w:val="nil"/>
              <w:bottom w:val="nil"/>
              <w:right w:val="nil"/>
            </w:tcBorders>
            <w:shd w:val="clear" w:color="auto" w:fill="auto"/>
            <w:noWrap/>
            <w:vAlign w:val="bottom"/>
            <w:hideMark/>
          </w:tcPr>
          <w:p w14:paraId="657D2099"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NATIONAL PROFESSIONAL OFFICER</w:t>
            </w:r>
          </w:p>
        </w:tc>
        <w:tc>
          <w:tcPr>
            <w:tcW w:w="1847" w:type="dxa"/>
            <w:tcBorders>
              <w:top w:val="nil"/>
              <w:left w:val="nil"/>
              <w:bottom w:val="single" w:sz="4" w:space="0" w:color="8EA9DB"/>
              <w:right w:val="nil"/>
            </w:tcBorders>
            <w:shd w:val="clear" w:color="auto" w:fill="auto"/>
            <w:noWrap/>
            <w:vAlign w:val="bottom"/>
            <w:hideMark/>
          </w:tcPr>
          <w:p w14:paraId="0C588938"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Mukabeta, Moses Tapfumaneyi</w:t>
            </w:r>
          </w:p>
        </w:tc>
        <w:tc>
          <w:tcPr>
            <w:tcW w:w="1955" w:type="dxa"/>
            <w:tcBorders>
              <w:top w:val="nil"/>
              <w:left w:val="nil"/>
              <w:bottom w:val="nil"/>
              <w:right w:val="nil"/>
            </w:tcBorders>
            <w:shd w:val="clear" w:color="auto" w:fill="auto"/>
            <w:noWrap/>
            <w:vAlign w:val="bottom"/>
            <w:hideMark/>
          </w:tcPr>
          <w:p w14:paraId="3B94D195"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PROGRAMME_SPECIALIST</w:t>
            </w:r>
          </w:p>
        </w:tc>
        <w:tc>
          <w:tcPr>
            <w:tcW w:w="1159" w:type="dxa"/>
            <w:tcBorders>
              <w:top w:val="nil"/>
              <w:left w:val="nil"/>
              <w:bottom w:val="nil"/>
              <w:right w:val="nil"/>
            </w:tcBorders>
            <w:shd w:val="clear" w:color="auto" w:fill="auto"/>
            <w:noWrap/>
            <w:vAlign w:val="bottom"/>
            <w:hideMark/>
          </w:tcPr>
          <w:p w14:paraId="5739095C"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4228EC28"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36F89D4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AB6E2CA"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55276774"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63B8A195"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D1BC62B"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D8E2ED1"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02A707E8"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64292DB1" w14:textId="77777777" w:rsidTr="006B214F">
        <w:trPr>
          <w:trHeight w:val="290"/>
        </w:trPr>
        <w:tc>
          <w:tcPr>
            <w:tcW w:w="1200" w:type="dxa"/>
            <w:tcBorders>
              <w:top w:val="nil"/>
              <w:left w:val="nil"/>
              <w:bottom w:val="nil"/>
              <w:right w:val="nil"/>
            </w:tcBorders>
            <w:shd w:val="clear" w:color="auto" w:fill="auto"/>
            <w:noWrap/>
            <w:vAlign w:val="bottom"/>
            <w:hideMark/>
          </w:tcPr>
          <w:p w14:paraId="26C60E1E"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Finance Assistant</w:t>
            </w:r>
          </w:p>
        </w:tc>
        <w:tc>
          <w:tcPr>
            <w:tcW w:w="1847" w:type="dxa"/>
            <w:tcBorders>
              <w:top w:val="nil"/>
              <w:left w:val="nil"/>
              <w:bottom w:val="single" w:sz="4" w:space="0" w:color="8EA9DB"/>
              <w:right w:val="nil"/>
            </w:tcBorders>
            <w:shd w:val="clear" w:color="auto" w:fill="auto"/>
            <w:noWrap/>
            <w:vAlign w:val="bottom"/>
            <w:hideMark/>
          </w:tcPr>
          <w:p w14:paraId="171852A4"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Munanga Makore, Day</w:t>
            </w:r>
          </w:p>
        </w:tc>
        <w:tc>
          <w:tcPr>
            <w:tcW w:w="1955" w:type="dxa"/>
            <w:tcBorders>
              <w:top w:val="nil"/>
              <w:left w:val="nil"/>
              <w:bottom w:val="nil"/>
              <w:right w:val="nil"/>
            </w:tcBorders>
            <w:shd w:val="clear" w:color="auto" w:fill="auto"/>
            <w:noWrap/>
            <w:vAlign w:val="bottom"/>
            <w:hideMark/>
          </w:tcPr>
          <w:p w14:paraId="1B272AD5"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CERTIFYING</w:t>
            </w:r>
          </w:p>
        </w:tc>
        <w:tc>
          <w:tcPr>
            <w:tcW w:w="1159" w:type="dxa"/>
            <w:tcBorders>
              <w:top w:val="nil"/>
              <w:left w:val="nil"/>
              <w:bottom w:val="nil"/>
              <w:right w:val="nil"/>
            </w:tcBorders>
            <w:shd w:val="clear" w:color="auto" w:fill="auto"/>
            <w:noWrap/>
            <w:vAlign w:val="bottom"/>
            <w:hideMark/>
          </w:tcPr>
          <w:p w14:paraId="48A2EB45"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100 000 </w:t>
            </w:r>
          </w:p>
        </w:tc>
        <w:tc>
          <w:tcPr>
            <w:tcW w:w="706" w:type="dxa"/>
            <w:tcBorders>
              <w:top w:val="nil"/>
              <w:left w:val="nil"/>
              <w:bottom w:val="nil"/>
              <w:right w:val="nil"/>
            </w:tcBorders>
            <w:shd w:val="clear" w:color="auto" w:fill="auto"/>
            <w:noWrap/>
            <w:vAlign w:val="bottom"/>
            <w:hideMark/>
          </w:tcPr>
          <w:p w14:paraId="2D289141"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085946A1"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3F7440F"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FFAEEC9"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8A747BE"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478431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4B318AE"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251" w:type="dxa"/>
            <w:tcBorders>
              <w:top w:val="nil"/>
              <w:left w:val="nil"/>
              <w:bottom w:val="nil"/>
              <w:right w:val="nil"/>
            </w:tcBorders>
            <w:shd w:val="clear" w:color="auto" w:fill="auto"/>
            <w:noWrap/>
            <w:vAlign w:val="bottom"/>
            <w:hideMark/>
          </w:tcPr>
          <w:p w14:paraId="75C6BC0D"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7E9C1124" w14:textId="77777777" w:rsidTr="006B214F">
        <w:trPr>
          <w:trHeight w:val="290"/>
        </w:trPr>
        <w:tc>
          <w:tcPr>
            <w:tcW w:w="1200" w:type="dxa"/>
            <w:tcBorders>
              <w:top w:val="nil"/>
              <w:left w:val="nil"/>
              <w:bottom w:val="nil"/>
              <w:right w:val="nil"/>
            </w:tcBorders>
            <w:shd w:val="clear" w:color="auto" w:fill="auto"/>
            <w:noWrap/>
            <w:vAlign w:val="bottom"/>
            <w:hideMark/>
          </w:tcPr>
          <w:p w14:paraId="1ACAB998"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Programme Assistant</w:t>
            </w:r>
          </w:p>
        </w:tc>
        <w:tc>
          <w:tcPr>
            <w:tcW w:w="1847" w:type="dxa"/>
            <w:tcBorders>
              <w:top w:val="nil"/>
              <w:left w:val="nil"/>
              <w:bottom w:val="single" w:sz="4" w:space="0" w:color="8EA9DB"/>
              <w:right w:val="nil"/>
            </w:tcBorders>
            <w:shd w:val="clear" w:color="auto" w:fill="auto"/>
            <w:noWrap/>
            <w:vAlign w:val="bottom"/>
            <w:hideMark/>
          </w:tcPr>
          <w:p w14:paraId="6E3EAAF9"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Musindo, Ruth</w:t>
            </w:r>
          </w:p>
        </w:tc>
        <w:tc>
          <w:tcPr>
            <w:tcW w:w="1955" w:type="dxa"/>
            <w:tcBorders>
              <w:top w:val="nil"/>
              <w:left w:val="nil"/>
              <w:bottom w:val="nil"/>
              <w:right w:val="nil"/>
            </w:tcBorders>
            <w:shd w:val="clear" w:color="auto" w:fill="auto"/>
            <w:noWrap/>
            <w:vAlign w:val="bottom"/>
            <w:hideMark/>
          </w:tcPr>
          <w:p w14:paraId="7531F97B"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CLERK</w:t>
            </w:r>
          </w:p>
        </w:tc>
        <w:tc>
          <w:tcPr>
            <w:tcW w:w="1159" w:type="dxa"/>
            <w:tcBorders>
              <w:top w:val="nil"/>
              <w:left w:val="nil"/>
              <w:bottom w:val="nil"/>
              <w:right w:val="nil"/>
            </w:tcBorders>
            <w:shd w:val="clear" w:color="auto" w:fill="auto"/>
            <w:noWrap/>
            <w:vAlign w:val="bottom"/>
            <w:hideMark/>
          </w:tcPr>
          <w:p w14:paraId="193CDA99"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4E9ADD3F"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2626A689"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3CF97C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3DFEAE78"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E781120"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F35E92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23EE9DE"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251" w:type="dxa"/>
            <w:tcBorders>
              <w:top w:val="nil"/>
              <w:left w:val="nil"/>
              <w:bottom w:val="nil"/>
              <w:right w:val="nil"/>
            </w:tcBorders>
            <w:shd w:val="clear" w:color="auto" w:fill="auto"/>
            <w:noWrap/>
            <w:vAlign w:val="bottom"/>
            <w:hideMark/>
          </w:tcPr>
          <w:p w14:paraId="629EBBEB"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F475E3" w:rsidRPr="00560E1A" w14:paraId="6A4C34D9" w14:textId="77777777" w:rsidTr="006B214F">
        <w:trPr>
          <w:trHeight w:val="290"/>
        </w:trPr>
        <w:tc>
          <w:tcPr>
            <w:tcW w:w="1200" w:type="dxa"/>
            <w:tcBorders>
              <w:top w:val="nil"/>
              <w:left w:val="nil"/>
              <w:bottom w:val="nil"/>
              <w:right w:val="nil"/>
            </w:tcBorders>
            <w:shd w:val="clear" w:color="auto" w:fill="auto"/>
            <w:noWrap/>
            <w:vAlign w:val="bottom"/>
            <w:hideMark/>
          </w:tcPr>
          <w:p w14:paraId="444A8C1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CI Advisor</w:t>
            </w:r>
          </w:p>
        </w:tc>
        <w:tc>
          <w:tcPr>
            <w:tcW w:w="1847" w:type="dxa"/>
            <w:tcBorders>
              <w:top w:val="nil"/>
              <w:left w:val="nil"/>
              <w:bottom w:val="nil"/>
              <w:right w:val="nil"/>
            </w:tcBorders>
            <w:shd w:val="clear" w:color="auto" w:fill="auto"/>
            <w:noWrap/>
            <w:vAlign w:val="bottom"/>
            <w:hideMark/>
          </w:tcPr>
          <w:p w14:paraId="7AEC108F"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Yusuph, Al Amin</w:t>
            </w:r>
          </w:p>
        </w:tc>
        <w:tc>
          <w:tcPr>
            <w:tcW w:w="1955" w:type="dxa"/>
            <w:tcBorders>
              <w:top w:val="nil"/>
              <w:left w:val="nil"/>
              <w:bottom w:val="nil"/>
              <w:right w:val="nil"/>
            </w:tcBorders>
            <w:shd w:val="clear" w:color="auto" w:fill="auto"/>
            <w:noWrap/>
            <w:vAlign w:val="bottom"/>
            <w:hideMark/>
          </w:tcPr>
          <w:p w14:paraId="4D443A7B"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BANK_SIGNATORY</w:t>
            </w:r>
          </w:p>
        </w:tc>
        <w:tc>
          <w:tcPr>
            <w:tcW w:w="1159" w:type="dxa"/>
            <w:tcBorders>
              <w:top w:val="nil"/>
              <w:left w:val="nil"/>
              <w:bottom w:val="nil"/>
              <w:right w:val="nil"/>
            </w:tcBorders>
            <w:shd w:val="clear" w:color="auto" w:fill="auto"/>
            <w:noWrap/>
            <w:vAlign w:val="bottom"/>
            <w:hideMark/>
          </w:tcPr>
          <w:p w14:paraId="4D845653"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68F09F97"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2276434"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C3C24D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A5F036E"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0A138861"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2A63968E"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9938A98"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3C38CE39"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310DAFDA" w14:textId="77777777" w:rsidTr="006B214F">
        <w:trPr>
          <w:trHeight w:val="290"/>
        </w:trPr>
        <w:tc>
          <w:tcPr>
            <w:tcW w:w="1200" w:type="dxa"/>
            <w:tcBorders>
              <w:top w:val="nil"/>
              <w:left w:val="nil"/>
              <w:bottom w:val="nil"/>
              <w:right w:val="nil"/>
            </w:tcBorders>
            <w:shd w:val="clear" w:color="auto" w:fill="auto"/>
            <w:noWrap/>
            <w:vAlign w:val="bottom"/>
            <w:hideMark/>
          </w:tcPr>
          <w:p w14:paraId="0894685D"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nil"/>
              <w:left w:val="nil"/>
              <w:bottom w:val="single" w:sz="4" w:space="0" w:color="8EA9DB"/>
              <w:right w:val="nil"/>
            </w:tcBorders>
            <w:shd w:val="clear" w:color="auto" w:fill="auto"/>
            <w:noWrap/>
            <w:vAlign w:val="bottom"/>
            <w:hideMark/>
          </w:tcPr>
          <w:p w14:paraId="4074711B"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4E23F0EC"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SUPERVISOR</w:t>
            </w:r>
          </w:p>
        </w:tc>
        <w:tc>
          <w:tcPr>
            <w:tcW w:w="1159" w:type="dxa"/>
            <w:tcBorders>
              <w:top w:val="nil"/>
              <w:left w:val="nil"/>
              <w:bottom w:val="nil"/>
              <w:right w:val="nil"/>
            </w:tcBorders>
            <w:shd w:val="clear" w:color="auto" w:fill="auto"/>
            <w:noWrap/>
            <w:vAlign w:val="bottom"/>
            <w:hideMark/>
          </w:tcPr>
          <w:p w14:paraId="53DE7EF3"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19B91BBA"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6D69742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19AD8B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C797DD6"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4BDD56E8"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055BD14C"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E7905A9"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73DAEEF2"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F475E3" w:rsidRPr="00560E1A" w14:paraId="312B587B" w14:textId="77777777" w:rsidTr="006B214F">
        <w:trPr>
          <w:trHeight w:val="290"/>
        </w:trPr>
        <w:tc>
          <w:tcPr>
            <w:tcW w:w="1200" w:type="dxa"/>
            <w:tcBorders>
              <w:top w:val="nil"/>
              <w:left w:val="nil"/>
              <w:bottom w:val="nil"/>
              <w:right w:val="nil"/>
            </w:tcBorders>
            <w:shd w:val="clear" w:color="auto" w:fill="auto"/>
            <w:noWrap/>
            <w:vAlign w:val="bottom"/>
            <w:hideMark/>
          </w:tcPr>
          <w:p w14:paraId="7520146F"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Senior Programme Specialist</w:t>
            </w:r>
          </w:p>
        </w:tc>
        <w:tc>
          <w:tcPr>
            <w:tcW w:w="1847" w:type="dxa"/>
            <w:tcBorders>
              <w:top w:val="nil"/>
              <w:left w:val="nil"/>
              <w:bottom w:val="nil"/>
              <w:right w:val="nil"/>
            </w:tcBorders>
            <w:shd w:val="clear" w:color="auto" w:fill="auto"/>
            <w:noWrap/>
            <w:vAlign w:val="bottom"/>
            <w:hideMark/>
          </w:tcPr>
          <w:p w14:paraId="6ABCE926"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Zebaze Kana, Martiale</w:t>
            </w:r>
          </w:p>
        </w:tc>
        <w:tc>
          <w:tcPr>
            <w:tcW w:w="1955" w:type="dxa"/>
            <w:tcBorders>
              <w:top w:val="nil"/>
              <w:left w:val="nil"/>
              <w:bottom w:val="nil"/>
              <w:right w:val="nil"/>
            </w:tcBorders>
            <w:shd w:val="clear" w:color="auto" w:fill="auto"/>
            <w:noWrap/>
            <w:vAlign w:val="bottom"/>
            <w:hideMark/>
          </w:tcPr>
          <w:p w14:paraId="6C493656"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BANK_SIGNATORY</w:t>
            </w:r>
          </w:p>
        </w:tc>
        <w:tc>
          <w:tcPr>
            <w:tcW w:w="1159" w:type="dxa"/>
            <w:tcBorders>
              <w:top w:val="nil"/>
              <w:left w:val="nil"/>
              <w:bottom w:val="nil"/>
              <w:right w:val="nil"/>
            </w:tcBorders>
            <w:shd w:val="clear" w:color="auto" w:fill="auto"/>
            <w:noWrap/>
            <w:vAlign w:val="bottom"/>
            <w:hideMark/>
          </w:tcPr>
          <w:p w14:paraId="4FB671C9"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2537FF44"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7048A5F9"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E142C3B"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6F1A721"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0FA572B6" w14:textId="77777777" w:rsidR="00F475E3" w:rsidRPr="00560E1A" w:rsidRDefault="00F475E3" w:rsidP="00F475E3">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592E5BCD"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2849D57" w14:textId="77777777" w:rsidR="00F475E3" w:rsidRPr="00560E1A" w:rsidRDefault="00F475E3" w:rsidP="00F475E3">
            <w:pPr>
              <w:spacing w:before="0" w:after="0"/>
              <w:rPr>
                <w:rFonts w:ascii="Times New Roman" w:hAnsi="Times New Roman"/>
                <w:sz w:val="16"/>
                <w:szCs w:val="16"/>
                <w:lang w:eastAsia="zh-CN"/>
              </w:rPr>
            </w:pPr>
          </w:p>
        </w:tc>
        <w:tc>
          <w:tcPr>
            <w:tcW w:w="251" w:type="dxa"/>
            <w:tcBorders>
              <w:top w:val="nil"/>
              <w:left w:val="nil"/>
              <w:bottom w:val="nil"/>
              <w:right w:val="nil"/>
            </w:tcBorders>
            <w:shd w:val="clear" w:color="auto" w:fill="auto"/>
            <w:noWrap/>
            <w:vAlign w:val="bottom"/>
            <w:hideMark/>
          </w:tcPr>
          <w:p w14:paraId="1494F297"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D6188E" w:rsidRPr="00560E1A" w14:paraId="53882E1E" w14:textId="77777777" w:rsidTr="006B214F">
        <w:trPr>
          <w:trHeight w:val="290"/>
        </w:trPr>
        <w:tc>
          <w:tcPr>
            <w:tcW w:w="1200" w:type="dxa"/>
            <w:tcBorders>
              <w:top w:val="nil"/>
              <w:left w:val="nil"/>
              <w:bottom w:val="nil"/>
              <w:right w:val="nil"/>
            </w:tcBorders>
            <w:shd w:val="clear" w:color="auto" w:fill="auto"/>
            <w:noWrap/>
            <w:vAlign w:val="bottom"/>
            <w:hideMark/>
          </w:tcPr>
          <w:p w14:paraId="66EE476A"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nil"/>
              <w:left w:val="nil"/>
              <w:bottom w:val="single" w:sz="4" w:space="0" w:color="8EA9DB"/>
              <w:right w:val="nil"/>
            </w:tcBorders>
            <w:shd w:val="clear" w:color="auto" w:fill="auto"/>
            <w:noWrap/>
            <w:vAlign w:val="bottom"/>
            <w:hideMark/>
          </w:tcPr>
          <w:p w14:paraId="5E369A74" w14:textId="77777777" w:rsidR="00F475E3" w:rsidRPr="00560E1A" w:rsidRDefault="00F475E3" w:rsidP="00F475E3">
            <w:pPr>
              <w:spacing w:before="0" w:after="0"/>
              <w:rPr>
                <w:rFonts w:ascii="Times New Roman" w:hAnsi="Times New Roman"/>
                <w:sz w:val="16"/>
                <w:szCs w:val="16"/>
                <w:lang w:eastAsia="zh-CN"/>
              </w:rPr>
            </w:pPr>
          </w:p>
        </w:tc>
        <w:tc>
          <w:tcPr>
            <w:tcW w:w="1955" w:type="dxa"/>
            <w:tcBorders>
              <w:top w:val="nil"/>
              <w:left w:val="nil"/>
              <w:bottom w:val="nil"/>
              <w:right w:val="nil"/>
            </w:tcBorders>
            <w:shd w:val="clear" w:color="auto" w:fill="auto"/>
            <w:noWrap/>
            <w:vAlign w:val="bottom"/>
            <w:hideMark/>
          </w:tcPr>
          <w:p w14:paraId="6FD03206"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SUPERVISOR</w:t>
            </w:r>
          </w:p>
        </w:tc>
        <w:tc>
          <w:tcPr>
            <w:tcW w:w="1159" w:type="dxa"/>
            <w:tcBorders>
              <w:top w:val="nil"/>
              <w:left w:val="nil"/>
              <w:bottom w:val="nil"/>
              <w:right w:val="nil"/>
            </w:tcBorders>
            <w:shd w:val="clear" w:color="auto" w:fill="auto"/>
            <w:noWrap/>
            <w:vAlign w:val="bottom"/>
            <w:hideMark/>
          </w:tcPr>
          <w:p w14:paraId="211C00E0" w14:textId="77777777" w:rsidR="00F475E3" w:rsidRPr="00560E1A" w:rsidRDefault="00F475E3" w:rsidP="00F475E3">
            <w:pPr>
              <w:spacing w:before="0" w:after="0"/>
              <w:rPr>
                <w:rFonts w:ascii="Calibri" w:hAnsi="Calibri" w:cs="Calibri"/>
                <w:sz w:val="16"/>
                <w:szCs w:val="16"/>
                <w:lang w:eastAsia="zh-CN"/>
              </w:rPr>
            </w:pPr>
            <w:r w:rsidRPr="00560E1A">
              <w:rPr>
                <w:rFonts w:ascii="Calibri" w:hAnsi="Calibri" w:cs="Calibri"/>
                <w:sz w:val="16"/>
                <w:szCs w:val="16"/>
                <w:lang w:eastAsia="zh-CN"/>
              </w:rPr>
              <w:t xml:space="preserve"> (blank) </w:t>
            </w:r>
          </w:p>
        </w:tc>
        <w:tc>
          <w:tcPr>
            <w:tcW w:w="706" w:type="dxa"/>
            <w:tcBorders>
              <w:top w:val="nil"/>
              <w:left w:val="nil"/>
              <w:bottom w:val="nil"/>
              <w:right w:val="nil"/>
            </w:tcBorders>
            <w:shd w:val="clear" w:color="auto" w:fill="auto"/>
            <w:noWrap/>
            <w:vAlign w:val="bottom"/>
            <w:hideMark/>
          </w:tcPr>
          <w:p w14:paraId="4A5A4C0B" w14:textId="77777777" w:rsidR="00F475E3" w:rsidRPr="00560E1A" w:rsidRDefault="00F475E3" w:rsidP="00F475E3">
            <w:pPr>
              <w:spacing w:before="0" w:after="0"/>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05242475"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697438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0406F754"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A4AFE1A" w14:textId="77777777" w:rsidR="00F475E3" w:rsidRPr="00560E1A" w:rsidRDefault="00F475E3" w:rsidP="00F475E3">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A02E1D8"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6B9EF05C" w14:textId="77777777" w:rsidR="00F475E3" w:rsidRPr="00560E1A" w:rsidRDefault="00F475E3" w:rsidP="00F475E3">
            <w:pPr>
              <w:spacing w:before="0" w:after="0"/>
              <w:jc w:val="right"/>
              <w:rPr>
                <w:rFonts w:ascii="Calibri" w:hAnsi="Calibri" w:cs="Calibri"/>
                <w:sz w:val="16"/>
                <w:szCs w:val="16"/>
                <w:lang w:eastAsia="zh-CN"/>
              </w:rPr>
            </w:pPr>
          </w:p>
        </w:tc>
        <w:tc>
          <w:tcPr>
            <w:tcW w:w="251" w:type="dxa"/>
            <w:tcBorders>
              <w:top w:val="nil"/>
              <w:left w:val="nil"/>
              <w:bottom w:val="nil"/>
              <w:right w:val="nil"/>
            </w:tcBorders>
            <w:shd w:val="clear" w:color="auto" w:fill="auto"/>
            <w:noWrap/>
            <w:vAlign w:val="bottom"/>
            <w:hideMark/>
          </w:tcPr>
          <w:p w14:paraId="4B77F1E8" w14:textId="77777777" w:rsidR="00F475E3" w:rsidRPr="00560E1A" w:rsidRDefault="00F475E3" w:rsidP="00F475E3">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9713BE" w:rsidRPr="00560E1A" w14:paraId="1AD9E566" w14:textId="77777777" w:rsidTr="006B214F">
        <w:trPr>
          <w:trHeight w:val="290"/>
        </w:trPr>
        <w:tc>
          <w:tcPr>
            <w:tcW w:w="1200" w:type="dxa"/>
            <w:tcBorders>
              <w:top w:val="nil"/>
              <w:left w:val="nil"/>
              <w:bottom w:val="nil"/>
              <w:right w:val="nil"/>
            </w:tcBorders>
            <w:shd w:val="clear" w:color="auto" w:fill="auto"/>
            <w:noWrap/>
            <w:vAlign w:val="bottom"/>
            <w:hideMark/>
          </w:tcPr>
          <w:p w14:paraId="2A5E10C3" w14:textId="77777777" w:rsidR="00F475E3" w:rsidRPr="00560E1A" w:rsidRDefault="00F475E3" w:rsidP="00F475E3">
            <w:pPr>
              <w:spacing w:before="0" w:after="0"/>
              <w:jc w:val="right"/>
              <w:rPr>
                <w:rFonts w:ascii="Calibri" w:hAnsi="Calibri" w:cs="Calibri"/>
                <w:sz w:val="16"/>
                <w:szCs w:val="16"/>
                <w:lang w:eastAsia="zh-CN"/>
              </w:rPr>
            </w:pPr>
          </w:p>
        </w:tc>
        <w:tc>
          <w:tcPr>
            <w:tcW w:w="1847" w:type="dxa"/>
            <w:tcBorders>
              <w:top w:val="single" w:sz="4" w:space="0" w:color="8EA9DB"/>
              <w:left w:val="nil"/>
              <w:bottom w:val="nil"/>
              <w:right w:val="nil"/>
            </w:tcBorders>
            <w:shd w:val="clear" w:color="D9E1F2" w:fill="D9E1F2"/>
            <w:noWrap/>
            <w:vAlign w:val="bottom"/>
            <w:hideMark/>
          </w:tcPr>
          <w:p w14:paraId="75B5D6D6" w14:textId="77777777" w:rsidR="00F475E3" w:rsidRPr="00560E1A" w:rsidRDefault="00F475E3" w:rsidP="00F475E3">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Grand Total</w:t>
            </w:r>
          </w:p>
        </w:tc>
        <w:tc>
          <w:tcPr>
            <w:tcW w:w="1955" w:type="dxa"/>
            <w:tcBorders>
              <w:top w:val="single" w:sz="4" w:space="0" w:color="8EA9DB"/>
              <w:left w:val="nil"/>
              <w:bottom w:val="nil"/>
              <w:right w:val="nil"/>
            </w:tcBorders>
            <w:shd w:val="clear" w:color="D9E1F2" w:fill="D9E1F2"/>
            <w:noWrap/>
            <w:vAlign w:val="bottom"/>
            <w:hideMark/>
          </w:tcPr>
          <w:p w14:paraId="5BFFD351" w14:textId="77777777" w:rsidR="00F475E3" w:rsidRPr="00560E1A" w:rsidRDefault="00F475E3" w:rsidP="00F475E3">
            <w:pPr>
              <w:spacing w:before="0" w:after="0"/>
              <w:rPr>
                <w:rFonts w:ascii="Calibri" w:hAnsi="Calibri" w:cs="Calibri"/>
                <w:b/>
                <w:bCs/>
                <w:color w:val="000000"/>
                <w:sz w:val="16"/>
                <w:szCs w:val="16"/>
                <w:lang w:eastAsia="zh-CN"/>
              </w:rPr>
            </w:pPr>
          </w:p>
        </w:tc>
        <w:tc>
          <w:tcPr>
            <w:tcW w:w="1159" w:type="dxa"/>
            <w:tcBorders>
              <w:top w:val="single" w:sz="4" w:space="0" w:color="8EA9DB"/>
              <w:left w:val="nil"/>
              <w:bottom w:val="nil"/>
              <w:right w:val="nil"/>
            </w:tcBorders>
            <w:shd w:val="clear" w:color="D9E1F2" w:fill="D9E1F2"/>
            <w:noWrap/>
            <w:vAlign w:val="bottom"/>
            <w:hideMark/>
          </w:tcPr>
          <w:p w14:paraId="005AA2C5" w14:textId="77777777" w:rsidR="00F475E3" w:rsidRPr="00560E1A" w:rsidRDefault="00F475E3" w:rsidP="00F475E3">
            <w:pPr>
              <w:spacing w:before="0" w:after="0"/>
              <w:rPr>
                <w:rFonts w:ascii="Times New Roman" w:hAnsi="Times New Roman"/>
                <w:sz w:val="16"/>
                <w:szCs w:val="16"/>
                <w:lang w:eastAsia="zh-CN"/>
              </w:rPr>
            </w:pPr>
          </w:p>
        </w:tc>
        <w:tc>
          <w:tcPr>
            <w:tcW w:w="706" w:type="dxa"/>
            <w:tcBorders>
              <w:top w:val="single" w:sz="4" w:space="0" w:color="8EA9DB"/>
              <w:left w:val="nil"/>
              <w:bottom w:val="nil"/>
              <w:right w:val="nil"/>
            </w:tcBorders>
            <w:shd w:val="clear" w:color="D9E1F2" w:fill="D9E1F2"/>
            <w:noWrap/>
            <w:vAlign w:val="bottom"/>
            <w:hideMark/>
          </w:tcPr>
          <w:p w14:paraId="302318F6"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w:t>
            </w:r>
          </w:p>
        </w:tc>
        <w:tc>
          <w:tcPr>
            <w:tcW w:w="541" w:type="dxa"/>
            <w:tcBorders>
              <w:top w:val="single" w:sz="4" w:space="0" w:color="8EA9DB"/>
              <w:left w:val="nil"/>
              <w:bottom w:val="nil"/>
              <w:right w:val="nil"/>
            </w:tcBorders>
            <w:shd w:val="clear" w:color="D9E1F2" w:fill="D9E1F2"/>
            <w:noWrap/>
            <w:vAlign w:val="bottom"/>
            <w:hideMark/>
          </w:tcPr>
          <w:p w14:paraId="4D817474"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w:t>
            </w:r>
          </w:p>
        </w:tc>
        <w:tc>
          <w:tcPr>
            <w:tcW w:w="541" w:type="dxa"/>
            <w:tcBorders>
              <w:top w:val="single" w:sz="4" w:space="0" w:color="8EA9DB"/>
              <w:left w:val="nil"/>
              <w:bottom w:val="nil"/>
              <w:right w:val="nil"/>
            </w:tcBorders>
            <w:shd w:val="clear" w:color="D9E1F2" w:fill="D9E1F2"/>
            <w:noWrap/>
            <w:vAlign w:val="bottom"/>
            <w:hideMark/>
          </w:tcPr>
          <w:p w14:paraId="7A5D5B42"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3</w:t>
            </w:r>
          </w:p>
        </w:tc>
        <w:tc>
          <w:tcPr>
            <w:tcW w:w="541" w:type="dxa"/>
            <w:tcBorders>
              <w:top w:val="single" w:sz="4" w:space="0" w:color="8EA9DB"/>
              <w:left w:val="nil"/>
              <w:bottom w:val="nil"/>
              <w:right w:val="nil"/>
            </w:tcBorders>
            <w:shd w:val="clear" w:color="D9E1F2" w:fill="D9E1F2"/>
            <w:noWrap/>
            <w:vAlign w:val="bottom"/>
            <w:hideMark/>
          </w:tcPr>
          <w:p w14:paraId="6A82DA00"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6</w:t>
            </w:r>
          </w:p>
        </w:tc>
        <w:tc>
          <w:tcPr>
            <w:tcW w:w="541" w:type="dxa"/>
            <w:tcBorders>
              <w:top w:val="single" w:sz="4" w:space="0" w:color="8EA9DB"/>
              <w:left w:val="nil"/>
              <w:bottom w:val="nil"/>
              <w:right w:val="nil"/>
            </w:tcBorders>
            <w:shd w:val="clear" w:color="D9E1F2" w:fill="D9E1F2"/>
            <w:noWrap/>
            <w:vAlign w:val="bottom"/>
            <w:hideMark/>
          </w:tcPr>
          <w:p w14:paraId="38F228E9"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1</w:t>
            </w:r>
          </w:p>
        </w:tc>
        <w:tc>
          <w:tcPr>
            <w:tcW w:w="541" w:type="dxa"/>
            <w:tcBorders>
              <w:top w:val="single" w:sz="4" w:space="0" w:color="8EA9DB"/>
              <w:left w:val="nil"/>
              <w:bottom w:val="nil"/>
              <w:right w:val="nil"/>
            </w:tcBorders>
            <w:shd w:val="clear" w:color="D9E1F2" w:fill="D9E1F2"/>
            <w:noWrap/>
            <w:vAlign w:val="bottom"/>
            <w:hideMark/>
          </w:tcPr>
          <w:p w14:paraId="3D185699"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10</w:t>
            </w:r>
          </w:p>
        </w:tc>
        <w:tc>
          <w:tcPr>
            <w:tcW w:w="541" w:type="dxa"/>
            <w:tcBorders>
              <w:top w:val="single" w:sz="4" w:space="0" w:color="8EA9DB"/>
              <w:left w:val="nil"/>
              <w:bottom w:val="nil"/>
              <w:right w:val="nil"/>
            </w:tcBorders>
            <w:shd w:val="clear" w:color="D9E1F2" w:fill="D9E1F2"/>
            <w:noWrap/>
            <w:vAlign w:val="bottom"/>
            <w:hideMark/>
          </w:tcPr>
          <w:p w14:paraId="69BF1142"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4</w:t>
            </w:r>
          </w:p>
        </w:tc>
        <w:tc>
          <w:tcPr>
            <w:tcW w:w="251" w:type="dxa"/>
            <w:tcBorders>
              <w:top w:val="single" w:sz="4" w:space="0" w:color="8EA9DB"/>
              <w:left w:val="nil"/>
              <w:bottom w:val="nil"/>
              <w:right w:val="nil"/>
            </w:tcBorders>
            <w:shd w:val="clear" w:color="D9E1F2" w:fill="D9E1F2"/>
            <w:noWrap/>
            <w:vAlign w:val="bottom"/>
            <w:hideMark/>
          </w:tcPr>
          <w:p w14:paraId="6205FD79" w14:textId="77777777" w:rsidR="00F475E3" w:rsidRPr="00560E1A" w:rsidRDefault="00F475E3" w:rsidP="00F475E3">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28</w:t>
            </w:r>
          </w:p>
        </w:tc>
      </w:tr>
    </w:tbl>
    <w:p w14:paraId="23D68DF5" w14:textId="15F6567D" w:rsidR="00692ADB" w:rsidRPr="00560E1A" w:rsidRDefault="00692ADB" w:rsidP="008A164E">
      <w:pPr>
        <w:pStyle w:val="Numberedpara"/>
        <w:numPr>
          <w:ilvl w:val="0"/>
          <w:numId w:val="0"/>
        </w:numPr>
        <w:tabs>
          <w:tab w:val="left" w:pos="720"/>
          <w:tab w:val="left" w:pos="2430"/>
        </w:tabs>
        <w:spacing w:after="120" w:line="276" w:lineRule="auto"/>
        <w:rPr>
          <w:rFonts w:cs="Arial"/>
          <w:bCs/>
          <w:sz w:val="20"/>
          <w:szCs w:val="18"/>
          <w:lang w:val="en-US"/>
        </w:rPr>
      </w:pPr>
      <w:proofErr w:type="gramStart"/>
      <w:r w:rsidRPr="00560E1A">
        <w:rPr>
          <w:rFonts w:cs="Arial"/>
          <w:bCs/>
          <w:sz w:val="20"/>
          <w:szCs w:val="18"/>
          <w:lang w:val="en-US"/>
        </w:rPr>
        <w:t>With regard to</w:t>
      </w:r>
      <w:proofErr w:type="gramEnd"/>
      <w:r w:rsidRPr="00560E1A">
        <w:rPr>
          <w:rFonts w:cs="Arial"/>
          <w:bCs/>
          <w:sz w:val="20"/>
          <w:szCs w:val="18"/>
          <w:lang w:val="en-US"/>
        </w:rPr>
        <w:t xml:space="preserve"> </w:t>
      </w:r>
      <w:r w:rsidR="004335D7" w:rsidRPr="00560E1A">
        <w:rPr>
          <w:rFonts w:cs="Arial"/>
          <w:bCs/>
          <w:sz w:val="20"/>
          <w:szCs w:val="18"/>
          <w:lang w:val="en-US"/>
        </w:rPr>
        <w:t xml:space="preserve">bank </w:t>
      </w:r>
      <w:r w:rsidR="00523B3D" w:rsidRPr="00560E1A">
        <w:rPr>
          <w:rFonts w:cs="Arial"/>
          <w:bCs/>
          <w:sz w:val="20"/>
          <w:szCs w:val="18"/>
          <w:lang w:val="en-US"/>
        </w:rPr>
        <w:t>signatories</w:t>
      </w:r>
      <w:r w:rsidR="00042C87" w:rsidRPr="00560E1A">
        <w:rPr>
          <w:rFonts w:cs="Arial"/>
          <w:bCs/>
          <w:sz w:val="20"/>
          <w:szCs w:val="18"/>
          <w:lang w:val="en-US"/>
        </w:rPr>
        <w:t xml:space="preserve"> in Harare</w:t>
      </w:r>
      <w:r w:rsidR="00523B3D" w:rsidRPr="00560E1A">
        <w:rPr>
          <w:rFonts w:cs="Arial"/>
          <w:bCs/>
          <w:sz w:val="20"/>
          <w:szCs w:val="18"/>
          <w:lang w:val="en-US"/>
        </w:rPr>
        <w:t xml:space="preserve">, no </w:t>
      </w:r>
      <w:r w:rsidR="00E97DDA" w:rsidRPr="00560E1A">
        <w:rPr>
          <w:rFonts w:cs="Arial"/>
          <w:bCs/>
          <w:sz w:val="20"/>
          <w:szCs w:val="18"/>
          <w:lang w:val="en-US"/>
        </w:rPr>
        <w:t xml:space="preserve">anomalies were identified. </w:t>
      </w:r>
      <w:r w:rsidR="00A25C86" w:rsidRPr="00560E1A">
        <w:rPr>
          <w:rFonts w:cs="Arial"/>
          <w:bCs/>
          <w:sz w:val="20"/>
          <w:szCs w:val="18"/>
          <w:lang w:val="en-US"/>
        </w:rPr>
        <w:t xml:space="preserve">One staff member, </w:t>
      </w:r>
      <w:r w:rsidR="00A25C86" w:rsidRPr="00560E1A">
        <w:rPr>
          <w:rFonts w:cs="Arial"/>
          <w:bCs/>
          <w:sz w:val="20"/>
          <w:szCs w:val="18"/>
        </w:rPr>
        <w:t xml:space="preserve">Medel-Anonuevo, Carolyn, has recently retired, as of </w:t>
      </w:r>
      <w:r w:rsidR="009412B9" w:rsidRPr="00560E1A">
        <w:rPr>
          <w:rFonts w:cs="Arial"/>
          <w:bCs/>
          <w:sz w:val="20"/>
          <w:szCs w:val="18"/>
        </w:rPr>
        <w:t xml:space="preserve">31 May 2022 and needs to be </w:t>
      </w:r>
      <w:r w:rsidR="00CA59C2" w:rsidRPr="00560E1A">
        <w:rPr>
          <w:rFonts w:cs="Arial"/>
          <w:bCs/>
          <w:sz w:val="20"/>
          <w:szCs w:val="18"/>
        </w:rPr>
        <w:t>removed from signatory list shortly.</w:t>
      </w:r>
      <w:r w:rsidR="00036375" w:rsidRPr="00560E1A">
        <w:rPr>
          <w:rFonts w:cs="Arial"/>
          <w:bCs/>
          <w:sz w:val="20"/>
          <w:szCs w:val="18"/>
        </w:rPr>
        <w:t xml:space="preserve"> </w:t>
      </w:r>
      <w:r w:rsidR="00231314" w:rsidRPr="00560E1A">
        <w:rPr>
          <w:rFonts w:cs="Arial"/>
          <w:bCs/>
          <w:color w:val="FF0000"/>
          <w:sz w:val="20"/>
          <w:szCs w:val="18"/>
        </w:rPr>
        <w:t xml:space="preserve">To be put in a management </w:t>
      </w:r>
      <w:r w:rsidR="00E42B1F" w:rsidRPr="00560E1A">
        <w:rPr>
          <w:rFonts w:cs="Arial"/>
          <w:bCs/>
          <w:color w:val="FF0000"/>
          <w:sz w:val="20"/>
          <w:szCs w:val="18"/>
        </w:rPr>
        <w:t>letter.</w:t>
      </w:r>
      <w:r w:rsidR="00036375" w:rsidRPr="00560E1A">
        <w:rPr>
          <w:rFonts w:cs="Arial"/>
          <w:bCs/>
          <w:sz w:val="20"/>
          <w:szCs w:val="18"/>
        </w:rPr>
        <w:t xml:space="preserve"> It </w:t>
      </w:r>
      <w:r w:rsidR="00036375" w:rsidRPr="00560E1A">
        <w:rPr>
          <w:rFonts w:cs="Arial"/>
          <w:bCs/>
          <w:sz w:val="20"/>
          <w:szCs w:val="18"/>
          <w:lang w:val="en-US"/>
        </w:rPr>
        <w:t xml:space="preserve">should be also noted that </w:t>
      </w:r>
      <w:r w:rsidR="00791835" w:rsidRPr="00560E1A">
        <w:rPr>
          <w:rFonts w:cs="Arial"/>
          <w:bCs/>
          <w:sz w:val="20"/>
          <w:szCs w:val="18"/>
          <w:lang w:val="en-US"/>
        </w:rPr>
        <w:t>one staff</w:t>
      </w:r>
      <w:r w:rsidR="008A164E" w:rsidRPr="00560E1A">
        <w:rPr>
          <w:rFonts w:cs="Arial"/>
          <w:bCs/>
          <w:sz w:val="20"/>
          <w:szCs w:val="18"/>
          <w:lang w:val="en-US"/>
        </w:rPr>
        <w:t xml:space="preserve">, Halimani, Lucas, has a limit for authorizing bank payments. NB </w:t>
      </w:r>
      <w:r w:rsidR="00CD437F" w:rsidRPr="00560E1A">
        <w:rPr>
          <w:rFonts w:cs="Arial"/>
          <w:bCs/>
          <w:sz w:val="20"/>
          <w:szCs w:val="18"/>
          <w:lang w:val="en-US"/>
        </w:rPr>
        <w:t xml:space="preserve">need to </w:t>
      </w:r>
      <w:r w:rsidR="00042C87" w:rsidRPr="00560E1A">
        <w:rPr>
          <w:rFonts w:cs="Arial"/>
          <w:bCs/>
          <w:sz w:val="20"/>
          <w:szCs w:val="18"/>
          <w:lang w:val="en-US"/>
        </w:rPr>
        <w:t>test payments authorized by the staff.</w:t>
      </w:r>
      <w:r w:rsidR="00BD5E8B" w:rsidRPr="00560E1A">
        <w:rPr>
          <w:rFonts w:cs="Arial"/>
          <w:bCs/>
          <w:sz w:val="20"/>
          <w:szCs w:val="18"/>
          <w:lang w:val="en-US"/>
        </w:rPr>
        <w:t xml:space="preserve"> </w:t>
      </w:r>
      <w:commentRangeStart w:id="74"/>
      <w:commentRangeStart w:id="75"/>
      <w:r w:rsidR="00BD5E8B" w:rsidRPr="00560E1A">
        <w:rPr>
          <w:rFonts w:cs="Arial"/>
          <w:bCs/>
          <w:color w:val="FF0000"/>
          <w:sz w:val="20"/>
          <w:szCs w:val="18"/>
          <w:lang w:val="en-US"/>
        </w:rPr>
        <w:t xml:space="preserve">However, </w:t>
      </w:r>
      <w:r w:rsidR="00BD5E8B" w:rsidRPr="00560E1A">
        <w:rPr>
          <w:color w:val="FF0000"/>
          <w:lang w:val="en-US"/>
        </w:rPr>
        <w:t xml:space="preserve">at present, neither the director nor the AO are bank signatories. </w:t>
      </w:r>
      <w:commentRangeEnd w:id="74"/>
      <w:r w:rsidR="00202626">
        <w:rPr>
          <w:rStyle w:val="CommentReference"/>
          <w:rFonts w:ascii="Times New Roman" w:eastAsia="Times New Roman" w:hAnsi="Times New Roman"/>
          <w:lang w:val="en-US" w:eastAsia="en-US"/>
        </w:rPr>
        <w:commentReference w:id="74"/>
      </w:r>
      <w:commentRangeEnd w:id="75"/>
      <w:r w:rsidR="006C2200">
        <w:rPr>
          <w:rStyle w:val="CommentReference"/>
          <w:rFonts w:ascii="Times New Roman" w:eastAsia="Times New Roman" w:hAnsi="Times New Roman"/>
          <w:lang w:val="en-US" w:eastAsia="en-US"/>
        </w:rPr>
        <w:commentReference w:id="75"/>
      </w:r>
      <w:r w:rsidR="00BD5E8B" w:rsidRPr="00560E1A">
        <w:rPr>
          <w:color w:val="FF0000"/>
          <w:lang w:val="en-US"/>
        </w:rPr>
        <w:t>There is unnecessary dependency on certain staff.</w:t>
      </w:r>
    </w:p>
    <w:tbl>
      <w:tblPr>
        <w:tblW w:w="9524" w:type="dxa"/>
        <w:tblLook w:val="04A0" w:firstRow="1" w:lastRow="0" w:firstColumn="1" w:lastColumn="0" w:noHBand="0" w:noVBand="1"/>
      </w:tblPr>
      <w:tblGrid>
        <w:gridCol w:w="1843"/>
        <w:gridCol w:w="1480"/>
        <w:gridCol w:w="1497"/>
        <w:gridCol w:w="857"/>
        <w:gridCol w:w="850"/>
        <w:gridCol w:w="567"/>
        <w:gridCol w:w="709"/>
        <w:gridCol w:w="541"/>
        <w:gridCol w:w="1180"/>
      </w:tblGrid>
      <w:tr w:rsidR="00036375" w:rsidRPr="00560E1A" w14:paraId="5288352A" w14:textId="77777777" w:rsidTr="00036375">
        <w:trPr>
          <w:trHeight w:val="290"/>
        </w:trPr>
        <w:tc>
          <w:tcPr>
            <w:tcW w:w="1843" w:type="dxa"/>
            <w:tcBorders>
              <w:top w:val="nil"/>
              <w:left w:val="nil"/>
              <w:bottom w:val="single" w:sz="4" w:space="0" w:color="8EA9DB"/>
              <w:right w:val="nil"/>
            </w:tcBorders>
            <w:shd w:val="clear" w:color="D9E1F2" w:fill="D9E1F2"/>
            <w:noWrap/>
            <w:vAlign w:val="bottom"/>
            <w:hideMark/>
          </w:tcPr>
          <w:p w14:paraId="6FFE19D8" w14:textId="77777777" w:rsidR="00036375" w:rsidRPr="00560E1A" w:rsidRDefault="00036375" w:rsidP="00036375">
            <w:pPr>
              <w:spacing w:before="0" w:after="0"/>
              <w:rPr>
                <w:rFonts w:ascii="Calibri" w:hAnsi="Calibri" w:cs="Calibri"/>
                <w:sz w:val="16"/>
                <w:szCs w:val="16"/>
                <w:lang w:eastAsia="zh-CN"/>
              </w:rPr>
            </w:pPr>
            <w:proofErr w:type="spellStart"/>
            <w:r w:rsidRPr="00560E1A">
              <w:rPr>
                <w:rFonts w:ascii="Calibri" w:hAnsi="Calibri" w:cs="Calibri"/>
                <w:sz w:val="16"/>
                <w:szCs w:val="16"/>
                <w:lang w:eastAsia="zh-CN"/>
              </w:rPr>
              <w:lastRenderedPageBreak/>
              <w:t>RoleName</w:t>
            </w:r>
            <w:proofErr w:type="spellEnd"/>
          </w:p>
        </w:tc>
        <w:tc>
          <w:tcPr>
            <w:tcW w:w="1480" w:type="dxa"/>
            <w:tcBorders>
              <w:top w:val="nil"/>
              <w:left w:val="nil"/>
              <w:bottom w:val="single" w:sz="4" w:space="0" w:color="8EA9DB"/>
              <w:right w:val="nil"/>
            </w:tcBorders>
            <w:shd w:val="clear" w:color="D9E1F2" w:fill="D9E1F2"/>
            <w:noWrap/>
            <w:vAlign w:val="bottom"/>
            <w:hideMark/>
          </w:tcPr>
          <w:p w14:paraId="02326451"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BANK_SIGNATORY</w:t>
            </w:r>
          </w:p>
        </w:tc>
        <w:tc>
          <w:tcPr>
            <w:tcW w:w="1497" w:type="dxa"/>
            <w:tcBorders>
              <w:top w:val="nil"/>
              <w:left w:val="nil"/>
              <w:bottom w:val="nil"/>
              <w:right w:val="nil"/>
            </w:tcBorders>
            <w:shd w:val="clear" w:color="auto" w:fill="auto"/>
            <w:noWrap/>
            <w:vAlign w:val="bottom"/>
            <w:hideMark/>
          </w:tcPr>
          <w:p w14:paraId="623F19D1" w14:textId="77777777" w:rsidR="00036375" w:rsidRPr="00560E1A" w:rsidRDefault="00036375" w:rsidP="00036375">
            <w:pPr>
              <w:spacing w:before="0" w:after="0"/>
              <w:rPr>
                <w:rFonts w:ascii="Calibri" w:hAnsi="Calibri" w:cs="Calibri"/>
                <w:sz w:val="16"/>
                <w:szCs w:val="16"/>
                <w:lang w:eastAsia="zh-CN"/>
              </w:rPr>
            </w:pPr>
          </w:p>
        </w:tc>
        <w:tc>
          <w:tcPr>
            <w:tcW w:w="857" w:type="dxa"/>
            <w:tcBorders>
              <w:top w:val="nil"/>
              <w:left w:val="nil"/>
              <w:bottom w:val="nil"/>
              <w:right w:val="nil"/>
            </w:tcBorders>
            <w:shd w:val="clear" w:color="auto" w:fill="auto"/>
            <w:noWrap/>
            <w:vAlign w:val="bottom"/>
            <w:hideMark/>
          </w:tcPr>
          <w:p w14:paraId="29CE4F15" w14:textId="77777777" w:rsidR="00036375" w:rsidRPr="00560E1A" w:rsidRDefault="00036375" w:rsidP="00036375">
            <w:pPr>
              <w:spacing w:before="0" w:after="0"/>
              <w:rPr>
                <w:rFonts w:ascii="Times New Roman" w:hAnsi="Times New Roman"/>
                <w:sz w:val="16"/>
                <w:szCs w:val="16"/>
                <w:lang w:eastAsia="zh-CN"/>
              </w:rPr>
            </w:pPr>
          </w:p>
        </w:tc>
        <w:tc>
          <w:tcPr>
            <w:tcW w:w="850" w:type="dxa"/>
            <w:tcBorders>
              <w:top w:val="nil"/>
              <w:left w:val="nil"/>
              <w:bottom w:val="nil"/>
              <w:right w:val="nil"/>
            </w:tcBorders>
            <w:shd w:val="clear" w:color="auto" w:fill="auto"/>
            <w:noWrap/>
            <w:vAlign w:val="bottom"/>
            <w:hideMark/>
          </w:tcPr>
          <w:p w14:paraId="6ABC8F2D" w14:textId="77777777" w:rsidR="00036375" w:rsidRPr="00560E1A" w:rsidRDefault="00036375" w:rsidP="00036375">
            <w:pPr>
              <w:spacing w:before="0" w:after="0"/>
              <w:rPr>
                <w:rFonts w:ascii="Times New Roman" w:hAnsi="Times New Roman"/>
                <w:sz w:val="16"/>
                <w:szCs w:val="16"/>
                <w:lang w:eastAsia="zh-CN"/>
              </w:rPr>
            </w:pPr>
          </w:p>
        </w:tc>
        <w:tc>
          <w:tcPr>
            <w:tcW w:w="567" w:type="dxa"/>
            <w:tcBorders>
              <w:top w:val="nil"/>
              <w:left w:val="nil"/>
              <w:bottom w:val="nil"/>
              <w:right w:val="nil"/>
            </w:tcBorders>
            <w:shd w:val="clear" w:color="auto" w:fill="auto"/>
            <w:noWrap/>
            <w:vAlign w:val="bottom"/>
            <w:hideMark/>
          </w:tcPr>
          <w:p w14:paraId="5ECD942D"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0FBA7298"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7ECAE870"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49440BDF" w14:textId="77777777" w:rsidR="00036375" w:rsidRPr="00560E1A" w:rsidRDefault="00036375" w:rsidP="00036375">
            <w:pPr>
              <w:spacing w:before="0" w:after="0"/>
              <w:rPr>
                <w:rFonts w:ascii="Times New Roman" w:hAnsi="Times New Roman"/>
                <w:sz w:val="16"/>
                <w:szCs w:val="16"/>
                <w:lang w:eastAsia="zh-CN"/>
              </w:rPr>
            </w:pPr>
          </w:p>
        </w:tc>
      </w:tr>
      <w:tr w:rsidR="00036375" w:rsidRPr="00560E1A" w14:paraId="2B0EE80C" w14:textId="77777777" w:rsidTr="00036375">
        <w:trPr>
          <w:trHeight w:val="290"/>
        </w:trPr>
        <w:tc>
          <w:tcPr>
            <w:tcW w:w="1843" w:type="dxa"/>
            <w:tcBorders>
              <w:top w:val="nil"/>
              <w:left w:val="nil"/>
              <w:bottom w:val="nil"/>
              <w:right w:val="nil"/>
            </w:tcBorders>
            <w:shd w:val="clear" w:color="auto" w:fill="auto"/>
            <w:noWrap/>
            <w:vAlign w:val="bottom"/>
            <w:hideMark/>
          </w:tcPr>
          <w:p w14:paraId="4E6C6D37" w14:textId="77777777" w:rsidR="00036375" w:rsidRPr="00560E1A" w:rsidRDefault="00036375" w:rsidP="00036375">
            <w:pPr>
              <w:spacing w:before="0" w:after="0"/>
              <w:rPr>
                <w:rFonts w:ascii="Times New Roman" w:hAnsi="Times New Roman"/>
                <w:sz w:val="16"/>
                <w:szCs w:val="16"/>
                <w:lang w:eastAsia="zh-CN"/>
              </w:rPr>
            </w:pPr>
          </w:p>
        </w:tc>
        <w:tc>
          <w:tcPr>
            <w:tcW w:w="1480" w:type="dxa"/>
            <w:tcBorders>
              <w:top w:val="nil"/>
              <w:left w:val="nil"/>
              <w:bottom w:val="nil"/>
              <w:right w:val="nil"/>
            </w:tcBorders>
            <w:shd w:val="clear" w:color="auto" w:fill="auto"/>
            <w:noWrap/>
            <w:vAlign w:val="bottom"/>
            <w:hideMark/>
          </w:tcPr>
          <w:p w14:paraId="30A6B278" w14:textId="77777777" w:rsidR="00036375" w:rsidRPr="00560E1A" w:rsidRDefault="00036375" w:rsidP="00036375">
            <w:pPr>
              <w:spacing w:before="0" w:after="0"/>
              <w:rPr>
                <w:rFonts w:ascii="Times New Roman" w:hAnsi="Times New Roman"/>
                <w:sz w:val="16"/>
                <w:szCs w:val="16"/>
                <w:lang w:eastAsia="zh-CN"/>
              </w:rPr>
            </w:pPr>
          </w:p>
        </w:tc>
        <w:tc>
          <w:tcPr>
            <w:tcW w:w="1497" w:type="dxa"/>
            <w:tcBorders>
              <w:top w:val="nil"/>
              <w:left w:val="nil"/>
              <w:bottom w:val="nil"/>
              <w:right w:val="nil"/>
            </w:tcBorders>
            <w:shd w:val="clear" w:color="auto" w:fill="auto"/>
            <w:noWrap/>
            <w:vAlign w:val="bottom"/>
            <w:hideMark/>
          </w:tcPr>
          <w:p w14:paraId="0619771F" w14:textId="77777777" w:rsidR="00036375" w:rsidRPr="00560E1A" w:rsidRDefault="00036375" w:rsidP="00036375">
            <w:pPr>
              <w:spacing w:before="0" w:after="0"/>
              <w:rPr>
                <w:rFonts w:ascii="Times New Roman" w:hAnsi="Times New Roman"/>
                <w:sz w:val="16"/>
                <w:szCs w:val="16"/>
                <w:lang w:eastAsia="zh-CN"/>
              </w:rPr>
            </w:pPr>
          </w:p>
        </w:tc>
        <w:tc>
          <w:tcPr>
            <w:tcW w:w="857" w:type="dxa"/>
            <w:tcBorders>
              <w:top w:val="nil"/>
              <w:left w:val="nil"/>
              <w:bottom w:val="nil"/>
              <w:right w:val="nil"/>
            </w:tcBorders>
            <w:shd w:val="clear" w:color="auto" w:fill="auto"/>
            <w:noWrap/>
            <w:vAlign w:val="bottom"/>
            <w:hideMark/>
          </w:tcPr>
          <w:p w14:paraId="19FB855B" w14:textId="77777777" w:rsidR="00036375" w:rsidRPr="00560E1A" w:rsidRDefault="00036375" w:rsidP="00036375">
            <w:pPr>
              <w:spacing w:before="0" w:after="0"/>
              <w:rPr>
                <w:rFonts w:ascii="Times New Roman" w:hAnsi="Times New Roman"/>
                <w:sz w:val="16"/>
                <w:szCs w:val="16"/>
                <w:lang w:eastAsia="zh-CN"/>
              </w:rPr>
            </w:pPr>
          </w:p>
        </w:tc>
        <w:tc>
          <w:tcPr>
            <w:tcW w:w="850" w:type="dxa"/>
            <w:tcBorders>
              <w:top w:val="nil"/>
              <w:left w:val="nil"/>
              <w:bottom w:val="nil"/>
              <w:right w:val="nil"/>
            </w:tcBorders>
            <w:shd w:val="clear" w:color="auto" w:fill="auto"/>
            <w:noWrap/>
            <w:vAlign w:val="bottom"/>
            <w:hideMark/>
          </w:tcPr>
          <w:p w14:paraId="6137A429" w14:textId="77777777" w:rsidR="00036375" w:rsidRPr="00560E1A" w:rsidRDefault="00036375" w:rsidP="00036375">
            <w:pPr>
              <w:spacing w:before="0" w:after="0"/>
              <w:rPr>
                <w:rFonts w:ascii="Times New Roman" w:hAnsi="Times New Roman"/>
                <w:sz w:val="16"/>
                <w:szCs w:val="16"/>
                <w:lang w:eastAsia="zh-CN"/>
              </w:rPr>
            </w:pPr>
          </w:p>
        </w:tc>
        <w:tc>
          <w:tcPr>
            <w:tcW w:w="567" w:type="dxa"/>
            <w:tcBorders>
              <w:top w:val="nil"/>
              <w:left w:val="nil"/>
              <w:bottom w:val="nil"/>
              <w:right w:val="nil"/>
            </w:tcBorders>
            <w:shd w:val="clear" w:color="auto" w:fill="auto"/>
            <w:noWrap/>
            <w:vAlign w:val="bottom"/>
            <w:hideMark/>
          </w:tcPr>
          <w:p w14:paraId="2EA1AA43"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0B0D9F5D"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4A77027"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468658F1" w14:textId="77777777" w:rsidR="00036375" w:rsidRPr="00560E1A" w:rsidRDefault="00036375" w:rsidP="00036375">
            <w:pPr>
              <w:spacing w:before="0" w:after="0"/>
              <w:rPr>
                <w:rFonts w:ascii="Times New Roman" w:hAnsi="Times New Roman"/>
                <w:sz w:val="16"/>
                <w:szCs w:val="16"/>
                <w:lang w:eastAsia="zh-CN"/>
              </w:rPr>
            </w:pPr>
          </w:p>
        </w:tc>
      </w:tr>
      <w:tr w:rsidR="00036375" w:rsidRPr="00560E1A" w14:paraId="5A3ADD7A" w14:textId="77777777" w:rsidTr="00036375">
        <w:trPr>
          <w:trHeight w:val="290"/>
        </w:trPr>
        <w:tc>
          <w:tcPr>
            <w:tcW w:w="1843" w:type="dxa"/>
            <w:tcBorders>
              <w:top w:val="nil"/>
              <w:left w:val="nil"/>
              <w:bottom w:val="nil"/>
              <w:right w:val="nil"/>
            </w:tcBorders>
            <w:shd w:val="clear" w:color="D9E1F2" w:fill="D9E1F2"/>
            <w:noWrap/>
            <w:vAlign w:val="bottom"/>
            <w:hideMark/>
          </w:tcPr>
          <w:p w14:paraId="75E8EDAC"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 xml:space="preserve">Count of </w:t>
            </w:r>
            <w:proofErr w:type="spellStart"/>
            <w:r w:rsidRPr="00560E1A">
              <w:rPr>
                <w:rFonts w:ascii="Calibri" w:hAnsi="Calibri" w:cs="Calibri"/>
                <w:b/>
                <w:bCs/>
                <w:color w:val="000000"/>
                <w:sz w:val="16"/>
                <w:szCs w:val="16"/>
                <w:lang w:eastAsia="zh-CN"/>
              </w:rPr>
              <w:t>EmployeeLogonName</w:t>
            </w:r>
            <w:proofErr w:type="spellEnd"/>
          </w:p>
        </w:tc>
        <w:tc>
          <w:tcPr>
            <w:tcW w:w="1480" w:type="dxa"/>
            <w:tcBorders>
              <w:top w:val="nil"/>
              <w:left w:val="nil"/>
              <w:bottom w:val="nil"/>
              <w:right w:val="nil"/>
            </w:tcBorders>
            <w:shd w:val="clear" w:color="D9E1F2" w:fill="D9E1F2"/>
            <w:noWrap/>
            <w:vAlign w:val="bottom"/>
            <w:hideMark/>
          </w:tcPr>
          <w:p w14:paraId="03F2CD1C" w14:textId="77777777" w:rsidR="00036375" w:rsidRPr="00560E1A" w:rsidRDefault="00036375" w:rsidP="00036375">
            <w:pPr>
              <w:spacing w:before="0" w:after="0"/>
              <w:rPr>
                <w:rFonts w:ascii="Calibri" w:hAnsi="Calibri" w:cs="Calibri"/>
                <w:b/>
                <w:bCs/>
                <w:color w:val="000000"/>
                <w:sz w:val="16"/>
                <w:szCs w:val="16"/>
                <w:lang w:eastAsia="zh-CN"/>
              </w:rPr>
            </w:pPr>
          </w:p>
        </w:tc>
        <w:tc>
          <w:tcPr>
            <w:tcW w:w="1497" w:type="dxa"/>
            <w:tcBorders>
              <w:top w:val="nil"/>
              <w:left w:val="nil"/>
              <w:bottom w:val="nil"/>
              <w:right w:val="nil"/>
            </w:tcBorders>
            <w:shd w:val="clear" w:color="D9E1F2" w:fill="D9E1F2"/>
            <w:noWrap/>
            <w:vAlign w:val="bottom"/>
            <w:hideMark/>
          </w:tcPr>
          <w:p w14:paraId="14B354C3" w14:textId="77777777" w:rsidR="00036375" w:rsidRPr="00560E1A" w:rsidRDefault="00036375" w:rsidP="00036375">
            <w:pPr>
              <w:spacing w:before="0" w:after="0"/>
              <w:rPr>
                <w:rFonts w:ascii="Times New Roman" w:hAnsi="Times New Roman"/>
                <w:sz w:val="16"/>
                <w:szCs w:val="16"/>
                <w:lang w:eastAsia="zh-CN"/>
              </w:rPr>
            </w:pPr>
          </w:p>
        </w:tc>
        <w:tc>
          <w:tcPr>
            <w:tcW w:w="857" w:type="dxa"/>
            <w:tcBorders>
              <w:top w:val="nil"/>
              <w:left w:val="nil"/>
              <w:bottom w:val="nil"/>
              <w:right w:val="nil"/>
            </w:tcBorders>
            <w:shd w:val="clear" w:color="D9E1F2" w:fill="D9E1F2"/>
            <w:noWrap/>
            <w:vAlign w:val="bottom"/>
            <w:hideMark/>
          </w:tcPr>
          <w:p w14:paraId="3EC7690C"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 xml:space="preserve">Year validity </w:t>
            </w:r>
          </w:p>
        </w:tc>
        <w:tc>
          <w:tcPr>
            <w:tcW w:w="850" w:type="dxa"/>
            <w:tcBorders>
              <w:top w:val="nil"/>
              <w:left w:val="nil"/>
              <w:bottom w:val="nil"/>
              <w:right w:val="nil"/>
            </w:tcBorders>
            <w:shd w:val="clear" w:color="D9E1F2" w:fill="D9E1F2"/>
            <w:noWrap/>
            <w:vAlign w:val="bottom"/>
            <w:hideMark/>
          </w:tcPr>
          <w:p w14:paraId="0315D1A5" w14:textId="77777777" w:rsidR="00036375" w:rsidRPr="00560E1A" w:rsidRDefault="00036375" w:rsidP="00036375">
            <w:pPr>
              <w:spacing w:before="0" w:after="0"/>
              <w:rPr>
                <w:rFonts w:ascii="Calibri" w:hAnsi="Calibri" w:cs="Calibri"/>
                <w:b/>
                <w:bCs/>
                <w:color w:val="000000"/>
                <w:sz w:val="16"/>
                <w:szCs w:val="16"/>
                <w:lang w:eastAsia="zh-CN"/>
              </w:rPr>
            </w:pPr>
          </w:p>
        </w:tc>
        <w:tc>
          <w:tcPr>
            <w:tcW w:w="567" w:type="dxa"/>
            <w:tcBorders>
              <w:top w:val="nil"/>
              <w:left w:val="nil"/>
              <w:bottom w:val="nil"/>
              <w:right w:val="nil"/>
            </w:tcBorders>
            <w:shd w:val="clear" w:color="D9E1F2" w:fill="D9E1F2"/>
            <w:noWrap/>
            <w:vAlign w:val="bottom"/>
            <w:hideMark/>
          </w:tcPr>
          <w:p w14:paraId="77186A13"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D9E1F2" w:fill="D9E1F2"/>
            <w:noWrap/>
            <w:vAlign w:val="bottom"/>
            <w:hideMark/>
          </w:tcPr>
          <w:p w14:paraId="7EAA5183"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D9E1F2" w:fill="D9E1F2"/>
            <w:noWrap/>
            <w:vAlign w:val="bottom"/>
            <w:hideMark/>
          </w:tcPr>
          <w:p w14:paraId="67061409"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D9E1F2" w:fill="D9E1F2"/>
            <w:noWrap/>
            <w:vAlign w:val="bottom"/>
            <w:hideMark/>
          </w:tcPr>
          <w:p w14:paraId="6F3B8A70" w14:textId="77777777" w:rsidR="00036375" w:rsidRPr="00560E1A" w:rsidRDefault="00036375" w:rsidP="00036375">
            <w:pPr>
              <w:spacing w:before="0" w:after="0"/>
              <w:rPr>
                <w:rFonts w:ascii="Times New Roman" w:hAnsi="Times New Roman"/>
                <w:sz w:val="16"/>
                <w:szCs w:val="16"/>
                <w:lang w:eastAsia="zh-CN"/>
              </w:rPr>
            </w:pPr>
          </w:p>
        </w:tc>
      </w:tr>
      <w:tr w:rsidR="00036375" w:rsidRPr="00560E1A" w14:paraId="563CD240" w14:textId="77777777" w:rsidTr="00036375">
        <w:trPr>
          <w:trHeight w:val="290"/>
        </w:trPr>
        <w:tc>
          <w:tcPr>
            <w:tcW w:w="1843" w:type="dxa"/>
            <w:tcBorders>
              <w:top w:val="nil"/>
              <w:left w:val="nil"/>
              <w:bottom w:val="single" w:sz="4" w:space="0" w:color="8EA9DB"/>
              <w:right w:val="nil"/>
            </w:tcBorders>
            <w:shd w:val="clear" w:color="D9E1F2" w:fill="D9E1F2"/>
            <w:noWrap/>
            <w:vAlign w:val="bottom"/>
            <w:hideMark/>
          </w:tcPr>
          <w:p w14:paraId="1F4F75A7" w14:textId="77777777" w:rsidR="00036375" w:rsidRPr="00560E1A" w:rsidRDefault="00036375" w:rsidP="00036375">
            <w:pPr>
              <w:spacing w:before="0" w:after="0"/>
              <w:rPr>
                <w:rFonts w:ascii="Calibri" w:hAnsi="Calibri" w:cs="Calibri"/>
                <w:b/>
                <w:bCs/>
                <w:color w:val="000000"/>
                <w:sz w:val="16"/>
                <w:szCs w:val="16"/>
                <w:lang w:eastAsia="zh-CN"/>
              </w:rPr>
            </w:pPr>
            <w:proofErr w:type="spellStart"/>
            <w:r w:rsidRPr="00560E1A">
              <w:rPr>
                <w:rFonts w:ascii="Calibri" w:hAnsi="Calibri" w:cs="Calibri"/>
                <w:b/>
                <w:bCs/>
                <w:color w:val="000000"/>
                <w:sz w:val="16"/>
                <w:szCs w:val="16"/>
                <w:lang w:eastAsia="zh-CN"/>
              </w:rPr>
              <w:t>EmployeeName</w:t>
            </w:r>
            <w:proofErr w:type="spellEnd"/>
          </w:p>
        </w:tc>
        <w:tc>
          <w:tcPr>
            <w:tcW w:w="1480" w:type="dxa"/>
            <w:tcBorders>
              <w:top w:val="nil"/>
              <w:left w:val="nil"/>
              <w:bottom w:val="single" w:sz="4" w:space="0" w:color="8EA9DB"/>
              <w:right w:val="nil"/>
            </w:tcBorders>
            <w:shd w:val="clear" w:color="D9E1F2" w:fill="D9E1F2"/>
            <w:noWrap/>
            <w:vAlign w:val="bottom"/>
            <w:hideMark/>
          </w:tcPr>
          <w:p w14:paraId="46614376" w14:textId="0F07CE0D" w:rsidR="00036375" w:rsidRPr="00560E1A" w:rsidRDefault="00036375" w:rsidP="00036375">
            <w:pPr>
              <w:spacing w:before="0" w:after="0"/>
              <w:rPr>
                <w:rFonts w:ascii="Calibri" w:hAnsi="Calibri" w:cs="Calibri"/>
                <w:b/>
                <w:bCs/>
                <w:color w:val="000000"/>
                <w:sz w:val="16"/>
                <w:szCs w:val="16"/>
                <w:lang w:eastAsia="zh-CN"/>
              </w:rPr>
            </w:pPr>
            <w:proofErr w:type="spellStart"/>
            <w:r w:rsidRPr="00560E1A">
              <w:rPr>
                <w:rFonts w:ascii="Calibri" w:hAnsi="Calibri" w:cs="Calibri"/>
                <w:b/>
                <w:bCs/>
                <w:color w:val="000000"/>
                <w:sz w:val="16"/>
                <w:szCs w:val="16"/>
                <w:lang w:eastAsia="zh-CN"/>
              </w:rPr>
              <w:t>MembershipStatus</w:t>
            </w:r>
            <w:proofErr w:type="spellEnd"/>
            <w:r w:rsidRPr="00560E1A">
              <w:rPr>
                <w:rFonts w:ascii="Calibri" w:hAnsi="Calibri" w:cs="Calibri"/>
                <w:b/>
                <w:bCs/>
                <w:color w:val="000000"/>
                <w:sz w:val="16"/>
                <w:szCs w:val="16"/>
                <w:lang w:eastAsia="zh-CN"/>
              </w:rPr>
              <w:t xml:space="preserve"> Today</w:t>
            </w:r>
          </w:p>
        </w:tc>
        <w:tc>
          <w:tcPr>
            <w:tcW w:w="1497" w:type="dxa"/>
            <w:tcBorders>
              <w:top w:val="nil"/>
              <w:left w:val="nil"/>
              <w:bottom w:val="single" w:sz="4" w:space="0" w:color="8EA9DB"/>
              <w:right w:val="nil"/>
            </w:tcBorders>
            <w:shd w:val="clear" w:color="D9E1F2" w:fill="D9E1F2"/>
            <w:noWrap/>
            <w:vAlign w:val="bottom"/>
            <w:hideMark/>
          </w:tcPr>
          <w:p w14:paraId="1C65DDC3" w14:textId="7E1D1C9B"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Membership Limit Amount</w:t>
            </w:r>
          </w:p>
        </w:tc>
        <w:tc>
          <w:tcPr>
            <w:tcW w:w="857" w:type="dxa"/>
            <w:tcBorders>
              <w:top w:val="nil"/>
              <w:left w:val="nil"/>
              <w:bottom w:val="single" w:sz="4" w:space="0" w:color="8EA9DB"/>
              <w:right w:val="nil"/>
            </w:tcBorders>
            <w:shd w:val="clear" w:color="D9E1F2" w:fill="D9E1F2"/>
            <w:noWrap/>
            <w:vAlign w:val="bottom"/>
            <w:hideMark/>
          </w:tcPr>
          <w:p w14:paraId="0AF937CB"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2017</w:t>
            </w:r>
          </w:p>
        </w:tc>
        <w:tc>
          <w:tcPr>
            <w:tcW w:w="850" w:type="dxa"/>
            <w:tcBorders>
              <w:top w:val="nil"/>
              <w:left w:val="nil"/>
              <w:bottom w:val="single" w:sz="4" w:space="0" w:color="8EA9DB"/>
              <w:right w:val="nil"/>
            </w:tcBorders>
            <w:shd w:val="clear" w:color="D9E1F2" w:fill="D9E1F2"/>
            <w:noWrap/>
            <w:vAlign w:val="bottom"/>
            <w:hideMark/>
          </w:tcPr>
          <w:p w14:paraId="15DE11D5"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2019</w:t>
            </w:r>
          </w:p>
        </w:tc>
        <w:tc>
          <w:tcPr>
            <w:tcW w:w="567" w:type="dxa"/>
            <w:tcBorders>
              <w:top w:val="nil"/>
              <w:left w:val="nil"/>
              <w:bottom w:val="single" w:sz="4" w:space="0" w:color="8EA9DB"/>
              <w:right w:val="nil"/>
            </w:tcBorders>
            <w:shd w:val="clear" w:color="D9E1F2" w:fill="D9E1F2"/>
            <w:noWrap/>
            <w:vAlign w:val="bottom"/>
            <w:hideMark/>
          </w:tcPr>
          <w:p w14:paraId="035EDCDE"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2020</w:t>
            </w:r>
          </w:p>
        </w:tc>
        <w:tc>
          <w:tcPr>
            <w:tcW w:w="709" w:type="dxa"/>
            <w:tcBorders>
              <w:top w:val="nil"/>
              <w:left w:val="nil"/>
              <w:bottom w:val="single" w:sz="4" w:space="0" w:color="8EA9DB"/>
              <w:right w:val="nil"/>
            </w:tcBorders>
            <w:shd w:val="clear" w:color="D9E1F2" w:fill="D9E1F2"/>
            <w:noWrap/>
            <w:vAlign w:val="bottom"/>
            <w:hideMark/>
          </w:tcPr>
          <w:p w14:paraId="694BE4DF"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2021</w:t>
            </w:r>
          </w:p>
        </w:tc>
        <w:tc>
          <w:tcPr>
            <w:tcW w:w="541" w:type="dxa"/>
            <w:tcBorders>
              <w:top w:val="nil"/>
              <w:left w:val="nil"/>
              <w:bottom w:val="single" w:sz="4" w:space="0" w:color="8EA9DB"/>
              <w:right w:val="nil"/>
            </w:tcBorders>
            <w:shd w:val="clear" w:color="D9E1F2" w:fill="D9E1F2"/>
            <w:noWrap/>
            <w:vAlign w:val="bottom"/>
            <w:hideMark/>
          </w:tcPr>
          <w:p w14:paraId="1F983002"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2022</w:t>
            </w:r>
          </w:p>
        </w:tc>
        <w:tc>
          <w:tcPr>
            <w:tcW w:w="1180" w:type="dxa"/>
            <w:tcBorders>
              <w:top w:val="nil"/>
              <w:left w:val="nil"/>
              <w:bottom w:val="single" w:sz="4" w:space="0" w:color="8EA9DB"/>
              <w:right w:val="nil"/>
            </w:tcBorders>
            <w:shd w:val="clear" w:color="D9E1F2" w:fill="D9E1F2"/>
            <w:noWrap/>
            <w:vAlign w:val="bottom"/>
            <w:hideMark/>
          </w:tcPr>
          <w:p w14:paraId="2C766CE8"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Grand Total</w:t>
            </w:r>
          </w:p>
        </w:tc>
      </w:tr>
      <w:tr w:rsidR="00036375" w:rsidRPr="00560E1A" w14:paraId="26C932B9" w14:textId="77777777" w:rsidTr="00036375">
        <w:trPr>
          <w:trHeight w:val="290"/>
        </w:trPr>
        <w:tc>
          <w:tcPr>
            <w:tcW w:w="1843" w:type="dxa"/>
            <w:tcBorders>
              <w:top w:val="nil"/>
              <w:left w:val="nil"/>
              <w:bottom w:val="single" w:sz="4" w:space="0" w:color="8EA9DB"/>
              <w:right w:val="nil"/>
            </w:tcBorders>
            <w:shd w:val="clear" w:color="000000" w:fill="C6E0B4"/>
            <w:noWrap/>
            <w:vAlign w:val="bottom"/>
            <w:hideMark/>
          </w:tcPr>
          <w:p w14:paraId="765AD683"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Chanthalangsy, Phinith</w:t>
            </w:r>
          </w:p>
        </w:tc>
        <w:tc>
          <w:tcPr>
            <w:tcW w:w="1480" w:type="dxa"/>
            <w:tcBorders>
              <w:top w:val="nil"/>
              <w:left w:val="nil"/>
              <w:bottom w:val="nil"/>
              <w:right w:val="nil"/>
            </w:tcBorders>
            <w:shd w:val="clear" w:color="000000" w:fill="C6E0B4"/>
            <w:noWrap/>
            <w:vAlign w:val="bottom"/>
            <w:hideMark/>
          </w:tcPr>
          <w:p w14:paraId="15E443B2"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Released</w:t>
            </w:r>
          </w:p>
        </w:tc>
        <w:tc>
          <w:tcPr>
            <w:tcW w:w="1497" w:type="dxa"/>
            <w:tcBorders>
              <w:top w:val="nil"/>
              <w:left w:val="nil"/>
              <w:bottom w:val="nil"/>
              <w:right w:val="nil"/>
            </w:tcBorders>
            <w:shd w:val="clear" w:color="auto" w:fill="auto"/>
            <w:noWrap/>
            <w:vAlign w:val="bottom"/>
            <w:hideMark/>
          </w:tcPr>
          <w:p w14:paraId="7105D0EA"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072C8544"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520136AD"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67" w:type="dxa"/>
            <w:tcBorders>
              <w:top w:val="nil"/>
              <w:left w:val="nil"/>
              <w:bottom w:val="nil"/>
              <w:right w:val="nil"/>
            </w:tcBorders>
            <w:shd w:val="clear" w:color="auto" w:fill="auto"/>
            <w:noWrap/>
            <w:vAlign w:val="bottom"/>
            <w:hideMark/>
          </w:tcPr>
          <w:p w14:paraId="139B74CD" w14:textId="77777777" w:rsidR="00036375" w:rsidRPr="00560E1A" w:rsidRDefault="00036375" w:rsidP="00036375">
            <w:pPr>
              <w:spacing w:before="0" w:after="0"/>
              <w:jc w:val="right"/>
              <w:rPr>
                <w:rFonts w:ascii="Calibri" w:hAnsi="Calibri" w:cs="Calibri"/>
                <w:sz w:val="16"/>
                <w:szCs w:val="16"/>
                <w:lang w:eastAsia="zh-CN"/>
              </w:rPr>
            </w:pPr>
          </w:p>
        </w:tc>
        <w:tc>
          <w:tcPr>
            <w:tcW w:w="709" w:type="dxa"/>
            <w:tcBorders>
              <w:top w:val="nil"/>
              <w:left w:val="nil"/>
              <w:bottom w:val="nil"/>
              <w:right w:val="nil"/>
            </w:tcBorders>
            <w:shd w:val="clear" w:color="auto" w:fill="auto"/>
            <w:noWrap/>
            <w:vAlign w:val="bottom"/>
            <w:hideMark/>
          </w:tcPr>
          <w:p w14:paraId="4DDC89CE"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209F798E"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21070EA2"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259E3ED0" w14:textId="77777777" w:rsidTr="00036375">
        <w:trPr>
          <w:trHeight w:val="290"/>
        </w:trPr>
        <w:tc>
          <w:tcPr>
            <w:tcW w:w="1843" w:type="dxa"/>
            <w:tcBorders>
              <w:top w:val="nil"/>
              <w:left w:val="nil"/>
              <w:bottom w:val="single" w:sz="4" w:space="0" w:color="8EA9DB"/>
              <w:right w:val="nil"/>
            </w:tcBorders>
            <w:shd w:val="clear" w:color="000000" w:fill="C6E0B4"/>
            <w:noWrap/>
            <w:vAlign w:val="bottom"/>
            <w:hideMark/>
          </w:tcPr>
          <w:p w14:paraId="0FAB9CD5"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Clemitson, Dawn</w:t>
            </w:r>
          </w:p>
        </w:tc>
        <w:tc>
          <w:tcPr>
            <w:tcW w:w="1480" w:type="dxa"/>
            <w:tcBorders>
              <w:top w:val="nil"/>
              <w:left w:val="nil"/>
              <w:bottom w:val="nil"/>
              <w:right w:val="nil"/>
            </w:tcBorders>
            <w:shd w:val="clear" w:color="000000" w:fill="C6E0B4"/>
            <w:noWrap/>
            <w:vAlign w:val="bottom"/>
            <w:hideMark/>
          </w:tcPr>
          <w:p w14:paraId="45AC3EA4"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Released</w:t>
            </w:r>
          </w:p>
        </w:tc>
        <w:tc>
          <w:tcPr>
            <w:tcW w:w="1497" w:type="dxa"/>
            <w:tcBorders>
              <w:top w:val="nil"/>
              <w:left w:val="nil"/>
              <w:bottom w:val="nil"/>
              <w:right w:val="nil"/>
            </w:tcBorders>
            <w:shd w:val="clear" w:color="auto" w:fill="auto"/>
            <w:noWrap/>
            <w:vAlign w:val="bottom"/>
            <w:hideMark/>
          </w:tcPr>
          <w:p w14:paraId="7BEBFA4F"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26EE95A6"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29EFB8FA" w14:textId="77777777" w:rsidR="00036375" w:rsidRPr="00560E1A" w:rsidRDefault="00036375" w:rsidP="00036375">
            <w:pPr>
              <w:spacing w:before="0" w:after="0"/>
              <w:rPr>
                <w:rFonts w:ascii="Times New Roman" w:hAnsi="Times New Roman"/>
                <w:sz w:val="16"/>
                <w:szCs w:val="16"/>
                <w:lang w:eastAsia="zh-CN"/>
              </w:rPr>
            </w:pPr>
          </w:p>
        </w:tc>
        <w:tc>
          <w:tcPr>
            <w:tcW w:w="567" w:type="dxa"/>
            <w:tcBorders>
              <w:top w:val="nil"/>
              <w:left w:val="nil"/>
              <w:bottom w:val="nil"/>
              <w:right w:val="nil"/>
            </w:tcBorders>
            <w:shd w:val="clear" w:color="auto" w:fill="auto"/>
            <w:noWrap/>
            <w:vAlign w:val="bottom"/>
            <w:hideMark/>
          </w:tcPr>
          <w:p w14:paraId="6C982715"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24204FC9"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06A18EF1" w14:textId="77777777" w:rsidR="00036375" w:rsidRPr="00560E1A" w:rsidRDefault="00036375" w:rsidP="00036375">
            <w:pPr>
              <w:spacing w:before="0" w:after="0"/>
              <w:jc w:val="right"/>
              <w:rPr>
                <w:rFonts w:ascii="Calibri" w:hAnsi="Calibri" w:cs="Calibri"/>
                <w:sz w:val="16"/>
                <w:szCs w:val="16"/>
                <w:lang w:eastAsia="zh-CN"/>
              </w:rPr>
            </w:pPr>
          </w:p>
        </w:tc>
        <w:tc>
          <w:tcPr>
            <w:tcW w:w="1180" w:type="dxa"/>
            <w:tcBorders>
              <w:top w:val="nil"/>
              <w:left w:val="nil"/>
              <w:bottom w:val="nil"/>
              <w:right w:val="nil"/>
            </w:tcBorders>
            <w:shd w:val="clear" w:color="auto" w:fill="auto"/>
            <w:noWrap/>
            <w:vAlign w:val="bottom"/>
            <w:hideMark/>
          </w:tcPr>
          <w:p w14:paraId="7EF55A83"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239E36BF" w14:textId="77777777" w:rsidTr="00036375">
        <w:trPr>
          <w:trHeight w:val="290"/>
        </w:trPr>
        <w:tc>
          <w:tcPr>
            <w:tcW w:w="1843" w:type="dxa"/>
            <w:tcBorders>
              <w:top w:val="nil"/>
              <w:left w:val="nil"/>
              <w:bottom w:val="single" w:sz="4" w:space="0" w:color="8EA9DB"/>
              <w:right w:val="nil"/>
            </w:tcBorders>
            <w:shd w:val="clear" w:color="auto" w:fill="auto"/>
            <w:noWrap/>
            <w:vAlign w:val="bottom"/>
            <w:hideMark/>
          </w:tcPr>
          <w:p w14:paraId="42DC88B4" w14:textId="77777777" w:rsidR="00036375" w:rsidRPr="00560E1A" w:rsidRDefault="00036375" w:rsidP="00036375">
            <w:pPr>
              <w:spacing w:before="0" w:after="0"/>
              <w:rPr>
                <w:rFonts w:ascii="Calibri" w:hAnsi="Calibri" w:cs="Calibri"/>
                <w:b/>
                <w:bCs/>
                <w:color w:val="000000"/>
                <w:sz w:val="16"/>
                <w:szCs w:val="16"/>
                <w:lang w:eastAsia="zh-CN"/>
              </w:rPr>
            </w:pPr>
            <w:proofErr w:type="spellStart"/>
            <w:r w:rsidRPr="00560E1A">
              <w:rPr>
                <w:rFonts w:ascii="Calibri" w:hAnsi="Calibri" w:cs="Calibri"/>
                <w:b/>
                <w:bCs/>
                <w:color w:val="000000"/>
                <w:sz w:val="16"/>
                <w:szCs w:val="16"/>
                <w:lang w:eastAsia="zh-CN"/>
              </w:rPr>
              <w:t>Dijakovic</w:t>
            </w:r>
            <w:proofErr w:type="spellEnd"/>
            <w:r w:rsidRPr="00560E1A">
              <w:rPr>
                <w:rFonts w:ascii="Calibri" w:hAnsi="Calibri" w:cs="Calibri"/>
                <w:b/>
                <w:bCs/>
                <w:color w:val="000000"/>
                <w:sz w:val="16"/>
                <w:szCs w:val="16"/>
                <w:lang w:eastAsia="zh-CN"/>
              </w:rPr>
              <w:t>, Damir</w:t>
            </w:r>
          </w:p>
        </w:tc>
        <w:tc>
          <w:tcPr>
            <w:tcW w:w="1480" w:type="dxa"/>
            <w:tcBorders>
              <w:top w:val="nil"/>
              <w:left w:val="nil"/>
              <w:bottom w:val="nil"/>
              <w:right w:val="nil"/>
            </w:tcBorders>
            <w:shd w:val="clear" w:color="auto" w:fill="auto"/>
            <w:noWrap/>
            <w:vAlign w:val="bottom"/>
            <w:hideMark/>
          </w:tcPr>
          <w:p w14:paraId="217544BF"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Disabled</w:t>
            </w:r>
          </w:p>
        </w:tc>
        <w:tc>
          <w:tcPr>
            <w:tcW w:w="1497" w:type="dxa"/>
            <w:tcBorders>
              <w:top w:val="nil"/>
              <w:left w:val="nil"/>
              <w:bottom w:val="nil"/>
              <w:right w:val="nil"/>
            </w:tcBorders>
            <w:shd w:val="clear" w:color="auto" w:fill="auto"/>
            <w:noWrap/>
            <w:vAlign w:val="bottom"/>
            <w:hideMark/>
          </w:tcPr>
          <w:p w14:paraId="2ADB27AF"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348E2550"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850" w:type="dxa"/>
            <w:tcBorders>
              <w:top w:val="nil"/>
              <w:left w:val="nil"/>
              <w:bottom w:val="nil"/>
              <w:right w:val="nil"/>
            </w:tcBorders>
            <w:shd w:val="clear" w:color="auto" w:fill="auto"/>
            <w:noWrap/>
            <w:vAlign w:val="bottom"/>
            <w:hideMark/>
          </w:tcPr>
          <w:p w14:paraId="4C3A4581" w14:textId="77777777" w:rsidR="00036375" w:rsidRPr="00560E1A" w:rsidRDefault="00036375" w:rsidP="00036375">
            <w:pPr>
              <w:spacing w:before="0" w:after="0"/>
              <w:jc w:val="right"/>
              <w:rPr>
                <w:rFonts w:ascii="Calibri" w:hAnsi="Calibri" w:cs="Calibri"/>
                <w:sz w:val="16"/>
                <w:szCs w:val="16"/>
                <w:lang w:eastAsia="zh-CN"/>
              </w:rPr>
            </w:pPr>
          </w:p>
        </w:tc>
        <w:tc>
          <w:tcPr>
            <w:tcW w:w="567" w:type="dxa"/>
            <w:tcBorders>
              <w:top w:val="nil"/>
              <w:left w:val="nil"/>
              <w:bottom w:val="nil"/>
              <w:right w:val="nil"/>
            </w:tcBorders>
            <w:shd w:val="clear" w:color="auto" w:fill="auto"/>
            <w:noWrap/>
            <w:vAlign w:val="bottom"/>
            <w:hideMark/>
          </w:tcPr>
          <w:p w14:paraId="72893EBA"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709" w:type="dxa"/>
            <w:tcBorders>
              <w:top w:val="nil"/>
              <w:left w:val="nil"/>
              <w:bottom w:val="nil"/>
              <w:right w:val="nil"/>
            </w:tcBorders>
            <w:shd w:val="clear" w:color="auto" w:fill="auto"/>
            <w:noWrap/>
            <w:vAlign w:val="bottom"/>
            <w:hideMark/>
          </w:tcPr>
          <w:p w14:paraId="16384FBF" w14:textId="77777777" w:rsidR="00036375" w:rsidRPr="00560E1A" w:rsidRDefault="00036375" w:rsidP="00036375">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095814B4"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131EE75B"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2</w:t>
            </w:r>
          </w:p>
        </w:tc>
      </w:tr>
      <w:tr w:rsidR="00036375" w:rsidRPr="00560E1A" w14:paraId="0978D4E3" w14:textId="77777777" w:rsidTr="00036375">
        <w:trPr>
          <w:trHeight w:val="290"/>
        </w:trPr>
        <w:tc>
          <w:tcPr>
            <w:tcW w:w="1843" w:type="dxa"/>
            <w:tcBorders>
              <w:top w:val="nil"/>
              <w:left w:val="nil"/>
              <w:bottom w:val="nil"/>
              <w:right w:val="nil"/>
            </w:tcBorders>
            <w:shd w:val="clear" w:color="auto" w:fill="auto"/>
            <w:noWrap/>
            <w:vAlign w:val="bottom"/>
            <w:hideMark/>
          </w:tcPr>
          <w:p w14:paraId="07A70911"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Gijzen, Hubert</w:t>
            </w:r>
          </w:p>
        </w:tc>
        <w:tc>
          <w:tcPr>
            <w:tcW w:w="1480" w:type="dxa"/>
            <w:tcBorders>
              <w:top w:val="nil"/>
              <w:left w:val="nil"/>
              <w:bottom w:val="nil"/>
              <w:right w:val="nil"/>
            </w:tcBorders>
            <w:shd w:val="clear" w:color="auto" w:fill="auto"/>
            <w:noWrap/>
            <w:vAlign w:val="bottom"/>
            <w:hideMark/>
          </w:tcPr>
          <w:p w14:paraId="2E139630"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Disabled</w:t>
            </w:r>
          </w:p>
        </w:tc>
        <w:tc>
          <w:tcPr>
            <w:tcW w:w="1497" w:type="dxa"/>
            <w:tcBorders>
              <w:top w:val="nil"/>
              <w:left w:val="nil"/>
              <w:bottom w:val="nil"/>
              <w:right w:val="nil"/>
            </w:tcBorders>
            <w:shd w:val="clear" w:color="auto" w:fill="auto"/>
            <w:noWrap/>
            <w:vAlign w:val="bottom"/>
            <w:hideMark/>
          </w:tcPr>
          <w:p w14:paraId="40756E14"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740CC968"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850" w:type="dxa"/>
            <w:tcBorders>
              <w:top w:val="nil"/>
              <w:left w:val="nil"/>
              <w:bottom w:val="nil"/>
              <w:right w:val="nil"/>
            </w:tcBorders>
            <w:shd w:val="clear" w:color="auto" w:fill="auto"/>
            <w:noWrap/>
            <w:vAlign w:val="bottom"/>
            <w:hideMark/>
          </w:tcPr>
          <w:p w14:paraId="29979A50" w14:textId="77777777" w:rsidR="00036375" w:rsidRPr="00560E1A" w:rsidRDefault="00036375" w:rsidP="00036375">
            <w:pPr>
              <w:spacing w:before="0" w:after="0"/>
              <w:jc w:val="right"/>
              <w:rPr>
                <w:rFonts w:ascii="Calibri" w:hAnsi="Calibri" w:cs="Calibri"/>
                <w:sz w:val="16"/>
                <w:szCs w:val="16"/>
                <w:lang w:eastAsia="zh-CN"/>
              </w:rPr>
            </w:pPr>
          </w:p>
        </w:tc>
        <w:tc>
          <w:tcPr>
            <w:tcW w:w="567" w:type="dxa"/>
            <w:tcBorders>
              <w:top w:val="nil"/>
              <w:left w:val="nil"/>
              <w:bottom w:val="nil"/>
              <w:right w:val="nil"/>
            </w:tcBorders>
            <w:shd w:val="clear" w:color="auto" w:fill="auto"/>
            <w:noWrap/>
            <w:vAlign w:val="bottom"/>
            <w:hideMark/>
          </w:tcPr>
          <w:p w14:paraId="3807A889"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18D94F76"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3CA247A"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5CE64884"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53143198" w14:textId="77777777" w:rsidTr="00036375">
        <w:trPr>
          <w:trHeight w:val="290"/>
        </w:trPr>
        <w:tc>
          <w:tcPr>
            <w:tcW w:w="1843" w:type="dxa"/>
            <w:tcBorders>
              <w:top w:val="nil"/>
              <w:left w:val="nil"/>
              <w:bottom w:val="single" w:sz="4" w:space="0" w:color="8EA9DB"/>
              <w:right w:val="nil"/>
            </w:tcBorders>
            <w:shd w:val="clear" w:color="auto" w:fill="auto"/>
            <w:noWrap/>
            <w:vAlign w:val="bottom"/>
            <w:hideMark/>
          </w:tcPr>
          <w:p w14:paraId="7B8BAF46" w14:textId="77777777" w:rsidR="00036375" w:rsidRPr="00560E1A" w:rsidRDefault="00036375" w:rsidP="00036375">
            <w:pPr>
              <w:spacing w:before="0" w:after="0"/>
              <w:jc w:val="right"/>
              <w:rPr>
                <w:rFonts w:ascii="Calibri" w:hAnsi="Calibri" w:cs="Calibri"/>
                <w:sz w:val="16"/>
                <w:szCs w:val="16"/>
                <w:lang w:eastAsia="zh-CN"/>
              </w:rPr>
            </w:pPr>
          </w:p>
        </w:tc>
        <w:tc>
          <w:tcPr>
            <w:tcW w:w="1480" w:type="dxa"/>
            <w:tcBorders>
              <w:top w:val="nil"/>
              <w:left w:val="nil"/>
              <w:bottom w:val="nil"/>
              <w:right w:val="nil"/>
            </w:tcBorders>
            <w:shd w:val="clear" w:color="auto" w:fill="auto"/>
            <w:noWrap/>
            <w:vAlign w:val="bottom"/>
            <w:hideMark/>
          </w:tcPr>
          <w:p w14:paraId="38D01414"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Expired</w:t>
            </w:r>
          </w:p>
        </w:tc>
        <w:tc>
          <w:tcPr>
            <w:tcW w:w="1497" w:type="dxa"/>
            <w:tcBorders>
              <w:top w:val="nil"/>
              <w:left w:val="nil"/>
              <w:bottom w:val="nil"/>
              <w:right w:val="nil"/>
            </w:tcBorders>
            <w:shd w:val="clear" w:color="auto" w:fill="auto"/>
            <w:noWrap/>
            <w:vAlign w:val="bottom"/>
            <w:hideMark/>
          </w:tcPr>
          <w:p w14:paraId="219F22A7"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71011CE8"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52BEF1FB" w14:textId="77777777" w:rsidR="00036375" w:rsidRPr="00560E1A" w:rsidRDefault="00036375" w:rsidP="00036375">
            <w:pPr>
              <w:spacing w:before="0" w:after="0"/>
              <w:rPr>
                <w:rFonts w:ascii="Times New Roman" w:hAnsi="Times New Roman"/>
                <w:sz w:val="16"/>
                <w:szCs w:val="16"/>
                <w:lang w:eastAsia="zh-CN"/>
              </w:rPr>
            </w:pPr>
          </w:p>
        </w:tc>
        <w:tc>
          <w:tcPr>
            <w:tcW w:w="567" w:type="dxa"/>
            <w:tcBorders>
              <w:top w:val="nil"/>
              <w:left w:val="nil"/>
              <w:bottom w:val="nil"/>
              <w:right w:val="nil"/>
            </w:tcBorders>
            <w:shd w:val="clear" w:color="auto" w:fill="auto"/>
            <w:noWrap/>
            <w:vAlign w:val="bottom"/>
            <w:hideMark/>
          </w:tcPr>
          <w:p w14:paraId="02561436"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3B520FEB"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6397BF8"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1180" w:type="dxa"/>
            <w:tcBorders>
              <w:top w:val="nil"/>
              <w:left w:val="nil"/>
              <w:bottom w:val="nil"/>
              <w:right w:val="nil"/>
            </w:tcBorders>
            <w:shd w:val="clear" w:color="auto" w:fill="auto"/>
            <w:noWrap/>
            <w:vAlign w:val="bottom"/>
            <w:hideMark/>
          </w:tcPr>
          <w:p w14:paraId="7655C284"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6E92D703" w14:textId="77777777" w:rsidTr="00036375">
        <w:trPr>
          <w:trHeight w:val="290"/>
        </w:trPr>
        <w:tc>
          <w:tcPr>
            <w:tcW w:w="1843" w:type="dxa"/>
            <w:tcBorders>
              <w:top w:val="nil"/>
              <w:left w:val="nil"/>
              <w:bottom w:val="single" w:sz="4" w:space="0" w:color="8EA9DB"/>
              <w:right w:val="nil"/>
            </w:tcBorders>
            <w:shd w:val="clear" w:color="000000" w:fill="C6E0B4"/>
            <w:noWrap/>
            <w:vAlign w:val="bottom"/>
            <w:hideMark/>
          </w:tcPr>
          <w:p w14:paraId="48BF86EF"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Gómez Durán, Francisco</w:t>
            </w:r>
          </w:p>
        </w:tc>
        <w:tc>
          <w:tcPr>
            <w:tcW w:w="1480" w:type="dxa"/>
            <w:tcBorders>
              <w:top w:val="nil"/>
              <w:left w:val="nil"/>
              <w:bottom w:val="nil"/>
              <w:right w:val="nil"/>
            </w:tcBorders>
            <w:shd w:val="clear" w:color="000000" w:fill="C6E0B4"/>
            <w:noWrap/>
            <w:vAlign w:val="bottom"/>
            <w:hideMark/>
          </w:tcPr>
          <w:p w14:paraId="76A85C2F"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Released</w:t>
            </w:r>
          </w:p>
        </w:tc>
        <w:tc>
          <w:tcPr>
            <w:tcW w:w="1497" w:type="dxa"/>
            <w:tcBorders>
              <w:top w:val="nil"/>
              <w:left w:val="nil"/>
              <w:bottom w:val="nil"/>
              <w:right w:val="nil"/>
            </w:tcBorders>
            <w:shd w:val="clear" w:color="auto" w:fill="auto"/>
            <w:noWrap/>
            <w:vAlign w:val="bottom"/>
            <w:hideMark/>
          </w:tcPr>
          <w:p w14:paraId="33E55D5A"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013B1D4A"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53DF6052" w14:textId="77777777" w:rsidR="00036375" w:rsidRPr="00560E1A" w:rsidRDefault="00036375" w:rsidP="00036375">
            <w:pPr>
              <w:spacing w:before="0" w:after="0"/>
              <w:rPr>
                <w:rFonts w:ascii="Times New Roman" w:hAnsi="Times New Roman"/>
                <w:sz w:val="16"/>
                <w:szCs w:val="16"/>
                <w:lang w:eastAsia="zh-CN"/>
              </w:rPr>
            </w:pPr>
          </w:p>
        </w:tc>
        <w:tc>
          <w:tcPr>
            <w:tcW w:w="567" w:type="dxa"/>
            <w:tcBorders>
              <w:top w:val="nil"/>
              <w:left w:val="nil"/>
              <w:bottom w:val="nil"/>
              <w:right w:val="nil"/>
            </w:tcBorders>
            <w:shd w:val="clear" w:color="auto" w:fill="auto"/>
            <w:noWrap/>
            <w:vAlign w:val="bottom"/>
            <w:hideMark/>
          </w:tcPr>
          <w:p w14:paraId="3B7F0BB9"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13F186A9"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33C7BBB1" w14:textId="77777777" w:rsidR="00036375" w:rsidRPr="00560E1A" w:rsidRDefault="00036375" w:rsidP="00036375">
            <w:pPr>
              <w:spacing w:before="0" w:after="0"/>
              <w:jc w:val="right"/>
              <w:rPr>
                <w:rFonts w:ascii="Calibri" w:hAnsi="Calibri" w:cs="Calibri"/>
                <w:sz w:val="16"/>
                <w:szCs w:val="16"/>
                <w:lang w:eastAsia="zh-CN"/>
              </w:rPr>
            </w:pPr>
          </w:p>
        </w:tc>
        <w:tc>
          <w:tcPr>
            <w:tcW w:w="1180" w:type="dxa"/>
            <w:tcBorders>
              <w:top w:val="nil"/>
              <w:left w:val="nil"/>
              <w:bottom w:val="nil"/>
              <w:right w:val="nil"/>
            </w:tcBorders>
            <w:shd w:val="clear" w:color="auto" w:fill="auto"/>
            <w:noWrap/>
            <w:vAlign w:val="bottom"/>
            <w:hideMark/>
          </w:tcPr>
          <w:p w14:paraId="107834EB"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4A43E84F" w14:textId="77777777" w:rsidTr="00036375">
        <w:trPr>
          <w:trHeight w:val="290"/>
        </w:trPr>
        <w:tc>
          <w:tcPr>
            <w:tcW w:w="1843" w:type="dxa"/>
            <w:tcBorders>
              <w:top w:val="nil"/>
              <w:left w:val="nil"/>
              <w:bottom w:val="single" w:sz="4" w:space="0" w:color="8EA9DB"/>
              <w:right w:val="nil"/>
            </w:tcBorders>
            <w:shd w:val="clear" w:color="000000" w:fill="C6E0B4"/>
            <w:noWrap/>
            <w:vAlign w:val="bottom"/>
            <w:hideMark/>
          </w:tcPr>
          <w:p w14:paraId="124F7E69"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Halimani, Lucas</w:t>
            </w:r>
          </w:p>
        </w:tc>
        <w:tc>
          <w:tcPr>
            <w:tcW w:w="1480" w:type="dxa"/>
            <w:tcBorders>
              <w:top w:val="nil"/>
              <w:left w:val="nil"/>
              <w:bottom w:val="nil"/>
              <w:right w:val="nil"/>
            </w:tcBorders>
            <w:shd w:val="clear" w:color="000000" w:fill="C6E0B4"/>
            <w:noWrap/>
            <w:vAlign w:val="bottom"/>
            <w:hideMark/>
          </w:tcPr>
          <w:p w14:paraId="0EB1406A"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Released</w:t>
            </w:r>
          </w:p>
        </w:tc>
        <w:tc>
          <w:tcPr>
            <w:tcW w:w="1497" w:type="dxa"/>
            <w:tcBorders>
              <w:top w:val="nil"/>
              <w:left w:val="nil"/>
              <w:bottom w:val="nil"/>
              <w:right w:val="nil"/>
            </w:tcBorders>
            <w:shd w:val="clear" w:color="000000" w:fill="FFE699"/>
            <w:noWrap/>
            <w:vAlign w:val="bottom"/>
            <w:hideMark/>
          </w:tcPr>
          <w:p w14:paraId="4100D3D0"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20000</w:t>
            </w:r>
          </w:p>
        </w:tc>
        <w:tc>
          <w:tcPr>
            <w:tcW w:w="857" w:type="dxa"/>
            <w:tcBorders>
              <w:top w:val="nil"/>
              <w:left w:val="nil"/>
              <w:bottom w:val="nil"/>
              <w:right w:val="nil"/>
            </w:tcBorders>
            <w:shd w:val="clear" w:color="auto" w:fill="auto"/>
            <w:noWrap/>
            <w:vAlign w:val="bottom"/>
            <w:hideMark/>
          </w:tcPr>
          <w:p w14:paraId="57CA99F8"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850" w:type="dxa"/>
            <w:tcBorders>
              <w:top w:val="nil"/>
              <w:left w:val="nil"/>
              <w:bottom w:val="nil"/>
              <w:right w:val="nil"/>
            </w:tcBorders>
            <w:shd w:val="clear" w:color="auto" w:fill="auto"/>
            <w:noWrap/>
            <w:vAlign w:val="bottom"/>
            <w:hideMark/>
          </w:tcPr>
          <w:p w14:paraId="12819CE8" w14:textId="77777777" w:rsidR="00036375" w:rsidRPr="00560E1A" w:rsidRDefault="00036375" w:rsidP="00036375">
            <w:pPr>
              <w:spacing w:before="0" w:after="0"/>
              <w:jc w:val="right"/>
              <w:rPr>
                <w:rFonts w:ascii="Calibri" w:hAnsi="Calibri" w:cs="Calibri"/>
                <w:sz w:val="16"/>
                <w:szCs w:val="16"/>
                <w:lang w:eastAsia="zh-CN"/>
              </w:rPr>
            </w:pPr>
          </w:p>
        </w:tc>
        <w:tc>
          <w:tcPr>
            <w:tcW w:w="567" w:type="dxa"/>
            <w:tcBorders>
              <w:top w:val="nil"/>
              <w:left w:val="nil"/>
              <w:bottom w:val="nil"/>
              <w:right w:val="nil"/>
            </w:tcBorders>
            <w:shd w:val="clear" w:color="auto" w:fill="auto"/>
            <w:noWrap/>
            <w:vAlign w:val="bottom"/>
            <w:hideMark/>
          </w:tcPr>
          <w:p w14:paraId="116D33A5"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2562FFBC"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1F98B03"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3D56E960"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110A2C70" w14:textId="77777777" w:rsidTr="00036375">
        <w:trPr>
          <w:trHeight w:val="290"/>
        </w:trPr>
        <w:tc>
          <w:tcPr>
            <w:tcW w:w="1843" w:type="dxa"/>
            <w:tcBorders>
              <w:top w:val="nil"/>
              <w:left w:val="nil"/>
              <w:bottom w:val="nil"/>
              <w:right w:val="nil"/>
            </w:tcBorders>
            <w:shd w:val="clear" w:color="auto" w:fill="auto"/>
            <w:noWrap/>
            <w:vAlign w:val="bottom"/>
            <w:hideMark/>
          </w:tcPr>
          <w:p w14:paraId="2A33EFC6"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Heiss, Julia</w:t>
            </w:r>
          </w:p>
        </w:tc>
        <w:tc>
          <w:tcPr>
            <w:tcW w:w="1480" w:type="dxa"/>
            <w:tcBorders>
              <w:top w:val="nil"/>
              <w:left w:val="nil"/>
              <w:bottom w:val="nil"/>
              <w:right w:val="nil"/>
            </w:tcBorders>
            <w:shd w:val="clear" w:color="auto" w:fill="auto"/>
            <w:noWrap/>
            <w:vAlign w:val="bottom"/>
            <w:hideMark/>
          </w:tcPr>
          <w:p w14:paraId="258246F0"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Disabled</w:t>
            </w:r>
          </w:p>
        </w:tc>
        <w:tc>
          <w:tcPr>
            <w:tcW w:w="1497" w:type="dxa"/>
            <w:tcBorders>
              <w:top w:val="nil"/>
              <w:left w:val="nil"/>
              <w:bottom w:val="nil"/>
              <w:right w:val="nil"/>
            </w:tcBorders>
            <w:shd w:val="clear" w:color="auto" w:fill="auto"/>
            <w:noWrap/>
            <w:vAlign w:val="bottom"/>
            <w:hideMark/>
          </w:tcPr>
          <w:p w14:paraId="11E82E05"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133A3E93"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3C7F4F31"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67" w:type="dxa"/>
            <w:tcBorders>
              <w:top w:val="nil"/>
              <w:left w:val="nil"/>
              <w:bottom w:val="nil"/>
              <w:right w:val="nil"/>
            </w:tcBorders>
            <w:shd w:val="clear" w:color="auto" w:fill="auto"/>
            <w:noWrap/>
            <w:vAlign w:val="bottom"/>
            <w:hideMark/>
          </w:tcPr>
          <w:p w14:paraId="7B0DD0B5" w14:textId="77777777" w:rsidR="00036375" w:rsidRPr="00560E1A" w:rsidRDefault="00036375" w:rsidP="00036375">
            <w:pPr>
              <w:spacing w:before="0" w:after="0"/>
              <w:jc w:val="right"/>
              <w:rPr>
                <w:rFonts w:ascii="Calibri" w:hAnsi="Calibri" w:cs="Calibri"/>
                <w:sz w:val="16"/>
                <w:szCs w:val="16"/>
                <w:lang w:eastAsia="zh-CN"/>
              </w:rPr>
            </w:pPr>
          </w:p>
        </w:tc>
        <w:tc>
          <w:tcPr>
            <w:tcW w:w="709" w:type="dxa"/>
            <w:tcBorders>
              <w:top w:val="nil"/>
              <w:left w:val="nil"/>
              <w:bottom w:val="nil"/>
              <w:right w:val="nil"/>
            </w:tcBorders>
            <w:shd w:val="clear" w:color="auto" w:fill="auto"/>
            <w:noWrap/>
            <w:vAlign w:val="bottom"/>
            <w:hideMark/>
          </w:tcPr>
          <w:p w14:paraId="5C0C9BA6"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6ABC1EB9"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4DF37CDE"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10926945" w14:textId="77777777" w:rsidTr="00036375">
        <w:trPr>
          <w:trHeight w:val="290"/>
        </w:trPr>
        <w:tc>
          <w:tcPr>
            <w:tcW w:w="1843" w:type="dxa"/>
            <w:tcBorders>
              <w:top w:val="nil"/>
              <w:left w:val="nil"/>
              <w:bottom w:val="single" w:sz="4" w:space="0" w:color="8EA9DB"/>
              <w:right w:val="nil"/>
            </w:tcBorders>
            <w:shd w:val="clear" w:color="auto" w:fill="auto"/>
            <w:noWrap/>
            <w:vAlign w:val="bottom"/>
            <w:hideMark/>
          </w:tcPr>
          <w:p w14:paraId="4E578BB8" w14:textId="77777777" w:rsidR="00036375" w:rsidRPr="00560E1A" w:rsidRDefault="00036375" w:rsidP="00036375">
            <w:pPr>
              <w:spacing w:before="0" w:after="0"/>
              <w:jc w:val="right"/>
              <w:rPr>
                <w:rFonts w:ascii="Calibri" w:hAnsi="Calibri" w:cs="Calibri"/>
                <w:sz w:val="16"/>
                <w:szCs w:val="16"/>
                <w:lang w:eastAsia="zh-CN"/>
              </w:rPr>
            </w:pPr>
          </w:p>
        </w:tc>
        <w:tc>
          <w:tcPr>
            <w:tcW w:w="1480" w:type="dxa"/>
            <w:tcBorders>
              <w:top w:val="nil"/>
              <w:left w:val="nil"/>
              <w:bottom w:val="nil"/>
              <w:right w:val="nil"/>
            </w:tcBorders>
            <w:shd w:val="clear" w:color="auto" w:fill="auto"/>
            <w:noWrap/>
            <w:vAlign w:val="bottom"/>
            <w:hideMark/>
          </w:tcPr>
          <w:p w14:paraId="0F97F32E"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Expired</w:t>
            </w:r>
          </w:p>
        </w:tc>
        <w:tc>
          <w:tcPr>
            <w:tcW w:w="1497" w:type="dxa"/>
            <w:tcBorders>
              <w:top w:val="nil"/>
              <w:left w:val="nil"/>
              <w:bottom w:val="nil"/>
              <w:right w:val="nil"/>
            </w:tcBorders>
            <w:shd w:val="clear" w:color="auto" w:fill="auto"/>
            <w:noWrap/>
            <w:vAlign w:val="bottom"/>
            <w:hideMark/>
          </w:tcPr>
          <w:p w14:paraId="5358DD50"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132F2958"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1351E24C" w14:textId="77777777" w:rsidR="00036375" w:rsidRPr="00560E1A" w:rsidRDefault="00036375" w:rsidP="00036375">
            <w:pPr>
              <w:spacing w:before="0" w:after="0"/>
              <w:rPr>
                <w:rFonts w:ascii="Times New Roman" w:hAnsi="Times New Roman"/>
                <w:sz w:val="16"/>
                <w:szCs w:val="16"/>
                <w:lang w:eastAsia="zh-CN"/>
              </w:rPr>
            </w:pPr>
          </w:p>
        </w:tc>
        <w:tc>
          <w:tcPr>
            <w:tcW w:w="567" w:type="dxa"/>
            <w:tcBorders>
              <w:top w:val="nil"/>
              <w:left w:val="nil"/>
              <w:bottom w:val="nil"/>
              <w:right w:val="nil"/>
            </w:tcBorders>
            <w:shd w:val="clear" w:color="auto" w:fill="auto"/>
            <w:noWrap/>
            <w:vAlign w:val="bottom"/>
            <w:hideMark/>
          </w:tcPr>
          <w:p w14:paraId="47634278"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45F9CCA9"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1B2D4BC9" w14:textId="77777777" w:rsidR="00036375" w:rsidRPr="00560E1A" w:rsidRDefault="00036375" w:rsidP="00036375">
            <w:pPr>
              <w:spacing w:before="0" w:after="0"/>
              <w:jc w:val="right"/>
              <w:rPr>
                <w:rFonts w:ascii="Calibri" w:hAnsi="Calibri" w:cs="Calibri"/>
                <w:sz w:val="16"/>
                <w:szCs w:val="16"/>
                <w:lang w:eastAsia="zh-CN"/>
              </w:rPr>
            </w:pPr>
          </w:p>
        </w:tc>
        <w:tc>
          <w:tcPr>
            <w:tcW w:w="1180" w:type="dxa"/>
            <w:tcBorders>
              <w:top w:val="nil"/>
              <w:left w:val="nil"/>
              <w:bottom w:val="nil"/>
              <w:right w:val="nil"/>
            </w:tcBorders>
            <w:shd w:val="clear" w:color="auto" w:fill="auto"/>
            <w:noWrap/>
            <w:vAlign w:val="bottom"/>
            <w:hideMark/>
          </w:tcPr>
          <w:p w14:paraId="33C11013"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1D730EAE" w14:textId="77777777" w:rsidTr="00036375">
        <w:trPr>
          <w:trHeight w:val="290"/>
        </w:trPr>
        <w:tc>
          <w:tcPr>
            <w:tcW w:w="1843" w:type="dxa"/>
            <w:tcBorders>
              <w:top w:val="nil"/>
              <w:left w:val="nil"/>
              <w:bottom w:val="single" w:sz="4" w:space="0" w:color="8EA9DB"/>
              <w:right w:val="nil"/>
            </w:tcBorders>
            <w:shd w:val="clear" w:color="auto" w:fill="auto"/>
            <w:noWrap/>
            <w:vAlign w:val="bottom"/>
            <w:hideMark/>
          </w:tcPr>
          <w:p w14:paraId="5BDD30AA" w14:textId="77777777" w:rsidR="00036375" w:rsidRPr="00560E1A" w:rsidRDefault="00036375" w:rsidP="00036375">
            <w:pPr>
              <w:spacing w:before="0" w:after="0"/>
              <w:rPr>
                <w:rFonts w:ascii="Calibri" w:hAnsi="Calibri" w:cs="Calibri"/>
                <w:b/>
                <w:bCs/>
                <w:color w:val="000000"/>
                <w:sz w:val="16"/>
                <w:szCs w:val="16"/>
                <w:lang w:eastAsia="zh-CN"/>
              </w:rPr>
            </w:pPr>
            <w:proofErr w:type="spellStart"/>
            <w:r w:rsidRPr="00560E1A">
              <w:rPr>
                <w:rFonts w:ascii="Calibri" w:hAnsi="Calibri" w:cs="Calibri"/>
                <w:b/>
                <w:bCs/>
                <w:color w:val="000000"/>
                <w:sz w:val="16"/>
                <w:szCs w:val="16"/>
                <w:lang w:eastAsia="zh-CN"/>
              </w:rPr>
              <w:t>Kaboza</w:t>
            </w:r>
            <w:proofErr w:type="spellEnd"/>
            <w:r w:rsidRPr="00560E1A">
              <w:rPr>
                <w:rFonts w:ascii="Calibri" w:hAnsi="Calibri" w:cs="Calibri"/>
                <w:b/>
                <w:bCs/>
                <w:color w:val="000000"/>
                <w:sz w:val="16"/>
                <w:szCs w:val="16"/>
                <w:lang w:eastAsia="zh-CN"/>
              </w:rPr>
              <w:t>, Yvette</w:t>
            </w:r>
          </w:p>
        </w:tc>
        <w:tc>
          <w:tcPr>
            <w:tcW w:w="1480" w:type="dxa"/>
            <w:tcBorders>
              <w:top w:val="nil"/>
              <w:left w:val="nil"/>
              <w:bottom w:val="nil"/>
              <w:right w:val="nil"/>
            </w:tcBorders>
            <w:shd w:val="clear" w:color="auto" w:fill="auto"/>
            <w:noWrap/>
            <w:vAlign w:val="bottom"/>
            <w:hideMark/>
          </w:tcPr>
          <w:p w14:paraId="4FA0D73A"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Disabled</w:t>
            </w:r>
          </w:p>
        </w:tc>
        <w:tc>
          <w:tcPr>
            <w:tcW w:w="1497" w:type="dxa"/>
            <w:tcBorders>
              <w:top w:val="nil"/>
              <w:left w:val="nil"/>
              <w:bottom w:val="nil"/>
              <w:right w:val="nil"/>
            </w:tcBorders>
            <w:shd w:val="clear" w:color="auto" w:fill="auto"/>
            <w:noWrap/>
            <w:vAlign w:val="bottom"/>
            <w:hideMark/>
          </w:tcPr>
          <w:p w14:paraId="686DB45E"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53AD745B"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850" w:type="dxa"/>
            <w:tcBorders>
              <w:top w:val="nil"/>
              <w:left w:val="nil"/>
              <w:bottom w:val="nil"/>
              <w:right w:val="nil"/>
            </w:tcBorders>
            <w:shd w:val="clear" w:color="auto" w:fill="auto"/>
            <w:noWrap/>
            <w:vAlign w:val="bottom"/>
            <w:hideMark/>
          </w:tcPr>
          <w:p w14:paraId="4055AAB7" w14:textId="77777777" w:rsidR="00036375" w:rsidRPr="00560E1A" w:rsidRDefault="00036375" w:rsidP="00036375">
            <w:pPr>
              <w:spacing w:before="0" w:after="0"/>
              <w:jc w:val="right"/>
              <w:rPr>
                <w:rFonts w:ascii="Calibri" w:hAnsi="Calibri" w:cs="Calibri"/>
                <w:sz w:val="16"/>
                <w:szCs w:val="16"/>
                <w:lang w:eastAsia="zh-CN"/>
              </w:rPr>
            </w:pPr>
          </w:p>
        </w:tc>
        <w:tc>
          <w:tcPr>
            <w:tcW w:w="567" w:type="dxa"/>
            <w:tcBorders>
              <w:top w:val="nil"/>
              <w:left w:val="nil"/>
              <w:bottom w:val="nil"/>
              <w:right w:val="nil"/>
            </w:tcBorders>
            <w:shd w:val="clear" w:color="auto" w:fill="auto"/>
            <w:noWrap/>
            <w:vAlign w:val="bottom"/>
            <w:hideMark/>
          </w:tcPr>
          <w:p w14:paraId="3182F849"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087BDF24"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32C1AA8"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1E0769D0"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6810CFCF" w14:textId="77777777" w:rsidTr="00036375">
        <w:trPr>
          <w:trHeight w:val="290"/>
        </w:trPr>
        <w:tc>
          <w:tcPr>
            <w:tcW w:w="1843" w:type="dxa"/>
            <w:tcBorders>
              <w:top w:val="nil"/>
              <w:left w:val="nil"/>
              <w:bottom w:val="single" w:sz="4" w:space="0" w:color="8EA9DB"/>
              <w:right w:val="nil"/>
            </w:tcBorders>
            <w:shd w:val="clear" w:color="000000" w:fill="FFE699"/>
            <w:noWrap/>
            <w:vAlign w:val="bottom"/>
            <w:hideMark/>
          </w:tcPr>
          <w:p w14:paraId="6206F2F0"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Medel-Anonuevo, Carolyn</w:t>
            </w:r>
          </w:p>
        </w:tc>
        <w:tc>
          <w:tcPr>
            <w:tcW w:w="1480" w:type="dxa"/>
            <w:tcBorders>
              <w:top w:val="nil"/>
              <w:left w:val="nil"/>
              <w:bottom w:val="nil"/>
              <w:right w:val="nil"/>
            </w:tcBorders>
            <w:shd w:val="clear" w:color="000000" w:fill="FFE699"/>
            <w:noWrap/>
            <w:vAlign w:val="bottom"/>
            <w:hideMark/>
          </w:tcPr>
          <w:p w14:paraId="3FA2D733"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Disabled</w:t>
            </w:r>
          </w:p>
        </w:tc>
        <w:tc>
          <w:tcPr>
            <w:tcW w:w="1497" w:type="dxa"/>
            <w:tcBorders>
              <w:top w:val="nil"/>
              <w:left w:val="nil"/>
              <w:bottom w:val="nil"/>
              <w:right w:val="nil"/>
            </w:tcBorders>
            <w:shd w:val="clear" w:color="auto" w:fill="auto"/>
            <w:noWrap/>
            <w:vAlign w:val="bottom"/>
            <w:hideMark/>
          </w:tcPr>
          <w:p w14:paraId="65269C96"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15521743"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850" w:type="dxa"/>
            <w:tcBorders>
              <w:top w:val="nil"/>
              <w:left w:val="nil"/>
              <w:bottom w:val="nil"/>
              <w:right w:val="nil"/>
            </w:tcBorders>
            <w:shd w:val="clear" w:color="auto" w:fill="auto"/>
            <w:noWrap/>
            <w:vAlign w:val="bottom"/>
            <w:hideMark/>
          </w:tcPr>
          <w:p w14:paraId="095326FB" w14:textId="77777777" w:rsidR="00036375" w:rsidRPr="00560E1A" w:rsidRDefault="00036375" w:rsidP="00036375">
            <w:pPr>
              <w:spacing w:before="0" w:after="0"/>
              <w:jc w:val="right"/>
              <w:rPr>
                <w:rFonts w:ascii="Calibri" w:hAnsi="Calibri" w:cs="Calibri"/>
                <w:sz w:val="16"/>
                <w:szCs w:val="16"/>
                <w:lang w:eastAsia="zh-CN"/>
              </w:rPr>
            </w:pPr>
          </w:p>
        </w:tc>
        <w:tc>
          <w:tcPr>
            <w:tcW w:w="567" w:type="dxa"/>
            <w:tcBorders>
              <w:top w:val="nil"/>
              <w:left w:val="nil"/>
              <w:bottom w:val="nil"/>
              <w:right w:val="nil"/>
            </w:tcBorders>
            <w:shd w:val="clear" w:color="auto" w:fill="auto"/>
            <w:noWrap/>
            <w:vAlign w:val="bottom"/>
            <w:hideMark/>
          </w:tcPr>
          <w:p w14:paraId="560B2327"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04508350"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1FCA3602"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2B86A912"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2F747BBE" w14:textId="77777777" w:rsidTr="00036375">
        <w:trPr>
          <w:trHeight w:val="290"/>
        </w:trPr>
        <w:tc>
          <w:tcPr>
            <w:tcW w:w="1843" w:type="dxa"/>
            <w:tcBorders>
              <w:top w:val="nil"/>
              <w:left w:val="nil"/>
              <w:bottom w:val="nil"/>
              <w:right w:val="nil"/>
            </w:tcBorders>
            <w:shd w:val="clear" w:color="auto" w:fill="auto"/>
            <w:noWrap/>
            <w:vAlign w:val="bottom"/>
            <w:hideMark/>
          </w:tcPr>
          <w:p w14:paraId="680121D9"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Su, Ya</w:t>
            </w:r>
          </w:p>
        </w:tc>
        <w:tc>
          <w:tcPr>
            <w:tcW w:w="1480" w:type="dxa"/>
            <w:tcBorders>
              <w:top w:val="nil"/>
              <w:left w:val="nil"/>
              <w:bottom w:val="nil"/>
              <w:right w:val="nil"/>
            </w:tcBorders>
            <w:shd w:val="clear" w:color="auto" w:fill="auto"/>
            <w:noWrap/>
            <w:vAlign w:val="bottom"/>
            <w:hideMark/>
          </w:tcPr>
          <w:p w14:paraId="0E7C6005"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Disabled</w:t>
            </w:r>
          </w:p>
        </w:tc>
        <w:tc>
          <w:tcPr>
            <w:tcW w:w="1497" w:type="dxa"/>
            <w:tcBorders>
              <w:top w:val="nil"/>
              <w:left w:val="nil"/>
              <w:bottom w:val="nil"/>
              <w:right w:val="nil"/>
            </w:tcBorders>
            <w:shd w:val="clear" w:color="auto" w:fill="auto"/>
            <w:noWrap/>
            <w:vAlign w:val="bottom"/>
            <w:hideMark/>
          </w:tcPr>
          <w:p w14:paraId="547C5FA8"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426E8094"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244791B9" w14:textId="77777777" w:rsidR="00036375" w:rsidRPr="00560E1A" w:rsidRDefault="00036375" w:rsidP="00036375">
            <w:pPr>
              <w:spacing w:before="0" w:after="0"/>
              <w:rPr>
                <w:rFonts w:ascii="Times New Roman" w:hAnsi="Times New Roman"/>
                <w:sz w:val="16"/>
                <w:szCs w:val="16"/>
                <w:lang w:eastAsia="zh-CN"/>
              </w:rPr>
            </w:pPr>
          </w:p>
        </w:tc>
        <w:tc>
          <w:tcPr>
            <w:tcW w:w="567" w:type="dxa"/>
            <w:tcBorders>
              <w:top w:val="nil"/>
              <w:left w:val="nil"/>
              <w:bottom w:val="nil"/>
              <w:right w:val="nil"/>
            </w:tcBorders>
            <w:shd w:val="clear" w:color="auto" w:fill="auto"/>
            <w:noWrap/>
            <w:vAlign w:val="bottom"/>
            <w:hideMark/>
          </w:tcPr>
          <w:p w14:paraId="68AE2585"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709" w:type="dxa"/>
            <w:tcBorders>
              <w:top w:val="nil"/>
              <w:left w:val="nil"/>
              <w:bottom w:val="nil"/>
              <w:right w:val="nil"/>
            </w:tcBorders>
            <w:shd w:val="clear" w:color="auto" w:fill="auto"/>
            <w:noWrap/>
            <w:vAlign w:val="bottom"/>
            <w:hideMark/>
          </w:tcPr>
          <w:p w14:paraId="7BE24BCF" w14:textId="77777777" w:rsidR="00036375" w:rsidRPr="00560E1A" w:rsidRDefault="00036375" w:rsidP="00036375">
            <w:pPr>
              <w:spacing w:before="0" w:after="0"/>
              <w:jc w:val="right"/>
              <w:rPr>
                <w:rFonts w:ascii="Calibri" w:hAnsi="Calibri" w:cs="Calibri"/>
                <w:sz w:val="16"/>
                <w:szCs w:val="16"/>
                <w:lang w:eastAsia="zh-CN"/>
              </w:rPr>
            </w:pPr>
          </w:p>
        </w:tc>
        <w:tc>
          <w:tcPr>
            <w:tcW w:w="541" w:type="dxa"/>
            <w:tcBorders>
              <w:top w:val="nil"/>
              <w:left w:val="nil"/>
              <w:bottom w:val="nil"/>
              <w:right w:val="nil"/>
            </w:tcBorders>
            <w:shd w:val="clear" w:color="auto" w:fill="auto"/>
            <w:noWrap/>
            <w:vAlign w:val="bottom"/>
            <w:hideMark/>
          </w:tcPr>
          <w:p w14:paraId="33834501"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4DFAF421"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244FACC5" w14:textId="77777777" w:rsidTr="00036375">
        <w:trPr>
          <w:trHeight w:val="290"/>
        </w:trPr>
        <w:tc>
          <w:tcPr>
            <w:tcW w:w="1843" w:type="dxa"/>
            <w:tcBorders>
              <w:top w:val="nil"/>
              <w:left w:val="nil"/>
              <w:bottom w:val="single" w:sz="4" w:space="0" w:color="8EA9DB"/>
              <w:right w:val="nil"/>
            </w:tcBorders>
            <w:shd w:val="clear" w:color="auto" w:fill="auto"/>
            <w:noWrap/>
            <w:vAlign w:val="bottom"/>
            <w:hideMark/>
          </w:tcPr>
          <w:p w14:paraId="22BBF520" w14:textId="77777777" w:rsidR="00036375" w:rsidRPr="00560E1A" w:rsidRDefault="00036375" w:rsidP="00036375">
            <w:pPr>
              <w:spacing w:before="0" w:after="0"/>
              <w:jc w:val="right"/>
              <w:rPr>
                <w:rFonts w:ascii="Calibri" w:hAnsi="Calibri" w:cs="Calibri"/>
                <w:sz w:val="16"/>
                <w:szCs w:val="16"/>
                <w:lang w:eastAsia="zh-CN"/>
              </w:rPr>
            </w:pPr>
          </w:p>
        </w:tc>
        <w:tc>
          <w:tcPr>
            <w:tcW w:w="1480" w:type="dxa"/>
            <w:tcBorders>
              <w:top w:val="nil"/>
              <w:left w:val="nil"/>
              <w:bottom w:val="nil"/>
              <w:right w:val="nil"/>
            </w:tcBorders>
            <w:shd w:val="clear" w:color="auto" w:fill="auto"/>
            <w:noWrap/>
            <w:vAlign w:val="bottom"/>
            <w:hideMark/>
          </w:tcPr>
          <w:p w14:paraId="1FB7A2F2"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Expired</w:t>
            </w:r>
          </w:p>
        </w:tc>
        <w:tc>
          <w:tcPr>
            <w:tcW w:w="1497" w:type="dxa"/>
            <w:tcBorders>
              <w:top w:val="nil"/>
              <w:left w:val="nil"/>
              <w:bottom w:val="nil"/>
              <w:right w:val="nil"/>
            </w:tcBorders>
            <w:shd w:val="clear" w:color="auto" w:fill="auto"/>
            <w:noWrap/>
            <w:vAlign w:val="bottom"/>
            <w:hideMark/>
          </w:tcPr>
          <w:p w14:paraId="62F2DAFB"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19C7AA73"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1BE2BA66" w14:textId="77777777" w:rsidR="00036375" w:rsidRPr="00560E1A" w:rsidRDefault="00036375" w:rsidP="00036375">
            <w:pPr>
              <w:spacing w:before="0" w:after="0"/>
              <w:rPr>
                <w:rFonts w:ascii="Times New Roman" w:hAnsi="Times New Roman"/>
                <w:sz w:val="16"/>
                <w:szCs w:val="16"/>
                <w:lang w:eastAsia="zh-CN"/>
              </w:rPr>
            </w:pPr>
          </w:p>
        </w:tc>
        <w:tc>
          <w:tcPr>
            <w:tcW w:w="567" w:type="dxa"/>
            <w:tcBorders>
              <w:top w:val="nil"/>
              <w:left w:val="nil"/>
              <w:bottom w:val="nil"/>
              <w:right w:val="nil"/>
            </w:tcBorders>
            <w:shd w:val="clear" w:color="auto" w:fill="auto"/>
            <w:noWrap/>
            <w:vAlign w:val="bottom"/>
            <w:hideMark/>
          </w:tcPr>
          <w:p w14:paraId="64158C81" w14:textId="77777777" w:rsidR="00036375" w:rsidRPr="00560E1A" w:rsidRDefault="00036375" w:rsidP="00036375">
            <w:pPr>
              <w:spacing w:before="0" w:after="0"/>
              <w:rPr>
                <w:rFonts w:ascii="Times New Roman" w:hAnsi="Times New Roman"/>
                <w:sz w:val="16"/>
                <w:szCs w:val="16"/>
                <w:lang w:eastAsia="zh-CN"/>
              </w:rPr>
            </w:pPr>
          </w:p>
        </w:tc>
        <w:tc>
          <w:tcPr>
            <w:tcW w:w="709" w:type="dxa"/>
            <w:tcBorders>
              <w:top w:val="nil"/>
              <w:left w:val="nil"/>
              <w:bottom w:val="nil"/>
              <w:right w:val="nil"/>
            </w:tcBorders>
            <w:shd w:val="clear" w:color="auto" w:fill="auto"/>
            <w:noWrap/>
            <w:vAlign w:val="bottom"/>
            <w:hideMark/>
          </w:tcPr>
          <w:p w14:paraId="29BC2C92"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41" w:type="dxa"/>
            <w:tcBorders>
              <w:top w:val="nil"/>
              <w:left w:val="nil"/>
              <w:bottom w:val="nil"/>
              <w:right w:val="nil"/>
            </w:tcBorders>
            <w:shd w:val="clear" w:color="auto" w:fill="auto"/>
            <w:noWrap/>
            <w:vAlign w:val="bottom"/>
            <w:hideMark/>
          </w:tcPr>
          <w:p w14:paraId="3306B29C" w14:textId="77777777" w:rsidR="00036375" w:rsidRPr="00560E1A" w:rsidRDefault="00036375" w:rsidP="00036375">
            <w:pPr>
              <w:spacing w:before="0" w:after="0"/>
              <w:jc w:val="right"/>
              <w:rPr>
                <w:rFonts w:ascii="Calibri" w:hAnsi="Calibri" w:cs="Calibri"/>
                <w:sz w:val="16"/>
                <w:szCs w:val="16"/>
                <w:lang w:eastAsia="zh-CN"/>
              </w:rPr>
            </w:pPr>
          </w:p>
        </w:tc>
        <w:tc>
          <w:tcPr>
            <w:tcW w:w="1180" w:type="dxa"/>
            <w:tcBorders>
              <w:top w:val="nil"/>
              <w:left w:val="nil"/>
              <w:bottom w:val="nil"/>
              <w:right w:val="nil"/>
            </w:tcBorders>
            <w:shd w:val="clear" w:color="auto" w:fill="auto"/>
            <w:noWrap/>
            <w:vAlign w:val="bottom"/>
            <w:hideMark/>
          </w:tcPr>
          <w:p w14:paraId="22FECEC9"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6D16C546" w14:textId="77777777" w:rsidTr="00036375">
        <w:trPr>
          <w:trHeight w:val="290"/>
        </w:trPr>
        <w:tc>
          <w:tcPr>
            <w:tcW w:w="1843" w:type="dxa"/>
            <w:tcBorders>
              <w:top w:val="nil"/>
              <w:left w:val="nil"/>
              <w:bottom w:val="single" w:sz="4" w:space="0" w:color="8EA9DB"/>
              <w:right w:val="nil"/>
            </w:tcBorders>
            <w:shd w:val="clear" w:color="000000" w:fill="C6E0B4"/>
            <w:noWrap/>
            <w:vAlign w:val="bottom"/>
            <w:hideMark/>
          </w:tcPr>
          <w:p w14:paraId="1FA3BA70"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Yusuph, Al Amin</w:t>
            </w:r>
          </w:p>
        </w:tc>
        <w:tc>
          <w:tcPr>
            <w:tcW w:w="1480" w:type="dxa"/>
            <w:tcBorders>
              <w:top w:val="nil"/>
              <w:left w:val="nil"/>
              <w:bottom w:val="nil"/>
              <w:right w:val="nil"/>
            </w:tcBorders>
            <w:shd w:val="clear" w:color="000000" w:fill="C6E0B4"/>
            <w:noWrap/>
            <w:vAlign w:val="bottom"/>
            <w:hideMark/>
          </w:tcPr>
          <w:p w14:paraId="67342F5B"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Released</w:t>
            </w:r>
          </w:p>
        </w:tc>
        <w:tc>
          <w:tcPr>
            <w:tcW w:w="1497" w:type="dxa"/>
            <w:tcBorders>
              <w:top w:val="nil"/>
              <w:left w:val="nil"/>
              <w:bottom w:val="nil"/>
              <w:right w:val="nil"/>
            </w:tcBorders>
            <w:shd w:val="clear" w:color="auto" w:fill="auto"/>
            <w:noWrap/>
            <w:vAlign w:val="bottom"/>
            <w:hideMark/>
          </w:tcPr>
          <w:p w14:paraId="580999A3"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0357EB6B"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5EEF1C3F"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67" w:type="dxa"/>
            <w:tcBorders>
              <w:top w:val="nil"/>
              <w:left w:val="nil"/>
              <w:bottom w:val="nil"/>
              <w:right w:val="nil"/>
            </w:tcBorders>
            <w:shd w:val="clear" w:color="auto" w:fill="auto"/>
            <w:noWrap/>
            <w:vAlign w:val="bottom"/>
            <w:hideMark/>
          </w:tcPr>
          <w:p w14:paraId="161B7574" w14:textId="77777777" w:rsidR="00036375" w:rsidRPr="00560E1A" w:rsidRDefault="00036375" w:rsidP="00036375">
            <w:pPr>
              <w:spacing w:before="0" w:after="0"/>
              <w:jc w:val="right"/>
              <w:rPr>
                <w:rFonts w:ascii="Calibri" w:hAnsi="Calibri" w:cs="Calibri"/>
                <w:sz w:val="16"/>
                <w:szCs w:val="16"/>
                <w:lang w:eastAsia="zh-CN"/>
              </w:rPr>
            </w:pPr>
          </w:p>
        </w:tc>
        <w:tc>
          <w:tcPr>
            <w:tcW w:w="709" w:type="dxa"/>
            <w:tcBorders>
              <w:top w:val="nil"/>
              <w:left w:val="nil"/>
              <w:bottom w:val="nil"/>
              <w:right w:val="nil"/>
            </w:tcBorders>
            <w:shd w:val="clear" w:color="auto" w:fill="auto"/>
            <w:noWrap/>
            <w:vAlign w:val="bottom"/>
            <w:hideMark/>
          </w:tcPr>
          <w:p w14:paraId="3675B171"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5C250EC5"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14B489CA"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74539FAD" w14:textId="77777777" w:rsidTr="00036375">
        <w:trPr>
          <w:trHeight w:val="290"/>
        </w:trPr>
        <w:tc>
          <w:tcPr>
            <w:tcW w:w="1843" w:type="dxa"/>
            <w:tcBorders>
              <w:top w:val="nil"/>
              <w:left w:val="nil"/>
              <w:bottom w:val="single" w:sz="4" w:space="0" w:color="8EA9DB"/>
              <w:right w:val="nil"/>
            </w:tcBorders>
            <w:shd w:val="clear" w:color="000000" w:fill="C6E0B4"/>
            <w:noWrap/>
            <w:vAlign w:val="bottom"/>
            <w:hideMark/>
          </w:tcPr>
          <w:p w14:paraId="1D9B05CB"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Zebaze Kana, Martiale</w:t>
            </w:r>
          </w:p>
        </w:tc>
        <w:tc>
          <w:tcPr>
            <w:tcW w:w="1480" w:type="dxa"/>
            <w:tcBorders>
              <w:top w:val="nil"/>
              <w:left w:val="nil"/>
              <w:bottom w:val="nil"/>
              <w:right w:val="nil"/>
            </w:tcBorders>
            <w:shd w:val="clear" w:color="000000" w:fill="C6E0B4"/>
            <w:noWrap/>
            <w:vAlign w:val="bottom"/>
            <w:hideMark/>
          </w:tcPr>
          <w:p w14:paraId="5F39FDDB"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Released</w:t>
            </w:r>
          </w:p>
        </w:tc>
        <w:tc>
          <w:tcPr>
            <w:tcW w:w="1497" w:type="dxa"/>
            <w:tcBorders>
              <w:top w:val="nil"/>
              <w:left w:val="nil"/>
              <w:bottom w:val="nil"/>
              <w:right w:val="nil"/>
            </w:tcBorders>
            <w:shd w:val="clear" w:color="auto" w:fill="auto"/>
            <w:noWrap/>
            <w:vAlign w:val="bottom"/>
            <w:hideMark/>
          </w:tcPr>
          <w:p w14:paraId="4ECCB4D7" w14:textId="77777777" w:rsidR="00036375" w:rsidRPr="00560E1A" w:rsidRDefault="00036375" w:rsidP="00036375">
            <w:pPr>
              <w:spacing w:before="0" w:after="0"/>
              <w:rPr>
                <w:rFonts w:ascii="Calibri" w:hAnsi="Calibri" w:cs="Calibri"/>
                <w:sz w:val="16"/>
                <w:szCs w:val="16"/>
                <w:lang w:eastAsia="zh-CN"/>
              </w:rPr>
            </w:pPr>
            <w:r w:rsidRPr="00560E1A">
              <w:rPr>
                <w:rFonts w:ascii="Calibri" w:hAnsi="Calibri" w:cs="Calibri"/>
                <w:sz w:val="16"/>
                <w:szCs w:val="16"/>
                <w:lang w:eastAsia="zh-CN"/>
              </w:rPr>
              <w:t>(blank)</w:t>
            </w:r>
          </w:p>
        </w:tc>
        <w:tc>
          <w:tcPr>
            <w:tcW w:w="857" w:type="dxa"/>
            <w:tcBorders>
              <w:top w:val="nil"/>
              <w:left w:val="nil"/>
              <w:bottom w:val="nil"/>
              <w:right w:val="nil"/>
            </w:tcBorders>
            <w:shd w:val="clear" w:color="auto" w:fill="auto"/>
            <w:noWrap/>
            <w:vAlign w:val="bottom"/>
            <w:hideMark/>
          </w:tcPr>
          <w:p w14:paraId="1E4286BB" w14:textId="77777777" w:rsidR="00036375" w:rsidRPr="00560E1A" w:rsidRDefault="00036375" w:rsidP="00036375">
            <w:pPr>
              <w:spacing w:before="0" w:after="0"/>
              <w:rPr>
                <w:rFonts w:ascii="Calibri" w:hAnsi="Calibri" w:cs="Calibri"/>
                <w:sz w:val="16"/>
                <w:szCs w:val="16"/>
                <w:lang w:eastAsia="zh-CN"/>
              </w:rPr>
            </w:pPr>
          </w:p>
        </w:tc>
        <w:tc>
          <w:tcPr>
            <w:tcW w:w="850" w:type="dxa"/>
            <w:tcBorders>
              <w:top w:val="nil"/>
              <w:left w:val="nil"/>
              <w:bottom w:val="nil"/>
              <w:right w:val="nil"/>
            </w:tcBorders>
            <w:shd w:val="clear" w:color="auto" w:fill="auto"/>
            <w:noWrap/>
            <w:vAlign w:val="bottom"/>
            <w:hideMark/>
          </w:tcPr>
          <w:p w14:paraId="7937799D"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c>
          <w:tcPr>
            <w:tcW w:w="567" w:type="dxa"/>
            <w:tcBorders>
              <w:top w:val="nil"/>
              <w:left w:val="nil"/>
              <w:bottom w:val="nil"/>
              <w:right w:val="nil"/>
            </w:tcBorders>
            <w:shd w:val="clear" w:color="auto" w:fill="auto"/>
            <w:noWrap/>
            <w:vAlign w:val="bottom"/>
            <w:hideMark/>
          </w:tcPr>
          <w:p w14:paraId="60417963" w14:textId="77777777" w:rsidR="00036375" w:rsidRPr="00560E1A" w:rsidRDefault="00036375" w:rsidP="00036375">
            <w:pPr>
              <w:spacing w:before="0" w:after="0"/>
              <w:jc w:val="right"/>
              <w:rPr>
                <w:rFonts w:ascii="Calibri" w:hAnsi="Calibri" w:cs="Calibri"/>
                <w:sz w:val="16"/>
                <w:szCs w:val="16"/>
                <w:lang w:eastAsia="zh-CN"/>
              </w:rPr>
            </w:pPr>
          </w:p>
        </w:tc>
        <w:tc>
          <w:tcPr>
            <w:tcW w:w="709" w:type="dxa"/>
            <w:tcBorders>
              <w:top w:val="nil"/>
              <w:left w:val="nil"/>
              <w:bottom w:val="nil"/>
              <w:right w:val="nil"/>
            </w:tcBorders>
            <w:shd w:val="clear" w:color="auto" w:fill="auto"/>
            <w:noWrap/>
            <w:vAlign w:val="bottom"/>
            <w:hideMark/>
          </w:tcPr>
          <w:p w14:paraId="4ADAC6D2" w14:textId="77777777" w:rsidR="00036375" w:rsidRPr="00560E1A" w:rsidRDefault="00036375" w:rsidP="00036375">
            <w:pPr>
              <w:spacing w:before="0" w:after="0"/>
              <w:rPr>
                <w:rFonts w:ascii="Times New Roman" w:hAnsi="Times New Roman"/>
                <w:sz w:val="16"/>
                <w:szCs w:val="16"/>
                <w:lang w:eastAsia="zh-CN"/>
              </w:rPr>
            </w:pPr>
          </w:p>
        </w:tc>
        <w:tc>
          <w:tcPr>
            <w:tcW w:w="541" w:type="dxa"/>
            <w:tcBorders>
              <w:top w:val="nil"/>
              <w:left w:val="nil"/>
              <w:bottom w:val="nil"/>
              <w:right w:val="nil"/>
            </w:tcBorders>
            <w:shd w:val="clear" w:color="auto" w:fill="auto"/>
            <w:noWrap/>
            <w:vAlign w:val="bottom"/>
            <w:hideMark/>
          </w:tcPr>
          <w:p w14:paraId="460A49CB" w14:textId="77777777" w:rsidR="00036375" w:rsidRPr="00560E1A" w:rsidRDefault="00036375" w:rsidP="00036375">
            <w:pPr>
              <w:spacing w:before="0" w:after="0"/>
              <w:rPr>
                <w:rFonts w:ascii="Times New Roman" w:hAnsi="Times New Roman"/>
                <w:sz w:val="16"/>
                <w:szCs w:val="16"/>
                <w:lang w:eastAsia="zh-CN"/>
              </w:rPr>
            </w:pPr>
          </w:p>
        </w:tc>
        <w:tc>
          <w:tcPr>
            <w:tcW w:w="1180" w:type="dxa"/>
            <w:tcBorders>
              <w:top w:val="nil"/>
              <w:left w:val="nil"/>
              <w:bottom w:val="nil"/>
              <w:right w:val="nil"/>
            </w:tcBorders>
            <w:shd w:val="clear" w:color="auto" w:fill="auto"/>
            <w:noWrap/>
            <w:vAlign w:val="bottom"/>
            <w:hideMark/>
          </w:tcPr>
          <w:p w14:paraId="13BDD2FB" w14:textId="77777777" w:rsidR="00036375" w:rsidRPr="00560E1A" w:rsidRDefault="00036375" w:rsidP="00036375">
            <w:pPr>
              <w:spacing w:before="0" w:after="0"/>
              <w:jc w:val="right"/>
              <w:rPr>
                <w:rFonts w:ascii="Calibri" w:hAnsi="Calibri" w:cs="Calibri"/>
                <w:sz w:val="16"/>
                <w:szCs w:val="16"/>
                <w:lang w:eastAsia="zh-CN"/>
              </w:rPr>
            </w:pPr>
            <w:r w:rsidRPr="00560E1A">
              <w:rPr>
                <w:rFonts w:ascii="Calibri" w:hAnsi="Calibri" w:cs="Calibri"/>
                <w:sz w:val="16"/>
                <w:szCs w:val="16"/>
                <w:lang w:eastAsia="zh-CN"/>
              </w:rPr>
              <w:t>1</w:t>
            </w:r>
          </w:p>
        </w:tc>
      </w:tr>
      <w:tr w:rsidR="00036375" w:rsidRPr="00560E1A" w14:paraId="702DA690" w14:textId="77777777" w:rsidTr="00036375">
        <w:trPr>
          <w:trHeight w:val="290"/>
        </w:trPr>
        <w:tc>
          <w:tcPr>
            <w:tcW w:w="1843" w:type="dxa"/>
            <w:tcBorders>
              <w:top w:val="single" w:sz="4" w:space="0" w:color="8EA9DB"/>
              <w:left w:val="nil"/>
              <w:bottom w:val="nil"/>
              <w:right w:val="nil"/>
            </w:tcBorders>
            <w:shd w:val="clear" w:color="D9E1F2" w:fill="D9E1F2"/>
            <w:noWrap/>
            <w:vAlign w:val="bottom"/>
            <w:hideMark/>
          </w:tcPr>
          <w:p w14:paraId="4721AE67" w14:textId="77777777" w:rsidR="00036375" w:rsidRPr="00560E1A" w:rsidRDefault="00036375" w:rsidP="00036375">
            <w:pPr>
              <w:spacing w:before="0" w:after="0"/>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Grand Total</w:t>
            </w:r>
          </w:p>
        </w:tc>
        <w:tc>
          <w:tcPr>
            <w:tcW w:w="1480" w:type="dxa"/>
            <w:tcBorders>
              <w:top w:val="single" w:sz="4" w:space="0" w:color="8EA9DB"/>
              <w:left w:val="nil"/>
              <w:bottom w:val="nil"/>
              <w:right w:val="nil"/>
            </w:tcBorders>
            <w:shd w:val="clear" w:color="D9E1F2" w:fill="D9E1F2"/>
            <w:noWrap/>
            <w:vAlign w:val="bottom"/>
            <w:hideMark/>
          </w:tcPr>
          <w:p w14:paraId="722C7750" w14:textId="77777777" w:rsidR="00036375" w:rsidRPr="00560E1A" w:rsidRDefault="00036375" w:rsidP="00036375">
            <w:pPr>
              <w:spacing w:before="0" w:after="0"/>
              <w:rPr>
                <w:rFonts w:ascii="Calibri" w:hAnsi="Calibri" w:cs="Calibri"/>
                <w:b/>
                <w:bCs/>
                <w:color w:val="000000"/>
                <w:sz w:val="16"/>
                <w:szCs w:val="16"/>
                <w:lang w:eastAsia="zh-CN"/>
              </w:rPr>
            </w:pPr>
          </w:p>
        </w:tc>
        <w:tc>
          <w:tcPr>
            <w:tcW w:w="1497" w:type="dxa"/>
            <w:tcBorders>
              <w:top w:val="single" w:sz="4" w:space="0" w:color="8EA9DB"/>
              <w:left w:val="nil"/>
              <w:bottom w:val="nil"/>
              <w:right w:val="nil"/>
            </w:tcBorders>
            <w:shd w:val="clear" w:color="D9E1F2" w:fill="D9E1F2"/>
            <w:noWrap/>
            <w:vAlign w:val="bottom"/>
            <w:hideMark/>
          </w:tcPr>
          <w:p w14:paraId="2EEA265C" w14:textId="77777777" w:rsidR="00036375" w:rsidRPr="00560E1A" w:rsidRDefault="00036375" w:rsidP="00036375">
            <w:pPr>
              <w:spacing w:before="0" w:after="0"/>
              <w:rPr>
                <w:rFonts w:ascii="Times New Roman" w:hAnsi="Times New Roman"/>
                <w:sz w:val="16"/>
                <w:szCs w:val="16"/>
                <w:lang w:eastAsia="zh-CN"/>
              </w:rPr>
            </w:pPr>
          </w:p>
        </w:tc>
        <w:tc>
          <w:tcPr>
            <w:tcW w:w="857" w:type="dxa"/>
            <w:tcBorders>
              <w:top w:val="single" w:sz="4" w:space="0" w:color="8EA9DB"/>
              <w:left w:val="nil"/>
              <w:bottom w:val="nil"/>
              <w:right w:val="nil"/>
            </w:tcBorders>
            <w:shd w:val="clear" w:color="D9E1F2" w:fill="D9E1F2"/>
            <w:noWrap/>
            <w:vAlign w:val="bottom"/>
            <w:hideMark/>
          </w:tcPr>
          <w:p w14:paraId="67CE5948"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5</w:t>
            </w:r>
          </w:p>
        </w:tc>
        <w:tc>
          <w:tcPr>
            <w:tcW w:w="850" w:type="dxa"/>
            <w:tcBorders>
              <w:top w:val="single" w:sz="4" w:space="0" w:color="8EA9DB"/>
              <w:left w:val="nil"/>
              <w:bottom w:val="nil"/>
              <w:right w:val="nil"/>
            </w:tcBorders>
            <w:shd w:val="clear" w:color="D9E1F2" w:fill="D9E1F2"/>
            <w:noWrap/>
            <w:vAlign w:val="bottom"/>
            <w:hideMark/>
          </w:tcPr>
          <w:p w14:paraId="72441265"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4</w:t>
            </w:r>
          </w:p>
        </w:tc>
        <w:tc>
          <w:tcPr>
            <w:tcW w:w="567" w:type="dxa"/>
            <w:tcBorders>
              <w:top w:val="single" w:sz="4" w:space="0" w:color="8EA9DB"/>
              <w:left w:val="nil"/>
              <w:bottom w:val="nil"/>
              <w:right w:val="nil"/>
            </w:tcBorders>
            <w:shd w:val="clear" w:color="D9E1F2" w:fill="D9E1F2"/>
            <w:noWrap/>
            <w:vAlign w:val="bottom"/>
            <w:hideMark/>
          </w:tcPr>
          <w:p w14:paraId="38829478"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2</w:t>
            </w:r>
          </w:p>
        </w:tc>
        <w:tc>
          <w:tcPr>
            <w:tcW w:w="709" w:type="dxa"/>
            <w:tcBorders>
              <w:top w:val="single" w:sz="4" w:space="0" w:color="8EA9DB"/>
              <w:left w:val="nil"/>
              <w:bottom w:val="nil"/>
              <w:right w:val="nil"/>
            </w:tcBorders>
            <w:shd w:val="clear" w:color="D9E1F2" w:fill="D9E1F2"/>
            <w:noWrap/>
            <w:vAlign w:val="bottom"/>
            <w:hideMark/>
          </w:tcPr>
          <w:p w14:paraId="0486891A"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4</w:t>
            </w:r>
          </w:p>
        </w:tc>
        <w:tc>
          <w:tcPr>
            <w:tcW w:w="541" w:type="dxa"/>
            <w:tcBorders>
              <w:top w:val="single" w:sz="4" w:space="0" w:color="8EA9DB"/>
              <w:left w:val="nil"/>
              <w:bottom w:val="nil"/>
              <w:right w:val="nil"/>
            </w:tcBorders>
            <w:shd w:val="clear" w:color="D9E1F2" w:fill="D9E1F2"/>
            <w:noWrap/>
            <w:vAlign w:val="bottom"/>
            <w:hideMark/>
          </w:tcPr>
          <w:p w14:paraId="38466531"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1</w:t>
            </w:r>
          </w:p>
        </w:tc>
        <w:tc>
          <w:tcPr>
            <w:tcW w:w="1180" w:type="dxa"/>
            <w:tcBorders>
              <w:top w:val="single" w:sz="4" w:space="0" w:color="8EA9DB"/>
              <w:left w:val="nil"/>
              <w:bottom w:val="nil"/>
              <w:right w:val="nil"/>
            </w:tcBorders>
            <w:shd w:val="clear" w:color="D9E1F2" w:fill="D9E1F2"/>
            <w:noWrap/>
            <w:vAlign w:val="bottom"/>
            <w:hideMark/>
          </w:tcPr>
          <w:p w14:paraId="7FA4CBDC" w14:textId="77777777" w:rsidR="00036375" w:rsidRPr="00560E1A" w:rsidRDefault="00036375" w:rsidP="00036375">
            <w:pPr>
              <w:spacing w:before="0" w:after="0"/>
              <w:jc w:val="right"/>
              <w:rPr>
                <w:rFonts w:ascii="Calibri" w:hAnsi="Calibri" w:cs="Calibri"/>
                <w:b/>
                <w:bCs/>
                <w:color w:val="000000"/>
                <w:sz w:val="16"/>
                <w:szCs w:val="16"/>
                <w:lang w:eastAsia="zh-CN"/>
              </w:rPr>
            </w:pPr>
            <w:r w:rsidRPr="00560E1A">
              <w:rPr>
                <w:rFonts w:ascii="Calibri" w:hAnsi="Calibri" w:cs="Calibri"/>
                <w:b/>
                <w:bCs/>
                <w:color w:val="000000"/>
                <w:sz w:val="16"/>
                <w:szCs w:val="16"/>
                <w:lang w:eastAsia="zh-CN"/>
              </w:rPr>
              <w:t>16</w:t>
            </w:r>
          </w:p>
        </w:tc>
      </w:tr>
    </w:tbl>
    <w:p w14:paraId="1EFB1187" w14:textId="0BC08E38" w:rsidR="00042C87" w:rsidRPr="00560E1A" w:rsidRDefault="00042C87" w:rsidP="00401DBC">
      <w:pPr>
        <w:pStyle w:val="Numberedpara"/>
        <w:numPr>
          <w:ilvl w:val="0"/>
          <w:numId w:val="0"/>
        </w:numPr>
        <w:tabs>
          <w:tab w:val="left" w:pos="720"/>
          <w:tab w:val="left" w:pos="2430"/>
        </w:tabs>
        <w:spacing w:after="120" w:line="276" w:lineRule="auto"/>
        <w:rPr>
          <w:rFonts w:cs="Arial"/>
          <w:bCs/>
          <w:sz w:val="20"/>
          <w:szCs w:val="18"/>
          <w:lang w:val="en-US"/>
        </w:rPr>
      </w:pPr>
      <w:proofErr w:type="gramStart"/>
      <w:r w:rsidRPr="00560E1A">
        <w:rPr>
          <w:rFonts w:cs="Arial"/>
          <w:bCs/>
          <w:sz w:val="20"/>
          <w:szCs w:val="18"/>
          <w:lang w:val="en-US"/>
        </w:rPr>
        <w:t>With regard to</w:t>
      </w:r>
      <w:proofErr w:type="gramEnd"/>
      <w:r w:rsidRPr="00560E1A">
        <w:rPr>
          <w:rFonts w:cs="Arial"/>
          <w:bCs/>
          <w:sz w:val="20"/>
          <w:szCs w:val="18"/>
          <w:lang w:val="en-US"/>
        </w:rPr>
        <w:t xml:space="preserve"> bank signatories in Lusaka, no anomalies were identified.</w:t>
      </w:r>
      <w:r w:rsidRPr="00560E1A">
        <w:rPr>
          <w:rFonts w:cs="Arial"/>
          <w:bCs/>
          <w:sz w:val="20"/>
          <w:szCs w:val="18"/>
        </w:rPr>
        <w:t xml:space="preserve"> It </w:t>
      </w:r>
      <w:r w:rsidRPr="00560E1A">
        <w:rPr>
          <w:rFonts w:cs="Arial"/>
          <w:bCs/>
          <w:sz w:val="20"/>
          <w:szCs w:val="18"/>
          <w:lang w:val="en-US"/>
        </w:rPr>
        <w:t xml:space="preserve">should be also noted that </w:t>
      </w:r>
      <w:r w:rsidR="00525DFA" w:rsidRPr="00560E1A">
        <w:rPr>
          <w:rFonts w:cs="Arial"/>
          <w:bCs/>
          <w:sz w:val="20"/>
          <w:szCs w:val="18"/>
          <w:lang w:val="en-US"/>
        </w:rPr>
        <w:t>three</w:t>
      </w:r>
      <w:r w:rsidRPr="00560E1A">
        <w:rPr>
          <w:rFonts w:cs="Arial"/>
          <w:bCs/>
          <w:sz w:val="20"/>
          <w:szCs w:val="18"/>
          <w:lang w:val="en-US"/>
        </w:rPr>
        <w:t xml:space="preserve"> staff, </w:t>
      </w:r>
      <w:r w:rsidR="00525DFA" w:rsidRPr="00560E1A">
        <w:rPr>
          <w:rFonts w:cs="Arial"/>
          <w:bCs/>
          <w:sz w:val="20"/>
          <w:szCs w:val="18"/>
          <w:lang w:val="en-US"/>
        </w:rPr>
        <w:t>Mukonka, Remmy, Mumbi, Mwilu Lenard and</w:t>
      </w:r>
      <w:r w:rsidR="00401DBC" w:rsidRPr="00560E1A">
        <w:rPr>
          <w:rFonts w:cs="Arial"/>
          <w:bCs/>
          <w:sz w:val="20"/>
          <w:szCs w:val="18"/>
          <w:lang w:val="en-US"/>
        </w:rPr>
        <w:t xml:space="preserve"> Saili, Alice</w:t>
      </w:r>
      <w:r w:rsidR="00525DFA" w:rsidRPr="00560E1A">
        <w:rPr>
          <w:rFonts w:cs="Arial"/>
          <w:bCs/>
          <w:sz w:val="20"/>
          <w:szCs w:val="18"/>
          <w:lang w:val="en-US"/>
        </w:rPr>
        <w:t xml:space="preserve"> </w:t>
      </w:r>
      <w:proofErr w:type="gramStart"/>
      <w:r w:rsidRPr="00560E1A">
        <w:rPr>
          <w:rFonts w:cs="Arial"/>
          <w:bCs/>
          <w:sz w:val="20"/>
          <w:szCs w:val="18"/>
          <w:lang w:val="en-US"/>
        </w:rPr>
        <w:t>ha</w:t>
      </w:r>
      <w:r w:rsidR="00532859" w:rsidRPr="00560E1A">
        <w:rPr>
          <w:rFonts w:cs="Arial"/>
          <w:bCs/>
          <w:sz w:val="20"/>
          <w:szCs w:val="18"/>
          <w:lang w:val="en-US"/>
        </w:rPr>
        <w:t>ve</w:t>
      </w:r>
      <w:proofErr w:type="gramEnd"/>
      <w:r w:rsidRPr="00560E1A">
        <w:rPr>
          <w:rFonts w:cs="Arial"/>
          <w:bCs/>
          <w:sz w:val="20"/>
          <w:szCs w:val="18"/>
          <w:lang w:val="en-US"/>
        </w:rPr>
        <w:t xml:space="preserve"> a limit for authorizing bank payments. NB need to test payments authorized by the</w:t>
      </w:r>
      <w:r w:rsidR="00E91856" w:rsidRPr="00560E1A">
        <w:rPr>
          <w:rFonts w:cs="Arial"/>
          <w:bCs/>
          <w:sz w:val="20"/>
          <w:szCs w:val="18"/>
          <w:lang w:val="en-US"/>
        </w:rPr>
        <w:t>se</w:t>
      </w:r>
      <w:r w:rsidRPr="00560E1A">
        <w:rPr>
          <w:rFonts w:cs="Arial"/>
          <w:bCs/>
          <w:sz w:val="20"/>
          <w:szCs w:val="18"/>
          <w:lang w:val="en-US"/>
        </w:rPr>
        <w:t xml:space="preserve"> staff.</w:t>
      </w:r>
    </w:p>
    <w:tbl>
      <w:tblPr>
        <w:tblW w:w="9420" w:type="dxa"/>
        <w:tblLook w:val="04A0" w:firstRow="1" w:lastRow="0" w:firstColumn="1" w:lastColumn="0" w:noHBand="0" w:noVBand="1"/>
      </w:tblPr>
      <w:tblGrid>
        <w:gridCol w:w="1851"/>
        <w:gridCol w:w="2095"/>
        <w:gridCol w:w="2152"/>
        <w:gridCol w:w="789"/>
        <w:gridCol w:w="581"/>
        <w:gridCol w:w="801"/>
        <w:gridCol w:w="1151"/>
      </w:tblGrid>
      <w:tr w:rsidR="00783685" w:rsidRPr="00560E1A" w14:paraId="1F75EF2A" w14:textId="77777777" w:rsidTr="00EB326A">
        <w:trPr>
          <w:trHeight w:val="290"/>
        </w:trPr>
        <w:tc>
          <w:tcPr>
            <w:tcW w:w="1851" w:type="dxa"/>
            <w:tcBorders>
              <w:top w:val="nil"/>
              <w:left w:val="nil"/>
              <w:bottom w:val="single" w:sz="4" w:space="0" w:color="8EA9DB"/>
              <w:right w:val="nil"/>
            </w:tcBorders>
            <w:shd w:val="clear" w:color="D9E1F2" w:fill="D9E1F2"/>
            <w:noWrap/>
            <w:vAlign w:val="bottom"/>
            <w:hideMark/>
          </w:tcPr>
          <w:p w14:paraId="1117AB3E" w14:textId="77777777" w:rsidR="00783685" w:rsidRPr="00560E1A" w:rsidRDefault="00783685" w:rsidP="00783685">
            <w:pPr>
              <w:spacing w:before="0" w:after="0"/>
              <w:rPr>
                <w:rFonts w:ascii="Calibri" w:hAnsi="Calibri" w:cs="Calibri"/>
                <w:sz w:val="18"/>
                <w:szCs w:val="18"/>
                <w:lang w:eastAsia="zh-CN"/>
              </w:rPr>
            </w:pPr>
            <w:proofErr w:type="spellStart"/>
            <w:r w:rsidRPr="00560E1A">
              <w:rPr>
                <w:rFonts w:ascii="Calibri" w:hAnsi="Calibri" w:cs="Calibri"/>
                <w:sz w:val="18"/>
                <w:szCs w:val="18"/>
                <w:lang w:eastAsia="zh-CN"/>
              </w:rPr>
              <w:t>RoleName</w:t>
            </w:r>
            <w:proofErr w:type="spellEnd"/>
          </w:p>
        </w:tc>
        <w:tc>
          <w:tcPr>
            <w:tcW w:w="2095" w:type="dxa"/>
            <w:tcBorders>
              <w:top w:val="nil"/>
              <w:left w:val="nil"/>
              <w:bottom w:val="single" w:sz="4" w:space="0" w:color="8EA9DB"/>
              <w:right w:val="nil"/>
            </w:tcBorders>
            <w:shd w:val="clear" w:color="D9E1F2" w:fill="D9E1F2"/>
            <w:noWrap/>
            <w:vAlign w:val="bottom"/>
            <w:hideMark/>
          </w:tcPr>
          <w:p w14:paraId="541125B1" w14:textId="77777777" w:rsidR="00783685" w:rsidRPr="00560E1A" w:rsidRDefault="00783685" w:rsidP="00783685">
            <w:pPr>
              <w:spacing w:before="0" w:after="0"/>
              <w:rPr>
                <w:rFonts w:ascii="Calibri" w:hAnsi="Calibri" w:cs="Calibri"/>
                <w:sz w:val="18"/>
                <w:szCs w:val="18"/>
                <w:lang w:eastAsia="zh-CN"/>
              </w:rPr>
            </w:pPr>
            <w:r w:rsidRPr="00560E1A">
              <w:rPr>
                <w:rFonts w:ascii="Calibri" w:hAnsi="Calibri" w:cs="Calibri"/>
                <w:sz w:val="18"/>
                <w:szCs w:val="18"/>
                <w:lang w:eastAsia="zh-CN"/>
              </w:rPr>
              <w:t>BANK_SIGNATORY</w:t>
            </w:r>
          </w:p>
        </w:tc>
        <w:tc>
          <w:tcPr>
            <w:tcW w:w="2152" w:type="dxa"/>
            <w:tcBorders>
              <w:top w:val="nil"/>
              <w:left w:val="nil"/>
              <w:bottom w:val="nil"/>
              <w:right w:val="nil"/>
            </w:tcBorders>
            <w:shd w:val="clear" w:color="auto" w:fill="auto"/>
            <w:noWrap/>
            <w:vAlign w:val="bottom"/>
            <w:hideMark/>
          </w:tcPr>
          <w:p w14:paraId="30DFCBAC" w14:textId="77777777" w:rsidR="00783685" w:rsidRPr="00560E1A" w:rsidRDefault="00783685" w:rsidP="00783685">
            <w:pPr>
              <w:spacing w:before="0" w:after="0"/>
              <w:rPr>
                <w:rFonts w:ascii="Calibri" w:hAnsi="Calibri" w:cs="Calibri"/>
                <w:sz w:val="18"/>
                <w:szCs w:val="18"/>
                <w:lang w:eastAsia="zh-CN"/>
              </w:rPr>
            </w:pPr>
          </w:p>
        </w:tc>
        <w:tc>
          <w:tcPr>
            <w:tcW w:w="789" w:type="dxa"/>
            <w:tcBorders>
              <w:top w:val="nil"/>
              <w:left w:val="nil"/>
              <w:bottom w:val="nil"/>
              <w:right w:val="nil"/>
            </w:tcBorders>
            <w:shd w:val="clear" w:color="auto" w:fill="auto"/>
            <w:noWrap/>
            <w:vAlign w:val="bottom"/>
            <w:hideMark/>
          </w:tcPr>
          <w:p w14:paraId="14954D32" w14:textId="77777777" w:rsidR="00783685" w:rsidRPr="00560E1A" w:rsidRDefault="00783685" w:rsidP="00783685">
            <w:pPr>
              <w:spacing w:before="0" w:after="0"/>
              <w:rPr>
                <w:rFonts w:ascii="Times New Roman" w:hAnsi="Times New Roman"/>
                <w:sz w:val="18"/>
                <w:szCs w:val="18"/>
                <w:lang w:eastAsia="zh-CN"/>
              </w:rPr>
            </w:pPr>
          </w:p>
        </w:tc>
        <w:tc>
          <w:tcPr>
            <w:tcW w:w="581" w:type="dxa"/>
            <w:tcBorders>
              <w:top w:val="nil"/>
              <w:left w:val="nil"/>
              <w:bottom w:val="nil"/>
              <w:right w:val="nil"/>
            </w:tcBorders>
            <w:shd w:val="clear" w:color="auto" w:fill="auto"/>
            <w:noWrap/>
            <w:vAlign w:val="bottom"/>
            <w:hideMark/>
          </w:tcPr>
          <w:p w14:paraId="3EBF241F" w14:textId="77777777" w:rsidR="00783685" w:rsidRPr="00560E1A" w:rsidRDefault="00783685" w:rsidP="00783685">
            <w:pPr>
              <w:spacing w:before="0" w:after="0"/>
              <w:rPr>
                <w:rFonts w:ascii="Times New Roman" w:hAnsi="Times New Roman"/>
                <w:sz w:val="18"/>
                <w:szCs w:val="18"/>
                <w:lang w:eastAsia="zh-CN"/>
              </w:rPr>
            </w:pPr>
          </w:p>
        </w:tc>
        <w:tc>
          <w:tcPr>
            <w:tcW w:w="801" w:type="dxa"/>
            <w:tcBorders>
              <w:top w:val="nil"/>
              <w:left w:val="nil"/>
              <w:bottom w:val="nil"/>
              <w:right w:val="nil"/>
            </w:tcBorders>
            <w:shd w:val="clear" w:color="auto" w:fill="auto"/>
            <w:noWrap/>
            <w:vAlign w:val="bottom"/>
            <w:hideMark/>
          </w:tcPr>
          <w:p w14:paraId="45D99280" w14:textId="77777777" w:rsidR="00783685" w:rsidRPr="00560E1A" w:rsidRDefault="00783685" w:rsidP="00783685">
            <w:pPr>
              <w:spacing w:before="0" w:after="0"/>
              <w:rPr>
                <w:rFonts w:ascii="Times New Roman" w:hAnsi="Times New Roman"/>
                <w:sz w:val="18"/>
                <w:szCs w:val="18"/>
                <w:lang w:eastAsia="zh-CN"/>
              </w:rPr>
            </w:pPr>
          </w:p>
        </w:tc>
        <w:tc>
          <w:tcPr>
            <w:tcW w:w="1151" w:type="dxa"/>
            <w:tcBorders>
              <w:top w:val="nil"/>
              <w:left w:val="nil"/>
              <w:bottom w:val="nil"/>
              <w:right w:val="nil"/>
            </w:tcBorders>
            <w:shd w:val="clear" w:color="auto" w:fill="auto"/>
            <w:noWrap/>
            <w:vAlign w:val="bottom"/>
            <w:hideMark/>
          </w:tcPr>
          <w:p w14:paraId="46D61F27" w14:textId="77777777" w:rsidR="00783685" w:rsidRPr="00560E1A" w:rsidRDefault="00783685" w:rsidP="00783685">
            <w:pPr>
              <w:spacing w:before="0" w:after="0"/>
              <w:rPr>
                <w:rFonts w:ascii="Times New Roman" w:hAnsi="Times New Roman"/>
                <w:sz w:val="18"/>
                <w:szCs w:val="18"/>
                <w:lang w:eastAsia="zh-CN"/>
              </w:rPr>
            </w:pPr>
          </w:p>
        </w:tc>
      </w:tr>
      <w:tr w:rsidR="00783685" w:rsidRPr="00560E1A" w14:paraId="3D57869A" w14:textId="77777777" w:rsidTr="00EB326A">
        <w:trPr>
          <w:trHeight w:val="290"/>
        </w:trPr>
        <w:tc>
          <w:tcPr>
            <w:tcW w:w="1851" w:type="dxa"/>
            <w:tcBorders>
              <w:top w:val="nil"/>
              <w:left w:val="nil"/>
              <w:bottom w:val="nil"/>
              <w:right w:val="nil"/>
            </w:tcBorders>
            <w:shd w:val="clear" w:color="auto" w:fill="auto"/>
            <w:noWrap/>
            <w:vAlign w:val="bottom"/>
            <w:hideMark/>
          </w:tcPr>
          <w:p w14:paraId="0A64E97D" w14:textId="77777777" w:rsidR="00783685" w:rsidRPr="00560E1A" w:rsidRDefault="00783685" w:rsidP="00783685">
            <w:pPr>
              <w:spacing w:before="0" w:after="0"/>
              <w:rPr>
                <w:rFonts w:ascii="Times New Roman" w:hAnsi="Times New Roman"/>
                <w:sz w:val="18"/>
                <w:szCs w:val="18"/>
                <w:lang w:eastAsia="zh-CN"/>
              </w:rPr>
            </w:pPr>
          </w:p>
        </w:tc>
        <w:tc>
          <w:tcPr>
            <w:tcW w:w="2095" w:type="dxa"/>
            <w:tcBorders>
              <w:top w:val="nil"/>
              <w:left w:val="nil"/>
              <w:bottom w:val="nil"/>
              <w:right w:val="nil"/>
            </w:tcBorders>
            <w:shd w:val="clear" w:color="auto" w:fill="auto"/>
            <w:noWrap/>
            <w:vAlign w:val="bottom"/>
            <w:hideMark/>
          </w:tcPr>
          <w:p w14:paraId="5C5E21F9" w14:textId="77777777" w:rsidR="00783685" w:rsidRPr="00560E1A" w:rsidRDefault="00783685" w:rsidP="00783685">
            <w:pPr>
              <w:spacing w:before="0" w:after="0"/>
              <w:rPr>
                <w:rFonts w:ascii="Times New Roman" w:hAnsi="Times New Roman"/>
                <w:sz w:val="18"/>
                <w:szCs w:val="18"/>
                <w:lang w:eastAsia="zh-CN"/>
              </w:rPr>
            </w:pPr>
          </w:p>
        </w:tc>
        <w:tc>
          <w:tcPr>
            <w:tcW w:w="2152" w:type="dxa"/>
            <w:tcBorders>
              <w:top w:val="nil"/>
              <w:left w:val="nil"/>
              <w:bottom w:val="nil"/>
              <w:right w:val="nil"/>
            </w:tcBorders>
            <w:shd w:val="clear" w:color="auto" w:fill="auto"/>
            <w:noWrap/>
            <w:vAlign w:val="bottom"/>
            <w:hideMark/>
          </w:tcPr>
          <w:p w14:paraId="224A24D3" w14:textId="77777777" w:rsidR="00783685" w:rsidRPr="00560E1A" w:rsidRDefault="00783685" w:rsidP="00783685">
            <w:pPr>
              <w:spacing w:before="0" w:after="0"/>
              <w:rPr>
                <w:rFonts w:ascii="Times New Roman" w:hAnsi="Times New Roman"/>
                <w:sz w:val="18"/>
                <w:szCs w:val="18"/>
                <w:lang w:eastAsia="zh-CN"/>
              </w:rPr>
            </w:pPr>
          </w:p>
        </w:tc>
        <w:tc>
          <w:tcPr>
            <w:tcW w:w="789" w:type="dxa"/>
            <w:tcBorders>
              <w:top w:val="nil"/>
              <w:left w:val="nil"/>
              <w:bottom w:val="nil"/>
              <w:right w:val="nil"/>
            </w:tcBorders>
            <w:shd w:val="clear" w:color="auto" w:fill="auto"/>
            <w:noWrap/>
            <w:vAlign w:val="bottom"/>
            <w:hideMark/>
          </w:tcPr>
          <w:p w14:paraId="1173848D" w14:textId="77777777" w:rsidR="00783685" w:rsidRPr="00560E1A" w:rsidRDefault="00783685" w:rsidP="00783685">
            <w:pPr>
              <w:spacing w:before="0" w:after="0"/>
              <w:rPr>
                <w:rFonts w:ascii="Times New Roman" w:hAnsi="Times New Roman"/>
                <w:sz w:val="18"/>
                <w:szCs w:val="18"/>
                <w:lang w:eastAsia="zh-CN"/>
              </w:rPr>
            </w:pPr>
          </w:p>
        </w:tc>
        <w:tc>
          <w:tcPr>
            <w:tcW w:w="581" w:type="dxa"/>
            <w:tcBorders>
              <w:top w:val="nil"/>
              <w:left w:val="nil"/>
              <w:bottom w:val="nil"/>
              <w:right w:val="nil"/>
            </w:tcBorders>
            <w:shd w:val="clear" w:color="auto" w:fill="auto"/>
            <w:noWrap/>
            <w:vAlign w:val="bottom"/>
            <w:hideMark/>
          </w:tcPr>
          <w:p w14:paraId="17B0DD28" w14:textId="77777777" w:rsidR="00783685" w:rsidRPr="00560E1A" w:rsidRDefault="00783685" w:rsidP="00783685">
            <w:pPr>
              <w:spacing w:before="0" w:after="0"/>
              <w:rPr>
                <w:rFonts w:ascii="Times New Roman" w:hAnsi="Times New Roman"/>
                <w:sz w:val="18"/>
                <w:szCs w:val="18"/>
                <w:lang w:eastAsia="zh-CN"/>
              </w:rPr>
            </w:pPr>
          </w:p>
        </w:tc>
        <w:tc>
          <w:tcPr>
            <w:tcW w:w="801" w:type="dxa"/>
            <w:tcBorders>
              <w:top w:val="nil"/>
              <w:left w:val="nil"/>
              <w:bottom w:val="nil"/>
              <w:right w:val="nil"/>
            </w:tcBorders>
            <w:shd w:val="clear" w:color="auto" w:fill="auto"/>
            <w:noWrap/>
            <w:vAlign w:val="bottom"/>
            <w:hideMark/>
          </w:tcPr>
          <w:p w14:paraId="77210964" w14:textId="77777777" w:rsidR="00783685" w:rsidRPr="00560E1A" w:rsidRDefault="00783685" w:rsidP="00783685">
            <w:pPr>
              <w:spacing w:before="0" w:after="0"/>
              <w:rPr>
                <w:rFonts w:ascii="Times New Roman" w:hAnsi="Times New Roman"/>
                <w:sz w:val="18"/>
                <w:szCs w:val="18"/>
                <w:lang w:eastAsia="zh-CN"/>
              </w:rPr>
            </w:pPr>
          </w:p>
        </w:tc>
        <w:tc>
          <w:tcPr>
            <w:tcW w:w="1151" w:type="dxa"/>
            <w:tcBorders>
              <w:top w:val="nil"/>
              <w:left w:val="nil"/>
              <w:bottom w:val="nil"/>
              <w:right w:val="nil"/>
            </w:tcBorders>
            <w:shd w:val="clear" w:color="auto" w:fill="auto"/>
            <w:noWrap/>
            <w:vAlign w:val="bottom"/>
            <w:hideMark/>
          </w:tcPr>
          <w:p w14:paraId="49723491" w14:textId="77777777" w:rsidR="00783685" w:rsidRPr="00560E1A" w:rsidRDefault="00783685" w:rsidP="00783685">
            <w:pPr>
              <w:spacing w:before="0" w:after="0"/>
              <w:rPr>
                <w:rFonts w:ascii="Times New Roman" w:hAnsi="Times New Roman"/>
                <w:sz w:val="18"/>
                <w:szCs w:val="18"/>
                <w:lang w:eastAsia="zh-CN"/>
              </w:rPr>
            </w:pPr>
          </w:p>
        </w:tc>
      </w:tr>
      <w:tr w:rsidR="00783685" w:rsidRPr="00560E1A" w14:paraId="72696528" w14:textId="77777777" w:rsidTr="00EB326A">
        <w:trPr>
          <w:trHeight w:val="290"/>
        </w:trPr>
        <w:tc>
          <w:tcPr>
            <w:tcW w:w="1851" w:type="dxa"/>
            <w:tcBorders>
              <w:top w:val="nil"/>
              <w:left w:val="nil"/>
              <w:bottom w:val="nil"/>
              <w:right w:val="nil"/>
            </w:tcBorders>
            <w:shd w:val="clear" w:color="D9E1F2" w:fill="D9E1F2"/>
            <w:noWrap/>
            <w:vAlign w:val="bottom"/>
            <w:hideMark/>
          </w:tcPr>
          <w:p w14:paraId="61D3994F"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 xml:space="preserve">Count of </w:t>
            </w:r>
            <w:proofErr w:type="spellStart"/>
            <w:r w:rsidRPr="00560E1A">
              <w:rPr>
                <w:rFonts w:ascii="Calibri" w:hAnsi="Calibri" w:cs="Calibri"/>
                <w:b/>
                <w:bCs/>
                <w:color w:val="000000"/>
                <w:sz w:val="18"/>
                <w:szCs w:val="18"/>
                <w:lang w:eastAsia="zh-CN"/>
              </w:rPr>
              <w:t>EmployeeLogonName</w:t>
            </w:r>
            <w:proofErr w:type="spellEnd"/>
          </w:p>
        </w:tc>
        <w:tc>
          <w:tcPr>
            <w:tcW w:w="2095" w:type="dxa"/>
            <w:tcBorders>
              <w:top w:val="nil"/>
              <w:left w:val="nil"/>
              <w:bottom w:val="nil"/>
              <w:right w:val="nil"/>
            </w:tcBorders>
            <w:shd w:val="clear" w:color="D9E1F2" w:fill="D9E1F2"/>
            <w:noWrap/>
            <w:vAlign w:val="bottom"/>
            <w:hideMark/>
          </w:tcPr>
          <w:p w14:paraId="0DAD63F6" w14:textId="77777777" w:rsidR="00783685" w:rsidRPr="00560E1A" w:rsidRDefault="00783685" w:rsidP="00783685">
            <w:pPr>
              <w:spacing w:before="0" w:after="0"/>
              <w:rPr>
                <w:rFonts w:ascii="Calibri" w:hAnsi="Calibri" w:cs="Calibri"/>
                <w:b/>
                <w:bCs/>
                <w:color w:val="000000"/>
                <w:sz w:val="18"/>
                <w:szCs w:val="18"/>
                <w:lang w:eastAsia="zh-CN"/>
              </w:rPr>
            </w:pPr>
          </w:p>
        </w:tc>
        <w:tc>
          <w:tcPr>
            <w:tcW w:w="2152" w:type="dxa"/>
            <w:tcBorders>
              <w:top w:val="nil"/>
              <w:left w:val="nil"/>
              <w:bottom w:val="nil"/>
              <w:right w:val="nil"/>
            </w:tcBorders>
            <w:shd w:val="clear" w:color="D9E1F2" w:fill="D9E1F2"/>
            <w:noWrap/>
            <w:vAlign w:val="bottom"/>
            <w:hideMark/>
          </w:tcPr>
          <w:p w14:paraId="4FE09C4C" w14:textId="77777777" w:rsidR="00783685" w:rsidRPr="00560E1A" w:rsidRDefault="00783685" w:rsidP="00783685">
            <w:pPr>
              <w:spacing w:before="0" w:after="0"/>
              <w:rPr>
                <w:rFonts w:ascii="Times New Roman" w:hAnsi="Times New Roman"/>
                <w:sz w:val="18"/>
                <w:szCs w:val="18"/>
                <w:lang w:eastAsia="zh-CN"/>
              </w:rPr>
            </w:pPr>
          </w:p>
        </w:tc>
        <w:tc>
          <w:tcPr>
            <w:tcW w:w="789" w:type="dxa"/>
            <w:tcBorders>
              <w:top w:val="nil"/>
              <w:left w:val="nil"/>
              <w:bottom w:val="nil"/>
              <w:right w:val="nil"/>
            </w:tcBorders>
            <w:shd w:val="clear" w:color="D9E1F2" w:fill="D9E1F2"/>
            <w:noWrap/>
            <w:vAlign w:val="bottom"/>
            <w:hideMark/>
          </w:tcPr>
          <w:p w14:paraId="76D8F7D5"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Validity year</w:t>
            </w:r>
          </w:p>
        </w:tc>
        <w:tc>
          <w:tcPr>
            <w:tcW w:w="581" w:type="dxa"/>
            <w:tcBorders>
              <w:top w:val="nil"/>
              <w:left w:val="nil"/>
              <w:bottom w:val="nil"/>
              <w:right w:val="nil"/>
            </w:tcBorders>
            <w:shd w:val="clear" w:color="D9E1F2" w:fill="D9E1F2"/>
            <w:noWrap/>
            <w:vAlign w:val="bottom"/>
            <w:hideMark/>
          </w:tcPr>
          <w:p w14:paraId="7CA8999E" w14:textId="77777777" w:rsidR="00783685" w:rsidRPr="00560E1A" w:rsidRDefault="00783685" w:rsidP="00783685">
            <w:pPr>
              <w:spacing w:before="0" w:after="0"/>
              <w:rPr>
                <w:rFonts w:ascii="Calibri" w:hAnsi="Calibri" w:cs="Calibri"/>
                <w:b/>
                <w:bCs/>
                <w:color w:val="000000"/>
                <w:sz w:val="18"/>
                <w:szCs w:val="18"/>
                <w:lang w:eastAsia="zh-CN"/>
              </w:rPr>
            </w:pPr>
          </w:p>
        </w:tc>
        <w:tc>
          <w:tcPr>
            <w:tcW w:w="801" w:type="dxa"/>
            <w:tcBorders>
              <w:top w:val="nil"/>
              <w:left w:val="nil"/>
              <w:bottom w:val="nil"/>
              <w:right w:val="nil"/>
            </w:tcBorders>
            <w:shd w:val="clear" w:color="D9E1F2" w:fill="D9E1F2"/>
            <w:noWrap/>
            <w:vAlign w:val="bottom"/>
            <w:hideMark/>
          </w:tcPr>
          <w:p w14:paraId="6B1A2A52" w14:textId="77777777" w:rsidR="00783685" w:rsidRPr="00560E1A" w:rsidRDefault="00783685" w:rsidP="00783685">
            <w:pPr>
              <w:spacing w:before="0" w:after="0"/>
              <w:rPr>
                <w:rFonts w:ascii="Times New Roman" w:hAnsi="Times New Roman"/>
                <w:sz w:val="18"/>
                <w:szCs w:val="18"/>
                <w:lang w:eastAsia="zh-CN"/>
              </w:rPr>
            </w:pPr>
          </w:p>
        </w:tc>
        <w:tc>
          <w:tcPr>
            <w:tcW w:w="1151" w:type="dxa"/>
            <w:tcBorders>
              <w:top w:val="nil"/>
              <w:left w:val="nil"/>
              <w:bottom w:val="nil"/>
              <w:right w:val="nil"/>
            </w:tcBorders>
            <w:shd w:val="clear" w:color="D9E1F2" w:fill="D9E1F2"/>
            <w:noWrap/>
            <w:vAlign w:val="bottom"/>
            <w:hideMark/>
          </w:tcPr>
          <w:p w14:paraId="65D68997" w14:textId="77777777" w:rsidR="00783685" w:rsidRPr="00560E1A" w:rsidRDefault="00783685" w:rsidP="00783685">
            <w:pPr>
              <w:spacing w:before="0" w:after="0"/>
              <w:rPr>
                <w:rFonts w:ascii="Times New Roman" w:hAnsi="Times New Roman"/>
                <w:sz w:val="18"/>
                <w:szCs w:val="18"/>
                <w:lang w:eastAsia="zh-CN"/>
              </w:rPr>
            </w:pPr>
          </w:p>
        </w:tc>
      </w:tr>
      <w:tr w:rsidR="00783685" w:rsidRPr="00560E1A" w14:paraId="6E793676" w14:textId="77777777" w:rsidTr="00EB326A">
        <w:trPr>
          <w:trHeight w:val="290"/>
        </w:trPr>
        <w:tc>
          <w:tcPr>
            <w:tcW w:w="1851" w:type="dxa"/>
            <w:tcBorders>
              <w:top w:val="nil"/>
              <w:left w:val="nil"/>
              <w:bottom w:val="single" w:sz="4" w:space="0" w:color="8EA9DB"/>
              <w:right w:val="nil"/>
            </w:tcBorders>
            <w:shd w:val="clear" w:color="D9E1F2" w:fill="D9E1F2"/>
            <w:noWrap/>
            <w:vAlign w:val="bottom"/>
            <w:hideMark/>
          </w:tcPr>
          <w:p w14:paraId="505AA0AC" w14:textId="77777777" w:rsidR="00783685" w:rsidRPr="00560E1A" w:rsidRDefault="00783685" w:rsidP="00783685">
            <w:pPr>
              <w:spacing w:before="0" w:after="0"/>
              <w:rPr>
                <w:rFonts w:ascii="Calibri" w:hAnsi="Calibri" w:cs="Calibri"/>
                <w:b/>
                <w:bCs/>
                <w:color w:val="000000"/>
                <w:sz w:val="18"/>
                <w:szCs w:val="18"/>
                <w:lang w:eastAsia="zh-CN"/>
              </w:rPr>
            </w:pPr>
            <w:proofErr w:type="spellStart"/>
            <w:r w:rsidRPr="00560E1A">
              <w:rPr>
                <w:rFonts w:ascii="Calibri" w:hAnsi="Calibri" w:cs="Calibri"/>
                <w:b/>
                <w:bCs/>
                <w:color w:val="000000"/>
                <w:sz w:val="18"/>
                <w:szCs w:val="18"/>
                <w:lang w:eastAsia="zh-CN"/>
              </w:rPr>
              <w:t>EmployeeName</w:t>
            </w:r>
            <w:proofErr w:type="spellEnd"/>
          </w:p>
        </w:tc>
        <w:tc>
          <w:tcPr>
            <w:tcW w:w="2095" w:type="dxa"/>
            <w:tcBorders>
              <w:top w:val="nil"/>
              <w:left w:val="nil"/>
              <w:bottom w:val="single" w:sz="4" w:space="0" w:color="8EA9DB"/>
              <w:right w:val="nil"/>
            </w:tcBorders>
            <w:shd w:val="clear" w:color="D9E1F2" w:fill="D9E1F2"/>
            <w:noWrap/>
            <w:vAlign w:val="bottom"/>
            <w:hideMark/>
          </w:tcPr>
          <w:p w14:paraId="3FD2CB1D" w14:textId="77777777" w:rsidR="00783685" w:rsidRPr="00560E1A" w:rsidRDefault="00783685" w:rsidP="00783685">
            <w:pPr>
              <w:spacing w:before="0" w:after="0"/>
              <w:rPr>
                <w:rFonts w:ascii="Calibri" w:hAnsi="Calibri" w:cs="Calibri"/>
                <w:b/>
                <w:bCs/>
                <w:color w:val="000000"/>
                <w:sz w:val="18"/>
                <w:szCs w:val="18"/>
                <w:lang w:eastAsia="zh-CN"/>
              </w:rPr>
            </w:pPr>
            <w:proofErr w:type="spellStart"/>
            <w:r w:rsidRPr="00560E1A">
              <w:rPr>
                <w:rFonts w:ascii="Calibri" w:hAnsi="Calibri" w:cs="Calibri"/>
                <w:b/>
                <w:bCs/>
                <w:color w:val="000000"/>
                <w:sz w:val="18"/>
                <w:szCs w:val="18"/>
                <w:lang w:eastAsia="zh-CN"/>
              </w:rPr>
              <w:t>MembershipStatusToday</w:t>
            </w:r>
            <w:proofErr w:type="spellEnd"/>
          </w:p>
        </w:tc>
        <w:tc>
          <w:tcPr>
            <w:tcW w:w="2152" w:type="dxa"/>
            <w:tcBorders>
              <w:top w:val="nil"/>
              <w:left w:val="nil"/>
              <w:bottom w:val="single" w:sz="4" w:space="0" w:color="8EA9DB"/>
              <w:right w:val="nil"/>
            </w:tcBorders>
            <w:shd w:val="clear" w:color="D9E1F2" w:fill="D9E1F2"/>
            <w:noWrap/>
            <w:vAlign w:val="bottom"/>
            <w:hideMark/>
          </w:tcPr>
          <w:p w14:paraId="14C6EF34" w14:textId="77777777" w:rsidR="00783685" w:rsidRPr="00560E1A" w:rsidRDefault="00783685" w:rsidP="00783685">
            <w:pPr>
              <w:spacing w:before="0" w:after="0"/>
              <w:rPr>
                <w:rFonts w:ascii="Calibri" w:hAnsi="Calibri" w:cs="Calibri"/>
                <w:b/>
                <w:bCs/>
                <w:color w:val="000000"/>
                <w:sz w:val="18"/>
                <w:szCs w:val="18"/>
                <w:lang w:eastAsia="zh-CN"/>
              </w:rPr>
            </w:pPr>
            <w:proofErr w:type="spellStart"/>
            <w:r w:rsidRPr="00560E1A">
              <w:rPr>
                <w:rFonts w:ascii="Calibri" w:hAnsi="Calibri" w:cs="Calibri"/>
                <w:b/>
                <w:bCs/>
                <w:color w:val="000000"/>
                <w:sz w:val="18"/>
                <w:szCs w:val="18"/>
                <w:lang w:eastAsia="zh-CN"/>
              </w:rPr>
              <w:t>MembershipLimitAmount</w:t>
            </w:r>
            <w:proofErr w:type="spellEnd"/>
          </w:p>
        </w:tc>
        <w:tc>
          <w:tcPr>
            <w:tcW w:w="789" w:type="dxa"/>
            <w:tcBorders>
              <w:top w:val="nil"/>
              <w:left w:val="nil"/>
              <w:bottom w:val="single" w:sz="4" w:space="0" w:color="8EA9DB"/>
              <w:right w:val="nil"/>
            </w:tcBorders>
            <w:shd w:val="clear" w:color="D9E1F2" w:fill="D9E1F2"/>
            <w:noWrap/>
            <w:vAlign w:val="bottom"/>
            <w:hideMark/>
          </w:tcPr>
          <w:p w14:paraId="2ED3654C" w14:textId="77777777" w:rsidR="00783685" w:rsidRPr="00560E1A" w:rsidRDefault="00783685" w:rsidP="00783685">
            <w:pPr>
              <w:spacing w:before="0" w:after="0"/>
              <w:jc w:val="right"/>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2020</w:t>
            </w:r>
          </w:p>
        </w:tc>
        <w:tc>
          <w:tcPr>
            <w:tcW w:w="581" w:type="dxa"/>
            <w:tcBorders>
              <w:top w:val="nil"/>
              <w:left w:val="nil"/>
              <w:bottom w:val="single" w:sz="4" w:space="0" w:color="8EA9DB"/>
              <w:right w:val="nil"/>
            </w:tcBorders>
            <w:shd w:val="clear" w:color="D9E1F2" w:fill="D9E1F2"/>
            <w:noWrap/>
            <w:vAlign w:val="bottom"/>
            <w:hideMark/>
          </w:tcPr>
          <w:p w14:paraId="7EE1F26B" w14:textId="77777777" w:rsidR="00783685" w:rsidRPr="00560E1A" w:rsidRDefault="00783685" w:rsidP="00783685">
            <w:pPr>
              <w:spacing w:before="0" w:after="0"/>
              <w:jc w:val="right"/>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2021</w:t>
            </w:r>
          </w:p>
        </w:tc>
        <w:tc>
          <w:tcPr>
            <w:tcW w:w="801" w:type="dxa"/>
            <w:tcBorders>
              <w:top w:val="nil"/>
              <w:left w:val="nil"/>
              <w:bottom w:val="single" w:sz="4" w:space="0" w:color="8EA9DB"/>
              <w:right w:val="nil"/>
            </w:tcBorders>
            <w:shd w:val="clear" w:color="D9E1F2" w:fill="D9E1F2"/>
            <w:noWrap/>
            <w:vAlign w:val="bottom"/>
            <w:hideMark/>
          </w:tcPr>
          <w:p w14:paraId="3D1DDC98" w14:textId="77777777" w:rsidR="00783685" w:rsidRPr="00560E1A" w:rsidRDefault="00783685" w:rsidP="00783685">
            <w:pPr>
              <w:spacing w:before="0" w:after="0"/>
              <w:jc w:val="right"/>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2022</w:t>
            </w:r>
          </w:p>
        </w:tc>
        <w:tc>
          <w:tcPr>
            <w:tcW w:w="1151" w:type="dxa"/>
            <w:tcBorders>
              <w:top w:val="nil"/>
              <w:left w:val="nil"/>
              <w:bottom w:val="single" w:sz="4" w:space="0" w:color="8EA9DB"/>
              <w:right w:val="nil"/>
            </w:tcBorders>
            <w:shd w:val="clear" w:color="D9E1F2" w:fill="D9E1F2"/>
            <w:noWrap/>
            <w:vAlign w:val="bottom"/>
            <w:hideMark/>
          </w:tcPr>
          <w:p w14:paraId="3DA49873"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Grand Total</w:t>
            </w:r>
          </w:p>
        </w:tc>
      </w:tr>
      <w:tr w:rsidR="00783685" w:rsidRPr="00560E1A" w14:paraId="72B3456A" w14:textId="77777777" w:rsidTr="00EB326A">
        <w:trPr>
          <w:trHeight w:val="290"/>
        </w:trPr>
        <w:tc>
          <w:tcPr>
            <w:tcW w:w="1851" w:type="dxa"/>
            <w:tcBorders>
              <w:top w:val="nil"/>
              <w:left w:val="nil"/>
              <w:bottom w:val="single" w:sz="4" w:space="0" w:color="8EA9DB"/>
              <w:right w:val="nil"/>
            </w:tcBorders>
            <w:shd w:val="clear" w:color="auto" w:fill="auto"/>
            <w:noWrap/>
            <w:vAlign w:val="bottom"/>
            <w:hideMark/>
          </w:tcPr>
          <w:p w14:paraId="3B2B4008"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Brito, Lidia</w:t>
            </w:r>
          </w:p>
        </w:tc>
        <w:tc>
          <w:tcPr>
            <w:tcW w:w="2095" w:type="dxa"/>
            <w:tcBorders>
              <w:top w:val="nil"/>
              <w:left w:val="nil"/>
              <w:bottom w:val="nil"/>
              <w:right w:val="nil"/>
            </w:tcBorders>
            <w:shd w:val="clear" w:color="auto" w:fill="auto"/>
            <w:noWrap/>
            <w:vAlign w:val="bottom"/>
            <w:hideMark/>
          </w:tcPr>
          <w:p w14:paraId="054453CB"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Released</w:t>
            </w:r>
          </w:p>
        </w:tc>
        <w:tc>
          <w:tcPr>
            <w:tcW w:w="2152" w:type="dxa"/>
            <w:tcBorders>
              <w:top w:val="nil"/>
              <w:left w:val="nil"/>
              <w:bottom w:val="nil"/>
              <w:right w:val="nil"/>
            </w:tcBorders>
            <w:shd w:val="clear" w:color="auto" w:fill="auto"/>
            <w:noWrap/>
            <w:vAlign w:val="bottom"/>
            <w:hideMark/>
          </w:tcPr>
          <w:p w14:paraId="294F40E7" w14:textId="77777777" w:rsidR="00783685" w:rsidRPr="00560E1A" w:rsidRDefault="00783685" w:rsidP="00783685">
            <w:pPr>
              <w:spacing w:before="0" w:after="0"/>
              <w:rPr>
                <w:rFonts w:ascii="Calibri" w:hAnsi="Calibri" w:cs="Calibri"/>
                <w:sz w:val="18"/>
                <w:szCs w:val="18"/>
                <w:lang w:eastAsia="zh-CN"/>
              </w:rPr>
            </w:pPr>
            <w:r w:rsidRPr="00560E1A">
              <w:rPr>
                <w:rFonts w:ascii="Calibri" w:hAnsi="Calibri" w:cs="Calibri"/>
                <w:sz w:val="18"/>
                <w:szCs w:val="18"/>
                <w:lang w:eastAsia="zh-CN"/>
              </w:rPr>
              <w:t>(blank)</w:t>
            </w:r>
          </w:p>
        </w:tc>
        <w:tc>
          <w:tcPr>
            <w:tcW w:w="789" w:type="dxa"/>
            <w:tcBorders>
              <w:top w:val="nil"/>
              <w:left w:val="nil"/>
              <w:bottom w:val="nil"/>
              <w:right w:val="nil"/>
            </w:tcBorders>
            <w:shd w:val="clear" w:color="auto" w:fill="auto"/>
            <w:noWrap/>
            <w:vAlign w:val="bottom"/>
            <w:hideMark/>
          </w:tcPr>
          <w:p w14:paraId="6079B38F" w14:textId="77777777" w:rsidR="00783685" w:rsidRPr="00560E1A" w:rsidRDefault="00783685" w:rsidP="00783685">
            <w:pPr>
              <w:spacing w:before="0" w:after="0"/>
              <w:rPr>
                <w:rFonts w:ascii="Calibri" w:hAnsi="Calibri" w:cs="Calibri"/>
                <w:sz w:val="18"/>
                <w:szCs w:val="18"/>
                <w:lang w:eastAsia="zh-CN"/>
              </w:rPr>
            </w:pPr>
          </w:p>
        </w:tc>
        <w:tc>
          <w:tcPr>
            <w:tcW w:w="581" w:type="dxa"/>
            <w:tcBorders>
              <w:top w:val="nil"/>
              <w:left w:val="nil"/>
              <w:bottom w:val="nil"/>
              <w:right w:val="nil"/>
            </w:tcBorders>
            <w:shd w:val="clear" w:color="auto" w:fill="auto"/>
            <w:noWrap/>
            <w:vAlign w:val="bottom"/>
            <w:hideMark/>
          </w:tcPr>
          <w:p w14:paraId="37EA6664" w14:textId="77777777" w:rsidR="00783685" w:rsidRPr="00560E1A" w:rsidRDefault="00783685" w:rsidP="00783685">
            <w:pPr>
              <w:spacing w:before="0" w:after="0"/>
              <w:rPr>
                <w:rFonts w:ascii="Times New Roman" w:hAnsi="Times New Roman"/>
                <w:sz w:val="18"/>
                <w:szCs w:val="18"/>
                <w:lang w:eastAsia="zh-CN"/>
              </w:rPr>
            </w:pPr>
          </w:p>
        </w:tc>
        <w:tc>
          <w:tcPr>
            <w:tcW w:w="801" w:type="dxa"/>
            <w:tcBorders>
              <w:top w:val="nil"/>
              <w:left w:val="nil"/>
              <w:bottom w:val="nil"/>
              <w:right w:val="nil"/>
            </w:tcBorders>
            <w:shd w:val="clear" w:color="auto" w:fill="auto"/>
            <w:noWrap/>
            <w:vAlign w:val="bottom"/>
            <w:hideMark/>
          </w:tcPr>
          <w:p w14:paraId="3666E451"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c>
          <w:tcPr>
            <w:tcW w:w="1151" w:type="dxa"/>
            <w:tcBorders>
              <w:top w:val="nil"/>
              <w:left w:val="nil"/>
              <w:bottom w:val="nil"/>
              <w:right w:val="nil"/>
            </w:tcBorders>
            <w:shd w:val="clear" w:color="auto" w:fill="auto"/>
            <w:noWrap/>
            <w:vAlign w:val="bottom"/>
            <w:hideMark/>
          </w:tcPr>
          <w:p w14:paraId="2451D709"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r>
      <w:tr w:rsidR="00783685" w:rsidRPr="00560E1A" w14:paraId="5283E3CB" w14:textId="77777777" w:rsidTr="00EB326A">
        <w:trPr>
          <w:trHeight w:val="290"/>
        </w:trPr>
        <w:tc>
          <w:tcPr>
            <w:tcW w:w="1851" w:type="dxa"/>
            <w:tcBorders>
              <w:top w:val="nil"/>
              <w:left w:val="nil"/>
              <w:bottom w:val="single" w:sz="4" w:space="0" w:color="8EA9DB"/>
              <w:right w:val="nil"/>
            </w:tcBorders>
            <w:shd w:val="clear" w:color="auto" w:fill="auto"/>
            <w:noWrap/>
            <w:vAlign w:val="bottom"/>
            <w:hideMark/>
          </w:tcPr>
          <w:p w14:paraId="627AE8D8"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Clemitson, Dawn</w:t>
            </w:r>
          </w:p>
        </w:tc>
        <w:tc>
          <w:tcPr>
            <w:tcW w:w="2095" w:type="dxa"/>
            <w:tcBorders>
              <w:top w:val="nil"/>
              <w:left w:val="nil"/>
              <w:bottom w:val="nil"/>
              <w:right w:val="nil"/>
            </w:tcBorders>
            <w:shd w:val="clear" w:color="auto" w:fill="auto"/>
            <w:noWrap/>
            <w:vAlign w:val="bottom"/>
            <w:hideMark/>
          </w:tcPr>
          <w:p w14:paraId="204391B2"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Released</w:t>
            </w:r>
          </w:p>
        </w:tc>
        <w:tc>
          <w:tcPr>
            <w:tcW w:w="2152" w:type="dxa"/>
            <w:tcBorders>
              <w:top w:val="nil"/>
              <w:left w:val="nil"/>
              <w:bottom w:val="nil"/>
              <w:right w:val="nil"/>
            </w:tcBorders>
            <w:shd w:val="clear" w:color="auto" w:fill="auto"/>
            <w:noWrap/>
            <w:vAlign w:val="bottom"/>
            <w:hideMark/>
          </w:tcPr>
          <w:p w14:paraId="5B390A5E" w14:textId="77777777" w:rsidR="00783685" w:rsidRPr="00560E1A" w:rsidRDefault="00783685" w:rsidP="00783685">
            <w:pPr>
              <w:spacing w:before="0" w:after="0"/>
              <w:rPr>
                <w:rFonts w:ascii="Calibri" w:hAnsi="Calibri" w:cs="Calibri"/>
                <w:sz w:val="18"/>
                <w:szCs w:val="18"/>
                <w:lang w:eastAsia="zh-CN"/>
              </w:rPr>
            </w:pPr>
            <w:r w:rsidRPr="00560E1A">
              <w:rPr>
                <w:rFonts w:ascii="Calibri" w:hAnsi="Calibri" w:cs="Calibri"/>
                <w:sz w:val="18"/>
                <w:szCs w:val="18"/>
                <w:lang w:eastAsia="zh-CN"/>
              </w:rPr>
              <w:t>(blank)</w:t>
            </w:r>
          </w:p>
        </w:tc>
        <w:tc>
          <w:tcPr>
            <w:tcW w:w="789" w:type="dxa"/>
            <w:tcBorders>
              <w:top w:val="nil"/>
              <w:left w:val="nil"/>
              <w:bottom w:val="nil"/>
              <w:right w:val="nil"/>
            </w:tcBorders>
            <w:shd w:val="clear" w:color="auto" w:fill="auto"/>
            <w:noWrap/>
            <w:vAlign w:val="bottom"/>
            <w:hideMark/>
          </w:tcPr>
          <w:p w14:paraId="364F9489" w14:textId="77777777" w:rsidR="00783685" w:rsidRPr="00560E1A" w:rsidRDefault="00783685" w:rsidP="00783685">
            <w:pPr>
              <w:spacing w:before="0" w:after="0"/>
              <w:rPr>
                <w:rFonts w:ascii="Calibri" w:hAnsi="Calibri" w:cs="Calibri"/>
                <w:sz w:val="18"/>
                <w:szCs w:val="18"/>
                <w:lang w:eastAsia="zh-CN"/>
              </w:rPr>
            </w:pPr>
          </w:p>
        </w:tc>
        <w:tc>
          <w:tcPr>
            <w:tcW w:w="581" w:type="dxa"/>
            <w:tcBorders>
              <w:top w:val="nil"/>
              <w:left w:val="nil"/>
              <w:bottom w:val="nil"/>
              <w:right w:val="nil"/>
            </w:tcBorders>
            <w:shd w:val="clear" w:color="auto" w:fill="auto"/>
            <w:noWrap/>
            <w:vAlign w:val="bottom"/>
            <w:hideMark/>
          </w:tcPr>
          <w:p w14:paraId="26022430"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c>
          <w:tcPr>
            <w:tcW w:w="801" w:type="dxa"/>
            <w:tcBorders>
              <w:top w:val="nil"/>
              <w:left w:val="nil"/>
              <w:bottom w:val="nil"/>
              <w:right w:val="nil"/>
            </w:tcBorders>
            <w:shd w:val="clear" w:color="auto" w:fill="auto"/>
            <w:noWrap/>
            <w:vAlign w:val="bottom"/>
            <w:hideMark/>
          </w:tcPr>
          <w:p w14:paraId="3B3305CD" w14:textId="77777777" w:rsidR="00783685" w:rsidRPr="00560E1A" w:rsidRDefault="00783685" w:rsidP="00783685">
            <w:pPr>
              <w:spacing w:before="0" w:after="0"/>
              <w:jc w:val="right"/>
              <w:rPr>
                <w:rFonts w:ascii="Calibri" w:hAnsi="Calibri" w:cs="Calibri"/>
                <w:sz w:val="18"/>
                <w:szCs w:val="18"/>
                <w:lang w:eastAsia="zh-CN"/>
              </w:rPr>
            </w:pPr>
          </w:p>
        </w:tc>
        <w:tc>
          <w:tcPr>
            <w:tcW w:w="1151" w:type="dxa"/>
            <w:tcBorders>
              <w:top w:val="nil"/>
              <w:left w:val="nil"/>
              <w:bottom w:val="nil"/>
              <w:right w:val="nil"/>
            </w:tcBorders>
            <w:shd w:val="clear" w:color="auto" w:fill="auto"/>
            <w:noWrap/>
            <w:vAlign w:val="bottom"/>
            <w:hideMark/>
          </w:tcPr>
          <w:p w14:paraId="2F726470"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r>
      <w:tr w:rsidR="00783685" w:rsidRPr="00560E1A" w14:paraId="7B82FC9B" w14:textId="77777777" w:rsidTr="00EB326A">
        <w:trPr>
          <w:trHeight w:val="290"/>
        </w:trPr>
        <w:tc>
          <w:tcPr>
            <w:tcW w:w="1851" w:type="dxa"/>
            <w:tcBorders>
              <w:top w:val="nil"/>
              <w:left w:val="nil"/>
              <w:bottom w:val="single" w:sz="4" w:space="0" w:color="8EA9DB"/>
              <w:right w:val="nil"/>
            </w:tcBorders>
            <w:shd w:val="clear" w:color="auto" w:fill="auto"/>
            <w:noWrap/>
            <w:vAlign w:val="bottom"/>
            <w:hideMark/>
          </w:tcPr>
          <w:p w14:paraId="28C6CB0C"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Machawira, Patricia</w:t>
            </w:r>
          </w:p>
        </w:tc>
        <w:tc>
          <w:tcPr>
            <w:tcW w:w="2095" w:type="dxa"/>
            <w:tcBorders>
              <w:top w:val="nil"/>
              <w:left w:val="nil"/>
              <w:bottom w:val="nil"/>
              <w:right w:val="nil"/>
            </w:tcBorders>
            <w:shd w:val="clear" w:color="auto" w:fill="auto"/>
            <w:noWrap/>
            <w:vAlign w:val="bottom"/>
            <w:hideMark/>
          </w:tcPr>
          <w:p w14:paraId="6D685F34"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Released</w:t>
            </w:r>
          </w:p>
        </w:tc>
        <w:tc>
          <w:tcPr>
            <w:tcW w:w="2152" w:type="dxa"/>
            <w:tcBorders>
              <w:top w:val="nil"/>
              <w:left w:val="nil"/>
              <w:bottom w:val="nil"/>
              <w:right w:val="nil"/>
            </w:tcBorders>
            <w:shd w:val="clear" w:color="auto" w:fill="auto"/>
            <w:noWrap/>
            <w:vAlign w:val="bottom"/>
            <w:hideMark/>
          </w:tcPr>
          <w:p w14:paraId="5819318B" w14:textId="77777777" w:rsidR="00783685" w:rsidRPr="00560E1A" w:rsidRDefault="00783685" w:rsidP="00783685">
            <w:pPr>
              <w:spacing w:before="0" w:after="0"/>
              <w:rPr>
                <w:rFonts w:ascii="Calibri" w:hAnsi="Calibri" w:cs="Calibri"/>
                <w:sz w:val="18"/>
                <w:szCs w:val="18"/>
                <w:lang w:eastAsia="zh-CN"/>
              </w:rPr>
            </w:pPr>
            <w:r w:rsidRPr="00560E1A">
              <w:rPr>
                <w:rFonts w:ascii="Calibri" w:hAnsi="Calibri" w:cs="Calibri"/>
                <w:sz w:val="18"/>
                <w:szCs w:val="18"/>
                <w:lang w:eastAsia="zh-CN"/>
              </w:rPr>
              <w:t>(blank)</w:t>
            </w:r>
          </w:p>
        </w:tc>
        <w:tc>
          <w:tcPr>
            <w:tcW w:w="789" w:type="dxa"/>
            <w:tcBorders>
              <w:top w:val="nil"/>
              <w:left w:val="nil"/>
              <w:bottom w:val="nil"/>
              <w:right w:val="nil"/>
            </w:tcBorders>
            <w:shd w:val="clear" w:color="auto" w:fill="auto"/>
            <w:noWrap/>
            <w:vAlign w:val="bottom"/>
            <w:hideMark/>
          </w:tcPr>
          <w:p w14:paraId="598E91D0"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c>
          <w:tcPr>
            <w:tcW w:w="581" w:type="dxa"/>
            <w:tcBorders>
              <w:top w:val="nil"/>
              <w:left w:val="nil"/>
              <w:bottom w:val="nil"/>
              <w:right w:val="nil"/>
            </w:tcBorders>
            <w:shd w:val="clear" w:color="auto" w:fill="auto"/>
            <w:noWrap/>
            <w:vAlign w:val="bottom"/>
            <w:hideMark/>
          </w:tcPr>
          <w:p w14:paraId="4D7CBD1E" w14:textId="77777777" w:rsidR="00783685" w:rsidRPr="00560E1A" w:rsidRDefault="00783685" w:rsidP="00783685">
            <w:pPr>
              <w:spacing w:before="0" w:after="0"/>
              <w:jc w:val="right"/>
              <w:rPr>
                <w:rFonts w:ascii="Calibri" w:hAnsi="Calibri" w:cs="Calibri"/>
                <w:sz w:val="18"/>
                <w:szCs w:val="18"/>
                <w:lang w:eastAsia="zh-CN"/>
              </w:rPr>
            </w:pPr>
          </w:p>
        </w:tc>
        <w:tc>
          <w:tcPr>
            <w:tcW w:w="801" w:type="dxa"/>
            <w:tcBorders>
              <w:top w:val="nil"/>
              <w:left w:val="nil"/>
              <w:bottom w:val="nil"/>
              <w:right w:val="nil"/>
            </w:tcBorders>
            <w:shd w:val="clear" w:color="auto" w:fill="auto"/>
            <w:noWrap/>
            <w:vAlign w:val="bottom"/>
            <w:hideMark/>
          </w:tcPr>
          <w:p w14:paraId="456FF899" w14:textId="77777777" w:rsidR="00783685" w:rsidRPr="00560E1A" w:rsidRDefault="00783685" w:rsidP="00783685">
            <w:pPr>
              <w:spacing w:before="0" w:after="0"/>
              <w:rPr>
                <w:rFonts w:ascii="Times New Roman" w:hAnsi="Times New Roman"/>
                <w:sz w:val="18"/>
                <w:szCs w:val="18"/>
                <w:lang w:eastAsia="zh-CN"/>
              </w:rPr>
            </w:pPr>
          </w:p>
        </w:tc>
        <w:tc>
          <w:tcPr>
            <w:tcW w:w="1151" w:type="dxa"/>
            <w:tcBorders>
              <w:top w:val="nil"/>
              <w:left w:val="nil"/>
              <w:bottom w:val="nil"/>
              <w:right w:val="nil"/>
            </w:tcBorders>
            <w:shd w:val="clear" w:color="auto" w:fill="auto"/>
            <w:noWrap/>
            <w:vAlign w:val="bottom"/>
            <w:hideMark/>
          </w:tcPr>
          <w:p w14:paraId="73A0D11B"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r>
      <w:tr w:rsidR="00783685" w:rsidRPr="00560E1A" w14:paraId="61541899" w14:textId="77777777" w:rsidTr="00EB326A">
        <w:trPr>
          <w:trHeight w:val="290"/>
        </w:trPr>
        <w:tc>
          <w:tcPr>
            <w:tcW w:w="1851" w:type="dxa"/>
            <w:tcBorders>
              <w:top w:val="nil"/>
              <w:left w:val="nil"/>
              <w:bottom w:val="single" w:sz="4" w:space="0" w:color="8EA9DB"/>
              <w:right w:val="nil"/>
            </w:tcBorders>
            <w:shd w:val="clear" w:color="auto" w:fill="auto"/>
            <w:noWrap/>
            <w:vAlign w:val="bottom"/>
            <w:hideMark/>
          </w:tcPr>
          <w:p w14:paraId="6B21B3A0"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Mukonka, Remmy</w:t>
            </w:r>
          </w:p>
        </w:tc>
        <w:tc>
          <w:tcPr>
            <w:tcW w:w="2095" w:type="dxa"/>
            <w:tcBorders>
              <w:top w:val="nil"/>
              <w:left w:val="nil"/>
              <w:bottom w:val="nil"/>
              <w:right w:val="nil"/>
            </w:tcBorders>
            <w:shd w:val="clear" w:color="auto" w:fill="auto"/>
            <w:noWrap/>
            <w:vAlign w:val="bottom"/>
            <w:hideMark/>
          </w:tcPr>
          <w:p w14:paraId="06F501EE"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Released</w:t>
            </w:r>
          </w:p>
        </w:tc>
        <w:tc>
          <w:tcPr>
            <w:tcW w:w="2152" w:type="dxa"/>
            <w:tcBorders>
              <w:top w:val="nil"/>
              <w:left w:val="nil"/>
              <w:bottom w:val="nil"/>
              <w:right w:val="nil"/>
            </w:tcBorders>
            <w:shd w:val="clear" w:color="000000" w:fill="FFE699"/>
            <w:noWrap/>
            <w:vAlign w:val="bottom"/>
            <w:hideMark/>
          </w:tcPr>
          <w:p w14:paraId="0057C43B"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10000</w:t>
            </w:r>
          </w:p>
        </w:tc>
        <w:tc>
          <w:tcPr>
            <w:tcW w:w="789" w:type="dxa"/>
            <w:tcBorders>
              <w:top w:val="nil"/>
              <w:left w:val="nil"/>
              <w:bottom w:val="nil"/>
              <w:right w:val="nil"/>
            </w:tcBorders>
            <w:shd w:val="clear" w:color="auto" w:fill="auto"/>
            <w:noWrap/>
            <w:vAlign w:val="bottom"/>
            <w:hideMark/>
          </w:tcPr>
          <w:p w14:paraId="420FCAD3"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c>
          <w:tcPr>
            <w:tcW w:w="581" w:type="dxa"/>
            <w:tcBorders>
              <w:top w:val="nil"/>
              <w:left w:val="nil"/>
              <w:bottom w:val="nil"/>
              <w:right w:val="nil"/>
            </w:tcBorders>
            <w:shd w:val="clear" w:color="auto" w:fill="auto"/>
            <w:noWrap/>
            <w:vAlign w:val="bottom"/>
            <w:hideMark/>
          </w:tcPr>
          <w:p w14:paraId="72E4CDC1" w14:textId="77777777" w:rsidR="00783685" w:rsidRPr="00560E1A" w:rsidRDefault="00783685" w:rsidP="00783685">
            <w:pPr>
              <w:spacing w:before="0" w:after="0"/>
              <w:jc w:val="right"/>
              <w:rPr>
                <w:rFonts w:ascii="Calibri" w:hAnsi="Calibri" w:cs="Calibri"/>
                <w:sz w:val="18"/>
                <w:szCs w:val="18"/>
                <w:lang w:eastAsia="zh-CN"/>
              </w:rPr>
            </w:pPr>
          </w:p>
        </w:tc>
        <w:tc>
          <w:tcPr>
            <w:tcW w:w="801" w:type="dxa"/>
            <w:tcBorders>
              <w:top w:val="nil"/>
              <w:left w:val="nil"/>
              <w:bottom w:val="nil"/>
              <w:right w:val="nil"/>
            </w:tcBorders>
            <w:shd w:val="clear" w:color="auto" w:fill="auto"/>
            <w:noWrap/>
            <w:vAlign w:val="bottom"/>
            <w:hideMark/>
          </w:tcPr>
          <w:p w14:paraId="4EB649D1" w14:textId="77777777" w:rsidR="00783685" w:rsidRPr="00560E1A" w:rsidRDefault="00783685" w:rsidP="00783685">
            <w:pPr>
              <w:spacing w:before="0" w:after="0"/>
              <w:rPr>
                <w:rFonts w:ascii="Times New Roman" w:hAnsi="Times New Roman"/>
                <w:sz w:val="18"/>
                <w:szCs w:val="18"/>
                <w:lang w:eastAsia="zh-CN"/>
              </w:rPr>
            </w:pPr>
          </w:p>
        </w:tc>
        <w:tc>
          <w:tcPr>
            <w:tcW w:w="1151" w:type="dxa"/>
            <w:tcBorders>
              <w:top w:val="nil"/>
              <w:left w:val="nil"/>
              <w:bottom w:val="nil"/>
              <w:right w:val="nil"/>
            </w:tcBorders>
            <w:shd w:val="clear" w:color="auto" w:fill="auto"/>
            <w:noWrap/>
            <w:vAlign w:val="bottom"/>
            <w:hideMark/>
          </w:tcPr>
          <w:p w14:paraId="423AB58F"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r>
      <w:tr w:rsidR="00783685" w:rsidRPr="00560E1A" w14:paraId="241A22E2" w14:textId="77777777" w:rsidTr="00EB326A">
        <w:trPr>
          <w:trHeight w:val="290"/>
        </w:trPr>
        <w:tc>
          <w:tcPr>
            <w:tcW w:w="1851" w:type="dxa"/>
            <w:tcBorders>
              <w:top w:val="nil"/>
              <w:left w:val="nil"/>
              <w:bottom w:val="single" w:sz="4" w:space="0" w:color="8EA9DB"/>
              <w:right w:val="nil"/>
            </w:tcBorders>
            <w:shd w:val="clear" w:color="auto" w:fill="auto"/>
            <w:noWrap/>
            <w:vAlign w:val="bottom"/>
            <w:hideMark/>
          </w:tcPr>
          <w:p w14:paraId="724083C4"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Mumbi, Mwilu Lenard</w:t>
            </w:r>
          </w:p>
        </w:tc>
        <w:tc>
          <w:tcPr>
            <w:tcW w:w="2095" w:type="dxa"/>
            <w:tcBorders>
              <w:top w:val="nil"/>
              <w:left w:val="nil"/>
              <w:bottom w:val="nil"/>
              <w:right w:val="nil"/>
            </w:tcBorders>
            <w:shd w:val="clear" w:color="auto" w:fill="auto"/>
            <w:noWrap/>
            <w:vAlign w:val="bottom"/>
            <w:hideMark/>
          </w:tcPr>
          <w:p w14:paraId="300BDC68"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Released</w:t>
            </w:r>
          </w:p>
        </w:tc>
        <w:tc>
          <w:tcPr>
            <w:tcW w:w="2152" w:type="dxa"/>
            <w:tcBorders>
              <w:top w:val="nil"/>
              <w:left w:val="nil"/>
              <w:bottom w:val="nil"/>
              <w:right w:val="nil"/>
            </w:tcBorders>
            <w:shd w:val="clear" w:color="000000" w:fill="FFE699"/>
            <w:noWrap/>
            <w:vAlign w:val="bottom"/>
            <w:hideMark/>
          </w:tcPr>
          <w:p w14:paraId="52135254"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10000</w:t>
            </w:r>
          </w:p>
        </w:tc>
        <w:tc>
          <w:tcPr>
            <w:tcW w:w="789" w:type="dxa"/>
            <w:tcBorders>
              <w:top w:val="nil"/>
              <w:left w:val="nil"/>
              <w:bottom w:val="nil"/>
              <w:right w:val="nil"/>
            </w:tcBorders>
            <w:shd w:val="clear" w:color="auto" w:fill="auto"/>
            <w:noWrap/>
            <w:vAlign w:val="bottom"/>
            <w:hideMark/>
          </w:tcPr>
          <w:p w14:paraId="4A4A4478"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c>
          <w:tcPr>
            <w:tcW w:w="581" w:type="dxa"/>
            <w:tcBorders>
              <w:top w:val="nil"/>
              <w:left w:val="nil"/>
              <w:bottom w:val="nil"/>
              <w:right w:val="nil"/>
            </w:tcBorders>
            <w:shd w:val="clear" w:color="auto" w:fill="auto"/>
            <w:noWrap/>
            <w:vAlign w:val="bottom"/>
            <w:hideMark/>
          </w:tcPr>
          <w:p w14:paraId="1E319546" w14:textId="77777777" w:rsidR="00783685" w:rsidRPr="00560E1A" w:rsidRDefault="00783685" w:rsidP="00783685">
            <w:pPr>
              <w:spacing w:before="0" w:after="0"/>
              <w:jc w:val="right"/>
              <w:rPr>
                <w:rFonts w:ascii="Calibri" w:hAnsi="Calibri" w:cs="Calibri"/>
                <w:sz w:val="18"/>
                <w:szCs w:val="18"/>
                <w:lang w:eastAsia="zh-CN"/>
              </w:rPr>
            </w:pPr>
          </w:p>
        </w:tc>
        <w:tc>
          <w:tcPr>
            <w:tcW w:w="801" w:type="dxa"/>
            <w:tcBorders>
              <w:top w:val="nil"/>
              <w:left w:val="nil"/>
              <w:bottom w:val="nil"/>
              <w:right w:val="nil"/>
            </w:tcBorders>
            <w:shd w:val="clear" w:color="auto" w:fill="auto"/>
            <w:noWrap/>
            <w:vAlign w:val="bottom"/>
            <w:hideMark/>
          </w:tcPr>
          <w:p w14:paraId="6F38648F" w14:textId="77777777" w:rsidR="00783685" w:rsidRPr="00560E1A" w:rsidRDefault="00783685" w:rsidP="00783685">
            <w:pPr>
              <w:spacing w:before="0" w:after="0"/>
              <w:rPr>
                <w:rFonts w:ascii="Times New Roman" w:hAnsi="Times New Roman"/>
                <w:sz w:val="18"/>
                <w:szCs w:val="18"/>
                <w:lang w:eastAsia="zh-CN"/>
              </w:rPr>
            </w:pPr>
          </w:p>
        </w:tc>
        <w:tc>
          <w:tcPr>
            <w:tcW w:w="1151" w:type="dxa"/>
            <w:tcBorders>
              <w:top w:val="nil"/>
              <w:left w:val="nil"/>
              <w:bottom w:val="nil"/>
              <w:right w:val="nil"/>
            </w:tcBorders>
            <w:shd w:val="clear" w:color="auto" w:fill="auto"/>
            <w:noWrap/>
            <w:vAlign w:val="bottom"/>
            <w:hideMark/>
          </w:tcPr>
          <w:p w14:paraId="6176C2C0"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r>
      <w:tr w:rsidR="00783685" w:rsidRPr="00560E1A" w14:paraId="0017671B" w14:textId="77777777" w:rsidTr="00EB326A">
        <w:trPr>
          <w:trHeight w:val="290"/>
        </w:trPr>
        <w:tc>
          <w:tcPr>
            <w:tcW w:w="1851" w:type="dxa"/>
            <w:tcBorders>
              <w:top w:val="nil"/>
              <w:left w:val="nil"/>
              <w:bottom w:val="single" w:sz="4" w:space="0" w:color="8EA9DB"/>
              <w:right w:val="nil"/>
            </w:tcBorders>
            <w:shd w:val="clear" w:color="auto" w:fill="auto"/>
            <w:noWrap/>
            <w:vAlign w:val="bottom"/>
            <w:hideMark/>
          </w:tcPr>
          <w:p w14:paraId="19B8F77E"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Saili, Alice</w:t>
            </w:r>
          </w:p>
        </w:tc>
        <w:tc>
          <w:tcPr>
            <w:tcW w:w="2095" w:type="dxa"/>
            <w:tcBorders>
              <w:top w:val="nil"/>
              <w:left w:val="nil"/>
              <w:bottom w:val="nil"/>
              <w:right w:val="nil"/>
            </w:tcBorders>
            <w:shd w:val="clear" w:color="auto" w:fill="auto"/>
            <w:noWrap/>
            <w:vAlign w:val="bottom"/>
            <w:hideMark/>
          </w:tcPr>
          <w:p w14:paraId="67FB69DF"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Released</w:t>
            </w:r>
          </w:p>
        </w:tc>
        <w:tc>
          <w:tcPr>
            <w:tcW w:w="2152" w:type="dxa"/>
            <w:tcBorders>
              <w:top w:val="nil"/>
              <w:left w:val="nil"/>
              <w:bottom w:val="nil"/>
              <w:right w:val="nil"/>
            </w:tcBorders>
            <w:shd w:val="clear" w:color="000000" w:fill="FFE699"/>
            <w:noWrap/>
            <w:vAlign w:val="bottom"/>
            <w:hideMark/>
          </w:tcPr>
          <w:p w14:paraId="33198CB2"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10000</w:t>
            </w:r>
          </w:p>
        </w:tc>
        <w:tc>
          <w:tcPr>
            <w:tcW w:w="789" w:type="dxa"/>
            <w:tcBorders>
              <w:top w:val="nil"/>
              <w:left w:val="nil"/>
              <w:bottom w:val="nil"/>
              <w:right w:val="nil"/>
            </w:tcBorders>
            <w:shd w:val="clear" w:color="auto" w:fill="auto"/>
            <w:noWrap/>
            <w:vAlign w:val="bottom"/>
            <w:hideMark/>
          </w:tcPr>
          <w:p w14:paraId="763745BA"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c>
          <w:tcPr>
            <w:tcW w:w="581" w:type="dxa"/>
            <w:tcBorders>
              <w:top w:val="nil"/>
              <w:left w:val="nil"/>
              <w:bottom w:val="nil"/>
              <w:right w:val="nil"/>
            </w:tcBorders>
            <w:shd w:val="clear" w:color="auto" w:fill="auto"/>
            <w:noWrap/>
            <w:vAlign w:val="bottom"/>
            <w:hideMark/>
          </w:tcPr>
          <w:p w14:paraId="417AF232" w14:textId="77777777" w:rsidR="00783685" w:rsidRPr="00560E1A" w:rsidRDefault="00783685" w:rsidP="00783685">
            <w:pPr>
              <w:spacing w:before="0" w:after="0"/>
              <w:jc w:val="right"/>
              <w:rPr>
                <w:rFonts w:ascii="Calibri" w:hAnsi="Calibri" w:cs="Calibri"/>
                <w:sz w:val="18"/>
                <w:szCs w:val="18"/>
                <w:lang w:eastAsia="zh-CN"/>
              </w:rPr>
            </w:pPr>
          </w:p>
        </w:tc>
        <w:tc>
          <w:tcPr>
            <w:tcW w:w="801" w:type="dxa"/>
            <w:tcBorders>
              <w:top w:val="nil"/>
              <w:left w:val="nil"/>
              <w:bottom w:val="nil"/>
              <w:right w:val="nil"/>
            </w:tcBorders>
            <w:shd w:val="clear" w:color="auto" w:fill="auto"/>
            <w:noWrap/>
            <w:vAlign w:val="bottom"/>
            <w:hideMark/>
          </w:tcPr>
          <w:p w14:paraId="24AA4B4C" w14:textId="77777777" w:rsidR="00783685" w:rsidRPr="00560E1A" w:rsidRDefault="00783685" w:rsidP="00783685">
            <w:pPr>
              <w:spacing w:before="0" w:after="0"/>
              <w:rPr>
                <w:rFonts w:ascii="Times New Roman" w:hAnsi="Times New Roman"/>
                <w:sz w:val="18"/>
                <w:szCs w:val="18"/>
                <w:lang w:eastAsia="zh-CN"/>
              </w:rPr>
            </w:pPr>
          </w:p>
        </w:tc>
        <w:tc>
          <w:tcPr>
            <w:tcW w:w="1151" w:type="dxa"/>
            <w:tcBorders>
              <w:top w:val="nil"/>
              <w:left w:val="nil"/>
              <w:bottom w:val="nil"/>
              <w:right w:val="nil"/>
            </w:tcBorders>
            <w:shd w:val="clear" w:color="auto" w:fill="auto"/>
            <w:noWrap/>
            <w:vAlign w:val="bottom"/>
            <w:hideMark/>
          </w:tcPr>
          <w:p w14:paraId="34176200"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r>
      <w:tr w:rsidR="00783685" w:rsidRPr="00560E1A" w14:paraId="6049FDFB" w14:textId="77777777" w:rsidTr="00EB326A">
        <w:trPr>
          <w:trHeight w:val="290"/>
        </w:trPr>
        <w:tc>
          <w:tcPr>
            <w:tcW w:w="1851" w:type="dxa"/>
            <w:tcBorders>
              <w:top w:val="nil"/>
              <w:left w:val="nil"/>
              <w:bottom w:val="nil"/>
              <w:right w:val="nil"/>
            </w:tcBorders>
            <w:shd w:val="clear" w:color="auto" w:fill="auto"/>
            <w:noWrap/>
            <w:vAlign w:val="bottom"/>
            <w:hideMark/>
          </w:tcPr>
          <w:p w14:paraId="1CDB26C4"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Su, Ya</w:t>
            </w:r>
          </w:p>
        </w:tc>
        <w:tc>
          <w:tcPr>
            <w:tcW w:w="2095" w:type="dxa"/>
            <w:tcBorders>
              <w:top w:val="nil"/>
              <w:left w:val="nil"/>
              <w:bottom w:val="nil"/>
              <w:right w:val="nil"/>
            </w:tcBorders>
            <w:shd w:val="clear" w:color="auto" w:fill="auto"/>
            <w:noWrap/>
            <w:vAlign w:val="bottom"/>
            <w:hideMark/>
          </w:tcPr>
          <w:p w14:paraId="1E6AEA46"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Disabled</w:t>
            </w:r>
          </w:p>
        </w:tc>
        <w:tc>
          <w:tcPr>
            <w:tcW w:w="2152" w:type="dxa"/>
            <w:tcBorders>
              <w:top w:val="nil"/>
              <w:left w:val="nil"/>
              <w:bottom w:val="nil"/>
              <w:right w:val="nil"/>
            </w:tcBorders>
            <w:shd w:val="clear" w:color="auto" w:fill="auto"/>
            <w:noWrap/>
            <w:vAlign w:val="bottom"/>
            <w:hideMark/>
          </w:tcPr>
          <w:p w14:paraId="06AA41F8" w14:textId="77777777" w:rsidR="00783685" w:rsidRPr="00560E1A" w:rsidRDefault="00783685" w:rsidP="00783685">
            <w:pPr>
              <w:spacing w:before="0" w:after="0"/>
              <w:rPr>
                <w:rFonts w:ascii="Calibri" w:hAnsi="Calibri" w:cs="Calibri"/>
                <w:sz w:val="18"/>
                <w:szCs w:val="18"/>
                <w:lang w:eastAsia="zh-CN"/>
              </w:rPr>
            </w:pPr>
            <w:r w:rsidRPr="00560E1A">
              <w:rPr>
                <w:rFonts w:ascii="Calibri" w:hAnsi="Calibri" w:cs="Calibri"/>
                <w:sz w:val="18"/>
                <w:szCs w:val="18"/>
                <w:lang w:eastAsia="zh-CN"/>
              </w:rPr>
              <w:t>(blank)</w:t>
            </w:r>
          </w:p>
        </w:tc>
        <w:tc>
          <w:tcPr>
            <w:tcW w:w="789" w:type="dxa"/>
            <w:tcBorders>
              <w:top w:val="nil"/>
              <w:left w:val="nil"/>
              <w:bottom w:val="nil"/>
              <w:right w:val="nil"/>
            </w:tcBorders>
            <w:shd w:val="clear" w:color="auto" w:fill="auto"/>
            <w:noWrap/>
            <w:vAlign w:val="bottom"/>
            <w:hideMark/>
          </w:tcPr>
          <w:p w14:paraId="4CB185F5"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c>
          <w:tcPr>
            <w:tcW w:w="581" w:type="dxa"/>
            <w:tcBorders>
              <w:top w:val="nil"/>
              <w:left w:val="nil"/>
              <w:bottom w:val="nil"/>
              <w:right w:val="nil"/>
            </w:tcBorders>
            <w:shd w:val="clear" w:color="auto" w:fill="auto"/>
            <w:noWrap/>
            <w:vAlign w:val="bottom"/>
            <w:hideMark/>
          </w:tcPr>
          <w:p w14:paraId="516CF10D" w14:textId="77777777" w:rsidR="00783685" w:rsidRPr="00560E1A" w:rsidRDefault="00783685" w:rsidP="00783685">
            <w:pPr>
              <w:spacing w:before="0" w:after="0"/>
              <w:jc w:val="right"/>
              <w:rPr>
                <w:rFonts w:ascii="Calibri" w:hAnsi="Calibri" w:cs="Calibri"/>
                <w:sz w:val="18"/>
                <w:szCs w:val="18"/>
                <w:lang w:eastAsia="zh-CN"/>
              </w:rPr>
            </w:pPr>
          </w:p>
        </w:tc>
        <w:tc>
          <w:tcPr>
            <w:tcW w:w="801" w:type="dxa"/>
            <w:tcBorders>
              <w:top w:val="nil"/>
              <w:left w:val="nil"/>
              <w:bottom w:val="nil"/>
              <w:right w:val="nil"/>
            </w:tcBorders>
            <w:shd w:val="clear" w:color="auto" w:fill="auto"/>
            <w:noWrap/>
            <w:vAlign w:val="bottom"/>
            <w:hideMark/>
          </w:tcPr>
          <w:p w14:paraId="5B6872E3" w14:textId="77777777" w:rsidR="00783685" w:rsidRPr="00560E1A" w:rsidRDefault="00783685" w:rsidP="00783685">
            <w:pPr>
              <w:spacing w:before="0" w:after="0"/>
              <w:rPr>
                <w:rFonts w:ascii="Times New Roman" w:hAnsi="Times New Roman"/>
                <w:sz w:val="18"/>
                <w:szCs w:val="18"/>
                <w:lang w:eastAsia="zh-CN"/>
              </w:rPr>
            </w:pPr>
          </w:p>
        </w:tc>
        <w:tc>
          <w:tcPr>
            <w:tcW w:w="1151" w:type="dxa"/>
            <w:tcBorders>
              <w:top w:val="nil"/>
              <w:left w:val="nil"/>
              <w:bottom w:val="nil"/>
              <w:right w:val="nil"/>
            </w:tcBorders>
            <w:shd w:val="clear" w:color="auto" w:fill="auto"/>
            <w:noWrap/>
            <w:vAlign w:val="bottom"/>
            <w:hideMark/>
          </w:tcPr>
          <w:p w14:paraId="510C4F45"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r>
      <w:tr w:rsidR="00783685" w:rsidRPr="00560E1A" w14:paraId="46C21AD8" w14:textId="77777777" w:rsidTr="00EB326A">
        <w:trPr>
          <w:trHeight w:val="290"/>
        </w:trPr>
        <w:tc>
          <w:tcPr>
            <w:tcW w:w="1851" w:type="dxa"/>
            <w:tcBorders>
              <w:top w:val="nil"/>
              <w:left w:val="nil"/>
              <w:bottom w:val="single" w:sz="4" w:space="0" w:color="8EA9DB"/>
              <w:right w:val="nil"/>
            </w:tcBorders>
            <w:shd w:val="clear" w:color="auto" w:fill="auto"/>
            <w:noWrap/>
            <w:vAlign w:val="bottom"/>
            <w:hideMark/>
          </w:tcPr>
          <w:p w14:paraId="11A15FF3" w14:textId="77777777" w:rsidR="00783685" w:rsidRPr="00560E1A" w:rsidRDefault="00783685" w:rsidP="00783685">
            <w:pPr>
              <w:spacing w:before="0" w:after="0"/>
              <w:jc w:val="right"/>
              <w:rPr>
                <w:rFonts w:ascii="Calibri" w:hAnsi="Calibri" w:cs="Calibri"/>
                <w:sz w:val="18"/>
                <w:szCs w:val="18"/>
                <w:lang w:eastAsia="zh-CN"/>
              </w:rPr>
            </w:pPr>
          </w:p>
        </w:tc>
        <w:tc>
          <w:tcPr>
            <w:tcW w:w="2095" w:type="dxa"/>
            <w:tcBorders>
              <w:top w:val="nil"/>
              <w:left w:val="nil"/>
              <w:bottom w:val="nil"/>
              <w:right w:val="nil"/>
            </w:tcBorders>
            <w:shd w:val="clear" w:color="auto" w:fill="auto"/>
            <w:noWrap/>
            <w:vAlign w:val="bottom"/>
            <w:hideMark/>
          </w:tcPr>
          <w:p w14:paraId="76EAB7FA"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Expired</w:t>
            </w:r>
          </w:p>
        </w:tc>
        <w:tc>
          <w:tcPr>
            <w:tcW w:w="2152" w:type="dxa"/>
            <w:tcBorders>
              <w:top w:val="nil"/>
              <w:left w:val="nil"/>
              <w:bottom w:val="nil"/>
              <w:right w:val="nil"/>
            </w:tcBorders>
            <w:shd w:val="clear" w:color="auto" w:fill="auto"/>
            <w:noWrap/>
            <w:vAlign w:val="bottom"/>
            <w:hideMark/>
          </w:tcPr>
          <w:p w14:paraId="25A0F5B2" w14:textId="77777777" w:rsidR="00783685" w:rsidRPr="00560E1A" w:rsidRDefault="00783685" w:rsidP="00783685">
            <w:pPr>
              <w:spacing w:before="0" w:after="0"/>
              <w:rPr>
                <w:rFonts w:ascii="Calibri" w:hAnsi="Calibri" w:cs="Calibri"/>
                <w:sz w:val="18"/>
                <w:szCs w:val="18"/>
                <w:lang w:eastAsia="zh-CN"/>
              </w:rPr>
            </w:pPr>
            <w:r w:rsidRPr="00560E1A">
              <w:rPr>
                <w:rFonts w:ascii="Calibri" w:hAnsi="Calibri" w:cs="Calibri"/>
                <w:sz w:val="18"/>
                <w:szCs w:val="18"/>
                <w:lang w:eastAsia="zh-CN"/>
              </w:rPr>
              <w:t>(blank)</w:t>
            </w:r>
          </w:p>
        </w:tc>
        <w:tc>
          <w:tcPr>
            <w:tcW w:w="789" w:type="dxa"/>
            <w:tcBorders>
              <w:top w:val="nil"/>
              <w:left w:val="nil"/>
              <w:bottom w:val="nil"/>
              <w:right w:val="nil"/>
            </w:tcBorders>
            <w:shd w:val="clear" w:color="auto" w:fill="auto"/>
            <w:noWrap/>
            <w:vAlign w:val="bottom"/>
            <w:hideMark/>
          </w:tcPr>
          <w:p w14:paraId="2AFE7B84" w14:textId="77777777" w:rsidR="00783685" w:rsidRPr="00560E1A" w:rsidRDefault="00783685" w:rsidP="00783685">
            <w:pPr>
              <w:spacing w:before="0" w:after="0"/>
              <w:rPr>
                <w:rFonts w:ascii="Calibri" w:hAnsi="Calibri" w:cs="Calibri"/>
                <w:sz w:val="18"/>
                <w:szCs w:val="18"/>
                <w:lang w:eastAsia="zh-CN"/>
              </w:rPr>
            </w:pPr>
          </w:p>
        </w:tc>
        <w:tc>
          <w:tcPr>
            <w:tcW w:w="581" w:type="dxa"/>
            <w:tcBorders>
              <w:top w:val="nil"/>
              <w:left w:val="nil"/>
              <w:bottom w:val="nil"/>
              <w:right w:val="nil"/>
            </w:tcBorders>
            <w:shd w:val="clear" w:color="auto" w:fill="auto"/>
            <w:noWrap/>
            <w:vAlign w:val="bottom"/>
            <w:hideMark/>
          </w:tcPr>
          <w:p w14:paraId="7FD54639"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c>
          <w:tcPr>
            <w:tcW w:w="801" w:type="dxa"/>
            <w:tcBorders>
              <w:top w:val="nil"/>
              <w:left w:val="nil"/>
              <w:bottom w:val="nil"/>
              <w:right w:val="nil"/>
            </w:tcBorders>
            <w:shd w:val="clear" w:color="auto" w:fill="auto"/>
            <w:noWrap/>
            <w:vAlign w:val="bottom"/>
            <w:hideMark/>
          </w:tcPr>
          <w:p w14:paraId="33F3FFA7" w14:textId="77777777" w:rsidR="00783685" w:rsidRPr="00560E1A" w:rsidRDefault="00783685" w:rsidP="00783685">
            <w:pPr>
              <w:spacing w:before="0" w:after="0"/>
              <w:jc w:val="right"/>
              <w:rPr>
                <w:rFonts w:ascii="Calibri" w:hAnsi="Calibri" w:cs="Calibri"/>
                <w:sz w:val="18"/>
                <w:szCs w:val="18"/>
                <w:lang w:eastAsia="zh-CN"/>
              </w:rPr>
            </w:pPr>
          </w:p>
        </w:tc>
        <w:tc>
          <w:tcPr>
            <w:tcW w:w="1151" w:type="dxa"/>
            <w:tcBorders>
              <w:top w:val="nil"/>
              <w:left w:val="nil"/>
              <w:bottom w:val="nil"/>
              <w:right w:val="nil"/>
            </w:tcBorders>
            <w:shd w:val="clear" w:color="auto" w:fill="auto"/>
            <w:noWrap/>
            <w:vAlign w:val="bottom"/>
            <w:hideMark/>
          </w:tcPr>
          <w:p w14:paraId="32A388C1" w14:textId="77777777" w:rsidR="00783685" w:rsidRPr="00560E1A" w:rsidRDefault="00783685" w:rsidP="00783685">
            <w:pPr>
              <w:spacing w:before="0" w:after="0"/>
              <w:jc w:val="right"/>
              <w:rPr>
                <w:rFonts w:ascii="Calibri" w:hAnsi="Calibri" w:cs="Calibri"/>
                <w:sz w:val="18"/>
                <w:szCs w:val="18"/>
                <w:lang w:eastAsia="zh-CN"/>
              </w:rPr>
            </w:pPr>
            <w:r w:rsidRPr="00560E1A">
              <w:rPr>
                <w:rFonts w:ascii="Calibri" w:hAnsi="Calibri" w:cs="Calibri"/>
                <w:sz w:val="18"/>
                <w:szCs w:val="18"/>
                <w:lang w:eastAsia="zh-CN"/>
              </w:rPr>
              <w:t>1</w:t>
            </w:r>
          </w:p>
        </w:tc>
      </w:tr>
      <w:tr w:rsidR="00783685" w:rsidRPr="00560E1A" w14:paraId="1027CC15" w14:textId="77777777" w:rsidTr="00EB326A">
        <w:trPr>
          <w:trHeight w:val="290"/>
        </w:trPr>
        <w:tc>
          <w:tcPr>
            <w:tcW w:w="1851" w:type="dxa"/>
            <w:tcBorders>
              <w:top w:val="single" w:sz="4" w:space="0" w:color="8EA9DB"/>
              <w:left w:val="nil"/>
              <w:bottom w:val="nil"/>
              <w:right w:val="nil"/>
            </w:tcBorders>
            <w:shd w:val="clear" w:color="D9E1F2" w:fill="D9E1F2"/>
            <w:noWrap/>
            <w:vAlign w:val="bottom"/>
            <w:hideMark/>
          </w:tcPr>
          <w:p w14:paraId="1F8CBC4B" w14:textId="77777777" w:rsidR="00783685" w:rsidRPr="00560E1A" w:rsidRDefault="00783685" w:rsidP="00783685">
            <w:pPr>
              <w:spacing w:before="0" w:after="0"/>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Grand Total</w:t>
            </w:r>
          </w:p>
        </w:tc>
        <w:tc>
          <w:tcPr>
            <w:tcW w:w="2095" w:type="dxa"/>
            <w:tcBorders>
              <w:top w:val="single" w:sz="4" w:space="0" w:color="8EA9DB"/>
              <w:left w:val="nil"/>
              <w:bottom w:val="nil"/>
              <w:right w:val="nil"/>
            </w:tcBorders>
            <w:shd w:val="clear" w:color="D9E1F2" w:fill="D9E1F2"/>
            <w:noWrap/>
            <w:vAlign w:val="bottom"/>
            <w:hideMark/>
          </w:tcPr>
          <w:p w14:paraId="75204B54" w14:textId="77777777" w:rsidR="00783685" w:rsidRPr="00560E1A" w:rsidRDefault="00783685" w:rsidP="00783685">
            <w:pPr>
              <w:spacing w:before="0" w:after="0"/>
              <w:rPr>
                <w:rFonts w:ascii="Calibri" w:hAnsi="Calibri" w:cs="Calibri"/>
                <w:b/>
                <w:bCs/>
                <w:color w:val="000000"/>
                <w:sz w:val="18"/>
                <w:szCs w:val="18"/>
                <w:lang w:eastAsia="zh-CN"/>
              </w:rPr>
            </w:pPr>
          </w:p>
        </w:tc>
        <w:tc>
          <w:tcPr>
            <w:tcW w:w="2152" w:type="dxa"/>
            <w:tcBorders>
              <w:top w:val="single" w:sz="4" w:space="0" w:color="8EA9DB"/>
              <w:left w:val="nil"/>
              <w:bottom w:val="nil"/>
              <w:right w:val="nil"/>
            </w:tcBorders>
            <w:shd w:val="clear" w:color="D9E1F2" w:fill="D9E1F2"/>
            <w:noWrap/>
            <w:vAlign w:val="bottom"/>
            <w:hideMark/>
          </w:tcPr>
          <w:p w14:paraId="72F6DDA8" w14:textId="77777777" w:rsidR="00783685" w:rsidRPr="00560E1A" w:rsidRDefault="00783685" w:rsidP="00783685">
            <w:pPr>
              <w:spacing w:before="0" w:after="0"/>
              <w:rPr>
                <w:rFonts w:ascii="Times New Roman" w:hAnsi="Times New Roman"/>
                <w:sz w:val="18"/>
                <w:szCs w:val="18"/>
                <w:lang w:eastAsia="zh-CN"/>
              </w:rPr>
            </w:pPr>
          </w:p>
        </w:tc>
        <w:tc>
          <w:tcPr>
            <w:tcW w:w="789" w:type="dxa"/>
            <w:tcBorders>
              <w:top w:val="single" w:sz="4" w:space="0" w:color="8EA9DB"/>
              <w:left w:val="nil"/>
              <w:bottom w:val="nil"/>
              <w:right w:val="nil"/>
            </w:tcBorders>
            <w:shd w:val="clear" w:color="D9E1F2" w:fill="D9E1F2"/>
            <w:noWrap/>
            <w:vAlign w:val="bottom"/>
            <w:hideMark/>
          </w:tcPr>
          <w:p w14:paraId="03A277E3" w14:textId="77777777" w:rsidR="00783685" w:rsidRPr="00560E1A" w:rsidRDefault="00783685" w:rsidP="00783685">
            <w:pPr>
              <w:spacing w:before="0" w:after="0"/>
              <w:jc w:val="right"/>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5</w:t>
            </w:r>
          </w:p>
        </w:tc>
        <w:tc>
          <w:tcPr>
            <w:tcW w:w="581" w:type="dxa"/>
            <w:tcBorders>
              <w:top w:val="single" w:sz="4" w:space="0" w:color="8EA9DB"/>
              <w:left w:val="nil"/>
              <w:bottom w:val="nil"/>
              <w:right w:val="nil"/>
            </w:tcBorders>
            <w:shd w:val="clear" w:color="D9E1F2" w:fill="D9E1F2"/>
            <w:noWrap/>
            <w:vAlign w:val="bottom"/>
            <w:hideMark/>
          </w:tcPr>
          <w:p w14:paraId="0ADDEAB4" w14:textId="77777777" w:rsidR="00783685" w:rsidRPr="00560E1A" w:rsidRDefault="00783685" w:rsidP="00783685">
            <w:pPr>
              <w:spacing w:before="0" w:after="0"/>
              <w:jc w:val="right"/>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2</w:t>
            </w:r>
          </w:p>
        </w:tc>
        <w:tc>
          <w:tcPr>
            <w:tcW w:w="801" w:type="dxa"/>
            <w:tcBorders>
              <w:top w:val="single" w:sz="4" w:space="0" w:color="8EA9DB"/>
              <w:left w:val="nil"/>
              <w:bottom w:val="nil"/>
              <w:right w:val="nil"/>
            </w:tcBorders>
            <w:shd w:val="clear" w:color="D9E1F2" w:fill="D9E1F2"/>
            <w:noWrap/>
            <w:vAlign w:val="bottom"/>
            <w:hideMark/>
          </w:tcPr>
          <w:p w14:paraId="7E81A772" w14:textId="77777777" w:rsidR="00783685" w:rsidRPr="00560E1A" w:rsidRDefault="00783685" w:rsidP="00783685">
            <w:pPr>
              <w:spacing w:before="0" w:after="0"/>
              <w:jc w:val="right"/>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1</w:t>
            </w:r>
          </w:p>
        </w:tc>
        <w:tc>
          <w:tcPr>
            <w:tcW w:w="1151" w:type="dxa"/>
            <w:tcBorders>
              <w:top w:val="single" w:sz="4" w:space="0" w:color="8EA9DB"/>
              <w:left w:val="nil"/>
              <w:bottom w:val="nil"/>
              <w:right w:val="nil"/>
            </w:tcBorders>
            <w:shd w:val="clear" w:color="D9E1F2" w:fill="D9E1F2"/>
            <w:noWrap/>
            <w:vAlign w:val="bottom"/>
            <w:hideMark/>
          </w:tcPr>
          <w:p w14:paraId="4F01B91F" w14:textId="77777777" w:rsidR="00783685" w:rsidRPr="00560E1A" w:rsidRDefault="00783685" w:rsidP="00783685">
            <w:pPr>
              <w:spacing w:before="0" w:after="0"/>
              <w:jc w:val="right"/>
              <w:rPr>
                <w:rFonts w:ascii="Calibri" w:hAnsi="Calibri" w:cs="Calibri"/>
                <w:b/>
                <w:bCs/>
                <w:color w:val="000000"/>
                <w:sz w:val="18"/>
                <w:szCs w:val="18"/>
                <w:lang w:eastAsia="zh-CN"/>
              </w:rPr>
            </w:pPr>
            <w:r w:rsidRPr="00560E1A">
              <w:rPr>
                <w:rFonts w:ascii="Calibri" w:hAnsi="Calibri" w:cs="Calibri"/>
                <w:b/>
                <w:bCs/>
                <w:color w:val="000000"/>
                <w:sz w:val="18"/>
                <w:szCs w:val="18"/>
                <w:lang w:eastAsia="zh-CN"/>
              </w:rPr>
              <w:t>8</w:t>
            </w:r>
          </w:p>
        </w:tc>
      </w:tr>
    </w:tbl>
    <w:p w14:paraId="3B753C82" w14:textId="20A78DF4" w:rsidR="00EB326A" w:rsidRPr="00560E1A" w:rsidRDefault="00EB326A" w:rsidP="00EB326A">
      <w:pPr>
        <w:pStyle w:val="Numberedpara"/>
        <w:numPr>
          <w:ilvl w:val="0"/>
          <w:numId w:val="19"/>
        </w:numPr>
        <w:tabs>
          <w:tab w:val="left" w:pos="720"/>
          <w:tab w:val="left" w:pos="2430"/>
        </w:tabs>
        <w:spacing w:after="200" w:line="276" w:lineRule="auto"/>
        <w:rPr>
          <w:lang w:val="en-ZW"/>
        </w:rPr>
      </w:pPr>
      <w:r>
        <w:t>…</w:t>
      </w:r>
    </w:p>
    <w:p w14:paraId="2344E091" w14:textId="77777777" w:rsidR="00DC760E" w:rsidRPr="00560E1A" w:rsidRDefault="00DC760E" w:rsidP="00DB17F2">
      <w:pPr>
        <w:pStyle w:val="Numberedpara"/>
        <w:numPr>
          <w:ilvl w:val="0"/>
          <w:numId w:val="0"/>
        </w:numPr>
        <w:tabs>
          <w:tab w:val="left" w:pos="720"/>
          <w:tab w:val="left" w:pos="2430"/>
        </w:tabs>
        <w:spacing w:after="120" w:line="276" w:lineRule="auto"/>
        <w:rPr>
          <w:rFonts w:cs="Arial"/>
          <w:bCs/>
          <w:sz w:val="20"/>
          <w:szCs w:val="18"/>
          <w:lang w:val="en-ZW"/>
        </w:rPr>
      </w:pPr>
    </w:p>
    <w:p w14:paraId="42FC25D7" w14:textId="2E427EDA" w:rsidR="00DB17F2" w:rsidRPr="00560E1A" w:rsidRDefault="00E80B9E" w:rsidP="00877C08">
      <w:pPr>
        <w:pStyle w:val="AP-Style1"/>
        <w:rPr>
          <w:szCs w:val="18"/>
          <w:lang w:val="en-US"/>
        </w:rPr>
      </w:pPr>
      <w:r w:rsidRPr="00560E1A">
        <w:rPr>
          <w:szCs w:val="18"/>
          <w:lang w:val="en-US"/>
        </w:rPr>
        <w:t>Human resources management</w:t>
      </w:r>
    </w:p>
    <w:p w14:paraId="5EA3B257" w14:textId="77777777" w:rsidR="00CC2522" w:rsidRPr="00560E1A" w:rsidRDefault="005D4478" w:rsidP="008C0FD7">
      <w:pPr>
        <w:rPr>
          <w:rFonts w:eastAsiaTheme="minorHAnsi"/>
          <w:b/>
          <w:bCs/>
          <w:lang w:val="en-US"/>
        </w:rPr>
      </w:pPr>
      <w:r w:rsidRPr="00560E1A">
        <w:rPr>
          <w:rFonts w:eastAsiaTheme="minorHAnsi"/>
          <w:b/>
          <w:bCs/>
          <w:lang w:val="en-US"/>
        </w:rPr>
        <w:t xml:space="preserve">The Director highlighted in her representation letter </w:t>
      </w:r>
      <w:proofErr w:type="gramStart"/>
      <w:r w:rsidRPr="00560E1A">
        <w:rPr>
          <w:rFonts w:eastAsiaTheme="minorHAnsi"/>
          <w:b/>
          <w:bCs/>
          <w:lang w:val="en-US"/>
        </w:rPr>
        <w:t>a number of</w:t>
      </w:r>
      <w:proofErr w:type="gramEnd"/>
      <w:r w:rsidRPr="00560E1A">
        <w:rPr>
          <w:rFonts w:eastAsiaTheme="minorHAnsi"/>
          <w:b/>
          <w:bCs/>
          <w:lang w:val="en-US"/>
        </w:rPr>
        <w:t xml:space="preserve"> points relevant to HR. </w:t>
      </w:r>
    </w:p>
    <w:p w14:paraId="776A47BD" w14:textId="77777777" w:rsidR="00635A2E" w:rsidRPr="00560E1A" w:rsidRDefault="00E80B9E" w:rsidP="00E76577">
      <w:pPr>
        <w:pStyle w:val="ListParagraph"/>
        <w:numPr>
          <w:ilvl w:val="0"/>
          <w:numId w:val="23"/>
        </w:numPr>
        <w:rPr>
          <w:rFonts w:eastAsiaTheme="minorHAnsi"/>
          <w:lang w:val="en-US"/>
        </w:rPr>
      </w:pPr>
      <w:r w:rsidRPr="00560E1A">
        <w:rPr>
          <w:rFonts w:eastAsiaTheme="minorHAnsi"/>
          <w:b/>
          <w:bCs/>
          <w:lang w:val="en-US"/>
        </w:rPr>
        <w:t xml:space="preserve">Project Appointment based in Harare while duty station is Johannesburg: </w:t>
      </w:r>
      <w:r w:rsidR="00CC2522" w:rsidRPr="00560E1A">
        <w:rPr>
          <w:rFonts w:eastAsiaTheme="minorHAnsi"/>
          <w:lang w:val="en-US"/>
        </w:rPr>
        <w:t>A</w:t>
      </w:r>
      <w:r w:rsidRPr="00560E1A">
        <w:rPr>
          <w:rFonts w:eastAsiaTheme="minorHAnsi"/>
          <w:lang w:val="en-US"/>
        </w:rPr>
        <w:t xml:space="preserve">n International Staff – Project Appointment, holding Zimbabwean Nationality and assigned </w:t>
      </w:r>
      <w:r w:rsidRPr="00560E1A">
        <w:rPr>
          <w:rFonts w:eastAsiaTheme="minorHAnsi"/>
          <w:lang w:val="en-US"/>
        </w:rPr>
        <w:lastRenderedPageBreak/>
        <w:t xml:space="preserve">to a project position established in Johannesburg South Africa, post number 6ZAED 0012PA, is in fact based in Harare Zimbabwe. There is no indication of this out-posting in IRIS or any </w:t>
      </w:r>
      <w:proofErr w:type="gramStart"/>
      <w:r w:rsidRPr="00560E1A">
        <w:rPr>
          <w:rFonts w:eastAsiaTheme="minorHAnsi"/>
          <w:lang w:val="en-US"/>
        </w:rPr>
        <w:t>higher</w:t>
      </w:r>
      <w:r w:rsidR="00A07D3D" w:rsidRPr="00560E1A">
        <w:rPr>
          <w:rFonts w:eastAsiaTheme="minorHAnsi"/>
          <w:lang w:val="en-US"/>
        </w:rPr>
        <w:t xml:space="preserve"> </w:t>
      </w:r>
      <w:r w:rsidRPr="00560E1A">
        <w:rPr>
          <w:rFonts w:eastAsiaTheme="minorHAnsi"/>
          <w:lang w:val="en-US"/>
        </w:rPr>
        <w:t>level</w:t>
      </w:r>
      <w:proofErr w:type="gramEnd"/>
      <w:r w:rsidRPr="00560E1A">
        <w:rPr>
          <w:rFonts w:eastAsiaTheme="minorHAnsi"/>
          <w:lang w:val="en-US"/>
        </w:rPr>
        <w:t xml:space="preserve"> approval for this, other than at Regional Office level. The former Regional Director rationalized this situation by referring to the large scale extrabudgetary funding the staff (PA) is mobilizing and managing, and it was his preference for the individual to be based in Harare. </w:t>
      </w:r>
      <w:r w:rsidR="009D5DE0" w:rsidRPr="00560E1A">
        <w:rPr>
          <w:rFonts w:eastAsiaTheme="minorHAnsi"/>
          <w:lang w:val="en-US"/>
        </w:rPr>
        <w:t>T</w:t>
      </w:r>
      <w:r w:rsidRPr="00560E1A">
        <w:rPr>
          <w:rFonts w:eastAsiaTheme="minorHAnsi"/>
          <w:lang w:val="en-US"/>
        </w:rPr>
        <w:t>he previous Director was right in taking that decision</w:t>
      </w:r>
      <w:r w:rsidR="009D5DE0" w:rsidRPr="00560E1A">
        <w:rPr>
          <w:rFonts w:eastAsiaTheme="minorHAnsi"/>
          <w:lang w:val="en-US"/>
        </w:rPr>
        <w:t xml:space="preserve"> due to </w:t>
      </w:r>
      <w:r w:rsidRPr="00560E1A">
        <w:rPr>
          <w:rFonts w:eastAsiaTheme="minorHAnsi"/>
          <w:lang w:val="en-US"/>
        </w:rPr>
        <w:t xml:space="preserve">conditions in South Africa) to manage such a large project. Furthermore, the Staff is the Head of Unit for Education for Health and Well-Being and a valuable member of the Office SMT. </w:t>
      </w:r>
      <w:r w:rsidR="00264D8C" w:rsidRPr="00560E1A">
        <w:rPr>
          <w:rFonts w:eastAsiaTheme="minorHAnsi"/>
          <w:lang w:val="en-US"/>
        </w:rPr>
        <w:t>Director requests IOS</w:t>
      </w:r>
      <w:r w:rsidRPr="00560E1A">
        <w:rPr>
          <w:rFonts w:eastAsiaTheme="minorHAnsi"/>
          <w:lang w:val="en-US"/>
        </w:rPr>
        <w:t xml:space="preserve"> to</w:t>
      </w:r>
      <w:r w:rsidR="00264D8C" w:rsidRPr="00560E1A">
        <w:rPr>
          <w:rFonts w:eastAsiaTheme="minorHAnsi"/>
          <w:lang w:val="en-US"/>
        </w:rPr>
        <w:t xml:space="preserve"> </w:t>
      </w:r>
      <w:r w:rsidR="00635A2E" w:rsidRPr="00560E1A">
        <w:rPr>
          <w:rFonts w:eastAsiaTheme="minorHAnsi"/>
          <w:lang w:val="en-US"/>
        </w:rPr>
        <w:t xml:space="preserve">review </w:t>
      </w:r>
      <w:r w:rsidRPr="00560E1A">
        <w:rPr>
          <w:rFonts w:eastAsiaTheme="minorHAnsi"/>
          <w:lang w:val="en-US"/>
        </w:rPr>
        <w:t xml:space="preserve">this situation without jeopardizing the implementation of this important </w:t>
      </w:r>
      <w:proofErr w:type="spellStart"/>
      <w:r w:rsidRPr="00560E1A">
        <w:rPr>
          <w:rFonts w:eastAsiaTheme="minorHAnsi"/>
          <w:lang w:val="en-US"/>
        </w:rPr>
        <w:t>programme</w:t>
      </w:r>
      <w:proofErr w:type="spellEnd"/>
      <w:r w:rsidRPr="00560E1A">
        <w:rPr>
          <w:rFonts w:eastAsiaTheme="minorHAnsi"/>
          <w:lang w:val="en-US"/>
        </w:rPr>
        <w:t xml:space="preserve">. </w:t>
      </w:r>
    </w:p>
    <w:p w14:paraId="31919FC3" w14:textId="77777777" w:rsidR="005D6F87" w:rsidRPr="00560E1A" w:rsidRDefault="00635A2E" w:rsidP="00E76577">
      <w:pPr>
        <w:pStyle w:val="ListParagraph"/>
        <w:numPr>
          <w:ilvl w:val="0"/>
          <w:numId w:val="23"/>
        </w:numPr>
        <w:rPr>
          <w:rFonts w:eastAsiaTheme="minorHAnsi"/>
          <w:lang w:val="en-US"/>
        </w:rPr>
      </w:pPr>
      <w:r w:rsidRPr="00560E1A">
        <w:rPr>
          <w:rFonts w:eastAsiaTheme="minorHAnsi"/>
          <w:lang w:val="en-US"/>
        </w:rPr>
        <w:t>T</w:t>
      </w:r>
      <w:r w:rsidR="00267F44" w:rsidRPr="00560E1A">
        <w:rPr>
          <w:rFonts w:eastAsiaTheme="minorHAnsi"/>
          <w:lang w:val="en-US"/>
        </w:rPr>
        <w:t xml:space="preserve">he removal benefits granted to one of the former project appointment staff. The PO 4500420572 provided for the removal of a private motor vehicle. Project appointments are authorized to transport 1000 kgs at UNESCO’s expense and no removal of household goods is provided for. </w:t>
      </w:r>
    </w:p>
    <w:p w14:paraId="0B274FFF" w14:textId="453EFF8D" w:rsidR="004C24B3" w:rsidRPr="00560E1A" w:rsidRDefault="005D6F87" w:rsidP="00E76577">
      <w:pPr>
        <w:pStyle w:val="ListParagraph"/>
        <w:numPr>
          <w:ilvl w:val="0"/>
          <w:numId w:val="23"/>
        </w:numPr>
        <w:rPr>
          <w:rFonts w:eastAsiaTheme="minorHAnsi"/>
          <w:lang w:val="en-US"/>
        </w:rPr>
      </w:pPr>
      <w:commentRangeStart w:id="76"/>
      <w:commentRangeStart w:id="77"/>
      <w:r w:rsidRPr="00560E1A">
        <w:rPr>
          <w:rFonts w:eastAsiaTheme="minorHAnsi"/>
          <w:lang w:val="en-US"/>
        </w:rPr>
        <w:t>General</w:t>
      </w:r>
      <w:r w:rsidR="004C24B3" w:rsidRPr="00560E1A">
        <w:rPr>
          <w:rFonts w:eastAsiaTheme="minorHAnsi"/>
          <w:lang w:val="en-US"/>
        </w:rPr>
        <w:t xml:space="preserve"> concerns about staff </w:t>
      </w:r>
      <w:r w:rsidR="00591C04" w:rsidRPr="00560E1A">
        <w:rPr>
          <w:rFonts w:eastAsiaTheme="minorHAnsi"/>
          <w:lang w:val="en-US"/>
        </w:rPr>
        <w:t xml:space="preserve">being moved </w:t>
      </w:r>
      <w:r w:rsidR="00C14DCD" w:rsidRPr="00560E1A">
        <w:rPr>
          <w:rFonts w:eastAsiaTheme="minorHAnsi"/>
          <w:lang w:val="en-US"/>
        </w:rPr>
        <w:t>to other Offices and HQ</w:t>
      </w:r>
      <w:r w:rsidR="00612F95" w:rsidRPr="00560E1A">
        <w:rPr>
          <w:rFonts w:eastAsiaTheme="minorHAnsi"/>
          <w:lang w:val="en-US"/>
        </w:rPr>
        <w:t xml:space="preserve"> as part of staff mobility</w:t>
      </w:r>
      <w:r w:rsidR="004A40D6" w:rsidRPr="00560E1A">
        <w:rPr>
          <w:rFonts w:eastAsiaTheme="minorHAnsi"/>
          <w:lang w:val="en-US"/>
        </w:rPr>
        <w:t xml:space="preserve"> without proper consultations, thereby, impairing its capacity to implement </w:t>
      </w:r>
      <w:proofErr w:type="spellStart"/>
      <w:r w:rsidR="004A40D6" w:rsidRPr="00560E1A">
        <w:rPr>
          <w:rFonts w:eastAsiaTheme="minorHAnsi"/>
          <w:lang w:val="en-US"/>
        </w:rPr>
        <w:t>programmes</w:t>
      </w:r>
      <w:proofErr w:type="spellEnd"/>
      <w:r w:rsidR="004A40D6" w:rsidRPr="00560E1A">
        <w:rPr>
          <w:rFonts w:eastAsiaTheme="minorHAnsi"/>
          <w:lang w:val="en-US"/>
        </w:rPr>
        <w:t xml:space="preserve"> in Harare Office</w:t>
      </w:r>
      <w:r w:rsidR="00C14DCD" w:rsidRPr="00560E1A">
        <w:rPr>
          <w:rFonts w:eastAsiaTheme="minorHAnsi"/>
          <w:lang w:val="en-US"/>
        </w:rPr>
        <w:t>.</w:t>
      </w:r>
      <w:r w:rsidRPr="00560E1A">
        <w:rPr>
          <w:rFonts w:eastAsiaTheme="minorHAnsi"/>
          <w:lang w:val="en-US"/>
        </w:rPr>
        <w:t xml:space="preserve"> </w:t>
      </w:r>
      <w:r w:rsidR="00612F95" w:rsidRPr="00560E1A">
        <w:rPr>
          <w:rFonts w:eastAsiaTheme="minorHAnsi"/>
          <w:lang w:val="en-US"/>
        </w:rPr>
        <w:t>e.g.,</w:t>
      </w:r>
      <w:r w:rsidRPr="00560E1A">
        <w:rPr>
          <w:rFonts w:eastAsiaTheme="minorHAnsi"/>
          <w:lang w:val="en-US"/>
        </w:rPr>
        <w:t xml:space="preserve"> SHS post</w:t>
      </w:r>
      <w:commentRangeEnd w:id="76"/>
      <w:r w:rsidR="00D726F0">
        <w:rPr>
          <w:rStyle w:val="CommentReference"/>
          <w:rFonts w:ascii="Times New Roman" w:hAnsi="Times New Roman"/>
          <w:lang w:val="en-US"/>
        </w:rPr>
        <w:commentReference w:id="76"/>
      </w:r>
      <w:commentRangeEnd w:id="77"/>
      <w:r w:rsidR="00687580">
        <w:rPr>
          <w:rStyle w:val="CommentReference"/>
          <w:rFonts w:ascii="Times New Roman" w:hAnsi="Times New Roman"/>
          <w:lang w:val="en-US"/>
        </w:rPr>
        <w:commentReference w:id="77"/>
      </w:r>
    </w:p>
    <w:p w14:paraId="5E4477C7" w14:textId="77777777" w:rsidR="00DB17F2" w:rsidRPr="00560E1A" w:rsidRDefault="00DB17F2" w:rsidP="008C0FD7">
      <w:pPr>
        <w:pStyle w:val="AP-Style1"/>
        <w:rPr>
          <w:lang w:val="en-US"/>
        </w:rPr>
      </w:pPr>
      <w:r w:rsidRPr="00560E1A">
        <w:rPr>
          <w:lang w:val="en-US"/>
        </w:rPr>
        <w:t xml:space="preserve">Key policies and documented procedures relevant to the audited area </w:t>
      </w:r>
    </w:p>
    <w:p w14:paraId="2BDE652D" w14:textId="77777777" w:rsidR="00DB17F2" w:rsidRPr="00560E1A" w:rsidRDefault="00DB17F2" w:rsidP="005F273C">
      <w:pPr>
        <w:pStyle w:val="Numberedpara"/>
        <w:numPr>
          <w:ilvl w:val="0"/>
          <w:numId w:val="30"/>
        </w:numPr>
        <w:tabs>
          <w:tab w:val="left" w:pos="720"/>
          <w:tab w:val="left" w:pos="2430"/>
        </w:tabs>
        <w:spacing w:after="200" w:line="276" w:lineRule="auto"/>
        <w:rPr>
          <w:rFonts w:cs="Arial"/>
          <w:sz w:val="20"/>
          <w:szCs w:val="18"/>
        </w:rPr>
      </w:pPr>
      <w:r w:rsidRPr="00560E1A">
        <w:rPr>
          <w:rFonts w:cs="Arial"/>
          <w:b/>
          <w:sz w:val="20"/>
          <w:szCs w:val="18"/>
        </w:rPr>
        <w:t xml:space="preserve">IT support and key systems: </w:t>
      </w:r>
      <w:r w:rsidRPr="00560E1A">
        <w:rPr>
          <w:rFonts w:cs="Arial"/>
          <w:sz w:val="20"/>
          <w:szCs w:val="18"/>
        </w:rPr>
        <w:t>Most of the Office is on Windows 10.</w:t>
      </w:r>
    </w:p>
    <w:p w14:paraId="107ADB96" w14:textId="6ED4B349" w:rsidR="00366E7F" w:rsidRPr="00560E1A" w:rsidRDefault="00366E7F" w:rsidP="00366E7F">
      <w:pPr>
        <w:pStyle w:val="AP-Style1"/>
        <w:numPr>
          <w:ilvl w:val="0"/>
          <w:numId w:val="0"/>
        </w:numPr>
        <w:ind w:left="360" w:hanging="360"/>
        <w:rPr>
          <w:lang w:val="en-US"/>
        </w:rPr>
      </w:pPr>
      <w:r w:rsidRPr="00560E1A">
        <w:rPr>
          <w:lang w:val="en-US"/>
        </w:rPr>
        <w:t>Premises</w:t>
      </w:r>
    </w:p>
    <w:p w14:paraId="3E97A7EB" w14:textId="13A32270" w:rsidR="00843AFF" w:rsidRPr="00560E1A" w:rsidRDefault="00843AFF" w:rsidP="000F6C40">
      <w:pPr>
        <w:pStyle w:val="Numberedpara"/>
        <w:numPr>
          <w:ilvl w:val="0"/>
          <w:numId w:val="19"/>
        </w:numPr>
        <w:tabs>
          <w:tab w:val="left" w:pos="720"/>
          <w:tab w:val="left" w:pos="2430"/>
        </w:tabs>
        <w:spacing w:after="200" w:line="276" w:lineRule="auto"/>
      </w:pPr>
      <w:r w:rsidRPr="00560E1A">
        <w:t xml:space="preserve">The Office premises have biometric access control system in place. This system is disabled during COVID-19 to reduce contact. </w:t>
      </w:r>
    </w:p>
    <w:p w14:paraId="5B11AF05" w14:textId="77777777" w:rsidR="00843AFF" w:rsidRPr="00560E1A" w:rsidRDefault="00843AFF" w:rsidP="000F6C40">
      <w:pPr>
        <w:pStyle w:val="Numberedpara"/>
        <w:numPr>
          <w:ilvl w:val="0"/>
          <w:numId w:val="19"/>
        </w:numPr>
        <w:tabs>
          <w:tab w:val="left" w:pos="720"/>
          <w:tab w:val="left" w:pos="2430"/>
        </w:tabs>
        <w:spacing w:after="200" w:line="276" w:lineRule="auto"/>
      </w:pPr>
      <w:r w:rsidRPr="00560E1A">
        <w:t xml:space="preserve">Due to excessive exploitation of underground water, the guardroom at both the main entry and the entry of staff parking lot </w:t>
      </w:r>
      <w:proofErr w:type="gramStart"/>
      <w:r w:rsidRPr="00560E1A">
        <w:t>have</w:t>
      </w:r>
      <w:proofErr w:type="gramEnd"/>
      <w:r w:rsidRPr="00560E1A">
        <w:t xml:space="preserve"> structural deformation.</w:t>
      </w:r>
    </w:p>
    <w:p w14:paraId="0BB888A6" w14:textId="415F128F" w:rsidR="00B8097F" w:rsidRPr="00560E1A" w:rsidRDefault="00B8097F" w:rsidP="000F6C40">
      <w:pPr>
        <w:pStyle w:val="Numberedpara"/>
        <w:numPr>
          <w:ilvl w:val="0"/>
          <w:numId w:val="19"/>
        </w:numPr>
        <w:tabs>
          <w:tab w:val="left" w:pos="720"/>
          <w:tab w:val="left" w:pos="2430"/>
        </w:tabs>
        <w:spacing w:after="200" w:line="276" w:lineRule="auto"/>
      </w:pPr>
      <w:r w:rsidRPr="00560E1A">
        <w:t>Malawi antenna: the cost sharing mechanism proposed was not based on the Office space occupied or the headcounts of the agency staff members but simply divided among the number of agencies which seems not fully aligned with the common practice and no fair to agency with small presence. It is also suggested to keep close monitoring on the running costs of the Malawi O3 antenna. Is it done?</w:t>
      </w:r>
    </w:p>
    <w:p w14:paraId="63E7B5F7" w14:textId="761D2183" w:rsidR="00843AFF" w:rsidRPr="00560E1A" w:rsidRDefault="00843AFF" w:rsidP="000F6C40">
      <w:pPr>
        <w:pStyle w:val="Numberedpara"/>
        <w:numPr>
          <w:ilvl w:val="0"/>
          <w:numId w:val="19"/>
        </w:numPr>
        <w:tabs>
          <w:tab w:val="left" w:pos="720"/>
          <w:tab w:val="left" w:pos="2430"/>
        </w:tabs>
        <w:spacing w:after="200" w:line="276" w:lineRule="auto"/>
      </w:pPr>
      <w:r w:rsidRPr="00560E1A">
        <w:t>The Office provides internet also the residence of the Director as part of the BCP.  At expenses of the Office or personal?</w:t>
      </w:r>
      <w:r w:rsidR="008C06B9" w:rsidRPr="00560E1A">
        <w:t xml:space="preserve"> (Management letter)</w:t>
      </w:r>
    </w:p>
    <w:p w14:paraId="4B3CB772" w14:textId="48767928" w:rsidR="00843AFF" w:rsidRPr="00560E1A" w:rsidRDefault="00843AFF" w:rsidP="000F6C40">
      <w:pPr>
        <w:pStyle w:val="Numberedpara"/>
        <w:numPr>
          <w:ilvl w:val="0"/>
          <w:numId w:val="19"/>
        </w:numPr>
        <w:tabs>
          <w:tab w:val="left" w:pos="720"/>
          <w:tab w:val="left" w:pos="2430"/>
        </w:tabs>
        <w:spacing w:after="200" w:line="276" w:lineRule="auto"/>
      </w:pPr>
      <w:r w:rsidRPr="00560E1A">
        <w:t>Considering that Zimbabwe waved the import taxes and duties after 4 years period, the Office could recover basically its purchase costs of the Office vehicle when replaced after the indicated period. Could be a good practice to put in place to maintain a performing fleet in the Office. What is that? Is it being done?</w:t>
      </w:r>
      <w:r w:rsidR="008C06B9" w:rsidRPr="00560E1A">
        <w:t xml:space="preserve"> (Management letter)</w:t>
      </w:r>
    </w:p>
    <w:p w14:paraId="62E2829F" w14:textId="5F84255B" w:rsidR="00867B59" w:rsidRPr="00560E1A" w:rsidRDefault="00867B59" w:rsidP="00B7165A">
      <w:pPr>
        <w:pStyle w:val="Numberedpara"/>
        <w:numPr>
          <w:ilvl w:val="0"/>
          <w:numId w:val="0"/>
        </w:numPr>
        <w:tabs>
          <w:tab w:val="left" w:pos="720"/>
          <w:tab w:val="left" w:pos="2430"/>
        </w:tabs>
        <w:spacing w:after="200" w:line="276" w:lineRule="auto"/>
        <w:ind w:left="720"/>
      </w:pPr>
    </w:p>
    <w:tbl>
      <w:tblPr>
        <w:tblStyle w:val="TableGrid"/>
        <w:tblW w:w="0" w:type="auto"/>
        <w:tblLook w:val="04A0" w:firstRow="1" w:lastRow="0" w:firstColumn="1" w:lastColumn="0" w:noHBand="0" w:noVBand="1"/>
      </w:tblPr>
      <w:tblGrid>
        <w:gridCol w:w="8990"/>
      </w:tblGrid>
      <w:tr w:rsidR="00DB17F2" w:rsidRPr="00560E1A" w14:paraId="41E9F5FC" w14:textId="77777777" w:rsidTr="006A05D5">
        <w:trPr>
          <w:trHeight w:val="397"/>
        </w:trPr>
        <w:tc>
          <w:tcPr>
            <w:tcW w:w="8990" w:type="dxa"/>
            <w:shd w:val="clear" w:color="auto" w:fill="B0D0E2" w:themeFill="accent1" w:themeFillTint="66"/>
            <w:vAlign w:val="center"/>
          </w:tcPr>
          <w:p w14:paraId="52953A49" w14:textId="77777777" w:rsidR="00DB17F2" w:rsidRPr="00560E1A" w:rsidRDefault="00DB17F2" w:rsidP="00057C52">
            <w:pPr>
              <w:pStyle w:val="Heading1"/>
              <w:outlineLvl w:val="0"/>
            </w:pPr>
            <w:bookmarkStart w:id="78" w:name="_Toc103606507"/>
            <w:r w:rsidRPr="00560E1A">
              <w:lastRenderedPageBreak/>
              <w:t>DATA ANALYSIS</w:t>
            </w:r>
            <w:bookmarkEnd w:id="78"/>
          </w:p>
        </w:tc>
      </w:tr>
    </w:tbl>
    <w:p w14:paraId="4667892B" w14:textId="77777777" w:rsidR="00C843A8" w:rsidRPr="00560E1A" w:rsidRDefault="00C843A8" w:rsidP="00C843A8">
      <w:pPr>
        <w:pStyle w:val="Numberedpara"/>
        <w:numPr>
          <w:ilvl w:val="0"/>
          <w:numId w:val="0"/>
        </w:numPr>
        <w:tabs>
          <w:tab w:val="left" w:pos="720"/>
          <w:tab w:val="left" w:pos="2430"/>
        </w:tabs>
        <w:spacing w:after="120" w:line="276" w:lineRule="auto"/>
        <w:rPr>
          <w:rFonts w:cs="Arial"/>
          <w:b/>
          <w:bCs/>
        </w:rPr>
      </w:pPr>
      <w:r w:rsidRPr="00560E1A">
        <w:rPr>
          <w:noProof/>
        </w:rPr>
        <w:drawing>
          <wp:inline distT="0" distB="0" distL="0" distR="0" wp14:anchorId="5AD2B6A1" wp14:editId="60B51BFF">
            <wp:extent cx="5715000" cy="3191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3191510"/>
                    </a:xfrm>
                    <a:prstGeom prst="rect">
                      <a:avLst/>
                    </a:prstGeom>
                  </pic:spPr>
                </pic:pic>
              </a:graphicData>
            </a:graphic>
          </wp:inline>
        </w:drawing>
      </w:r>
    </w:p>
    <w:p w14:paraId="0D061F86" w14:textId="77777777" w:rsidR="00C843A8" w:rsidRPr="00560E1A" w:rsidRDefault="00C843A8" w:rsidP="00C843A8">
      <w:pPr>
        <w:pStyle w:val="Numberedpara"/>
        <w:numPr>
          <w:ilvl w:val="0"/>
          <w:numId w:val="0"/>
        </w:numPr>
        <w:tabs>
          <w:tab w:val="left" w:pos="720"/>
          <w:tab w:val="left" w:pos="2430"/>
        </w:tabs>
        <w:spacing w:after="200" w:line="276" w:lineRule="auto"/>
        <w:rPr>
          <w:rFonts w:cs="Arial"/>
          <w:b/>
          <w:szCs w:val="20"/>
        </w:rPr>
      </w:pPr>
      <w:r w:rsidRPr="00560E1A">
        <w:rPr>
          <w:noProof/>
        </w:rPr>
        <w:drawing>
          <wp:inline distT="0" distB="0" distL="0" distR="0" wp14:anchorId="1EFFF9DA" wp14:editId="5D20EF78">
            <wp:extent cx="5715000" cy="3506470"/>
            <wp:effectExtent l="0" t="0" r="0" b="0"/>
            <wp:docPr id="1407025184" name="Picture 140702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5000" cy="3506470"/>
                    </a:xfrm>
                    <a:prstGeom prst="rect">
                      <a:avLst/>
                    </a:prstGeom>
                  </pic:spPr>
                </pic:pic>
              </a:graphicData>
            </a:graphic>
          </wp:inline>
        </w:drawing>
      </w:r>
    </w:p>
    <w:p w14:paraId="3EF4168B" w14:textId="77777777" w:rsidR="00C843A8" w:rsidRPr="00560E1A" w:rsidRDefault="00C843A8" w:rsidP="00C843A8">
      <w:pPr>
        <w:pStyle w:val="Numberedpara"/>
        <w:numPr>
          <w:ilvl w:val="0"/>
          <w:numId w:val="0"/>
        </w:numPr>
        <w:tabs>
          <w:tab w:val="left" w:pos="720"/>
          <w:tab w:val="left" w:pos="2430"/>
        </w:tabs>
        <w:spacing w:after="200" w:line="276" w:lineRule="auto"/>
        <w:rPr>
          <w:rFonts w:cs="Arial"/>
          <w:b/>
          <w:szCs w:val="20"/>
        </w:rPr>
      </w:pPr>
      <w:r w:rsidRPr="00560E1A">
        <w:rPr>
          <w:noProof/>
        </w:rPr>
        <w:lastRenderedPageBreak/>
        <w:drawing>
          <wp:inline distT="0" distB="0" distL="0" distR="0" wp14:anchorId="538FAF2D" wp14:editId="4A40305B">
            <wp:extent cx="5715000" cy="3288030"/>
            <wp:effectExtent l="0" t="0" r="0" b="7620"/>
            <wp:docPr id="1407025185" name="Picture 140702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3288030"/>
                    </a:xfrm>
                    <a:prstGeom prst="rect">
                      <a:avLst/>
                    </a:prstGeom>
                  </pic:spPr>
                </pic:pic>
              </a:graphicData>
            </a:graphic>
          </wp:inline>
        </w:drawing>
      </w:r>
    </w:p>
    <w:p w14:paraId="3511BB8C" w14:textId="77777777" w:rsidR="00C843A8" w:rsidRPr="00560E1A" w:rsidRDefault="00C843A8" w:rsidP="00C843A8">
      <w:pPr>
        <w:pStyle w:val="Numberedpara"/>
        <w:numPr>
          <w:ilvl w:val="0"/>
          <w:numId w:val="0"/>
        </w:numPr>
        <w:tabs>
          <w:tab w:val="left" w:pos="720"/>
          <w:tab w:val="left" w:pos="2430"/>
        </w:tabs>
        <w:spacing w:after="200" w:line="276" w:lineRule="auto"/>
        <w:rPr>
          <w:rFonts w:cs="Arial"/>
          <w:b/>
          <w:szCs w:val="20"/>
        </w:rPr>
      </w:pPr>
      <w:r w:rsidRPr="00560E1A">
        <w:rPr>
          <w:noProof/>
        </w:rPr>
        <w:drawing>
          <wp:inline distT="0" distB="0" distL="0" distR="0" wp14:anchorId="1B8BF930" wp14:editId="63E37004">
            <wp:extent cx="5715000" cy="3207385"/>
            <wp:effectExtent l="0" t="0" r="0" b="0"/>
            <wp:docPr id="1407025186" name="Picture 140702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5000" cy="3207385"/>
                    </a:xfrm>
                    <a:prstGeom prst="rect">
                      <a:avLst/>
                    </a:prstGeom>
                  </pic:spPr>
                </pic:pic>
              </a:graphicData>
            </a:graphic>
          </wp:inline>
        </w:drawing>
      </w:r>
    </w:p>
    <w:p w14:paraId="27A7A5B9" w14:textId="09CA6648" w:rsidR="00A10F53" w:rsidRPr="00560E1A" w:rsidRDefault="00A10F53" w:rsidP="00EF30FC">
      <w:pPr>
        <w:pStyle w:val="Numberedpara"/>
        <w:numPr>
          <w:ilvl w:val="0"/>
          <w:numId w:val="0"/>
        </w:numPr>
        <w:tabs>
          <w:tab w:val="left" w:pos="720"/>
          <w:tab w:val="left" w:pos="2430"/>
        </w:tabs>
        <w:spacing w:after="200" w:line="276" w:lineRule="auto"/>
        <w:rPr>
          <w:rFonts w:cs="Arial"/>
          <w:bCs/>
          <w:szCs w:val="20"/>
        </w:rPr>
      </w:pPr>
    </w:p>
    <w:tbl>
      <w:tblPr>
        <w:tblStyle w:val="TableGrid"/>
        <w:tblW w:w="0" w:type="auto"/>
        <w:tblLook w:val="04A0" w:firstRow="1" w:lastRow="0" w:firstColumn="1" w:lastColumn="0" w:noHBand="0" w:noVBand="1"/>
      </w:tblPr>
      <w:tblGrid>
        <w:gridCol w:w="8990"/>
      </w:tblGrid>
      <w:tr w:rsidR="00DB17F2" w:rsidRPr="00560E1A" w14:paraId="351D2E8C" w14:textId="77777777" w:rsidTr="006A05D5">
        <w:trPr>
          <w:trHeight w:val="397"/>
        </w:trPr>
        <w:tc>
          <w:tcPr>
            <w:tcW w:w="8990" w:type="dxa"/>
            <w:shd w:val="clear" w:color="auto" w:fill="B0D0E2" w:themeFill="accent1" w:themeFillTint="66"/>
            <w:vAlign w:val="center"/>
          </w:tcPr>
          <w:p w14:paraId="694FCA9F" w14:textId="77777777" w:rsidR="00DB17F2" w:rsidRPr="00560E1A" w:rsidRDefault="00DB17F2" w:rsidP="00057C52">
            <w:pPr>
              <w:pStyle w:val="Heading1"/>
              <w:outlineLvl w:val="0"/>
            </w:pPr>
            <w:bookmarkStart w:id="79" w:name="_Toc103606508"/>
            <w:r w:rsidRPr="00560E1A">
              <w:t>INFORMATION AND COMMUNICATION</w:t>
            </w:r>
            <w:bookmarkEnd w:id="79"/>
          </w:p>
        </w:tc>
      </w:tr>
    </w:tbl>
    <w:p w14:paraId="3B8F8335" w14:textId="77777777" w:rsidR="00DB17F2" w:rsidRPr="00560E1A" w:rsidRDefault="00DB17F2" w:rsidP="00DB17F2">
      <w:pPr>
        <w:pStyle w:val="Numberedpara"/>
        <w:numPr>
          <w:ilvl w:val="0"/>
          <w:numId w:val="0"/>
        </w:numPr>
        <w:tabs>
          <w:tab w:val="left" w:pos="720"/>
          <w:tab w:val="left" w:pos="2430"/>
        </w:tabs>
        <w:spacing w:after="120" w:line="276" w:lineRule="auto"/>
        <w:rPr>
          <w:rFonts w:cs="Arial"/>
          <w:b/>
          <w:sz w:val="20"/>
          <w:szCs w:val="18"/>
        </w:rPr>
      </w:pPr>
      <w:r w:rsidRPr="00560E1A">
        <w:rPr>
          <w:rFonts w:cs="Arial"/>
          <w:b/>
          <w:sz w:val="20"/>
          <w:szCs w:val="18"/>
        </w:rPr>
        <w:t xml:space="preserve">Internal reports used and systems for data extraction </w:t>
      </w:r>
    </w:p>
    <w:p w14:paraId="0BA953A3" w14:textId="77777777" w:rsidR="00DB17F2" w:rsidRPr="00560E1A" w:rsidRDefault="00DB17F2" w:rsidP="00DB17F2">
      <w:pPr>
        <w:pStyle w:val="Numberedpara"/>
        <w:numPr>
          <w:ilvl w:val="0"/>
          <w:numId w:val="6"/>
        </w:numPr>
        <w:tabs>
          <w:tab w:val="left" w:pos="720"/>
          <w:tab w:val="left" w:pos="2430"/>
        </w:tabs>
        <w:spacing w:after="200" w:line="276" w:lineRule="auto"/>
        <w:jc w:val="both"/>
        <w:rPr>
          <w:rFonts w:cs="Arial"/>
          <w:sz w:val="20"/>
          <w:szCs w:val="18"/>
        </w:rPr>
      </w:pPr>
      <w:r w:rsidRPr="00560E1A">
        <w:rPr>
          <w:rFonts w:cs="Arial"/>
          <w:sz w:val="20"/>
          <w:szCs w:val="18"/>
        </w:rPr>
        <w:t xml:space="preserve">The Office uses the corporate tools </w:t>
      </w:r>
      <w:proofErr w:type="spellStart"/>
      <w:r w:rsidRPr="00560E1A">
        <w:rPr>
          <w:rFonts w:cs="Arial"/>
          <w:sz w:val="20"/>
          <w:szCs w:val="18"/>
        </w:rPr>
        <w:t>iRIS</w:t>
      </w:r>
      <w:proofErr w:type="spellEnd"/>
      <w:r w:rsidRPr="00560E1A">
        <w:rPr>
          <w:rFonts w:cs="Arial"/>
          <w:sz w:val="20"/>
          <w:szCs w:val="18"/>
        </w:rPr>
        <w:t xml:space="preserve"> </w:t>
      </w:r>
    </w:p>
    <w:p w14:paraId="79FA3D59" w14:textId="77777777" w:rsidR="00DB17F2" w:rsidRPr="00560E1A" w:rsidRDefault="00DB17F2" w:rsidP="00DB17F2">
      <w:pPr>
        <w:pStyle w:val="Numberedpara"/>
        <w:numPr>
          <w:ilvl w:val="0"/>
          <w:numId w:val="0"/>
        </w:numPr>
        <w:tabs>
          <w:tab w:val="left" w:pos="720"/>
          <w:tab w:val="left" w:pos="2430"/>
        </w:tabs>
        <w:spacing w:after="200" w:line="276" w:lineRule="auto"/>
        <w:rPr>
          <w:rFonts w:cs="Arial"/>
          <w:b/>
          <w:sz w:val="20"/>
          <w:szCs w:val="18"/>
        </w:rPr>
      </w:pPr>
      <w:r w:rsidRPr="00560E1A">
        <w:rPr>
          <w:rFonts w:cs="Arial"/>
          <w:b/>
          <w:sz w:val="20"/>
          <w:szCs w:val="18"/>
        </w:rPr>
        <w:t xml:space="preserve">External reports and target audience, including any feedback from the audience </w:t>
      </w:r>
    </w:p>
    <w:p w14:paraId="625E6EEF" w14:textId="77777777" w:rsidR="00DB17F2" w:rsidRPr="00560E1A" w:rsidRDefault="00DB17F2" w:rsidP="00DB17F2">
      <w:pPr>
        <w:pStyle w:val="Numberedpara"/>
        <w:numPr>
          <w:ilvl w:val="0"/>
          <w:numId w:val="0"/>
        </w:numPr>
        <w:tabs>
          <w:tab w:val="left" w:pos="720"/>
          <w:tab w:val="left" w:pos="2430"/>
        </w:tabs>
        <w:spacing w:after="200" w:line="276" w:lineRule="auto"/>
        <w:rPr>
          <w:rFonts w:cs="Arial"/>
          <w:b/>
          <w:sz w:val="20"/>
          <w:szCs w:val="18"/>
        </w:rPr>
      </w:pPr>
      <w:r w:rsidRPr="00560E1A">
        <w:rPr>
          <w:rFonts w:cs="Arial"/>
          <w:b/>
          <w:sz w:val="20"/>
          <w:szCs w:val="18"/>
        </w:rPr>
        <w:t xml:space="preserve">Social media reports for any positive or negative press about the programme/projects: </w:t>
      </w:r>
    </w:p>
    <w:p w14:paraId="5BD2AE13" w14:textId="77777777" w:rsidR="00DB17F2" w:rsidRPr="00560E1A" w:rsidRDefault="00DB17F2" w:rsidP="00DB17F2">
      <w:pPr>
        <w:pStyle w:val="Numberedpara"/>
        <w:numPr>
          <w:ilvl w:val="0"/>
          <w:numId w:val="0"/>
        </w:numPr>
        <w:tabs>
          <w:tab w:val="left" w:pos="720"/>
          <w:tab w:val="left" w:pos="2430"/>
        </w:tabs>
        <w:spacing w:after="200" w:line="276" w:lineRule="auto"/>
        <w:rPr>
          <w:rFonts w:cs="Arial"/>
          <w:sz w:val="20"/>
          <w:szCs w:val="20"/>
        </w:rPr>
      </w:pPr>
      <w:r w:rsidRPr="00560E1A">
        <w:rPr>
          <w:rFonts w:cs="Arial"/>
          <w:sz w:val="20"/>
          <w:szCs w:val="20"/>
        </w:rPr>
        <w:lastRenderedPageBreak/>
        <w:t>The office maintains a website in English with links to UNESCO news as well as publications relevant to the country.</w:t>
      </w:r>
    </w:p>
    <w:p w14:paraId="669109C6" w14:textId="32411EEC" w:rsidR="006B4DF9" w:rsidRPr="00560E1A" w:rsidRDefault="006B4DF9" w:rsidP="00BA48A3">
      <w:pPr>
        <w:pStyle w:val="AP-Style1"/>
        <w:numPr>
          <w:ilvl w:val="0"/>
          <w:numId w:val="6"/>
        </w:numPr>
        <w:spacing w:after="0"/>
        <w:rPr>
          <w:b w:val="0"/>
          <w:bCs/>
          <w:szCs w:val="24"/>
        </w:rPr>
      </w:pPr>
      <w:r w:rsidRPr="00560E1A">
        <w:rPr>
          <w:b w:val="0"/>
          <w:bCs/>
          <w:szCs w:val="24"/>
        </w:rPr>
        <w:t>ROSA’s  Communication  and  Visibility  Strategy  thus  seeks  to  make  the  Office’s  mission and    programmes  known  to  the  wider  public; maintain   effective   media   relations;   strengthen communications  with  various  partners  including National  Commissions  for  UNESCO  in  the  region, NGOs,  Government  ministries  and  departments  as well  as  development  partners;  and  strategically position  ROSA  within  the  UN  system  in  the  region and demonstrate its impact in achieving sustainable development goals</w:t>
      </w:r>
      <w:r w:rsidR="00821F21" w:rsidRPr="00560E1A">
        <w:rPr>
          <w:b w:val="0"/>
          <w:bCs/>
          <w:szCs w:val="24"/>
        </w:rPr>
        <w:t>.</w:t>
      </w:r>
    </w:p>
    <w:p w14:paraId="35B25C17" w14:textId="2300CD9F" w:rsidR="008C4A64" w:rsidRPr="00560E1A" w:rsidRDefault="008C4A64" w:rsidP="006B4DF9">
      <w:pPr>
        <w:rPr>
          <w:rFonts w:cs="Arial"/>
          <w:sz w:val="27"/>
          <w:szCs w:val="27"/>
          <w:shd w:val="clear" w:color="auto" w:fill="FFFFFF"/>
        </w:rPr>
      </w:pPr>
      <w:r w:rsidRPr="00560E1A">
        <w:rPr>
          <w:rFonts w:cs="Arial"/>
          <w:sz w:val="27"/>
          <w:szCs w:val="27"/>
          <w:shd w:val="clear" w:color="auto" w:fill="FFFFFF"/>
        </w:rPr>
        <w:t>Publication data</w:t>
      </w:r>
    </w:p>
    <w:p w14:paraId="3C6CF448" w14:textId="08A3A293" w:rsidR="00DB17F2" w:rsidRPr="00560E1A" w:rsidRDefault="00821F21" w:rsidP="00821F21">
      <w:pPr>
        <w:pStyle w:val="Numberedpara"/>
        <w:numPr>
          <w:ilvl w:val="0"/>
          <w:numId w:val="6"/>
        </w:numPr>
        <w:tabs>
          <w:tab w:val="left" w:pos="720"/>
          <w:tab w:val="left" w:pos="2430"/>
        </w:tabs>
        <w:spacing w:after="200" w:line="276" w:lineRule="auto"/>
        <w:jc w:val="both"/>
      </w:pPr>
      <w:r w:rsidRPr="00560E1A">
        <w:rPr>
          <w:rFonts w:cs="Arial"/>
          <w:sz w:val="20"/>
          <w:szCs w:val="20"/>
        </w:rPr>
        <w:t>Rosa has a publication plan</w:t>
      </w:r>
      <w:r w:rsidR="00A801DF" w:rsidRPr="00560E1A">
        <w:rPr>
          <w:rFonts w:cs="Arial"/>
          <w:sz w:val="20"/>
          <w:szCs w:val="20"/>
        </w:rPr>
        <w:t xml:space="preserve"> for ED, SC, CLT, CI </w:t>
      </w:r>
      <w:r w:rsidR="00C716D0" w:rsidRPr="00560E1A">
        <w:rPr>
          <w:rFonts w:cs="Arial"/>
          <w:sz w:val="20"/>
          <w:szCs w:val="20"/>
        </w:rPr>
        <w:t>and DIR office</w:t>
      </w:r>
      <w:r w:rsidR="00091B5B" w:rsidRPr="00560E1A">
        <w:rPr>
          <w:rFonts w:cs="Arial"/>
          <w:sz w:val="20"/>
          <w:szCs w:val="20"/>
        </w:rPr>
        <w:t xml:space="preserve">, not publications were foreseen for SHS. </w:t>
      </w:r>
      <w:r w:rsidR="001F1D46" w:rsidRPr="00560E1A">
        <w:rPr>
          <w:rFonts w:cs="Arial"/>
          <w:sz w:val="20"/>
          <w:szCs w:val="20"/>
        </w:rPr>
        <w:t xml:space="preserve">There is no publication with ISBN. </w:t>
      </w:r>
    </w:p>
    <w:tbl>
      <w:tblPr>
        <w:tblStyle w:val="TableGrid"/>
        <w:tblW w:w="0" w:type="auto"/>
        <w:tblLook w:val="04A0" w:firstRow="1" w:lastRow="0" w:firstColumn="1" w:lastColumn="0" w:noHBand="0" w:noVBand="1"/>
      </w:tblPr>
      <w:tblGrid>
        <w:gridCol w:w="8990"/>
      </w:tblGrid>
      <w:tr w:rsidR="00DB17F2" w:rsidRPr="00560E1A" w14:paraId="066A5379" w14:textId="77777777" w:rsidTr="006A05D5">
        <w:trPr>
          <w:trHeight w:val="397"/>
        </w:trPr>
        <w:tc>
          <w:tcPr>
            <w:tcW w:w="8990" w:type="dxa"/>
            <w:shd w:val="clear" w:color="auto" w:fill="B0D0E2" w:themeFill="accent1" w:themeFillTint="66"/>
            <w:vAlign w:val="center"/>
          </w:tcPr>
          <w:p w14:paraId="6A2772C1" w14:textId="77777777" w:rsidR="00DB17F2" w:rsidRPr="00560E1A" w:rsidRDefault="00DB17F2" w:rsidP="00057C52">
            <w:pPr>
              <w:pStyle w:val="Heading1"/>
              <w:outlineLvl w:val="0"/>
            </w:pPr>
            <w:bookmarkStart w:id="80" w:name="_Toc103606509"/>
            <w:r w:rsidRPr="00560E1A">
              <w:t>PRELIMINARY FINDINGS</w:t>
            </w:r>
            <w:bookmarkEnd w:id="80"/>
          </w:p>
        </w:tc>
      </w:tr>
    </w:tbl>
    <w:p w14:paraId="6E3C1E02" w14:textId="040BE71D" w:rsidR="00F41195" w:rsidRPr="00560E1A" w:rsidRDefault="00F41195" w:rsidP="00213CDD">
      <w:pPr>
        <w:pStyle w:val="AP-Style1"/>
        <w:numPr>
          <w:ilvl w:val="0"/>
          <w:numId w:val="0"/>
        </w:numPr>
        <w:spacing w:after="0"/>
        <w:rPr>
          <w:szCs w:val="24"/>
        </w:rPr>
      </w:pPr>
      <w:r w:rsidRPr="00560E1A">
        <w:rPr>
          <w:szCs w:val="24"/>
        </w:rPr>
        <w:t>Office objectives/Strategies issues:</w:t>
      </w:r>
    </w:p>
    <w:p w14:paraId="479D8BB0" w14:textId="13E54FB5" w:rsidR="00B85316" w:rsidRPr="00560E1A" w:rsidRDefault="00B85316" w:rsidP="006F35D2">
      <w:pPr>
        <w:pStyle w:val="AP-Style1"/>
        <w:numPr>
          <w:ilvl w:val="0"/>
          <w:numId w:val="6"/>
        </w:numPr>
        <w:spacing w:after="0"/>
        <w:rPr>
          <w:b w:val="0"/>
          <w:bCs/>
          <w:szCs w:val="24"/>
        </w:rPr>
      </w:pPr>
      <w:r w:rsidRPr="00560E1A">
        <w:rPr>
          <w:b w:val="0"/>
          <w:bCs/>
          <w:szCs w:val="24"/>
        </w:rPr>
        <w:t>Non-operational regional strategy 2017-2021</w:t>
      </w:r>
    </w:p>
    <w:p w14:paraId="0204AF6A" w14:textId="2BC88509" w:rsidR="00B85316" w:rsidRPr="00560E1A" w:rsidRDefault="00B85316" w:rsidP="00E76577">
      <w:pPr>
        <w:pStyle w:val="AP-Style1"/>
        <w:numPr>
          <w:ilvl w:val="0"/>
          <w:numId w:val="25"/>
        </w:numPr>
        <w:tabs>
          <w:tab w:val="clear" w:pos="360"/>
          <w:tab w:val="left" w:pos="0"/>
        </w:tabs>
        <w:spacing w:after="0"/>
        <w:rPr>
          <w:b w:val="0"/>
          <w:bCs/>
          <w:szCs w:val="24"/>
        </w:rPr>
      </w:pPr>
      <w:commentRangeStart w:id="81"/>
      <w:commentRangeStart w:id="82"/>
      <w:r w:rsidRPr="00560E1A">
        <w:rPr>
          <w:b w:val="0"/>
          <w:bCs/>
          <w:szCs w:val="24"/>
        </w:rPr>
        <w:t xml:space="preserve">Results framework provides a high-level view of various strategies that impact the office. However, the alignment or connection of how these strategies cannot be established as there are no concrete KPIs or linkages between various frameworks. </w:t>
      </w:r>
    </w:p>
    <w:p w14:paraId="08CA2C22" w14:textId="339EC8A4" w:rsidR="00B85316" w:rsidRPr="00560E1A" w:rsidRDefault="00B85316" w:rsidP="00E76577">
      <w:pPr>
        <w:pStyle w:val="AP-Style1"/>
        <w:numPr>
          <w:ilvl w:val="0"/>
          <w:numId w:val="25"/>
        </w:numPr>
        <w:spacing w:after="0"/>
        <w:rPr>
          <w:b w:val="0"/>
          <w:bCs/>
          <w:szCs w:val="24"/>
        </w:rPr>
      </w:pPr>
      <w:r w:rsidRPr="00560E1A">
        <w:rPr>
          <w:b w:val="0"/>
          <w:bCs/>
          <w:szCs w:val="24"/>
        </w:rPr>
        <w:t>Goals are defined by unverifiable as key performance indicators are not embedded across the result chain</w:t>
      </w:r>
      <w:r w:rsidR="006C3516" w:rsidRPr="00560E1A">
        <w:rPr>
          <w:b w:val="0"/>
          <w:bCs/>
          <w:szCs w:val="24"/>
        </w:rPr>
        <w:t>.</w:t>
      </w:r>
    </w:p>
    <w:p w14:paraId="7795F5C6" w14:textId="0E001C25" w:rsidR="006C3516" w:rsidRPr="00560E1A" w:rsidRDefault="006C3516" w:rsidP="00E76577">
      <w:pPr>
        <w:pStyle w:val="AP-Style1"/>
        <w:numPr>
          <w:ilvl w:val="0"/>
          <w:numId w:val="25"/>
        </w:numPr>
        <w:spacing w:after="0"/>
        <w:rPr>
          <w:b w:val="0"/>
          <w:bCs/>
          <w:szCs w:val="24"/>
        </w:rPr>
      </w:pPr>
      <w:r w:rsidRPr="00560E1A">
        <w:rPr>
          <w:b w:val="0"/>
          <w:bCs/>
          <w:szCs w:val="24"/>
        </w:rPr>
        <w:t>This framework is very theoretical, it allowed the Office to approach donors and to show some alignment with SADC. Realistically the Office mobilized only for inclusive social development.</w:t>
      </w:r>
    </w:p>
    <w:p w14:paraId="3B560B1D" w14:textId="77777777" w:rsidR="00012DCD" w:rsidRPr="00560E1A" w:rsidRDefault="00B85316" w:rsidP="00E76577">
      <w:pPr>
        <w:pStyle w:val="AP-Style1"/>
        <w:numPr>
          <w:ilvl w:val="0"/>
          <w:numId w:val="25"/>
        </w:numPr>
        <w:spacing w:after="0"/>
        <w:rPr>
          <w:b w:val="0"/>
          <w:bCs/>
          <w:szCs w:val="24"/>
        </w:rPr>
      </w:pPr>
      <w:r w:rsidRPr="00560E1A">
        <w:rPr>
          <w:b w:val="0"/>
          <w:bCs/>
          <w:szCs w:val="24"/>
        </w:rPr>
        <w:t xml:space="preserve">Too many strategies in one framework </w:t>
      </w:r>
      <w:proofErr w:type="spellStart"/>
      <w:r w:rsidRPr="00560E1A">
        <w:rPr>
          <w:b w:val="0"/>
          <w:bCs/>
          <w:szCs w:val="24"/>
        </w:rPr>
        <w:t>i.e</w:t>
      </w:r>
      <w:proofErr w:type="spellEnd"/>
      <w:r w:rsidRPr="00560E1A">
        <w:rPr>
          <w:b w:val="0"/>
          <w:bCs/>
          <w:szCs w:val="24"/>
        </w:rPr>
        <w:t xml:space="preserve"> C/4 and C/5, Agenda 2030, AU 2063, JPA SADC, UNESCO Priority Africa, Gender, National </w:t>
      </w:r>
      <w:proofErr w:type="spellStart"/>
      <w:r w:rsidRPr="00560E1A">
        <w:rPr>
          <w:b w:val="0"/>
          <w:bCs/>
          <w:szCs w:val="24"/>
        </w:rPr>
        <w:t>Deve</w:t>
      </w:r>
      <w:proofErr w:type="spellEnd"/>
      <w:r w:rsidRPr="00560E1A">
        <w:rPr>
          <w:b w:val="0"/>
          <w:bCs/>
          <w:szCs w:val="24"/>
        </w:rPr>
        <w:t>. Plan, UCS, UNSDCF</w:t>
      </w:r>
      <w:r w:rsidR="00012DCD" w:rsidRPr="00560E1A">
        <w:rPr>
          <w:b w:val="0"/>
          <w:bCs/>
          <w:szCs w:val="24"/>
        </w:rPr>
        <w:t xml:space="preserve"> </w:t>
      </w:r>
      <w:commentRangeEnd w:id="81"/>
      <w:r w:rsidR="006E157F">
        <w:rPr>
          <w:rStyle w:val="CommentReference"/>
          <w:rFonts w:ascii="Times New Roman" w:hAnsi="Times New Roman" w:cs="Times New Roman"/>
          <w:b w:val="0"/>
          <w:lang w:val="en-US"/>
        </w:rPr>
        <w:commentReference w:id="81"/>
      </w:r>
      <w:commentRangeEnd w:id="82"/>
      <w:r w:rsidR="000E7075">
        <w:rPr>
          <w:rStyle w:val="CommentReference"/>
          <w:rFonts w:ascii="Times New Roman" w:hAnsi="Times New Roman" w:cs="Times New Roman"/>
          <w:b w:val="0"/>
          <w:lang w:val="en-US"/>
        </w:rPr>
        <w:commentReference w:id="82"/>
      </w:r>
    </w:p>
    <w:p w14:paraId="796C3B42" w14:textId="2590B3FF" w:rsidR="00012DCD" w:rsidRPr="00560E1A" w:rsidRDefault="00012DCD" w:rsidP="00E76577">
      <w:pPr>
        <w:pStyle w:val="AP-Style1"/>
        <w:numPr>
          <w:ilvl w:val="0"/>
          <w:numId w:val="25"/>
        </w:numPr>
        <w:spacing w:after="0"/>
        <w:rPr>
          <w:b w:val="0"/>
          <w:bCs/>
          <w:szCs w:val="24"/>
        </w:rPr>
      </w:pPr>
      <w:r w:rsidRPr="00560E1A">
        <w:rPr>
          <w:b w:val="0"/>
          <w:bCs/>
          <w:szCs w:val="24"/>
        </w:rPr>
        <w:t xml:space="preserve">The former Director reported that the coordination of programme for 9 countries in the region presents a challenge. The approach cannot be simply by dividing available RP budget for each line of action to each of the countries. This would lead to fragmentation and lack of impact. </w:t>
      </w:r>
      <w:proofErr w:type="gramStart"/>
      <w:r w:rsidRPr="00560E1A">
        <w:rPr>
          <w:b w:val="0"/>
          <w:bCs/>
          <w:szCs w:val="24"/>
        </w:rPr>
        <w:t>e.g.</w:t>
      </w:r>
      <w:proofErr w:type="gramEnd"/>
      <w:r w:rsidRPr="00560E1A">
        <w:rPr>
          <w:b w:val="0"/>
          <w:bCs/>
          <w:szCs w:val="24"/>
        </w:rPr>
        <w:t xml:space="preserve"> for ED Sector, which typically has the highest allocation of RP budget of some 450,000 US$/biennium, this would mean 450K$/9 countries/9 expected results = </w:t>
      </w:r>
      <w:commentRangeStart w:id="83"/>
      <w:r w:rsidRPr="00560E1A">
        <w:rPr>
          <w:b w:val="0"/>
          <w:bCs/>
          <w:szCs w:val="24"/>
        </w:rPr>
        <w:t>5</w:t>
      </w:r>
      <w:del w:id="84" w:author="Beltyukova, Anastasia" w:date="2022-06-24T15:50:00Z">
        <w:r w:rsidRPr="00560E1A" w:rsidDel="00A26D9F">
          <w:rPr>
            <w:b w:val="0"/>
            <w:bCs/>
            <w:szCs w:val="24"/>
          </w:rPr>
          <w:delText>50</w:delText>
        </w:r>
      </w:del>
      <w:r w:rsidRPr="00560E1A">
        <w:rPr>
          <w:b w:val="0"/>
          <w:bCs/>
          <w:szCs w:val="24"/>
        </w:rPr>
        <w:t>0</w:t>
      </w:r>
      <w:commentRangeEnd w:id="83"/>
      <w:r w:rsidR="0082112F">
        <w:rPr>
          <w:rStyle w:val="CommentReference"/>
          <w:rFonts w:ascii="Times New Roman" w:hAnsi="Times New Roman" w:cs="Times New Roman"/>
          <w:b w:val="0"/>
          <w:lang w:val="en-US"/>
        </w:rPr>
        <w:commentReference w:id="83"/>
      </w:r>
      <w:r w:rsidRPr="00560E1A">
        <w:rPr>
          <w:b w:val="0"/>
          <w:bCs/>
          <w:szCs w:val="24"/>
        </w:rPr>
        <w:t xml:space="preserve"> US$ per activity per country.</w:t>
      </w:r>
    </w:p>
    <w:p w14:paraId="482A39B4" w14:textId="73B7222C" w:rsidR="00012DCD" w:rsidRPr="00560E1A" w:rsidRDefault="00012DCD" w:rsidP="00E76577">
      <w:pPr>
        <w:pStyle w:val="AP-Style1"/>
        <w:numPr>
          <w:ilvl w:val="0"/>
          <w:numId w:val="25"/>
        </w:numPr>
        <w:spacing w:after="0"/>
        <w:rPr>
          <w:b w:val="0"/>
          <w:bCs/>
          <w:szCs w:val="24"/>
        </w:rPr>
      </w:pPr>
      <w:r w:rsidRPr="00560E1A">
        <w:rPr>
          <w:b w:val="0"/>
          <w:bCs/>
          <w:szCs w:val="24"/>
        </w:rPr>
        <w:t xml:space="preserve">UCS: Non-existent UCS documents for five countries out of nine of Southern African region. The UCS (UNESCO Country Strategies) for Zimbabwe exist for the earlier period but, however, now it is not being updated as the process is </w:t>
      </w:r>
      <w:r w:rsidRPr="00560E1A">
        <w:rPr>
          <w:b w:val="0"/>
          <w:bCs/>
          <w:szCs w:val="24"/>
        </w:rPr>
        <w:lastRenderedPageBreak/>
        <w:t>not clear at HQ level. BSP is supposed to guide FOs, in the past it was responsibility of PAX.</w:t>
      </w:r>
    </w:p>
    <w:p w14:paraId="16F4896E" w14:textId="77777777" w:rsidR="00012DCD" w:rsidRPr="00560E1A" w:rsidRDefault="00012DCD" w:rsidP="00E76577">
      <w:pPr>
        <w:pStyle w:val="AP-Style1"/>
        <w:numPr>
          <w:ilvl w:val="0"/>
          <w:numId w:val="25"/>
        </w:numPr>
        <w:spacing w:after="0"/>
        <w:rPr>
          <w:b w:val="0"/>
          <w:bCs/>
          <w:szCs w:val="24"/>
        </w:rPr>
      </w:pPr>
      <w:r w:rsidRPr="00560E1A">
        <w:rPr>
          <w:b w:val="0"/>
          <w:bCs/>
          <w:szCs w:val="24"/>
        </w:rPr>
        <w:t>Pillar 2 of UNSDCF in Zimbabwe “Planet, Strategic priority 2 Environmental protection, climate resilience and natural resource management” is not supported by UNESCO. Even though UNESCO Harare Office has projects in this area. Why?</w:t>
      </w:r>
    </w:p>
    <w:p w14:paraId="5F75937B" w14:textId="77777777" w:rsidR="008B6657" w:rsidRPr="00560E1A" w:rsidRDefault="008B6657" w:rsidP="00E76577">
      <w:pPr>
        <w:pStyle w:val="AP-Style1"/>
        <w:numPr>
          <w:ilvl w:val="0"/>
          <w:numId w:val="25"/>
        </w:numPr>
        <w:spacing w:after="0"/>
        <w:rPr>
          <w:b w:val="0"/>
          <w:bCs/>
          <w:szCs w:val="24"/>
        </w:rPr>
      </w:pPr>
      <w:r w:rsidRPr="00560E1A">
        <w:rPr>
          <w:b w:val="0"/>
          <w:bCs/>
          <w:szCs w:val="24"/>
        </w:rPr>
        <w:t xml:space="preserve">The Director reports that the office project portfolio is cross sectoral in nature. It should be verified to see if this is the case. </w:t>
      </w:r>
    </w:p>
    <w:p w14:paraId="0F4969C2" w14:textId="58FFDFD6" w:rsidR="00F92351" w:rsidRDefault="00F92351" w:rsidP="00F33A53">
      <w:pPr>
        <w:pStyle w:val="AP-Style1"/>
        <w:numPr>
          <w:ilvl w:val="0"/>
          <w:numId w:val="6"/>
        </w:numPr>
        <w:spacing w:after="0"/>
        <w:rPr>
          <w:b w:val="0"/>
          <w:bCs/>
          <w:szCs w:val="24"/>
        </w:rPr>
      </w:pPr>
      <w:r>
        <w:rPr>
          <w:b w:val="0"/>
          <w:bCs/>
          <w:szCs w:val="24"/>
        </w:rPr>
        <w:t>Collaboration with the UN</w:t>
      </w:r>
    </w:p>
    <w:p w14:paraId="50388C48" w14:textId="77777777" w:rsidR="00F92351" w:rsidRPr="00560E1A" w:rsidRDefault="00F92351" w:rsidP="002F480B">
      <w:pPr>
        <w:pStyle w:val="AP-Style1"/>
        <w:numPr>
          <w:ilvl w:val="0"/>
          <w:numId w:val="25"/>
        </w:numPr>
        <w:spacing w:after="0"/>
        <w:rPr>
          <w:b w:val="0"/>
          <w:bCs/>
          <w:szCs w:val="24"/>
        </w:rPr>
      </w:pPr>
      <w:r w:rsidRPr="00560E1A">
        <w:rPr>
          <w:b w:val="0"/>
          <w:bCs/>
          <w:szCs w:val="24"/>
        </w:rPr>
        <w:t>The very peculiar context the UN is operating in Southern Africa in general, and in Zimbabwe in particular - the UN tend to depict itself as an Implementation Partner (IP) of the Donors, providing basic commodities and services, sometimes substituting the States. Such a business model is not healthy and is penalizing Specialized Agencies such as UNESCO whose model is technical support, policy advice, and international collaboration. Such a model also creates a transactional relation between the UN/Donors/</w:t>
      </w:r>
      <w:proofErr w:type="spellStart"/>
      <w:r w:rsidRPr="00560E1A">
        <w:rPr>
          <w:b w:val="0"/>
          <w:bCs/>
          <w:szCs w:val="24"/>
        </w:rPr>
        <w:t>Gvt</w:t>
      </w:r>
      <w:proofErr w:type="spellEnd"/>
      <w:r w:rsidRPr="00560E1A">
        <w:rPr>
          <w:b w:val="0"/>
          <w:bCs/>
          <w:szCs w:val="24"/>
        </w:rPr>
        <w:t xml:space="preserve">, thereby creating a Donor-driven approach in the UN, and unsustainable policy delivery by the </w:t>
      </w:r>
      <w:proofErr w:type="spellStart"/>
      <w:r w:rsidRPr="00560E1A">
        <w:rPr>
          <w:b w:val="0"/>
          <w:bCs/>
          <w:szCs w:val="24"/>
        </w:rPr>
        <w:t>Gvt</w:t>
      </w:r>
      <w:proofErr w:type="spellEnd"/>
      <w:r w:rsidRPr="00560E1A">
        <w:rPr>
          <w:b w:val="0"/>
          <w:bCs/>
          <w:szCs w:val="24"/>
        </w:rPr>
        <w:t xml:space="preserve"> (constantly asking for basic assistance). This model is particularly present in Zimbabwe, where the Western Member States impose sanctions - curtailing the national economy and DFI in the country - and at the same time fund the humanitarian and social programmes to support the most vulnerable, using the UN as an implementation arm/vehicle. This is not sustainable, and UNESCO's broad mandate and expertise are therefore not benefiting the country, because it is not fitting in the transactional model.</w:t>
      </w:r>
    </w:p>
    <w:p w14:paraId="6B3AF792" w14:textId="77777777" w:rsidR="00F92351" w:rsidRDefault="00F92351" w:rsidP="00F92351">
      <w:pPr>
        <w:pStyle w:val="AP-Style1"/>
        <w:numPr>
          <w:ilvl w:val="0"/>
          <w:numId w:val="0"/>
        </w:numPr>
        <w:spacing w:after="0"/>
        <w:ind w:left="360"/>
        <w:rPr>
          <w:b w:val="0"/>
          <w:bCs/>
          <w:szCs w:val="24"/>
        </w:rPr>
      </w:pPr>
    </w:p>
    <w:p w14:paraId="1B7564E2" w14:textId="0972AC52" w:rsidR="00130D6A" w:rsidRPr="00560E1A" w:rsidRDefault="00F33A53" w:rsidP="00F33A53">
      <w:pPr>
        <w:pStyle w:val="AP-Style1"/>
        <w:numPr>
          <w:ilvl w:val="0"/>
          <w:numId w:val="6"/>
        </w:numPr>
        <w:spacing w:after="0"/>
        <w:rPr>
          <w:b w:val="0"/>
          <w:bCs/>
          <w:szCs w:val="24"/>
        </w:rPr>
      </w:pPr>
      <w:r w:rsidRPr="00560E1A">
        <w:rPr>
          <w:b w:val="0"/>
          <w:bCs/>
          <w:szCs w:val="24"/>
        </w:rPr>
        <w:t xml:space="preserve">Program Partnerships </w:t>
      </w:r>
    </w:p>
    <w:p w14:paraId="14623D23" w14:textId="0FAD8B99" w:rsidR="00B85316" w:rsidRPr="00560E1A" w:rsidRDefault="00B85316" w:rsidP="00E76577">
      <w:pPr>
        <w:pStyle w:val="AP-Style1"/>
        <w:numPr>
          <w:ilvl w:val="0"/>
          <w:numId w:val="25"/>
        </w:numPr>
        <w:spacing w:after="0"/>
        <w:rPr>
          <w:b w:val="0"/>
          <w:bCs/>
          <w:szCs w:val="24"/>
        </w:rPr>
      </w:pPr>
      <w:r w:rsidRPr="00560E1A">
        <w:rPr>
          <w:b w:val="0"/>
          <w:bCs/>
          <w:szCs w:val="24"/>
        </w:rPr>
        <w:t>Partners like SADC are not competent in all domains</w:t>
      </w:r>
      <w:r w:rsidR="00A24596" w:rsidRPr="00560E1A">
        <w:rPr>
          <w:b w:val="0"/>
          <w:bCs/>
          <w:szCs w:val="24"/>
        </w:rPr>
        <w:t xml:space="preserve"> and severely understaffed</w:t>
      </w:r>
    </w:p>
    <w:p w14:paraId="2653E83B" w14:textId="201A478C" w:rsidR="00487F06" w:rsidRPr="00560E1A" w:rsidRDefault="00487F06" w:rsidP="00E76577">
      <w:pPr>
        <w:pStyle w:val="AP-Style1"/>
        <w:numPr>
          <w:ilvl w:val="0"/>
          <w:numId w:val="25"/>
        </w:numPr>
        <w:tabs>
          <w:tab w:val="clear" w:pos="360"/>
          <w:tab w:val="left" w:pos="0"/>
        </w:tabs>
        <w:spacing w:after="0"/>
        <w:rPr>
          <w:b w:val="0"/>
          <w:bCs/>
          <w:szCs w:val="24"/>
        </w:rPr>
      </w:pPr>
      <w:r w:rsidRPr="00560E1A">
        <w:rPr>
          <w:b w:val="0"/>
          <w:bCs/>
          <w:szCs w:val="24"/>
        </w:rPr>
        <w:t xml:space="preserve">SADC is based in Botswana and provides an optimum contact with government ministries in 19 countries. The UNESCO coverage of these countries unlike the UN, is split by three offices i.e., Harare, </w:t>
      </w:r>
      <w:proofErr w:type="gramStart"/>
      <w:r w:rsidRPr="00560E1A">
        <w:rPr>
          <w:b w:val="0"/>
          <w:bCs/>
          <w:szCs w:val="24"/>
        </w:rPr>
        <w:t>Nairobi</w:t>
      </w:r>
      <w:proofErr w:type="gramEnd"/>
      <w:r w:rsidRPr="00560E1A">
        <w:rPr>
          <w:b w:val="0"/>
          <w:bCs/>
          <w:szCs w:val="24"/>
        </w:rPr>
        <w:t xml:space="preserve"> and Yaoundé. </w:t>
      </w:r>
      <w:r w:rsidR="0062097F" w:rsidRPr="00560E1A">
        <w:rPr>
          <w:b w:val="0"/>
          <w:bCs/>
          <w:szCs w:val="24"/>
        </w:rPr>
        <w:t xml:space="preserve">The reporting lines are not always clear, </w:t>
      </w:r>
      <w:r w:rsidR="00760388" w:rsidRPr="00560E1A">
        <w:rPr>
          <w:b w:val="0"/>
          <w:bCs/>
          <w:szCs w:val="24"/>
        </w:rPr>
        <w:t>i.e.,</w:t>
      </w:r>
      <w:r w:rsidR="0062097F" w:rsidRPr="00560E1A">
        <w:rPr>
          <w:b w:val="0"/>
          <w:bCs/>
          <w:szCs w:val="24"/>
        </w:rPr>
        <w:t xml:space="preserve"> staff working in Nairobi for O3 programme report </w:t>
      </w:r>
      <w:r w:rsidR="00E60E75" w:rsidRPr="00560E1A">
        <w:rPr>
          <w:b w:val="0"/>
          <w:bCs/>
          <w:szCs w:val="24"/>
        </w:rPr>
        <w:t xml:space="preserve">to Patricia, P5 in Harare. </w:t>
      </w:r>
      <w:r w:rsidRPr="00560E1A">
        <w:rPr>
          <w:b w:val="0"/>
          <w:bCs/>
          <w:szCs w:val="24"/>
        </w:rPr>
        <w:t xml:space="preserve">Further, SADC provides staff for Education, Science but has limited human resources in other areas such as Culture and Communication. Efforts are being made to second staff from member countries to fulfil its critical role. Finally, the roles of </w:t>
      </w:r>
      <w:r w:rsidR="00ED0B7A" w:rsidRPr="00560E1A">
        <w:rPr>
          <w:b w:val="0"/>
          <w:bCs/>
          <w:szCs w:val="24"/>
        </w:rPr>
        <w:t>national commissions</w:t>
      </w:r>
      <w:r w:rsidRPr="00560E1A">
        <w:rPr>
          <w:b w:val="0"/>
          <w:bCs/>
          <w:szCs w:val="24"/>
        </w:rPr>
        <w:t xml:space="preserve"> vis-à-vis SADC and the office need to be clear. </w:t>
      </w:r>
    </w:p>
    <w:p w14:paraId="573A44EB" w14:textId="570F070B" w:rsidR="00DE3AA2" w:rsidRPr="00560E1A" w:rsidRDefault="00DE3AA2" w:rsidP="00DE3AA2">
      <w:pPr>
        <w:pStyle w:val="AP-Style1"/>
        <w:numPr>
          <w:ilvl w:val="0"/>
          <w:numId w:val="6"/>
        </w:numPr>
        <w:spacing w:after="0"/>
        <w:rPr>
          <w:b w:val="0"/>
          <w:bCs/>
          <w:szCs w:val="24"/>
        </w:rPr>
      </w:pPr>
      <w:r w:rsidRPr="00560E1A">
        <w:rPr>
          <w:b w:val="0"/>
          <w:bCs/>
          <w:szCs w:val="24"/>
        </w:rPr>
        <w:t>Organization change</w:t>
      </w:r>
    </w:p>
    <w:p w14:paraId="3E06AFED" w14:textId="77777777" w:rsidR="00DE3AA2" w:rsidRPr="00560E1A" w:rsidRDefault="00DE3AA2" w:rsidP="00E76577">
      <w:pPr>
        <w:pStyle w:val="AP-Style1"/>
        <w:numPr>
          <w:ilvl w:val="0"/>
          <w:numId w:val="25"/>
        </w:numPr>
        <w:spacing w:after="0"/>
        <w:rPr>
          <w:b w:val="0"/>
          <w:bCs/>
          <w:szCs w:val="24"/>
        </w:rPr>
      </w:pPr>
      <w:r w:rsidRPr="00560E1A">
        <w:rPr>
          <w:b w:val="0"/>
          <w:bCs/>
          <w:szCs w:val="24"/>
        </w:rPr>
        <w:t>Risk 3: Organizational transformation</w:t>
      </w:r>
    </w:p>
    <w:p w14:paraId="2197F9DB" w14:textId="77777777" w:rsidR="00DE3AA2" w:rsidRPr="00560E1A" w:rsidRDefault="00DE3AA2" w:rsidP="00DE476C">
      <w:pPr>
        <w:pStyle w:val="AP-Style1"/>
        <w:numPr>
          <w:ilvl w:val="0"/>
          <w:numId w:val="0"/>
        </w:numPr>
        <w:tabs>
          <w:tab w:val="clear" w:pos="360"/>
          <w:tab w:val="left" w:pos="0"/>
        </w:tabs>
        <w:spacing w:after="0"/>
        <w:ind w:left="360"/>
        <w:rPr>
          <w:b w:val="0"/>
          <w:bCs/>
          <w:szCs w:val="24"/>
        </w:rPr>
      </w:pPr>
      <w:r w:rsidRPr="00560E1A">
        <w:rPr>
          <w:b w:val="0"/>
          <w:bCs/>
          <w:szCs w:val="24"/>
        </w:rPr>
        <w:lastRenderedPageBreak/>
        <w:t>Failure to initiate, integrate and execute changes deriving/stemming from Organization/strategic transformations and reforms.</w:t>
      </w:r>
    </w:p>
    <w:p w14:paraId="5E590978" w14:textId="77777777" w:rsidR="00DE3AA2" w:rsidRPr="00560E1A" w:rsidRDefault="00DE3AA2" w:rsidP="00DE476C">
      <w:pPr>
        <w:pStyle w:val="AP-Style1"/>
        <w:numPr>
          <w:ilvl w:val="0"/>
          <w:numId w:val="0"/>
        </w:numPr>
        <w:tabs>
          <w:tab w:val="clear" w:pos="360"/>
          <w:tab w:val="left" w:pos="0"/>
        </w:tabs>
        <w:spacing w:after="0"/>
        <w:ind w:left="360"/>
        <w:rPr>
          <w:b w:val="0"/>
          <w:bCs/>
          <w:szCs w:val="24"/>
        </w:rPr>
      </w:pPr>
      <w:r w:rsidRPr="00560E1A">
        <w:rPr>
          <w:b w:val="0"/>
          <w:bCs/>
          <w:szCs w:val="24"/>
        </w:rPr>
        <w:t>Recruit a dedicated communications officer to focus on planning of communication and messages communicate UNESCO's priorities and achievements; Active participation in UNCT; Integration of UN reform processes and contents in organizational discussions and meetings at all levels.</w:t>
      </w:r>
    </w:p>
    <w:p w14:paraId="439B75E5" w14:textId="4A2D8DFD" w:rsidR="00DE3AA2" w:rsidRPr="00560E1A" w:rsidRDefault="00DE3AA2" w:rsidP="00674B4F">
      <w:pPr>
        <w:pStyle w:val="AP-Style1"/>
        <w:numPr>
          <w:ilvl w:val="0"/>
          <w:numId w:val="0"/>
        </w:numPr>
        <w:tabs>
          <w:tab w:val="clear" w:pos="360"/>
          <w:tab w:val="left" w:pos="0"/>
        </w:tabs>
        <w:spacing w:after="0"/>
        <w:ind w:left="360"/>
        <w:jc w:val="left"/>
        <w:rPr>
          <w:b w:val="0"/>
          <w:bCs/>
          <w:i/>
          <w:iCs/>
          <w:szCs w:val="24"/>
        </w:rPr>
      </w:pPr>
      <w:r w:rsidRPr="00560E1A">
        <w:rPr>
          <w:b w:val="0"/>
          <w:bCs/>
          <w:i/>
          <w:iCs/>
          <w:szCs w:val="24"/>
        </w:rPr>
        <w:t>what strategic changes does the office want to make?  if yes, who would lead this change effort?  the communications office would support but may not lead this change?</w:t>
      </w:r>
    </w:p>
    <w:p w14:paraId="7EDFCF1F" w14:textId="242DED24" w:rsidR="00B269BC" w:rsidRPr="00560E1A" w:rsidRDefault="00B269BC" w:rsidP="00467485">
      <w:pPr>
        <w:pStyle w:val="AP-Style1"/>
        <w:numPr>
          <w:ilvl w:val="0"/>
          <w:numId w:val="0"/>
        </w:numPr>
        <w:spacing w:after="0"/>
        <w:rPr>
          <w:b w:val="0"/>
          <w:bCs/>
          <w:szCs w:val="24"/>
        </w:rPr>
      </w:pPr>
      <w:r w:rsidRPr="00560E1A">
        <w:rPr>
          <w:szCs w:val="24"/>
        </w:rPr>
        <w:t>Field Accountability</w:t>
      </w:r>
      <w:r w:rsidR="00467485" w:rsidRPr="00560E1A">
        <w:rPr>
          <w:szCs w:val="24"/>
        </w:rPr>
        <w:t>:</w:t>
      </w:r>
    </w:p>
    <w:p w14:paraId="34D441D5" w14:textId="5952E119" w:rsidR="00B269BC" w:rsidRPr="00560E1A" w:rsidRDefault="00B269BC" w:rsidP="004D07EE">
      <w:pPr>
        <w:pStyle w:val="AP-Style1"/>
        <w:numPr>
          <w:ilvl w:val="0"/>
          <w:numId w:val="6"/>
        </w:numPr>
        <w:spacing w:after="0"/>
        <w:rPr>
          <w:b w:val="0"/>
          <w:bCs/>
          <w:szCs w:val="24"/>
        </w:rPr>
      </w:pPr>
      <w:r w:rsidRPr="00560E1A">
        <w:rPr>
          <w:b w:val="0"/>
          <w:bCs/>
          <w:szCs w:val="24"/>
        </w:rPr>
        <w:t xml:space="preserve">The accountability of six antenna location is not formalized. </w:t>
      </w:r>
      <w:commentRangeStart w:id="85"/>
      <w:commentRangeStart w:id="86"/>
      <w:r w:rsidRPr="00560E1A">
        <w:rPr>
          <w:b w:val="0"/>
          <w:bCs/>
          <w:szCs w:val="24"/>
        </w:rPr>
        <w:t>These antennas are not</w:t>
      </w:r>
      <w:r w:rsidR="00686FF2" w:rsidRPr="00560E1A">
        <w:rPr>
          <w:b w:val="0"/>
          <w:bCs/>
          <w:szCs w:val="24"/>
        </w:rPr>
        <w:t xml:space="preserve"> </w:t>
      </w:r>
      <w:r w:rsidRPr="00560E1A">
        <w:rPr>
          <w:b w:val="0"/>
          <w:bCs/>
          <w:szCs w:val="24"/>
        </w:rPr>
        <w:t xml:space="preserve">even </w:t>
      </w:r>
      <w:ins w:id="87" w:author="Soriano, Carles" w:date="2022-06-24T11:46:00Z">
        <w:r w:rsidR="007C0877">
          <w:rPr>
            <w:b w:val="0"/>
            <w:bCs/>
            <w:szCs w:val="24"/>
          </w:rPr>
          <w:t xml:space="preserve">in </w:t>
        </w:r>
      </w:ins>
      <w:r w:rsidRPr="00560E1A">
        <w:rPr>
          <w:b w:val="0"/>
          <w:bCs/>
          <w:szCs w:val="24"/>
        </w:rPr>
        <w:t>the scope of the UNESCO field security domains.</w:t>
      </w:r>
      <w:commentRangeEnd w:id="85"/>
      <w:r w:rsidR="00330844">
        <w:rPr>
          <w:rStyle w:val="CommentReference"/>
          <w:rFonts w:ascii="Times New Roman" w:hAnsi="Times New Roman" w:cs="Times New Roman"/>
          <w:b w:val="0"/>
          <w:lang w:val="en-US"/>
        </w:rPr>
        <w:commentReference w:id="85"/>
      </w:r>
      <w:commentRangeEnd w:id="86"/>
      <w:r w:rsidR="003E3259">
        <w:rPr>
          <w:rStyle w:val="CommentReference"/>
          <w:rFonts w:ascii="Times New Roman" w:hAnsi="Times New Roman" w:cs="Times New Roman"/>
          <w:b w:val="0"/>
          <w:lang w:val="en-US"/>
        </w:rPr>
        <w:commentReference w:id="86"/>
      </w:r>
    </w:p>
    <w:p w14:paraId="3FBB6996" w14:textId="3DBA45A8" w:rsidR="00B269BC" w:rsidRPr="00560E1A" w:rsidRDefault="00B269BC" w:rsidP="004D07EE">
      <w:pPr>
        <w:pStyle w:val="AP-Style1"/>
        <w:numPr>
          <w:ilvl w:val="0"/>
          <w:numId w:val="6"/>
        </w:numPr>
        <w:spacing w:after="0"/>
        <w:rPr>
          <w:b w:val="0"/>
          <w:bCs/>
          <w:szCs w:val="24"/>
        </w:rPr>
      </w:pPr>
      <w:r w:rsidRPr="00560E1A">
        <w:rPr>
          <w:b w:val="0"/>
          <w:bCs/>
          <w:szCs w:val="24"/>
        </w:rPr>
        <w:t xml:space="preserve">There is no local </w:t>
      </w:r>
      <w:proofErr w:type="gramStart"/>
      <w:r w:rsidRPr="00560E1A">
        <w:rPr>
          <w:b w:val="0"/>
          <w:bCs/>
          <w:szCs w:val="24"/>
        </w:rPr>
        <w:t>AO</w:t>
      </w:r>
      <w:proofErr w:type="gramEnd"/>
      <w:r w:rsidRPr="00560E1A">
        <w:rPr>
          <w:b w:val="0"/>
          <w:bCs/>
          <w:szCs w:val="24"/>
        </w:rPr>
        <w:t xml:space="preserve"> and some are single person location and lack segregation of duty, there are no means </w:t>
      </w:r>
      <w:ins w:id="88" w:author="Soriano, Carles" w:date="2022-06-24T11:46:00Z">
        <w:r w:rsidR="00E10E14">
          <w:rPr>
            <w:b w:val="0"/>
            <w:bCs/>
            <w:szCs w:val="24"/>
          </w:rPr>
          <w:t xml:space="preserve">to </w:t>
        </w:r>
      </w:ins>
      <w:r w:rsidRPr="00560E1A">
        <w:rPr>
          <w:b w:val="0"/>
          <w:bCs/>
          <w:szCs w:val="24"/>
        </w:rPr>
        <w:t>verify the implementation and delivery of programs</w:t>
      </w:r>
    </w:p>
    <w:p w14:paraId="60037828" w14:textId="061225AF" w:rsidR="00113A8C" w:rsidRPr="00560E1A" w:rsidRDefault="00113A8C" w:rsidP="004D07EE">
      <w:pPr>
        <w:pStyle w:val="AP-Style1"/>
        <w:numPr>
          <w:ilvl w:val="0"/>
          <w:numId w:val="6"/>
        </w:numPr>
        <w:spacing w:after="0"/>
        <w:rPr>
          <w:b w:val="0"/>
          <w:bCs/>
          <w:szCs w:val="24"/>
        </w:rPr>
      </w:pPr>
      <w:r w:rsidRPr="00560E1A">
        <w:rPr>
          <w:b w:val="0"/>
          <w:bCs/>
          <w:szCs w:val="24"/>
        </w:rPr>
        <w:t xml:space="preserve">Without formal recognition as UNESCO entities, </w:t>
      </w:r>
      <w:r w:rsidR="00953F23" w:rsidRPr="00560E1A">
        <w:rPr>
          <w:b w:val="0"/>
          <w:bCs/>
          <w:szCs w:val="24"/>
        </w:rPr>
        <w:t>antenna locations can be present risks in terms staff security, weak knowledge and application of UNESCO rules and procedures by staff</w:t>
      </w:r>
      <w:r w:rsidR="00926D77" w:rsidRPr="00560E1A">
        <w:rPr>
          <w:b w:val="0"/>
          <w:bCs/>
          <w:szCs w:val="24"/>
        </w:rPr>
        <w:t>.</w:t>
      </w:r>
      <w:r w:rsidR="00953F23" w:rsidRPr="00560E1A">
        <w:rPr>
          <w:b w:val="0"/>
          <w:bCs/>
          <w:szCs w:val="24"/>
        </w:rPr>
        <w:t xml:space="preserve"> </w:t>
      </w:r>
      <w:r w:rsidR="004914F2" w:rsidRPr="00560E1A">
        <w:rPr>
          <w:b w:val="0"/>
          <w:bCs/>
          <w:szCs w:val="24"/>
        </w:rPr>
        <w:t xml:space="preserve">Not all the activities are </w:t>
      </w:r>
      <w:del w:id="89" w:author="Soriano, Carles" w:date="2022-06-24T11:46:00Z">
        <w:r w:rsidR="004914F2" w:rsidRPr="00560E1A">
          <w:rPr>
            <w:b w:val="0"/>
            <w:bCs/>
            <w:szCs w:val="24"/>
          </w:rPr>
          <w:delText xml:space="preserve">not </w:delText>
        </w:r>
      </w:del>
      <w:r w:rsidR="004914F2" w:rsidRPr="00560E1A">
        <w:rPr>
          <w:b w:val="0"/>
          <w:bCs/>
          <w:szCs w:val="24"/>
        </w:rPr>
        <w:t>in Harare – that is the biggest risk.  </w:t>
      </w:r>
    </w:p>
    <w:p w14:paraId="5BC47051" w14:textId="77777777" w:rsidR="000B0530" w:rsidRPr="00560E1A" w:rsidRDefault="000B0530" w:rsidP="000B0530">
      <w:pPr>
        <w:pStyle w:val="AP-Style1"/>
        <w:numPr>
          <w:ilvl w:val="0"/>
          <w:numId w:val="6"/>
        </w:numPr>
        <w:tabs>
          <w:tab w:val="left" w:pos="0"/>
        </w:tabs>
        <w:spacing w:after="0"/>
        <w:rPr>
          <w:b w:val="0"/>
          <w:bCs/>
          <w:szCs w:val="24"/>
        </w:rPr>
      </w:pPr>
      <w:r w:rsidRPr="00560E1A">
        <w:rPr>
          <w:b w:val="0"/>
          <w:bCs/>
          <w:szCs w:val="24"/>
        </w:rPr>
        <w:t xml:space="preserve">Risk 1: Accountability: Failure to establish and disseminate a clear accountability framework that achieves the right balance between centralization and decentralization (including true delegation of authority to the field) leads to bottlenecks in decision-making and impacts the Office ability to meet UNESCO's strategic goals </w:t>
      </w:r>
    </w:p>
    <w:p w14:paraId="1A15C2FF" w14:textId="77777777" w:rsidR="000B0530" w:rsidRPr="00560E1A" w:rsidRDefault="000B0530" w:rsidP="000B0530">
      <w:pPr>
        <w:pStyle w:val="AP-Style1"/>
        <w:numPr>
          <w:ilvl w:val="1"/>
          <w:numId w:val="6"/>
        </w:numPr>
        <w:tabs>
          <w:tab w:val="left" w:pos="0"/>
        </w:tabs>
        <w:spacing w:after="0"/>
        <w:rPr>
          <w:b w:val="0"/>
          <w:bCs/>
          <w:szCs w:val="24"/>
        </w:rPr>
      </w:pPr>
      <w:r w:rsidRPr="00560E1A">
        <w:rPr>
          <w:b w:val="0"/>
          <w:bCs/>
          <w:szCs w:val="24"/>
        </w:rPr>
        <w:t>Opportunity: To develop more transversal projects that leverage on successful projects in other Offices and or Regions</w:t>
      </w:r>
    </w:p>
    <w:p w14:paraId="4FE675DF" w14:textId="77777777" w:rsidR="000B0530" w:rsidRPr="00560E1A" w:rsidRDefault="000B0530" w:rsidP="000B0530">
      <w:pPr>
        <w:pStyle w:val="AP-Style1"/>
        <w:numPr>
          <w:ilvl w:val="1"/>
          <w:numId w:val="6"/>
        </w:numPr>
        <w:tabs>
          <w:tab w:val="left" w:pos="0"/>
        </w:tabs>
        <w:spacing w:after="0"/>
        <w:rPr>
          <w:b w:val="0"/>
          <w:bCs/>
          <w:szCs w:val="24"/>
        </w:rPr>
      </w:pPr>
      <w:r w:rsidRPr="00560E1A">
        <w:rPr>
          <w:b w:val="0"/>
          <w:bCs/>
          <w:szCs w:val="24"/>
        </w:rPr>
        <w:t xml:space="preserve">Establish open communication at level of Directors/ Heads of Office, Head of Units level to promote information sharing and joint actions / Internal PS discussions with invitation extended to </w:t>
      </w:r>
      <w:proofErr w:type="spellStart"/>
      <w:r w:rsidRPr="00560E1A">
        <w:rPr>
          <w:b w:val="0"/>
          <w:bCs/>
          <w:szCs w:val="24"/>
        </w:rPr>
        <w:t>HoO</w:t>
      </w:r>
      <w:proofErr w:type="spellEnd"/>
      <w:r w:rsidRPr="00560E1A">
        <w:rPr>
          <w:b w:val="0"/>
          <w:bCs/>
          <w:szCs w:val="24"/>
        </w:rPr>
        <w:t xml:space="preserve"> for the region to establish a common understanding of country and regional initiatives</w:t>
      </w:r>
    </w:p>
    <w:p w14:paraId="05CA005E" w14:textId="39971C19" w:rsidR="005D02C3" w:rsidRPr="00560E1A" w:rsidRDefault="005D02C3" w:rsidP="00FC0940">
      <w:pPr>
        <w:pStyle w:val="AP-Style1"/>
        <w:numPr>
          <w:ilvl w:val="0"/>
          <w:numId w:val="0"/>
        </w:numPr>
        <w:spacing w:after="0"/>
        <w:rPr>
          <w:szCs w:val="24"/>
        </w:rPr>
      </w:pPr>
      <w:r w:rsidRPr="00560E1A">
        <w:rPr>
          <w:szCs w:val="24"/>
        </w:rPr>
        <w:t xml:space="preserve">Resource Mobilization </w:t>
      </w:r>
      <w:r w:rsidR="00FC0940" w:rsidRPr="00560E1A">
        <w:rPr>
          <w:szCs w:val="24"/>
        </w:rPr>
        <w:t>Strategy:</w:t>
      </w:r>
    </w:p>
    <w:p w14:paraId="019347D7" w14:textId="45D48A4A" w:rsidR="005D02C3" w:rsidRPr="00560E1A" w:rsidRDefault="005D02C3" w:rsidP="000038A9">
      <w:pPr>
        <w:pStyle w:val="AP-Style1"/>
        <w:numPr>
          <w:ilvl w:val="0"/>
          <w:numId w:val="6"/>
        </w:numPr>
        <w:spacing w:after="0"/>
        <w:rPr>
          <w:b w:val="0"/>
          <w:bCs/>
          <w:szCs w:val="24"/>
        </w:rPr>
      </w:pPr>
      <w:r w:rsidRPr="00560E1A">
        <w:rPr>
          <w:b w:val="0"/>
          <w:bCs/>
          <w:szCs w:val="24"/>
        </w:rPr>
        <w:t>The RM efforts did not develop in a balanced manner, and this has led to some unbalance in funding both geographically (with main funding in countries like Zambia, Malawi), and thematically (mainly ED and SC sector</w:t>
      </w:r>
      <w:proofErr w:type="gramStart"/>
      <w:r w:rsidRPr="00560E1A">
        <w:rPr>
          <w:b w:val="0"/>
          <w:bCs/>
          <w:szCs w:val="24"/>
        </w:rPr>
        <w:t>);</w:t>
      </w:r>
      <w:proofErr w:type="gramEnd"/>
    </w:p>
    <w:p w14:paraId="0A37B47D" w14:textId="4E5D4BF3" w:rsidR="005D02C3" w:rsidRPr="00560E1A" w:rsidRDefault="005D02C3" w:rsidP="000038A9">
      <w:pPr>
        <w:pStyle w:val="AP-Style1"/>
        <w:numPr>
          <w:ilvl w:val="0"/>
          <w:numId w:val="6"/>
        </w:numPr>
        <w:spacing w:after="0"/>
        <w:rPr>
          <w:b w:val="0"/>
          <w:bCs/>
          <w:szCs w:val="24"/>
        </w:rPr>
      </w:pPr>
      <w:r w:rsidRPr="00560E1A">
        <w:rPr>
          <w:b w:val="0"/>
          <w:bCs/>
          <w:szCs w:val="24"/>
        </w:rPr>
        <w:t>SC Sector capacity in the Office was very low for much of the time covered by this report (only one P5 for the period 2015-2018); Once the SC capacity was strengthened by the recruitment/transfer of a P3 and P4 staff, the RM initiatives led by this Sector also rose sharply, with a range of new projects in different countries (Mozambique, South Africa, Zimbabwe), on different themes (</w:t>
      </w:r>
      <w:commentRangeStart w:id="90"/>
      <w:del w:id="91" w:author="Beltyukova, Anastasia" w:date="2022-06-24T15:59:00Z">
        <w:r w:rsidRPr="00560E1A" w:rsidDel="00B84D58">
          <w:rPr>
            <w:b w:val="0"/>
            <w:bCs/>
            <w:szCs w:val="24"/>
          </w:rPr>
          <w:delText>BR, CC</w:delText>
        </w:r>
        <w:commentRangeEnd w:id="90"/>
        <w:r w:rsidR="00371F8E" w:rsidDel="00B84D58">
          <w:rPr>
            <w:rStyle w:val="CommentReference"/>
            <w:rFonts w:ascii="Times New Roman" w:hAnsi="Times New Roman" w:cs="Times New Roman"/>
            <w:b w:val="0"/>
            <w:lang w:val="en-US"/>
          </w:rPr>
          <w:commentReference w:id="90"/>
        </w:r>
        <w:r w:rsidRPr="00560E1A" w:rsidDel="00B84D58">
          <w:rPr>
            <w:b w:val="0"/>
            <w:bCs/>
            <w:szCs w:val="24"/>
          </w:rPr>
          <w:delText>,</w:delText>
        </w:r>
      </w:del>
      <w:r w:rsidRPr="00560E1A">
        <w:rPr>
          <w:b w:val="0"/>
          <w:bCs/>
          <w:szCs w:val="24"/>
        </w:rPr>
        <w:t xml:space="preserve"> water, Renewable energy/ICTs), and supported by different funding sources.</w:t>
      </w:r>
    </w:p>
    <w:p w14:paraId="176E969E" w14:textId="77777777" w:rsidR="00FC0940" w:rsidRPr="00560E1A" w:rsidRDefault="005D02C3" w:rsidP="000038A9">
      <w:pPr>
        <w:pStyle w:val="AP-Style1"/>
        <w:numPr>
          <w:ilvl w:val="0"/>
          <w:numId w:val="6"/>
        </w:numPr>
        <w:spacing w:after="0"/>
        <w:rPr>
          <w:b w:val="0"/>
          <w:bCs/>
          <w:szCs w:val="24"/>
        </w:rPr>
      </w:pPr>
      <w:r w:rsidRPr="00560E1A">
        <w:rPr>
          <w:b w:val="0"/>
          <w:bCs/>
          <w:szCs w:val="24"/>
        </w:rPr>
        <w:lastRenderedPageBreak/>
        <w:t>Several (senior) PS lacked RM experience and skills, and there has been little guidance and capacity building offered from HQ to work on this. ED Head capacity to mobilise resources was a major hindrance to build on clear opportunities that presented itself in the ED Sector in the region. I recommend that the selection of the new Head of ED must consider the skills and proven experience of the incumbent in RM.</w:t>
      </w:r>
    </w:p>
    <w:p w14:paraId="0FD65F6E" w14:textId="65238C52" w:rsidR="005D02C3" w:rsidRPr="00560E1A" w:rsidRDefault="005D02C3" w:rsidP="000038A9">
      <w:pPr>
        <w:pStyle w:val="AP-Style1"/>
        <w:numPr>
          <w:ilvl w:val="0"/>
          <w:numId w:val="6"/>
        </w:numPr>
        <w:spacing w:after="0"/>
        <w:rPr>
          <w:b w:val="0"/>
          <w:bCs/>
          <w:szCs w:val="24"/>
        </w:rPr>
      </w:pPr>
      <w:r w:rsidRPr="00560E1A">
        <w:rPr>
          <w:b w:val="0"/>
          <w:bCs/>
          <w:szCs w:val="24"/>
        </w:rPr>
        <w:t xml:space="preserve">The continued competition and even mission creep between UN agencies hinders RM for areas for which UNESCO would be well positioned (example, UNESCO has not been able to participate in the implementation of GPE funding coordinated by UNICEF, </w:t>
      </w:r>
      <w:r w:rsidR="005F5C34" w:rsidRPr="00560E1A">
        <w:rPr>
          <w:b w:val="0"/>
          <w:bCs/>
          <w:szCs w:val="24"/>
        </w:rPr>
        <w:t>despite</w:t>
      </w:r>
      <w:r w:rsidRPr="00560E1A">
        <w:rPr>
          <w:b w:val="0"/>
          <w:bCs/>
          <w:szCs w:val="24"/>
        </w:rPr>
        <w:t xml:space="preserve"> repeated efforts and discussions).</w:t>
      </w:r>
    </w:p>
    <w:p w14:paraId="2416724B" w14:textId="20B5E5F6" w:rsidR="009A1786" w:rsidRPr="00560E1A" w:rsidRDefault="009A1786" w:rsidP="00674B4F">
      <w:pPr>
        <w:pStyle w:val="AP-Style1"/>
        <w:numPr>
          <w:ilvl w:val="0"/>
          <w:numId w:val="6"/>
        </w:numPr>
        <w:spacing w:after="0"/>
        <w:rPr>
          <w:b w:val="0"/>
          <w:bCs/>
          <w:szCs w:val="24"/>
        </w:rPr>
      </w:pPr>
      <w:r w:rsidRPr="00560E1A">
        <w:rPr>
          <w:b w:val="0"/>
          <w:bCs/>
          <w:szCs w:val="24"/>
        </w:rPr>
        <w:t>RM efforts are uneven e.g., No EXB in CI while there are important needs from Member States</w:t>
      </w:r>
    </w:p>
    <w:p w14:paraId="0524455F" w14:textId="370DB219" w:rsidR="004B49BC" w:rsidRPr="00560E1A" w:rsidRDefault="004B49BC" w:rsidP="004B49BC">
      <w:pPr>
        <w:pStyle w:val="AP-Style1"/>
        <w:numPr>
          <w:ilvl w:val="0"/>
          <w:numId w:val="0"/>
        </w:numPr>
        <w:tabs>
          <w:tab w:val="clear" w:pos="360"/>
          <w:tab w:val="left" w:pos="0"/>
        </w:tabs>
        <w:spacing w:after="0"/>
        <w:rPr>
          <w:szCs w:val="24"/>
        </w:rPr>
      </w:pPr>
      <w:r w:rsidRPr="00560E1A">
        <w:rPr>
          <w:szCs w:val="24"/>
        </w:rPr>
        <w:t>Weak</w:t>
      </w:r>
      <w:r w:rsidR="00A67C30" w:rsidRPr="00560E1A">
        <w:rPr>
          <w:szCs w:val="24"/>
        </w:rPr>
        <w:t>ness and gaps in</w:t>
      </w:r>
      <w:r w:rsidRPr="00560E1A">
        <w:rPr>
          <w:szCs w:val="24"/>
        </w:rPr>
        <w:t xml:space="preserve"> R</w:t>
      </w:r>
      <w:r w:rsidR="005F5AF4" w:rsidRPr="00560E1A">
        <w:rPr>
          <w:szCs w:val="24"/>
        </w:rPr>
        <w:t>M proposals</w:t>
      </w:r>
      <w:r w:rsidRPr="00560E1A">
        <w:rPr>
          <w:szCs w:val="24"/>
        </w:rPr>
        <w:t xml:space="preserve">: </w:t>
      </w:r>
    </w:p>
    <w:p w14:paraId="3F5E5001" w14:textId="77777777" w:rsidR="00F4050F" w:rsidRPr="00560E1A" w:rsidRDefault="00F4050F" w:rsidP="00F4050F">
      <w:pPr>
        <w:pStyle w:val="AP-Style1"/>
        <w:numPr>
          <w:ilvl w:val="0"/>
          <w:numId w:val="6"/>
        </w:numPr>
        <w:spacing w:after="0"/>
        <w:rPr>
          <w:b w:val="0"/>
          <w:bCs/>
          <w:szCs w:val="24"/>
        </w:rPr>
      </w:pPr>
      <w:r w:rsidRPr="00560E1A">
        <w:rPr>
          <w:b w:val="0"/>
          <w:bCs/>
          <w:szCs w:val="24"/>
        </w:rPr>
        <w:t xml:space="preserve">Lack of clarity on the approval process in cases of project funded by joint UN funds where the local UNRC has delegated authority and UNESCO is part of the UN signatory team. </w:t>
      </w:r>
    </w:p>
    <w:p w14:paraId="202FFC33" w14:textId="77777777" w:rsidR="00F4050F" w:rsidRPr="00560E1A" w:rsidRDefault="00F4050F" w:rsidP="00F4050F">
      <w:pPr>
        <w:pStyle w:val="AP-Style1"/>
        <w:numPr>
          <w:ilvl w:val="0"/>
          <w:numId w:val="6"/>
        </w:numPr>
        <w:spacing w:after="0"/>
        <w:rPr>
          <w:b w:val="0"/>
          <w:bCs/>
          <w:szCs w:val="24"/>
        </w:rPr>
      </w:pPr>
      <w:r w:rsidRPr="00560E1A">
        <w:rPr>
          <w:b w:val="0"/>
          <w:bCs/>
          <w:szCs w:val="24"/>
        </w:rPr>
        <w:t>There is unclear accountability between project signed locally with the UNRC versus projects signed by DIR/BSP and other HQ approvals.</w:t>
      </w:r>
    </w:p>
    <w:p w14:paraId="25062A16" w14:textId="6DB580A2" w:rsidR="00E363FD" w:rsidRPr="00560E1A" w:rsidDel="00274A15" w:rsidRDefault="00E363FD">
      <w:pPr>
        <w:pStyle w:val="AP-Style1"/>
        <w:numPr>
          <w:ilvl w:val="1"/>
          <w:numId w:val="40"/>
        </w:numPr>
        <w:spacing w:after="0"/>
        <w:rPr>
          <w:del w:id="92" w:author="Beltyukova, Anastasia" w:date="2022-06-24T16:03:00Z"/>
          <w:b w:val="0"/>
          <w:bCs/>
          <w:szCs w:val="24"/>
        </w:rPr>
        <w:pPrChange w:id="93" w:author="Beltyukova, Anastasia" w:date="2022-06-24T16:10:00Z">
          <w:pPr>
            <w:pStyle w:val="AP-Style1"/>
            <w:numPr>
              <w:ilvl w:val="1"/>
              <w:numId w:val="6"/>
            </w:numPr>
            <w:spacing w:after="0"/>
            <w:ind w:left="1080"/>
          </w:pPr>
        </w:pPrChange>
      </w:pPr>
      <w:r w:rsidRPr="00560E1A">
        <w:rPr>
          <w:b w:val="0"/>
          <w:bCs/>
          <w:szCs w:val="24"/>
        </w:rPr>
        <w:t>SC project</w:t>
      </w:r>
      <w:ins w:id="94" w:author="Beltyukova, Anastasia" w:date="2022-06-24T16:11:00Z">
        <w:r w:rsidR="000C1350">
          <w:rPr>
            <w:b w:val="0"/>
            <w:bCs/>
            <w:szCs w:val="24"/>
          </w:rPr>
          <w:t xml:space="preserve"> </w:t>
        </w:r>
      </w:ins>
      <w:del w:id="95" w:author="Beltyukova, Anastasia" w:date="2022-06-24T16:11:00Z">
        <w:r w:rsidRPr="00560E1A" w:rsidDel="000C1350">
          <w:rPr>
            <w:b w:val="0"/>
            <w:bCs/>
            <w:szCs w:val="24"/>
          </w:rPr>
          <w:delText xml:space="preserve">s: </w:delText>
        </w:r>
      </w:del>
      <w:ins w:id="96" w:author="Beltyukova, Anastasia" w:date="2022-06-24T16:03:00Z">
        <w:r w:rsidR="006A6456">
          <w:rPr>
            <w:b w:val="0"/>
            <w:bCs/>
            <w:szCs w:val="24"/>
          </w:rPr>
          <w:t>“</w:t>
        </w:r>
      </w:ins>
      <w:del w:id="97" w:author="Beltyukova, Anastasia" w:date="2022-06-24T16:02:00Z">
        <w:r w:rsidRPr="00560E1A" w:rsidDel="00B473ED">
          <w:rPr>
            <w:b w:val="0"/>
            <w:bCs/>
            <w:szCs w:val="24"/>
          </w:rPr>
          <w:delText>Any additional information on SC project signed by the Office, however, not cleared by BSP “</w:delText>
        </w:r>
      </w:del>
      <w:r w:rsidRPr="00560E1A">
        <w:rPr>
          <w:b w:val="0"/>
          <w:bCs/>
          <w:szCs w:val="24"/>
        </w:rPr>
        <w:t>Catalysing Investment into Renewable Energy for the Acceleration of the Attainment of the Sustainable Development Goals in Zimbabwe”</w:t>
      </w:r>
      <w:ins w:id="98" w:author="Beltyukova, Anastasia" w:date="2022-06-24T16:03:00Z">
        <w:r w:rsidR="006A6456">
          <w:rPr>
            <w:b w:val="0"/>
            <w:bCs/>
            <w:szCs w:val="24"/>
          </w:rPr>
          <w:t xml:space="preserve"> </w:t>
        </w:r>
      </w:ins>
      <w:del w:id="99" w:author="Beltyukova, Anastasia" w:date="2022-06-24T16:03:00Z">
        <w:r w:rsidRPr="00560E1A" w:rsidDel="00B473ED">
          <w:rPr>
            <w:b w:val="0"/>
            <w:bCs/>
            <w:szCs w:val="24"/>
          </w:rPr>
          <w:delText>, budget US$ 10M for UNESCO. Has it officially started?  </w:delText>
        </w:r>
      </w:del>
    </w:p>
    <w:p w14:paraId="7889479C" w14:textId="400F1F09" w:rsidR="00E363FD" w:rsidRPr="00E14E98" w:rsidRDefault="00E363FD">
      <w:pPr>
        <w:pStyle w:val="AP-Style1"/>
        <w:numPr>
          <w:ilvl w:val="1"/>
          <w:numId w:val="40"/>
        </w:numPr>
        <w:rPr>
          <w:b w:val="0"/>
          <w:bCs/>
          <w:szCs w:val="24"/>
        </w:rPr>
        <w:pPrChange w:id="100" w:author="Beltyukova, Anastasia" w:date="2022-06-24T16:10:00Z">
          <w:pPr>
            <w:pStyle w:val="AP-Style1"/>
            <w:numPr>
              <w:ilvl w:val="1"/>
              <w:numId w:val="6"/>
            </w:numPr>
            <w:spacing w:after="0"/>
            <w:ind w:left="1080"/>
          </w:pPr>
        </w:pPrChange>
      </w:pPr>
      <w:commentRangeStart w:id="101"/>
      <w:del w:id="102" w:author="Beltyukova, Anastasia" w:date="2022-06-24T16:03:00Z">
        <w:r w:rsidRPr="00274A15" w:rsidDel="006A6456">
          <w:rPr>
            <w:b w:val="0"/>
            <w:bCs/>
            <w:szCs w:val="24"/>
          </w:rPr>
          <w:delText>The</w:delText>
        </w:r>
      </w:del>
      <w:r w:rsidRPr="00274A15">
        <w:rPr>
          <w:b w:val="0"/>
          <w:bCs/>
          <w:szCs w:val="24"/>
        </w:rPr>
        <w:t xml:space="preserve"> project </w:t>
      </w:r>
      <w:ins w:id="103" w:author="Beltyukova, Anastasia" w:date="2022-06-24T16:00:00Z">
        <w:r w:rsidR="00EE1C36" w:rsidRPr="00E14E98">
          <w:rPr>
            <w:b w:val="0"/>
            <w:bCs/>
            <w:szCs w:val="24"/>
          </w:rPr>
          <w:t xml:space="preserve">was reviewed </w:t>
        </w:r>
      </w:ins>
      <w:del w:id="104" w:author="Beltyukova, Anastasia" w:date="2022-06-24T16:00:00Z">
        <w:r w:rsidRPr="00274A15" w:rsidDel="00EE1C36">
          <w:rPr>
            <w:b w:val="0"/>
            <w:bCs/>
            <w:szCs w:val="24"/>
          </w:rPr>
          <w:delText>is with</w:delText>
        </w:r>
      </w:del>
      <w:r w:rsidRPr="00274A15">
        <w:rPr>
          <w:b w:val="0"/>
          <w:bCs/>
          <w:szCs w:val="24"/>
        </w:rPr>
        <w:t xml:space="preserve"> </w:t>
      </w:r>
      <w:ins w:id="105" w:author="Beltyukova, Anastasia" w:date="2022-06-24T16:00:00Z">
        <w:r w:rsidR="00EE1C36" w:rsidRPr="00274A15">
          <w:rPr>
            <w:b w:val="0"/>
            <w:bCs/>
            <w:szCs w:val="24"/>
          </w:rPr>
          <w:t xml:space="preserve">by </w:t>
        </w:r>
      </w:ins>
      <w:r w:rsidRPr="00274A15">
        <w:rPr>
          <w:b w:val="0"/>
          <w:bCs/>
          <w:szCs w:val="24"/>
        </w:rPr>
        <w:t xml:space="preserve">the </w:t>
      </w:r>
      <w:del w:id="106" w:author="Beltyukova, Anastasia" w:date="2022-06-24T16:03:00Z">
        <w:r w:rsidRPr="00274A15" w:rsidDel="006A6456">
          <w:rPr>
            <w:b w:val="0"/>
            <w:bCs/>
            <w:szCs w:val="24"/>
          </w:rPr>
          <w:delText>High Risk</w:delText>
        </w:r>
      </w:del>
      <w:ins w:id="107" w:author="Beltyukova, Anastasia" w:date="2022-06-24T16:03:00Z">
        <w:r w:rsidR="006A6456" w:rsidRPr="00274A15">
          <w:rPr>
            <w:b w:val="0"/>
            <w:bCs/>
            <w:szCs w:val="24"/>
          </w:rPr>
          <w:t>High-Risk</w:t>
        </w:r>
      </w:ins>
      <w:r w:rsidRPr="00274A15">
        <w:rPr>
          <w:b w:val="0"/>
          <w:bCs/>
          <w:szCs w:val="24"/>
        </w:rPr>
        <w:t xml:space="preserve"> Committee</w:t>
      </w:r>
      <w:ins w:id="108" w:author="Beltyukova, Anastasia" w:date="2022-06-24T16:01:00Z">
        <w:r w:rsidR="006B234A" w:rsidRPr="00274A15">
          <w:rPr>
            <w:b w:val="0"/>
            <w:bCs/>
            <w:szCs w:val="24"/>
          </w:rPr>
          <w:t xml:space="preserve"> on May 18</w:t>
        </w:r>
      </w:ins>
      <w:ins w:id="109" w:author="Beltyukova, Anastasia" w:date="2022-06-24T16:04:00Z">
        <w:r w:rsidR="006A6456">
          <w:rPr>
            <w:b w:val="0"/>
            <w:bCs/>
            <w:szCs w:val="24"/>
          </w:rPr>
          <w:t>.</w:t>
        </w:r>
      </w:ins>
      <w:del w:id="110" w:author="Beltyukova, Anastasia" w:date="2022-06-24T16:04:00Z">
        <w:r w:rsidRPr="00274A15" w:rsidDel="006A6456">
          <w:rPr>
            <w:b w:val="0"/>
            <w:bCs/>
            <w:szCs w:val="24"/>
          </w:rPr>
          <w:delText>,</w:delText>
        </w:r>
      </w:del>
      <w:r w:rsidRPr="00274A15">
        <w:rPr>
          <w:b w:val="0"/>
          <w:bCs/>
          <w:szCs w:val="24"/>
        </w:rPr>
        <w:t xml:space="preserve"> </w:t>
      </w:r>
      <w:del w:id="111" w:author="Beltyukova, Anastasia" w:date="2022-06-24T16:01:00Z">
        <w:r w:rsidRPr="00274A15" w:rsidDel="006B234A">
          <w:rPr>
            <w:b w:val="0"/>
            <w:bCs/>
            <w:szCs w:val="24"/>
          </w:rPr>
          <w:delText xml:space="preserve">the meeting is scheduled for the second week of May. </w:delText>
        </w:r>
      </w:del>
      <w:r w:rsidRPr="00274A15">
        <w:rPr>
          <w:b w:val="0"/>
          <w:bCs/>
          <w:szCs w:val="24"/>
        </w:rPr>
        <w:t xml:space="preserve">It is a UN joint project. </w:t>
      </w:r>
      <w:ins w:id="112" w:author="Beltyukova, Anastasia" w:date="2022-06-24T16:01:00Z">
        <w:r w:rsidR="00910D47" w:rsidRPr="003F302B">
          <w:rPr>
            <w:b w:val="0"/>
            <w:bCs/>
            <w:szCs w:val="24"/>
            <w:rPrChange w:id="113" w:author="Beltyukova, Anastasia" w:date="2022-06-24T16:07:00Z">
              <w:rPr/>
            </w:rPrChange>
          </w:rPr>
          <w:t>It was agreed to move on with the project but the office needs to make some adjustments</w:t>
        </w:r>
      </w:ins>
      <w:ins w:id="114" w:author="Beltyukova, Anastasia" w:date="2022-06-24T16:02:00Z">
        <w:r w:rsidR="00910D47" w:rsidRPr="003F302B">
          <w:rPr>
            <w:b w:val="0"/>
            <w:bCs/>
            <w:szCs w:val="24"/>
            <w:rPrChange w:id="115" w:author="Beltyukova, Anastasia" w:date="2022-06-24T16:07:00Z">
              <w:rPr>
                <w:b w:val="0"/>
                <w:bCs/>
              </w:rPr>
            </w:rPrChange>
          </w:rPr>
          <w:t>, i.e.</w:t>
        </w:r>
      </w:ins>
      <w:ins w:id="116" w:author="Beltyukova, Anastasia" w:date="2022-06-24T16:04:00Z">
        <w:r w:rsidR="006A6456" w:rsidRPr="003F302B">
          <w:rPr>
            <w:b w:val="0"/>
            <w:bCs/>
            <w:szCs w:val="24"/>
            <w:rPrChange w:id="117" w:author="Beltyukova, Anastasia" w:date="2022-06-24T16:07:00Z">
              <w:rPr>
                <w:b w:val="0"/>
                <w:bCs/>
              </w:rPr>
            </w:rPrChange>
          </w:rPr>
          <w:t xml:space="preserve"> reduce UNESCO budget</w:t>
        </w:r>
      </w:ins>
      <w:del w:id="118" w:author="Beltyukova, Anastasia" w:date="2022-06-24T16:04:00Z">
        <w:r w:rsidRPr="00274A15" w:rsidDel="006A6456">
          <w:rPr>
            <w:b w:val="0"/>
            <w:bCs/>
            <w:szCs w:val="24"/>
          </w:rPr>
          <w:delText xml:space="preserve">The budget </w:delText>
        </w:r>
      </w:del>
      <w:del w:id="119" w:author="Beltyukova, Anastasia" w:date="2022-06-24T16:01:00Z">
        <w:r w:rsidRPr="00274A15" w:rsidDel="006B234A">
          <w:rPr>
            <w:b w:val="0"/>
            <w:bCs/>
            <w:szCs w:val="24"/>
          </w:rPr>
          <w:delText>might be</w:delText>
        </w:r>
      </w:del>
      <w:del w:id="120" w:author="Beltyukova, Anastasia" w:date="2022-06-24T16:04:00Z">
        <w:r w:rsidRPr="00274A15" w:rsidDel="006A6456">
          <w:rPr>
            <w:b w:val="0"/>
            <w:bCs/>
            <w:szCs w:val="24"/>
          </w:rPr>
          <w:delText xml:space="preserve"> reviewed and decreased</w:delText>
        </w:r>
      </w:del>
      <w:ins w:id="121" w:author="Beltyukova, Anastasia" w:date="2022-06-24T16:08:00Z">
        <w:r w:rsidR="008235CF">
          <w:rPr>
            <w:b w:val="0"/>
            <w:bCs/>
            <w:szCs w:val="24"/>
          </w:rPr>
          <w:t xml:space="preserve"> and </w:t>
        </w:r>
        <w:r w:rsidR="00E9566B">
          <w:rPr>
            <w:b w:val="0"/>
            <w:bCs/>
            <w:szCs w:val="24"/>
          </w:rPr>
          <w:t>to do t</w:t>
        </w:r>
        <w:r w:rsidR="008235CF" w:rsidRPr="00DA3049">
          <w:rPr>
            <w:b w:val="0"/>
            <w:bCs/>
            <w:szCs w:val="24"/>
            <w:rPrChange w:id="122" w:author="Beltyukova, Anastasia" w:date="2022-06-24T16:09:00Z">
              <w:rPr>
                <w:bCs/>
                <w:szCs w:val="24"/>
              </w:rPr>
            </w:rPrChange>
          </w:rPr>
          <w:t>echnical adjustments to th</w:t>
        </w:r>
      </w:ins>
      <w:ins w:id="123" w:author="Beltyukova, Anastasia" w:date="2022-06-24T16:09:00Z">
        <w:r w:rsidR="00DA3049">
          <w:rPr>
            <w:b w:val="0"/>
            <w:bCs/>
            <w:szCs w:val="24"/>
          </w:rPr>
          <w:t>e</w:t>
        </w:r>
      </w:ins>
      <w:ins w:id="124" w:author="Beltyukova, Anastasia" w:date="2022-06-24T16:08:00Z">
        <w:r w:rsidR="008235CF" w:rsidRPr="00DA3049">
          <w:rPr>
            <w:b w:val="0"/>
            <w:bCs/>
            <w:szCs w:val="24"/>
            <w:rPrChange w:id="125" w:author="Beltyukova, Anastasia" w:date="2022-06-24T16:09:00Z">
              <w:rPr>
                <w:bCs/>
                <w:szCs w:val="24"/>
              </w:rPr>
            </w:rPrChange>
          </w:rPr>
          <w:t xml:space="preserve"> programmatic aspect of th</w:t>
        </w:r>
      </w:ins>
      <w:ins w:id="126" w:author="Beltyukova, Anastasia" w:date="2022-06-24T16:09:00Z">
        <w:r w:rsidR="00DA3049">
          <w:rPr>
            <w:b w:val="0"/>
            <w:bCs/>
            <w:szCs w:val="24"/>
          </w:rPr>
          <w:t>e</w:t>
        </w:r>
      </w:ins>
      <w:ins w:id="127" w:author="Beltyukova, Anastasia" w:date="2022-06-24T16:08:00Z">
        <w:r w:rsidR="008235CF" w:rsidRPr="00DA3049">
          <w:rPr>
            <w:b w:val="0"/>
            <w:bCs/>
            <w:szCs w:val="24"/>
            <w:rPrChange w:id="128" w:author="Beltyukova, Anastasia" w:date="2022-06-24T16:09:00Z">
              <w:rPr>
                <w:bCs/>
                <w:szCs w:val="24"/>
              </w:rPr>
            </w:rPrChange>
          </w:rPr>
          <w:t xml:space="preserve"> project document (page 4) be made</w:t>
        </w:r>
      </w:ins>
      <w:ins w:id="129" w:author="Beltyukova, Anastasia" w:date="2022-06-24T16:09:00Z">
        <w:r w:rsidR="00DA3049" w:rsidRPr="00DA3049">
          <w:rPr>
            <w:b w:val="0"/>
            <w:bCs/>
            <w:szCs w:val="24"/>
            <w:rPrChange w:id="130" w:author="Beltyukova, Anastasia" w:date="2022-06-24T16:09:00Z">
              <w:rPr>
                <w:bCs/>
                <w:szCs w:val="24"/>
              </w:rPr>
            </w:rPrChange>
          </w:rPr>
          <w:t xml:space="preserve"> </w:t>
        </w:r>
      </w:ins>
      <w:ins w:id="131" w:author="Beltyukova, Anastasia" w:date="2022-06-24T16:08:00Z">
        <w:r w:rsidR="008235CF" w:rsidRPr="00E14E98">
          <w:rPr>
            <w:b w:val="0"/>
            <w:bCs/>
            <w:szCs w:val="24"/>
          </w:rPr>
          <w:t>to reflect th</w:t>
        </w:r>
      </w:ins>
      <w:ins w:id="132" w:author="Beltyukova, Anastasia" w:date="2022-06-24T16:09:00Z">
        <w:r w:rsidR="00DA3049">
          <w:rPr>
            <w:b w:val="0"/>
            <w:bCs/>
            <w:szCs w:val="24"/>
          </w:rPr>
          <w:t>e</w:t>
        </w:r>
      </w:ins>
      <w:ins w:id="133" w:author="Beltyukova, Anastasia" w:date="2022-06-24T16:08:00Z">
        <w:r w:rsidR="008235CF" w:rsidRPr="00E14E98">
          <w:rPr>
            <w:b w:val="0"/>
            <w:bCs/>
            <w:szCs w:val="24"/>
          </w:rPr>
          <w:t xml:space="preserve"> discussion of th</w:t>
        </w:r>
      </w:ins>
      <w:ins w:id="134" w:author="Beltyukova, Anastasia" w:date="2022-06-24T16:09:00Z">
        <w:r w:rsidR="00DA3049">
          <w:rPr>
            <w:b w:val="0"/>
            <w:bCs/>
            <w:szCs w:val="24"/>
          </w:rPr>
          <w:t>e</w:t>
        </w:r>
      </w:ins>
      <w:ins w:id="135" w:author="Beltyukova, Anastasia" w:date="2022-06-24T16:08:00Z">
        <w:r w:rsidR="008235CF" w:rsidRPr="00E14E98">
          <w:rPr>
            <w:b w:val="0"/>
            <w:bCs/>
            <w:szCs w:val="24"/>
          </w:rPr>
          <w:t xml:space="preserve"> Committee;</w:t>
        </w:r>
      </w:ins>
      <w:del w:id="136" w:author="Beltyukova, Anastasia" w:date="2022-06-24T16:08:00Z">
        <w:r w:rsidRPr="00DA3049" w:rsidDel="008235CF">
          <w:rPr>
            <w:b w:val="0"/>
            <w:bCs/>
            <w:szCs w:val="24"/>
          </w:rPr>
          <w:delText>. Initially it was foreseen to outsource 9 out of 10 M USD to an implementing partner (IPA). 261K were already received in 2020/2021 for elaboration of concept notes. </w:delText>
        </w:r>
        <w:commentRangeEnd w:id="101"/>
        <w:r w:rsidR="004D301C" w:rsidRPr="00DA3049" w:rsidDel="008235CF">
          <w:rPr>
            <w:bCs/>
            <w:szCs w:val="24"/>
            <w:rPrChange w:id="137" w:author="Beltyukova, Anastasia" w:date="2022-06-24T16:09:00Z">
              <w:rPr>
                <w:rStyle w:val="CommentReference"/>
                <w:rFonts w:ascii="Times New Roman" w:hAnsi="Times New Roman" w:cs="Times New Roman"/>
                <w:b w:val="0"/>
                <w:lang w:val="en-US"/>
              </w:rPr>
            </w:rPrChange>
          </w:rPr>
          <w:commentReference w:id="101"/>
        </w:r>
      </w:del>
    </w:p>
    <w:p w14:paraId="0A04A57D" w14:textId="6A988347" w:rsidR="000E7A88" w:rsidRPr="00560E1A" w:rsidRDefault="000C1350">
      <w:pPr>
        <w:pStyle w:val="AP-Style1"/>
        <w:numPr>
          <w:ilvl w:val="1"/>
          <w:numId w:val="40"/>
        </w:numPr>
        <w:spacing w:after="0"/>
        <w:rPr>
          <w:b w:val="0"/>
          <w:bCs/>
          <w:szCs w:val="24"/>
        </w:rPr>
        <w:pPrChange w:id="138" w:author="Beltyukova, Anastasia" w:date="2022-06-24T16:10:00Z">
          <w:pPr>
            <w:pStyle w:val="AP-Style1"/>
            <w:numPr>
              <w:ilvl w:val="1"/>
              <w:numId w:val="6"/>
            </w:numPr>
            <w:spacing w:after="0"/>
            <w:ind w:left="1080"/>
          </w:pPr>
        </w:pPrChange>
      </w:pPr>
      <w:ins w:id="139" w:author="Beltyukova, Anastasia" w:date="2022-06-24T16:11:00Z">
        <w:r>
          <w:rPr>
            <w:b w:val="0"/>
            <w:bCs/>
            <w:szCs w:val="24"/>
          </w:rPr>
          <w:t xml:space="preserve">ED project in </w:t>
        </w:r>
      </w:ins>
      <w:del w:id="140" w:author="Beltyukova, Anastasia" w:date="2022-06-24T16:11:00Z">
        <w:r w:rsidR="000E7A88" w:rsidRPr="00560E1A" w:rsidDel="000C1350">
          <w:rPr>
            <w:b w:val="0"/>
            <w:bCs/>
            <w:szCs w:val="24"/>
          </w:rPr>
          <w:delText xml:space="preserve">The </w:delText>
        </w:r>
      </w:del>
      <w:r w:rsidR="000E7A88" w:rsidRPr="00560E1A">
        <w:rPr>
          <w:b w:val="0"/>
          <w:bCs/>
          <w:szCs w:val="24"/>
        </w:rPr>
        <w:t xml:space="preserve">Malawi </w:t>
      </w:r>
      <w:del w:id="141" w:author="Beltyukova, Anastasia" w:date="2022-06-24T16:11:00Z">
        <w:r w:rsidR="000E7A88" w:rsidRPr="00560E1A" w:rsidDel="000C1350">
          <w:rPr>
            <w:b w:val="0"/>
            <w:bCs/>
            <w:szCs w:val="24"/>
          </w:rPr>
          <w:delText>project</w:delText>
        </w:r>
      </w:del>
      <w:ins w:id="142" w:author="Beltyukova, Anastasia" w:date="2022-06-24T16:06:00Z">
        <w:r w:rsidR="009E3DE9">
          <w:rPr>
            <w:b w:val="0"/>
            <w:bCs/>
            <w:szCs w:val="24"/>
          </w:rPr>
          <w:t xml:space="preserve">, </w:t>
        </w:r>
      </w:ins>
      <w:del w:id="143" w:author="Beltyukova, Anastasia" w:date="2022-06-24T16:06:00Z">
        <w:r w:rsidR="000E7A88" w:rsidRPr="00560E1A" w:rsidDel="009E3DE9">
          <w:rPr>
            <w:b w:val="0"/>
            <w:bCs/>
            <w:szCs w:val="24"/>
          </w:rPr>
          <w:delText xml:space="preserve"> (EU project, TVET)</w:delText>
        </w:r>
      </w:del>
      <w:ins w:id="144" w:author="Beltyukova, Anastasia" w:date="2022-06-24T16:06:00Z">
        <w:r w:rsidR="009E3DE9" w:rsidRPr="009E3DE9">
          <w:rPr>
            <w:b w:val="0"/>
            <w:bCs/>
            <w:szCs w:val="24"/>
          </w:rPr>
          <w:t>Skills and Technical Education Programme (STEP)</w:t>
        </w:r>
        <w:r w:rsidR="009E3DE9">
          <w:rPr>
            <w:b w:val="0"/>
            <w:bCs/>
            <w:szCs w:val="24"/>
          </w:rPr>
          <w:t xml:space="preserve">, </w:t>
        </w:r>
      </w:ins>
      <w:del w:id="145" w:author="Beltyukova, Anastasia" w:date="2022-06-24T16:06:00Z">
        <w:r w:rsidR="000E7A88" w:rsidRPr="00560E1A" w:rsidDel="009E3DE9">
          <w:rPr>
            <w:b w:val="0"/>
            <w:bCs/>
            <w:szCs w:val="24"/>
          </w:rPr>
          <w:delText xml:space="preserve"> </w:delText>
        </w:r>
      </w:del>
      <w:r w:rsidR="000E7A88" w:rsidRPr="00560E1A">
        <w:rPr>
          <w:b w:val="0"/>
          <w:bCs/>
          <w:szCs w:val="24"/>
        </w:rPr>
        <w:t>was signed without proper due process</w:t>
      </w:r>
      <w:ins w:id="146" w:author="Beltyukova, Anastasia" w:date="2022-06-24T16:06:00Z">
        <w:r w:rsidR="009E3DE9">
          <w:rPr>
            <w:b w:val="0"/>
            <w:bCs/>
            <w:szCs w:val="24"/>
          </w:rPr>
          <w:t xml:space="preserve"> as well</w:t>
        </w:r>
      </w:ins>
      <w:r w:rsidR="000E7A88" w:rsidRPr="00560E1A">
        <w:rPr>
          <w:b w:val="0"/>
          <w:bCs/>
          <w:szCs w:val="24"/>
        </w:rPr>
        <w:t xml:space="preserve">. </w:t>
      </w:r>
      <w:del w:id="147" w:author="Beltyukova, Anastasia" w:date="2022-06-24T16:05:00Z">
        <w:r w:rsidR="000E7A88" w:rsidRPr="00560E1A" w:rsidDel="005A12BB">
          <w:rPr>
            <w:b w:val="0"/>
            <w:bCs/>
            <w:szCs w:val="24"/>
          </w:rPr>
          <w:delText>Moreover, the new project for Renewable energy in SC was signed by the Office without BSP visa and is subject to High-risk project committee. </w:delText>
        </w:r>
      </w:del>
    </w:p>
    <w:p w14:paraId="6BEAEF17" w14:textId="50DD9C70" w:rsidR="00F4050F" w:rsidRPr="00560E1A" w:rsidDel="000C1350" w:rsidRDefault="00F4050F" w:rsidP="00F4050F">
      <w:pPr>
        <w:pStyle w:val="AP-Style1"/>
        <w:numPr>
          <w:ilvl w:val="0"/>
          <w:numId w:val="6"/>
        </w:numPr>
        <w:spacing w:after="0"/>
        <w:rPr>
          <w:del w:id="148" w:author="Beltyukova, Anastasia" w:date="2022-06-24T16:10:00Z"/>
          <w:b w:val="0"/>
          <w:bCs/>
          <w:szCs w:val="24"/>
        </w:rPr>
      </w:pPr>
      <w:del w:id="149" w:author="Beltyukova, Anastasia" w:date="2022-06-24T16:10:00Z">
        <w:r w:rsidRPr="00560E1A" w:rsidDel="000C1350">
          <w:rPr>
            <w:b w:val="0"/>
            <w:bCs/>
            <w:szCs w:val="24"/>
          </w:rPr>
          <w:delText xml:space="preserve">Instances of signing of agreements without BSP and prog sector approval for high-risk projects where the project objectives, funding are not aligned to UNESCO C/5 objectives, blurred roles with UNEP, and rules. e.g., SC project 45 M to 800K, Adaptation Fund 5 $ M </w:delText>
        </w:r>
      </w:del>
    </w:p>
    <w:p w14:paraId="0F178C50" w14:textId="5F853FA4" w:rsidR="0047145E" w:rsidRPr="00560E1A" w:rsidRDefault="0047145E">
      <w:pPr>
        <w:pStyle w:val="AP-Style1"/>
        <w:numPr>
          <w:ilvl w:val="1"/>
          <w:numId w:val="40"/>
        </w:numPr>
        <w:spacing w:after="0"/>
        <w:rPr>
          <w:b w:val="0"/>
          <w:bCs/>
          <w:szCs w:val="24"/>
        </w:rPr>
        <w:pPrChange w:id="150" w:author="Beltyukova, Anastasia" w:date="2022-06-24T16:10:00Z">
          <w:pPr>
            <w:pStyle w:val="AP-Style1"/>
            <w:numPr>
              <w:ilvl w:val="1"/>
              <w:numId w:val="6"/>
            </w:numPr>
            <w:spacing w:after="0"/>
            <w:ind w:left="1080"/>
          </w:pPr>
        </w:pPrChange>
      </w:pPr>
      <w:r w:rsidRPr="00560E1A">
        <w:rPr>
          <w:b w:val="0"/>
          <w:bCs/>
          <w:szCs w:val="24"/>
        </w:rPr>
        <w:lastRenderedPageBreak/>
        <w:t xml:space="preserve">The </w:t>
      </w:r>
      <w:ins w:id="151" w:author="Beltyukova, Anastasia" w:date="2022-06-24T16:11:00Z">
        <w:r w:rsidR="000C1350">
          <w:rPr>
            <w:b w:val="0"/>
            <w:bCs/>
            <w:szCs w:val="24"/>
          </w:rPr>
          <w:t xml:space="preserve">SC project </w:t>
        </w:r>
      </w:ins>
      <w:r w:rsidRPr="00560E1A">
        <w:rPr>
          <w:b w:val="0"/>
          <w:bCs/>
          <w:szCs w:val="24"/>
        </w:rPr>
        <w:t xml:space="preserve">proposal to Adaptation Fund for 5 </w:t>
      </w:r>
      <w:proofErr w:type="spellStart"/>
      <w:proofErr w:type="gramStart"/>
      <w:r w:rsidRPr="00560E1A">
        <w:rPr>
          <w:b w:val="0"/>
          <w:bCs/>
          <w:szCs w:val="24"/>
        </w:rPr>
        <w:t>Millions</w:t>
      </w:r>
      <w:proofErr w:type="spellEnd"/>
      <w:proofErr w:type="gramEnd"/>
      <w:r w:rsidRPr="00560E1A">
        <w:rPr>
          <w:b w:val="0"/>
          <w:bCs/>
          <w:szCs w:val="24"/>
        </w:rPr>
        <w:t xml:space="preserve"> USD on sustainability of groundwater in Zimbabwe was approved earlier 2021.</w:t>
      </w:r>
      <w:ins w:id="152" w:author="Beltyukova, Anastasia" w:date="2022-06-24T16:10:00Z">
        <w:r w:rsidR="000C1350">
          <w:rPr>
            <w:b w:val="0"/>
            <w:bCs/>
            <w:szCs w:val="24"/>
          </w:rPr>
          <w:t xml:space="preserve"> </w:t>
        </w:r>
      </w:ins>
      <w:del w:id="153" w:author="Beltyukova, Anastasia" w:date="2022-06-24T16:10:00Z">
        <w:r w:rsidRPr="00560E1A" w:rsidDel="000C1350">
          <w:rPr>
            <w:b w:val="0"/>
            <w:bCs/>
            <w:szCs w:val="24"/>
          </w:rPr>
          <w:delText xml:space="preserve"> </w:delText>
        </w:r>
      </w:del>
      <w:r w:rsidRPr="00560E1A">
        <w:rPr>
          <w:b w:val="0"/>
          <w:bCs/>
          <w:szCs w:val="24"/>
        </w:rPr>
        <w:t>Though the full proposal was submitted to the donor without prior international validation. The enclosure of information on the breakdown of management costs was provided without BSP’s clearance and thus might have established a precedence. How was it managed? New project Be resilient to be added</w:t>
      </w:r>
      <w:ins w:id="154" w:author="Beltyukova, Anastasia" w:date="2022-06-24T16:10:00Z">
        <w:r w:rsidR="000C1350">
          <w:rPr>
            <w:b w:val="0"/>
            <w:bCs/>
            <w:szCs w:val="24"/>
          </w:rPr>
          <w:t>.</w:t>
        </w:r>
      </w:ins>
    </w:p>
    <w:p w14:paraId="306BB184" w14:textId="77777777" w:rsidR="0084256A" w:rsidRPr="00560E1A" w:rsidRDefault="004B49BC" w:rsidP="0084256A">
      <w:pPr>
        <w:pStyle w:val="AP-Style1"/>
        <w:numPr>
          <w:ilvl w:val="0"/>
          <w:numId w:val="6"/>
        </w:numPr>
        <w:spacing w:after="0"/>
        <w:rPr>
          <w:b w:val="0"/>
          <w:bCs/>
          <w:szCs w:val="24"/>
        </w:rPr>
      </w:pPr>
      <w:r w:rsidRPr="00560E1A">
        <w:rPr>
          <w:b w:val="0"/>
          <w:bCs/>
          <w:szCs w:val="24"/>
        </w:rPr>
        <w:t xml:space="preserve">Recruitment of project appointments is inconsistent. e.g., CLT and SHS resource mobilization efforts do not include HR components. Therefore, there are delays in project implementation. </w:t>
      </w:r>
    </w:p>
    <w:p w14:paraId="2C90742D" w14:textId="77777777" w:rsidR="0084256A" w:rsidRPr="00560E1A" w:rsidRDefault="008C1B86" w:rsidP="0084256A">
      <w:pPr>
        <w:pStyle w:val="AP-Style1"/>
        <w:numPr>
          <w:ilvl w:val="0"/>
          <w:numId w:val="6"/>
        </w:numPr>
        <w:spacing w:after="0"/>
        <w:rPr>
          <w:b w:val="0"/>
          <w:bCs/>
          <w:szCs w:val="24"/>
        </w:rPr>
      </w:pPr>
      <w:r w:rsidRPr="00560E1A">
        <w:rPr>
          <w:b w:val="0"/>
          <w:bCs/>
          <w:szCs w:val="24"/>
        </w:rPr>
        <w:t>Projects negotiated with co-financing prior to consultation with HQ = fait accompli – increasing workload at the Office and HQ level when it comes to the preparation of the financial report – e.g., SDC project.</w:t>
      </w:r>
    </w:p>
    <w:p w14:paraId="56645EA1" w14:textId="77777777" w:rsidR="0065686F" w:rsidRPr="00560E1A" w:rsidRDefault="00A169B0" w:rsidP="00A169B0">
      <w:pPr>
        <w:pStyle w:val="AP-Style1"/>
        <w:numPr>
          <w:ilvl w:val="0"/>
          <w:numId w:val="0"/>
        </w:numPr>
        <w:spacing w:after="0"/>
        <w:ind w:left="360"/>
        <w:rPr>
          <w:b w:val="0"/>
          <w:bCs/>
          <w:szCs w:val="24"/>
        </w:rPr>
      </w:pPr>
      <w:r w:rsidRPr="00560E1A">
        <w:rPr>
          <w:b w:val="0"/>
          <w:bCs/>
          <w:szCs w:val="24"/>
        </w:rPr>
        <w:t xml:space="preserve">- </w:t>
      </w:r>
      <w:r w:rsidR="000C22AB" w:rsidRPr="00560E1A">
        <w:rPr>
          <w:b w:val="0"/>
          <w:bCs/>
          <w:szCs w:val="24"/>
        </w:rPr>
        <w:t xml:space="preserve">O3 project complex reporting due to co-financing </w:t>
      </w:r>
    </w:p>
    <w:p w14:paraId="71733741" w14:textId="22973766" w:rsidR="008C1B86" w:rsidRPr="00560E1A" w:rsidRDefault="0065686F" w:rsidP="00C86A23">
      <w:pPr>
        <w:pStyle w:val="AP-Style1"/>
        <w:numPr>
          <w:ilvl w:val="0"/>
          <w:numId w:val="0"/>
        </w:numPr>
        <w:spacing w:after="0"/>
        <w:ind w:left="360"/>
        <w:rPr>
          <w:b w:val="0"/>
          <w:bCs/>
          <w:szCs w:val="24"/>
        </w:rPr>
      </w:pPr>
      <w:r w:rsidRPr="00560E1A">
        <w:rPr>
          <w:b w:val="0"/>
          <w:bCs/>
          <w:szCs w:val="24"/>
        </w:rPr>
        <w:t xml:space="preserve">- </w:t>
      </w:r>
      <w:r w:rsidR="000C22AB" w:rsidRPr="00560E1A">
        <w:rPr>
          <w:b w:val="0"/>
          <w:bCs/>
          <w:szCs w:val="24"/>
        </w:rPr>
        <w:t>really difficult to monitor expenses specially as this data comes from antenna locations and is not independently verified</w:t>
      </w:r>
      <w:r w:rsidR="00C86A23" w:rsidRPr="00560E1A">
        <w:rPr>
          <w:b w:val="0"/>
          <w:bCs/>
          <w:szCs w:val="24"/>
        </w:rPr>
        <w:t xml:space="preserve">. </w:t>
      </w:r>
      <w:r w:rsidR="008C1B86" w:rsidRPr="00560E1A">
        <w:rPr>
          <w:b w:val="0"/>
          <w:bCs/>
          <w:szCs w:val="24"/>
        </w:rPr>
        <w:t>Unclear on financial information the Office may have shared with donors.</w:t>
      </w:r>
      <w:r w:rsidR="000C22AB" w:rsidRPr="00560E1A">
        <w:rPr>
          <w:b w:val="0"/>
          <w:bCs/>
          <w:szCs w:val="24"/>
        </w:rPr>
        <w:t xml:space="preserve"> </w:t>
      </w:r>
    </w:p>
    <w:p w14:paraId="23FE676B" w14:textId="3CAAEEC7" w:rsidR="0071487B" w:rsidRPr="00560E1A" w:rsidRDefault="007B1C6A" w:rsidP="00D34B18">
      <w:pPr>
        <w:pStyle w:val="AP-Style1"/>
        <w:numPr>
          <w:ilvl w:val="0"/>
          <w:numId w:val="6"/>
        </w:numPr>
        <w:spacing w:after="0"/>
        <w:rPr>
          <w:b w:val="0"/>
          <w:bCs/>
          <w:szCs w:val="24"/>
        </w:rPr>
      </w:pPr>
      <w:r w:rsidRPr="00560E1A">
        <w:rPr>
          <w:b w:val="0"/>
          <w:bCs/>
          <w:szCs w:val="24"/>
        </w:rPr>
        <w:t xml:space="preserve">SISTER Template 12888, ED TEACH programme (218ZIM1000) financed by UNICEF. With many </w:t>
      </w:r>
      <w:proofErr w:type="gramStart"/>
      <w:r w:rsidRPr="00560E1A">
        <w:rPr>
          <w:b w:val="0"/>
          <w:bCs/>
          <w:szCs w:val="24"/>
        </w:rPr>
        <w:t>back</w:t>
      </w:r>
      <w:proofErr w:type="gramEnd"/>
      <w:r w:rsidRPr="00560E1A">
        <w:rPr>
          <w:b w:val="0"/>
          <w:bCs/>
          <w:szCs w:val="24"/>
        </w:rPr>
        <w:t xml:space="preserve"> and forth, the SISTER template is yet to be finalized. Funds have been received more than one year ago. Why and what is the status today.</w:t>
      </w:r>
    </w:p>
    <w:p w14:paraId="1FA30EF9" w14:textId="4BF57E63" w:rsidR="0054033A" w:rsidRPr="00560E1A" w:rsidRDefault="0054033A" w:rsidP="00D34B18">
      <w:pPr>
        <w:pStyle w:val="AP-Style1"/>
        <w:numPr>
          <w:ilvl w:val="0"/>
          <w:numId w:val="6"/>
        </w:numPr>
        <w:spacing w:after="0"/>
        <w:rPr>
          <w:b w:val="0"/>
          <w:bCs/>
          <w:szCs w:val="24"/>
        </w:rPr>
      </w:pPr>
      <w:r w:rsidRPr="00560E1A">
        <w:rPr>
          <w:b w:val="0"/>
          <w:bCs/>
          <w:szCs w:val="24"/>
        </w:rPr>
        <w:t>There is no problem with funding. When you have an Ex</w:t>
      </w:r>
      <w:r w:rsidR="005130EC" w:rsidRPr="00560E1A">
        <w:rPr>
          <w:b w:val="0"/>
          <w:bCs/>
          <w:szCs w:val="24"/>
        </w:rPr>
        <w:t xml:space="preserve">trabudgetary </w:t>
      </w:r>
      <w:r w:rsidRPr="00560E1A">
        <w:rPr>
          <w:b w:val="0"/>
          <w:bCs/>
          <w:szCs w:val="24"/>
        </w:rPr>
        <w:t xml:space="preserve">project, one </w:t>
      </w:r>
      <w:proofErr w:type="gramStart"/>
      <w:r w:rsidRPr="00560E1A">
        <w:rPr>
          <w:b w:val="0"/>
          <w:bCs/>
          <w:szCs w:val="24"/>
        </w:rPr>
        <w:t>has to</w:t>
      </w:r>
      <w:proofErr w:type="gramEnd"/>
      <w:r w:rsidRPr="00560E1A">
        <w:rPr>
          <w:b w:val="0"/>
          <w:bCs/>
          <w:szCs w:val="24"/>
        </w:rPr>
        <w:t xml:space="preserve"> get a PA for projects &gt;500 K. They should make provision for that</w:t>
      </w:r>
      <w:r w:rsidR="00732F2E" w:rsidRPr="00560E1A">
        <w:rPr>
          <w:b w:val="0"/>
          <w:bCs/>
          <w:szCs w:val="24"/>
        </w:rPr>
        <w:t xml:space="preserve"> e.g., </w:t>
      </w:r>
      <w:r w:rsidRPr="00560E1A">
        <w:rPr>
          <w:b w:val="0"/>
          <w:bCs/>
          <w:szCs w:val="24"/>
        </w:rPr>
        <w:t xml:space="preserve">Adaptation project </w:t>
      </w:r>
      <w:r w:rsidR="00732F2E" w:rsidRPr="00560E1A">
        <w:rPr>
          <w:b w:val="0"/>
          <w:bCs/>
          <w:szCs w:val="24"/>
        </w:rPr>
        <w:t>made provision for PA.</w:t>
      </w:r>
      <w:r w:rsidRPr="00560E1A">
        <w:rPr>
          <w:b w:val="0"/>
          <w:bCs/>
          <w:szCs w:val="24"/>
        </w:rPr>
        <w:t> </w:t>
      </w:r>
    </w:p>
    <w:p w14:paraId="3CA762BF" w14:textId="4C56C948" w:rsidR="00181B3D" w:rsidRPr="00560E1A" w:rsidRDefault="00181B3D" w:rsidP="00181B3D">
      <w:pPr>
        <w:pStyle w:val="AP-Style1"/>
        <w:numPr>
          <w:ilvl w:val="0"/>
          <w:numId w:val="0"/>
        </w:numPr>
        <w:spacing w:after="0"/>
        <w:rPr>
          <w:szCs w:val="24"/>
        </w:rPr>
      </w:pPr>
      <w:r w:rsidRPr="00560E1A">
        <w:rPr>
          <w:szCs w:val="24"/>
        </w:rPr>
        <w:t>Project management issues:</w:t>
      </w:r>
    </w:p>
    <w:p w14:paraId="2FD22856" w14:textId="2A982D73" w:rsidR="00582FAA" w:rsidRPr="00560E1A" w:rsidRDefault="00582FAA" w:rsidP="00582FAA">
      <w:pPr>
        <w:pStyle w:val="AP-Style1"/>
        <w:numPr>
          <w:ilvl w:val="0"/>
          <w:numId w:val="6"/>
        </w:numPr>
        <w:spacing w:after="0"/>
        <w:rPr>
          <w:b w:val="0"/>
          <w:bCs/>
          <w:szCs w:val="24"/>
        </w:rPr>
      </w:pPr>
      <w:r w:rsidRPr="00560E1A">
        <w:rPr>
          <w:b w:val="0"/>
          <w:bCs/>
          <w:szCs w:val="24"/>
        </w:rPr>
        <w:t>Especially for larger projects more attention needs to be given to Planning and Implementation. The Office has seen both poor (EU STEP) and excellent (O3) examples of this.</w:t>
      </w:r>
    </w:p>
    <w:p w14:paraId="3A7F9A49" w14:textId="77777777" w:rsidR="008B567B" w:rsidRPr="00560E1A" w:rsidRDefault="008B567B" w:rsidP="008B567B">
      <w:pPr>
        <w:pStyle w:val="AP-Style1"/>
        <w:numPr>
          <w:ilvl w:val="0"/>
          <w:numId w:val="6"/>
        </w:numPr>
        <w:tabs>
          <w:tab w:val="clear" w:pos="360"/>
          <w:tab w:val="left" w:pos="0"/>
        </w:tabs>
        <w:spacing w:after="0"/>
        <w:rPr>
          <w:b w:val="0"/>
          <w:bCs/>
          <w:szCs w:val="24"/>
        </w:rPr>
      </w:pPr>
      <w:r w:rsidRPr="00560E1A">
        <w:rPr>
          <w:b w:val="0"/>
          <w:bCs/>
          <w:szCs w:val="24"/>
        </w:rPr>
        <w:t>Delay in obtaining responses for project status in addition to delay in closure process at the Office level e.g., project 549MLW1000 putting UNESCO in difficulties vis-à-vis the donor (EU).</w:t>
      </w:r>
    </w:p>
    <w:p w14:paraId="0626547E" w14:textId="277FAAFE" w:rsidR="00F77BD1" w:rsidRPr="00560E1A" w:rsidRDefault="00F77BD1" w:rsidP="00F77BD1">
      <w:pPr>
        <w:pStyle w:val="AP-Style1"/>
        <w:numPr>
          <w:ilvl w:val="0"/>
          <w:numId w:val="6"/>
        </w:numPr>
        <w:tabs>
          <w:tab w:val="left" w:pos="0"/>
        </w:tabs>
        <w:spacing w:after="0"/>
        <w:rPr>
          <w:b w:val="0"/>
          <w:bCs/>
          <w:szCs w:val="24"/>
        </w:rPr>
      </w:pPr>
      <w:r w:rsidRPr="00560E1A">
        <w:rPr>
          <w:b w:val="0"/>
          <w:bCs/>
          <w:szCs w:val="24"/>
        </w:rPr>
        <w:t xml:space="preserve">Weak capacity in SC, SHS, CLT </w:t>
      </w:r>
    </w:p>
    <w:p w14:paraId="07842804" w14:textId="67CFA4C4" w:rsidR="00F77BD1" w:rsidRPr="00560E1A" w:rsidRDefault="00F77BD1" w:rsidP="00F77BD1">
      <w:pPr>
        <w:pStyle w:val="AP-Style1"/>
        <w:numPr>
          <w:ilvl w:val="0"/>
          <w:numId w:val="6"/>
        </w:numPr>
        <w:tabs>
          <w:tab w:val="clear" w:pos="360"/>
          <w:tab w:val="left" w:pos="0"/>
        </w:tabs>
        <w:spacing w:after="0"/>
        <w:rPr>
          <w:b w:val="0"/>
          <w:bCs/>
          <w:szCs w:val="24"/>
        </w:rPr>
      </w:pPr>
      <w:r w:rsidRPr="00560E1A">
        <w:rPr>
          <w:b w:val="0"/>
          <w:bCs/>
          <w:szCs w:val="24"/>
        </w:rPr>
        <w:t>Project closure delays - Projects that are TECO - 261ZIM3000 - Advancing the Rights of Women and Girls - SHS; 549MLW1000 – STEP.</w:t>
      </w:r>
    </w:p>
    <w:p w14:paraId="3A278A35" w14:textId="7470F4C5" w:rsidR="002C321A" w:rsidRPr="00560E1A" w:rsidRDefault="002C321A" w:rsidP="003C39A4">
      <w:pPr>
        <w:pStyle w:val="AP-Style1"/>
        <w:numPr>
          <w:ilvl w:val="0"/>
          <w:numId w:val="6"/>
        </w:numPr>
        <w:spacing w:after="0"/>
        <w:rPr>
          <w:b w:val="0"/>
          <w:bCs/>
          <w:szCs w:val="24"/>
        </w:rPr>
      </w:pPr>
      <w:r w:rsidRPr="00560E1A">
        <w:rPr>
          <w:b w:val="0"/>
          <w:bCs/>
          <w:szCs w:val="24"/>
        </w:rPr>
        <w:t>STEP (Malawi)</w:t>
      </w:r>
    </w:p>
    <w:p w14:paraId="19EDE454" w14:textId="42081EEF" w:rsidR="002C321A" w:rsidRPr="00560E1A" w:rsidRDefault="002C321A" w:rsidP="0005311C">
      <w:pPr>
        <w:pStyle w:val="AP-Style1"/>
        <w:numPr>
          <w:ilvl w:val="0"/>
          <w:numId w:val="0"/>
        </w:numPr>
        <w:tabs>
          <w:tab w:val="clear" w:pos="360"/>
          <w:tab w:val="left" w:pos="0"/>
        </w:tabs>
        <w:spacing w:after="0"/>
        <w:ind w:left="360"/>
        <w:rPr>
          <w:b w:val="0"/>
          <w:bCs/>
          <w:szCs w:val="24"/>
        </w:rPr>
      </w:pPr>
      <w:r w:rsidRPr="00560E1A">
        <w:rPr>
          <w:b w:val="0"/>
          <w:bCs/>
          <w:szCs w:val="24"/>
        </w:rPr>
        <w:t xml:space="preserve">- Major donor EU micromanaging </w:t>
      </w:r>
      <w:r w:rsidR="006A5F4C" w:rsidRPr="00560E1A">
        <w:rPr>
          <w:b w:val="0"/>
          <w:bCs/>
          <w:szCs w:val="24"/>
        </w:rPr>
        <w:t xml:space="preserve">the overall project - </w:t>
      </w:r>
      <w:r w:rsidRPr="00560E1A">
        <w:rPr>
          <w:b w:val="0"/>
          <w:bCs/>
          <w:szCs w:val="24"/>
        </w:rPr>
        <w:t>fragile balance</w:t>
      </w:r>
      <w:r w:rsidR="006A5F4C" w:rsidRPr="00560E1A">
        <w:rPr>
          <w:b w:val="0"/>
          <w:bCs/>
          <w:szCs w:val="24"/>
        </w:rPr>
        <w:t xml:space="preserve"> between UNESCO and EU</w:t>
      </w:r>
    </w:p>
    <w:p w14:paraId="19AD5A35" w14:textId="77777777" w:rsidR="008817A6" w:rsidRPr="00560E1A" w:rsidRDefault="002C321A" w:rsidP="008817A6">
      <w:pPr>
        <w:pStyle w:val="AP-Style1"/>
        <w:numPr>
          <w:ilvl w:val="0"/>
          <w:numId w:val="0"/>
        </w:numPr>
        <w:tabs>
          <w:tab w:val="clear" w:pos="360"/>
          <w:tab w:val="left" w:pos="0"/>
        </w:tabs>
        <w:spacing w:after="0"/>
        <w:ind w:left="360"/>
        <w:rPr>
          <w:b w:val="0"/>
          <w:bCs/>
          <w:szCs w:val="24"/>
        </w:rPr>
      </w:pPr>
      <w:r w:rsidRPr="00560E1A">
        <w:rPr>
          <w:b w:val="0"/>
          <w:bCs/>
          <w:szCs w:val="24"/>
        </w:rPr>
        <w:lastRenderedPageBreak/>
        <w:t xml:space="preserve">- Recruitment of project staff Quality Assurance was taking too long and rejected by HQ. </w:t>
      </w:r>
      <w:r w:rsidR="008817A6" w:rsidRPr="00560E1A">
        <w:rPr>
          <w:b w:val="0"/>
          <w:bCs/>
          <w:szCs w:val="24"/>
        </w:rPr>
        <w:t>- With the pandemic, both project leader and assistant left Malawi and, hence, the project was abandoned.</w:t>
      </w:r>
    </w:p>
    <w:p w14:paraId="2E6EF643" w14:textId="3F679982" w:rsidR="006D1A8D" w:rsidRPr="00560E1A" w:rsidRDefault="002C321A" w:rsidP="006D1A8D">
      <w:pPr>
        <w:pStyle w:val="AP-Style1"/>
        <w:numPr>
          <w:ilvl w:val="0"/>
          <w:numId w:val="0"/>
        </w:numPr>
        <w:tabs>
          <w:tab w:val="clear" w:pos="360"/>
          <w:tab w:val="left" w:pos="0"/>
        </w:tabs>
        <w:spacing w:after="0"/>
        <w:ind w:left="360"/>
        <w:rPr>
          <w:b w:val="0"/>
          <w:bCs/>
          <w:szCs w:val="24"/>
        </w:rPr>
      </w:pPr>
      <w:r w:rsidRPr="00560E1A">
        <w:rPr>
          <w:b w:val="0"/>
          <w:bCs/>
          <w:szCs w:val="24"/>
        </w:rPr>
        <w:t>- Team Leader was imposed by the donor</w:t>
      </w:r>
      <w:r w:rsidR="006D1A8D" w:rsidRPr="00560E1A">
        <w:rPr>
          <w:b w:val="0"/>
          <w:bCs/>
          <w:szCs w:val="24"/>
        </w:rPr>
        <w:t>. - Significant implementation, posting and closure delay the STEP project in Malawi: Implementation of Skills Technical Education Programme (STEP) 549MLW1000 was severely impacted when at the onset of COVID internationally recruited project staff left Malawi. The former project manager struggled to comply with UNESCO Financial Regulations and Rules resulting in a complex reconciliation of roll-over funds and post facto approval of activities as part of the project closure exercise which is still ongoing at time of writing.</w:t>
      </w:r>
    </w:p>
    <w:p w14:paraId="4E05A255" w14:textId="77777777" w:rsidR="0058326B" w:rsidRPr="00560E1A" w:rsidRDefault="002C321A" w:rsidP="0058326B">
      <w:pPr>
        <w:pStyle w:val="AP-Style1"/>
        <w:numPr>
          <w:ilvl w:val="0"/>
          <w:numId w:val="0"/>
        </w:numPr>
        <w:tabs>
          <w:tab w:val="clear" w:pos="360"/>
          <w:tab w:val="left" w:pos="0"/>
        </w:tabs>
        <w:spacing w:after="0"/>
        <w:ind w:left="360"/>
        <w:rPr>
          <w:b w:val="0"/>
          <w:bCs/>
          <w:szCs w:val="24"/>
        </w:rPr>
      </w:pPr>
      <w:r w:rsidRPr="00560E1A">
        <w:rPr>
          <w:b w:val="0"/>
          <w:bCs/>
          <w:szCs w:val="24"/>
        </w:rPr>
        <w:t>-  Was an incompetent team manager</w:t>
      </w:r>
      <w:r w:rsidR="006A5F4C" w:rsidRPr="00560E1A">
        <w:rPr>
          <w:b w:val="0"/>
          <w:bCs/>
          <w:szCs w:val="24"/>
        </w:rPr>
        <w:t xml:space="preserve"> and </w:t>
      </w:r>
      <w:r w:rsidRPr="00560E1A">
        <w:rPr>
          <w:b w:val="0"/>
          <w:bCs/>
          <w:szCs w:val="24"/>
        </w:rPr>
        <w:t>did not follow UNESCO rules but rather ILO rules</w:t>
      </w:r>
      <w:r w:rsidR="006A5F4C" w:rsidRPr="00560E1A">
        <w:rPr>
          <w:b w:val="0"/>
          <w:bCs/>
          <w:szCs w:val="24"/>
        </w:rPr>
        <w:t>,</w:t>
      </w:r>
      <w:r w:rsidR="004D5B3D" w:rsidRPr="00560E1A">
        <w:rPr>
          <w:b w:val="0"/>
          <w:bCs/>
          <w:szCs w:val="24"/>
        </w:rPr>
        <w:t xml:space="preserve"> </w:t>
      </w:r>
      <w:r w:rsidR="002F0062" w:rsidRPr="00560E1A">
        <w:rPr>
          <w:b w:val="0"/>
          <w:bCs/>
          <w:szCs w:val="24"/>
        </w:rPr>
        <w:t>i.e.,</w:t>
      </w:r>
      <w:r w:rsidR="004D5B3D" w:rsidRPr="00560E1A">
        <w:rPr>
          <w:b w:val="0"/>
          <w:bCs/>
          <w:szCs w:val="24"/>
        </w:rPr>
        <w:t xml:space="preserve"> the team Leader organized some workshops without proper validation process where instead of waiting for PRO</w:t>
      </w:r>
      <w:r w:rsidR="0005311C" w:rsidRPr="00560E1A">
        <w:rPr>
          <w:b w:val="0"/>
          <w:bCs/>
          <w:szCs w:val="24"/>
        </w:rPr>
        <w:t>S</w:t>
      </w:r>
      <w:r w:rsidR="004D5B3D" w:rsidRPr="00560E1A">
        <w:rPr>
          <w:b w:val="0"/>
          <w:bCs/>
          <w:szCs w:val="24"/>
        </w:rPr>
        <w:t>PER payment, the balance from previous workshops were used to organize new workshop. Check FR for meetings &amp; conferences.</w:t>
      </w:r>
    </w:p>
    <w:p w14:paraId="3DA269E5" w14:textId="06E6A9BB" w:rsidR="0058326B" w:rsidRPr="00560E1A" w:rsidRDefault="0058326B" w:rsidP="0058326B">
      <w:pPr>
        <w:pStyle w:val="AP-Style1"/>
        <w:numPr>
          <w:ilvl w:val="0"/>
          <w:numId w:val="0"/>
        </w:numPr>
        <w:tabs>
          <w:tab w:val="clear" w:pos="360"/>
          <w:tab w:val="left" w:pos="0"/>
        </w:tabs>
        <w:spacing w:after="0"/>
        <w:ind w:left="360"/>
        <w:rPr>
          <w:b w:val="0"/>
          <w:bCs/>
          <w:szCs w:val="24"/>
        </w:rPr>
      </w:pPr>
      <w:r w:rsidRPr="00560E1A">
        <w:rPr>
          <w:b w:val="0"/>
          <w:bCs/>
          <w:szCs w:val="24"/>
        </w:rPr>
        <w:t>- The Office vehicle, as well as ICT equipment purchased under STEP project shall be transferred to the Ministry of Labour. This transfer of ownership shall be documented. Verify whether it was done.</w:t>
      </w:r>
    </w:p>
    <w:p w14:paraId="4D868B7F" w14:textId="04E6DA9C" w:rsidR="0058326B" w:rsidRPr="00560E1A" w:rsidRDefault="00E51F11" w:rsidP="0005311C">
      <w:pPr>
        <w:pStyle w:val="AP-Style1"/>
        <w:numPr>
          <w:ilvl w:val="0"/>
          <w:numId w:val="0"/>
        </w:numPr>
        <w:tabs>
          <w:tab w:val="clear" w:pos="360"/>
          <w:tab w:val="left" w:pos="0"/>
        </w:tabs>
        <w:spacing w:after="0"/>
        <w:ind w:left="360"/>
        <w:rPr>
          <w:b w:val="0"/>
          <w:bCs/>
          <w:szCs w:val="24"/>
        </w:rPr>
      </w:pPr>
      <w:r w:rsidRPr="00560E1A">
        <w:rPr>
          <w:b w:val="0"/>
          <w:bCs/>
          <w:szCs w:val="24"/>
        </w:rPr>
        <w:t xml:space="preserve">- </w:t>
      </w:r>
      <w:r w:rsidR="004839AB" w:rsidRPr="00560E1A">
        <w:rPr>
          <w:b w:val="0"/>
          <w:bCs/>
          <w:szCs w:val="24"/>
        </w:rPr>
        <w:t>R</w:t>
      </w:r>
      <w:r w:rsidR="00495151" w:rsidRPr="00560E1A">
        <w:rPr>
          <w:b w:val="0"/>
          <w:bCs/>
          <w:szCs w:val="24"/>
        </w:rPr>
        <w:t xml:space="preserve">emoval benefits granted to one of the former project appointment staff. The current AO raised concerns with the former AO that PO 4500420572 provided for the removal of a private motor vehicle. Project appointments are authorized to transport 1000 kgs at UNESCO’s expense and no removal of household goods is provided for. </w:t>
      </w:r>
    </w:p>
    <w:p w14:paraId="7C77E03D" w14:textId="73E0ADF2" w:rsidR="002C321A" w:rsidRPr="00560E1A" w:rsidRDefault="00D518E5" w:rsidP="00B77676">
      <w:pPr>
        <w:pStyle w:val="AP-Style1"/>
        <w:numPr>
          <w:ilvl w:val="0"/>
          <w:numId w:val="6"/>
        </w:numPr>
        <w:spacing w:after="0"/>
        <w:rPr>
          <w:b w:val="0"/>
          <w:bCs/>
          <w:szCs w:val="24"/>
        </w:rPr>
      </w:pPr>
      <w:r w:rsidRPr="00560E1A">
        <w:rPr>
          <w:b w:val="0"/>
          <w:bCs/>
          <w:szCs w:val="24"/>
        </w:rPr>
        <w:tab/>
      </w:r>
      <w:r w:rsidR="002C321A" w:rsidRPr="00560E1A">
        <w:rPr>
          <w:b w:val="0"/>
          <w:bCs/>
          <w:szCs w:val="24"/>
        </w:rPr>
        <w:t>O3</w:t>
      </w:r>
    </w:p>
    <w:p w14:paraId="61B35B33" w14:textId="77777777" w:rsidR="002C321A" w:rsidRPr="00560E1A" w:rsidRDefault="002C321A" w:rsidP="00FB66F4">
      <w:pPr>
        <w:pStyle w:val="AP-Style1"/>
        <w:numPr>
          <w:ilvl w:val="0"/>
          <w:numId w:val="0"/>
        </w:numPr>
        <w:tabs>
          <w:tab w:val="clear" w:pos="360"/>
          <w:tab w:val="left" w:pos="0"/>
        </w:tabs>
        <w:spacing w:after="0"/>
        <w:ind w:left="360"/>
        <w:rPr>
          <w:b w:val="0"/>
          <w:bCs/>
          <w:szCs w:val="24"/>
        </w:rPr>
      </w:pPr>
      <w:r w:rsidRPr="00560E1A">
        <w:rPr>
          <w:b w:val="0"/>
          <w:bCs/>
          <w:szCs w:val="24"/>
        </w:rPr>
        <w:t>- Antennas faces HR capacity problems</w:t>
      </w:r>
    </w:p>
    <w:p w14:paraId="6D968094" w14:textId="6AD33530" w:rsidR="00B66050" w:rsidRPr="00560E1A" w:rsidRDefault="00870A3E" w:rsidP="00D5501F">
      <w:pPr>
        <w:pStyle w:val="AP-Style1"/>
        <w:numPr>
          <w:ilvl w:val="0"/>
          <w:numId w:val="0"/>
        </w:numPr>
        <w:tabs>
          <w:tab w:val="clear" w:pos="360"/>
          <w:tab w:val="left" w:pos="0"/>
        </w:tabs>
        <w:spacing w:after="0"/>
        <w:ind w:left="360"/>
        <w:rPr>
          <w:b w:val="0"/>
          <w:bCs/>
          <w:szCs w:val="24"/>
        </w:rPr>
      </w:pPr>
      <w:r w:rsidRPr="00560E1A">
        <w:rPr>
          <w:b w:val="0"/>
          <w:bCs/>
          <w:szCs w:val="24"/>
        </w:rPr>
        <w:t xml:space="preserve">- </w:t>
      </w:r>
      <w:r w:rsidR="00A976AE" w:rsidRPr="00560E1A">
        <w:rPr>
          <w:b w:val="0"/>
          <w:bCs/>
          <w:szCs w:val="24"/>
        </w:rPr>
        <w:t xml:space="preserve">Social and cultural constraints around the acceptability of </w:t>
      </w:r>
      <w:ins w:id="155" w:author="Beltyukova, Anastasia" w:date="2022-06-24T16:12:00Z">
        <w:r w:rsidR="00E14E98">
          <w:rPr>
            <w:b w:val="0"/>
            <w:bCs/>
            <w:szCs w:val="24"/>
          </w:rPr>
          <w:t>comprehensive sexuality education (</w:t>
        </w:r>
      </w:ins>
      <w:commentRangeStart w:id="156"/>
      <w:r w:rsidR="00A976AE" w:rsidRPr="00560E1A">
        <w:rPr>
          <w:b w:val="0"/>
          <w:bCs/>
          <w:szCs w:val="24"/>
        </w:rPr>
        <w:t>CSE</w:t>
      </w:r>
      <w:commentRangeEnd w:id="156"/>
      <w:r w:rsidR="00C60034">
        <w:rPr>
          <w:rStyle w:val="CommentReference"/>
          <w:rFonts w:ascii="Times New Roman" w:hAnsi="Times New Roman" w:cs="Times New Roman"/>
          <w:b w:val="0"/>
          <w:lang w:val="en-US"/>
        </w:rPr>
        <w:commentReference w:id="156"/>
      </w:r>
      <w:ins w:id="157" w:author="Beltyukova, Anastasia" w:date="2022-06-24T16:12:00Z">
        <w:r w:rsidR="00E14E98">
          <w:rPr>
            <w:b w:val="0"/>
            <w:bCs/>
            <w:szCs w:val="24"/>
          </w:rPr>
          <w:t>)</w:t>
        </w:r>
      </w:ins>
      <w:r w:rsidR="00A976AE" w:rsidRPr="00560E1A">
        <w:rPr>
          <w:b w:val="0"/>
          <w:bCs/>
          <w:szCs w:val="24"/>
        </w:rPr>
        <w:t xml:space="preserve"> at community level</w:t>
      </w:r>
      <w:r w:rsidR="00B66050" w:rsidRPr="00560E1A">
        <w:rPr>
          <w:b w:val="0"/>
          <w:bCs/>
          <w:szCs w:val="24"/>
        </w:rPr>
        <w:t xml:space="preserve">. </w:t>
      </w:r>
      <w:r w:rsidR="00D5501F" w:rsidRPr="00560E1A">
        <w:rPr>
          <w:b w:val="0"/>
          <w:bCs/>
          <w:szCs w:val="24"/>
        </w:rPr>
        <w:t>Opposition to CSE, with increasing levels witnessed in countries such as Ethiopia, Ghana, Kenya, Mali, Namibia, South Africa, Uganda, and Zambia.</w:t>
      </w:r>
    </w:p>
    <w:p w14:paraId="7C10D8BD" w14:textId="0AC2C89A" w:rsidR="00B66050" w:rsidRPr="00560E1A" w:rsidRDefault="00B66050" w:rsidP="00B66050">
      <w:pPr>
        <w:pStyle w:val="AP-Style1"/>
        <w:numPr>
          <w:ilvl w:val="0"/>
          <w:numId w:val="0"/>
        </w:numPr>
        <w:tabs>
          <w:tab w:val="clear" w:pos="360"/>
          <w:tab w:val="left" w:pos="0"/>
        </w:tabs>
        <w:spacing w:after="0"/>
        <w:ind w:left="360"/>
        <w:rPr>
          <w:b w:val="0"/>
          <w:bCs/>
          <w:szCs w:val="24"/>
        </w:rPr>
      </w:pPr>
      <w:r w:rsidRPr="00560E1A">
        <w:rPr>
          <w:b w:val="0"/>
          <w:bCs/>
          <w:szCs w:val="24"/>
        </w:rPr>
        <w:t>- Absence of laws aligned to international and continental commitments notably relating to the age of consent to sexual activity and marriage, and access to comprehensive SRH services, such as contraceptive services and preventive SRH services</w:t>
      </w:r>
    </w:p>
    <w:p w14:paraId="27F45C2E" w14:textId="266421E9" w:rsidR="00DE4B87" w:rsidRPr="00560E1A" w:rsidRDefault="00DE4B87" w:rsidP="00DE4B87">
      <w:pPr>
        <w:pStyle w:val="AP-Style1"/>
        <w:numPr>
          <w:ilvl w:val="0"/>
          <w:numId w:val="0"/>
        </w:numPr>
        <w:tabs>
          <w:tab w:val="clear" w:pos="360"/>
          <w:tab w:val="left" w:pos="0"/>
        </w:tabs>
        <w:spacing w:after="0"/>
        <w:ind w:left="360"/>
        <w:rPr>
          <w:b w:val="0"/>
          <w:bCs/>
          <w:szCs w:val="24"/>
        </w:rPr>
      </w:pPr>
      <w:r w:rsidRPr="00560E1A">
        <w:rPr>
          <w:b w:val="0"/>
          <w:bCs/>
          <w:szCs w:val="24"/>
        </w:rPr>
        <w:t xml:space="preserve">- </w:t>
      </w:r>
      <w:r w:rsidR="00A976AE" w:rsidRPr="00560E1A">
        <w:rPr>
          <w:b w:val="0"/>
          <w:bCs/>
          <w:szCs w:val="24"/>
        </w:rPr>
        <w:t>Operational challenges to scale up CSE and ensure its quality delivery</w:t>
      </w:r>
      <w:r w:rsidR="00A10CC8" w:rsidRPr="00560E1A">
        <w:rPr>
          <w:b w:val="0"/>
          <w:bCs/>
          <w:szCs w:val="24"/>
        </w:rPr>
        <w:t>.</w:t>
      </w:r>
      <w:r w:rsidRPr="00560E1A">
        <w:rPr>
          <w:b w:val="0"/>
          <w:bCs/>
          <w:szCs w:val="24"/>
        </w:rPr>
        <w:t xml:space="preserve"> Challenges in the delivery of CSE through online platforms in some countries, particularly due to limited access to the internet and access to smart phones or computers by both teachers and learners,</w:t>
      </w:r>
    </w:p>
    <w:p w14:paraId="076AE386" w14:textId="2D5522BD" w:rsidR="00A976AE" w:rsidRPr="00560E1A" w:rsidRDefault="00DE4B87" w:rsidP="00FB66F4">
      <w:pPr>
        <w:pStyle w:val="AP-Style1"/>
        <w:numPr>
          <w:ilvl w:val="0"/>
          <w:numId w:val="0"/>
        </w:numPr>
        <w:tabs>
          <w:tab w:val="clear" w:pos="360"/>
          <w:tab w:val="left" w:pos="0"/>
        </w:tabs>
        <w:spacing w:after="0"/>
        <w:ind w:left="360"/>
        <w:rPr>
          <w:b w:val="0"/>
          <w:bCs/>
          <w:szCs w:val="24"/>
        </w:rPr>
      </w:pPr>
      <w:r w:rsidRPr="00560E1A">
        <w:rPr>
          <w:b w:val="0"/>
          <w:bCs/>
          <w:szCs w:val="24"/>
        </w:rPr>
        <w:t xml:space="preserve">- </w:t>
      </w:r>
      <w:r w:rsidR="00A976AE" w:rsidRPr="00560E1A">
        <w:rPr>
          <w:b w:val="0"/>
          <w:bCs/>
          <w:szCs w:val="24"/>
        </w:rPr>
        <w:t>Limited domestic funding for CSE; huge reliance on donor funding with challenges for sustainability</w:t>
      </w:r>
    </w:p>
    <w:p w14:paraId="299EC289" w14:textId="6C5B51E9" w:rsidR="00A976AE" w:rsidRPr="00560E1A" w:rsidRDefault="00DE4B87" w:rsidP="005819C9">
      <w:pPr>
        <w:pStyle w:val="AP-Style1"/>
        <w:numPr>
          <w:ilvl w:val="0"/>
          <w:numId w:val="0"/>
        </w:numPr>
        <w:tabs>
          <w:tab w:val="clear" w:pos="360"/>
          <w:tab w:val="left" w:pos="0"/>
        </w:tabs>
        <w:spacing w:after="0"/>
        <w:ind w:left="360"/>
        <w:rPr>
          <w:b w:val="0"/>
          <w:bCs/>
          <w:szCs w:val="24"/>
        </w:rPr>
      </w:pPr>
      <w:r w:rsidRPr="00560E1A">
        <w:rPr>
          <w:b w:val="0"/>
          <w:bCs/>
          <w:szCs w:val="24"/>
        </w:rPr>
        <w:lastRenderedPageBreak/>
        <w:t xml:space="preserve">- </w:t>
      </w:r>
      <w:r w:rsidR="00A976AE" w:rsidRPr="00560E1A">
        <w:rPr>
          <w:b w:val="0"/>
          <w:bCs/>
          <w:szCs w:val="24"/>
        </w:rPr>
        <w:t>COVID pandemic which negatively impacted implementation of planned activities. Overall, efforts to advance CSE and access to</w:t>
      </w:r>
      <w:ins w:id="158" w:author="Beltyukova, Anastasia" w:date="2022-06-24T16:13:00Z">
        <w:r w:rsidR="00A67CE0">
          <w:rPr>
            <w:b w:val="0"/>
            <w:bCs/>
            <w:szCs w:val="24"/>
          </w:rPr>
          <w:t xml:space="preserve"> sexual and </w:t>
        </w:r>
      </w:ins>
      <w:del w:id="159" w:author="Beltyukova, Anastasia" w:date="2022-06-24T16:14:00Z">
        <w:r w:rsidR="00A976AE" w:rsidRPr="00560E1A" w:rsidDel="001C17D1">
          <w:rPr>
            <w:b w:val="0"/>
            <w:bCs/>
            <w:szCs w:val="24"/>
          </w:rPr>
          <w:delText xml:space="preserve"> </w:delText>
        </w:r>
      </w:del>
      <w:ins w:id="160" w:author="Beltyukova, Anastasia" w:date="2022-06-24T16:13:00Z">
        <w:r w:rsidR="001C17D1" w:rsidRPr="001C17D1">
          <w:rPr>
            <w:b w:val="0"/>
            <w:bCs/>
            <w:szCs w:val="24"/>
          </w:rPr>
          <w:t>reproductive health</w:t>
        </w:r>
        <w:r w:rsidR="001C17D1" w:rsidRPr="001C17D1">
          <w:rPr>
            <w:bCs/>
            <w:szCs w:val="24"/>
          </w:rPr>
          <w:t xml:space="preserve"> </w:t>
        </w:r>
      </w:ins>
      <w:ins w:id="161" w:author="Beltyukova, Anastasia" w:date="2022-06-24T16:14:00Z">
        <w:r w:rsidR="00C73A81">
          <w:rPr>
            <w:bCs/>
            <w:szCs w:val="24"/>
          </w:rPr>
          <w:t>(</w:t>
        </w:r>
      </w:ins>
      <w:commentRangeStart w:id="162"/>
      <w:r w:rsidR="00A976AE" w:rsidRPr="00560E1A">
        <w:rPr>
          <w:b w:val="0"/>
          <w:bCs/>
          <w:szCs w:val="24"/>
        </w:rPr>
        <w:t>SRH</w:t>
      </w:r>
      <w:ins w:id="163" w:author="Beltyukova, Anastasia" w:date="2022-06-24T16:14:00Z">
        <w:r w:rsidR="00C73A81">
          <w:rPr>
            <w:b w:val="0"/>
            <w:bCs/>
            <w:szCs w:val="24"/>
          </w:rPr>
          <w:t>)</w:t>
        </w:r>
      </w:ins>
      <w:r w:rsidR="00A976AE" w:rsidRPr="00560E1A">
        <w:rPr>
          <w:b w:val="0"/>
          <w:bCs/>
          <w:szCs w:val="24"/>
        </w:rPr>
        <w:t xml:space="preserve"> services for</w:t>
      </w:r>
      <w:ins w:id="164" w:author="Beltyukova, Anastasia" w:date="2022-06-24T16:14:00Z">
        <w:r w:rsidR="005819C9">
          <w:rPr>
            <w:b w:val="0"/>
            <w:bCs/>
            <w:szCs w:val="24"/>
          </w:rPr>
          <w:t xml:space="preserve"> </w:t>
        </w:r>
        <w:r w:rsidR="005819C9" w:rsidRPr="005819C9">
          <w:rPr>
            <w:b w:val="0"/>
            <w:bCs/>
            <w:szCs w:val="24"/>
          </w:rPr>
          <w:t>adolescents and young people</w:t>
        </w:r>
      </w:ins>
      <w:r w:rsidR="00A976AE" w:rsidRPr="00560E1A">
        <w:rPr>
          <w:b w:val="0"/>
          <w:bCs/>
          <w:szCs w:val="24"/>
        </w:rPr>
        <w:t xml:space="preserve"> </w:t>
      </w:r>
      <w:ins w:id="165" w:author="Beltyukova, Anastasia" w:date="2022-06-24T16:14:00Z">
        <w:r w:rsidR="005819C9">
          <w:rPr>
            <w:b w:val="0"/>
            <w:bCs/>
            <w:szCs w:val="24"/>
          </w:rPr>
          <w:t>(</w:t>
        </w:r>
      </w:ins>
      <w:r w:rsidR="00A976AE" w:rsidRPr="00560E1A">
        <w:rPr>
          <w:b w:val="0"/>
          <w:bCs/>
          <w:szCs w:val="24"/>
        </w:rPr>
        <w:t>AYP</w:t>
      </w:r>
      <w:ins w:id="166" w:author="Beltyukova, Anastasia" w:date="2022-06-24T16:14:00Z">
        <w:r w:rsidR="005819C9">
          <w:rPr>
            <w:b w:val="0"/>
            <w:bCs/>
            <w:szCs w:val="24"/>
          </w:rPr>
          <w:t>)</w:t>
        </w:r>
      </w:ins>
      <w:r w:rsidR="00A976AE" w:rsidRPr="00560E1A">
        <w:rPr>
          <w:b w:val="0"/>
          <w:bCs/>
          <w:szCs w:val="24"/>
        </w:rPr>
        <w:t xml:space="preserve"> </w:t>
      </w:r>
      <w:commentRangeEnd w:id="162"/>
      <w:r w:rsidR="00162797">
        <w:rPr>
          <w:rStyle w:val="CommentReference"/>
          <w:rFonts w:ascii="Times New Roman" w:hAnsi="Times New Roman" w:cs="Times New Roman"/>
          <w:b w:val="0"/>
          <w:lang w:val="en-US"/>
        </w:rPr>
        <w:commentReference w:id="162"/>
      </w:r>
      <w:r w:rsidR="00A976AE" w:rsidRPr="00560E1A">
        <w:rPr>
          <w:b w:val="0"/>
          <w:bCs/>
          <w:szCs w:val="24"/>
        </w:rPr>
        <w:t>were generally undermined at the beginning of the pandemic due to school closures and lockdowns more broadly in countries.</w:t>
      </w:r>
    </w:p>
    <w:p w14:paraId="088E23C0" w14:textId="0EC69B63" w:rsidR="00A976AE" w:rsidRPr="00560E1A" w:rsidRDefault="00DE4B87" w:rsidP="00AF1C4E">
      <w:pPr>
        <w:pStyle w:val="AP-Style1"/>
        <w:numPr>
          <w:ilvl w:val="0"/>
          <w:numId w:val="0"/>
        </w:numPr>
        <w:tabs>
          <w:tab w:val="clear" w:pos="360"/>
          <w:tab w:val="left" w:pos="0"/>
        </w:tabs>
        <w:spacing w:after="0"/>
        <w:ind w:left="360"/>
        <w:rPr>
          <w:b w:val="0"/>
          <w:bCs/>
          <w:szCs w:val="24"/>
        </w:rPr>
      </w:pPr>
      <w:r w:rsidRPr="00560E1A">
        <w:rPr>
          <w:b w:val="0"/>
          <w:bCs/>
          <w:szCs w:val="24"/>
        </w:rPr>
        <w:t xml:space="preserve">- </w:t>
      </w:r>
      <w:r w:rsidR="00A976AE" w:rsidRPr="00560E1A">
        <w:rPr>
          <w:b w:val="0"/>
          <w:bCs/>
          <w:szCs w:val="24"/>
        </w:rPr>
        <w:t>Shortage of staff implementing the programme in some countries</w:t>
      </w:r>
      <w:r w:rsidR="002371FE" w:rsidRPr="00560E1A">
        <w:rPr>
          <w:b w:val="0"/>
          <w:bCs/>
          <w:szCs w:val="24"/>
        </w:rPr>
        <w:t xml:space="preserve"> due to d</w:t>
      </w:r>
      <w:r w:rsidR="00A976AE" w:rsidRPr="00560E1A">
        <w:rPr>
          <w:b w:val="0"/>
          <w:bCs/>
          <w:szCs w:val="24"/>
        </w:rPr>
        <w:t>elays with staff recruitments (HRM)</w:t>
      </w:r>
    </w:p>
    <w:p w14:paraId="2465C6C2" w14:textId="1C5513E7" w:rsidR="000755E6" w:rsidRPr="00560E1A" w:rsidRDefault="000755E6" w:rsidP="000755E6">
      <w:pPr>
        <w:pStyle w:val="AP-Style1"/>
        <w:numPr>
          <w:ilvl w:val="0"/>
          <w:numId w:val="0"/>
        </w:numPr>
        <w:tabs>
          <w:tab w:val="clear" w:pos="360"/>
          <w:tab w:val="left" w:pos="0"/>
        </w:tabs>
        <w:spacing w:after="0"/>
        <w:ind w:left="360"/>
        <w:rPr>
          <w:b w:val="0"/>
          <w:bCs/>
          <w:szCs w:val="24"/>
        </w:rPr>
      </w:pPr>
      <w:r w:rsidRPr="00560E1A">
        <w:rPr>
          <w:b w:val="0"/>
          <w:bCs/>
          <w:szCs w:val="24"/>
        </w:rPr>
        <w:t>- 501RAF1001, O3 Plus financed by Swiss: SDC has strict co-financing requirement where UNESCO’s parallel funding shall be equal to 50-50 and in this case, besides UNESCO’s parallel funding, the 3rd party in-kind contribution is also involved. How was it done?</w:t>
      </w:r>
    </w:p>
    <w:p w14:paraId="046CBC5B" w14:textId="23F0F2E2" w:rsidR="002C321A" w:rsidRPr="00560E1A" w:rsidRDefault="002C321A" w:rsidP="006414EA">
      <w:pPr>
        <w:pStyle w:val="AP-Style1"/>
        <w:numPr>
          <w:ilvl w:val="0"/>
          <w:numId w:val="6"/>
        </w:numPr>
        <w:spacing w:after="0"/>
        <w:rPr>
          <w:b w:val="0"/>
          <w:bCs/>
          <w:szCs w:val="24"/>
        </w:rPr>
      </w:pPr>
      <w:r w:rsidRPr="00560E1A">
        <w:rPr>
          <w:b w:val="0"/>
          <w:bCs/>
          <w:szCs w:val="24"/>
        </w:rPr>
        <w:t>CLT Regional Project "Culture, Public Spaces and Sustainable Cities" discontinued by the Donor (Flanders)</w:t>
      </w:r>
    </w:p>
    <w:p w14:paraId="5A8296D8" w14:textId="4782A20F" w:rsidR="002C321A" w:rsidRPr="00560E1A" w:rsidRDefault="002C321A" w:rsidP="003E5DFE">
      <w:pPr>
        <w:pStyle w:val="AP-Style1"/>
        <w:numPr>
          <w:ilvl w:val="0"/>
          <w:numId w:val="0"/>
        </w:numPr>
        <w:tabs>
          <w:tab w:val="clear" w:pos="360"/>
          <w:tab w:val="left" w:pos="0"/>
        </w:tabs>
        <w:spacing w:after="0"/>
        <w:ind w:left="360"/>
        <w:rPr>
          <w:b w:val="0"/>
          <w:bCs/>
          <w:szCs w:val="24"/>
        </w:rPr>
      </w:pPr>
      <w:r w:rsidRPr="00560E1A">
        <w:rPr>
          <w:b w:val="0"/>
          <w:bCs/>
          <w:szCs w:val="24"/>
        </w:rPr>
        <w:t xml:space="preserve">- The project budget was $US250,000 and the project had a geographical focus of southern Africa: Zimbabwe and South Africa ($US125,687) and a Global focus ($US142,312). The project was to be implemented between January 2019 and the end of January 2020. </w:t>
      </w:r>
    </w:p>
    <w:p w14:paraId="5EE1C79D" w14:textId="3313D7C7" w:rsidR="002C321A" w:rsidRPr="00560E1A" w:rsidRDefault="002C321A" w:rsidP="003E5DFE">
      <w:pPr>
        <w:pStyle w:val="AP-Style1"/>
        <w:numPr>
          <w:ilvl w:val="0"/>
          <w:numId w:val="0"/>
        </w:numPr>
        <w:tabs>
          <w:tab w:val="clear" w:pos="360"/>
          <w:tab w:val="left" w:pos="0"/>
        </w:tabs>
        <w:spacing w:after="0"/>
        <w:ind w:left="360"/>
        <w:rPr>
          <w:b w:val="0"/>
          <w:bCs/>
          <w:szCs w:val="24"/>
        </w:rPr>
      </w:pPr>
      <w:r w:rsidRPr="00560E1A">
        <w:rPr>
          <w:b w:val="0"/>
          <w:bCs/>
          <w:szCs w:val="24"/>
        </w:rPr>
        <w:t xml:space="preserve">- Changes to the UNESCO staff in the Harare Office and a restructuring of the Culture Sector may have contributed to this delay in commissioning of the study and the delay was exacerbated by difficulties in identifying experts willing to complete the study. As a </w:t>
      </w:r>
      <w:proofErr w:type="gramStart"/>
      <w:r w:rsidRPr="00560E1A">
        <w:rPr>
          <w:b w:val="0"/>
          <w:bCs/>
          <w:szCs w:val="24"/>
        </w:rPr>
        <w:t>result</w:t>
      </w:r>
      <w:proofErr w:type="gramEnd"/>
      <w:r w:rsidRPr="00560E1A">
        <w:rPr>
          <w:b w:val="0"/>
          <w:bCs/>
          <w:szCs w:val="24"/>
        </w:rPr>
        <w:t xml:space="preserve"> the Donor decided to discontinue the project.</w:t>
      </w:r>
    </w:p>
    <w:p w14:paraId="72BC458A" w14:textId="77777777" w:rsidR="006A0777" w:rsidRPr="00560E1A" w:rsidRDefault="000A2C2B" w:rsidP="00461527">
      <w:pPr>
        <w:pStyle w:val="AP-Style1"/>
        <w:numPr>
          <w:ilvl w:val="0"/>
          <w:numId w:val="6"/>
        </w:numPr>
        <w:spacing w:after="0"/>
        <w:rPr>
          <w:b w:val="0"/>
          <w:bCs/>
          <w:szCs w:val="24"/>
        </w:rPr>
      </w:pPr>
      <w:r w:rsidRPr="00560E1A">
        <w:rPr>
          <w:szCs w:val="24"/>
        </w:rPr>
        <w:t>SHS projects:</w:t>
      </w:r>
      <w:r w:rsidRPr="00560E1A">
        <w:rPr>
          <w:b w:val="0"/>
          <w:bCs/>
          <w:szCs w:val="24"/>
        </w:rPr>
        <w:t xml:space="preserve"> </w:t>
      </w:r>
      <w:r w:rsidR="00B12C4E" w:rsidRPr="00560E1A">
        <w:rPr>
          <w:b w:val="0"/>
          <w:bCs/>
          <w:szCs w:val="24"/>
        </w:rPr>
        <w:t>The two main challenges:</w:t>
      </w:r>
    </w:p>
    <w:p w14:paraId="5454299A" w14:textId="77777777" w:rsidR="006A0777" w:rsidRPr="00560E1A" w:rsidRDefault="000A2C2B" w:rsidP="00E76577">
      <w:pPr>
        <w:pStyle w:val="AP-Style1"/>
        <w:numPr>
          <w:ilvl w:val="0"/>
          <w:numId w:val="21"/>
        </w:numPr>
        <w:tabs>
          <w:tab w:val="clear" w:pos="360"/>
          <w:tab w:val="left" w:pos="0"/>
        </w:tabs>
        <w:spacing w:after="0"/>
        <w:rPr>
          <w:b w:val="0"/>
          <w:bCs/>
          <w:szCs w:val="24"/>
        </w:rPr>
      </w:pPr>
      <w:r w:rsidRPr="00560E1A">
        <w:rPr>
          <w:b w:val="0"/>
          <w:bCs/>
          <w:szCs w:val="24"/>
        </w:rPr>
        <w:t>Lack of staff</w:t>
      </w:r>
      <w:r w:rsidR="006A0777" w:rsidRPr="00560E1A">
        <w:rPr>
          <w:b w:val="0"/>
          <w:bCs/>
          <w:szCs w:val="24"/>
        </w:rPr>
        <w:t xml:space="preserve">. SHS never has capacity in the Field and implements as one person the whole programme incl. </w:t>
      </w:r>
      <w:proofErr w:type="spellStart"/>
      <w:r w:rsidR="006A0777" w:rsidRPr="00560E1A">
        <w:rPr>
          <w:b w:val="0"/>
          <w:bCs/>
          <w:szCs w:val="24"/>
        </w:rPr>
        <w:t>ExB</w:t>
      </w:r>
      <w:proofErr w:type="spellEnd"/>
      <w:r w:rsidR="006A0777" w:rsidRPr="00560E1A">
        <w:rPr>
          <w:b w:val="0"/>
          <w:bCs/>
          <w:szCs w:val="24"/>
        </w:rPr>
        <w:t xml:space="preserve"> and RP. For the first time, Harare was able to create a NOA position for the next 2 years – project appointment. Overall, there are 6 people, incl. 2 interns from the University for 1 year. From 1st of June, a sponsored Chinese expert will join the team.</w:t>
      </w:r>
    </w:p>
    <w:p w14:paraId="05998A08" w14:textId="7D50472E" w:rsidR="000A2C2B" w:rsidRPr="00560E1A" w:rsidRDefault="000A2C2B" w:rsidP="00E76577">
      <w:pPr>
        <w:pStyle w:val="AP-Style1"/>
        <w:numPr>
          <w:ilvl w:val="0"/>
          <w:numId w:val="21"/>
        </w:numPr>
        <w:tabs>
          <w:tab w:val="clear" w:pos="360"/>
          <w:tab w:val="left" w:pos="0"/>
        </w:tabs>
        <w:spacing w:after="0"/>
        <w:rPr>
          <w:b w:val="0"/>
          <w:bCs/>
          <w:szCs w:val="24"/>
        </w:rPr>
      </w:pPr>
      <w:r w:rsidRPr="00560E1A">
        <w:rPr>
          <w:b w:val="0"/>
          <w:bCs/>
          <w:szCs w:val="24"/>
        </w:rPr>
        <w:t xml:space="preserve">Difficulty to become regional since there is no staff in other 9 countries under Harare Office. Activities are primarily based in Zimbabwe. For instance, Zambian gov requested the review of their youth policy, however, there is a staffing challenge. </w:t>
      </w:r>
      <w:r w:rsidR="006A0777" w:rsidRPr="00560E1A">
        <w:rPr>
          <w:b w:val="0"/>
          <w:bCs/>
          <w:szCs w:val="24"/>
        </w:rPr>
        <w:t>T</w:t>
      </w:r>
      <w:r w:rsidRPr="00560E1A">
        <w:rPr>
          <w:b w:val="0"/>
          <w:bCs/>
          <w:szCs w:val="24"/>
        </w:rPr>
        <w:t xml:space="preserve">emporary O3 teams support SHS in Zambia (backstopping). They will eventually need more support. </w:t>
      </w:r>
    </w:p>
    <w:p w14:paraId="33CA0797" w14:textId="706613B2" w:rsidR="00213CDD" w:rsidRPr="00560E1A" w:rsidRDefault="00D52557" w:rsidP="002C321A">
      <w:pPr>
        <w:pStyle w:val="AP-Style1"/>
        <w:numPr>
          <w:ilvl w:val="0"/>
          <w:numId w:val="0"/>
        </w:numPr>
        <w:tabs>
          <w:tab w:val="clear" w:pos="360"/>
          <w:tab w:val="left" w:pos="0"/>
        </w:tabs>
        <w:spacing w:after="0"/>
        <w:rPr>
          <w:szCs w:val="24"/>
        </w:rPr>
      </w:pPr>
      <w:r w:rsidRPr="00560E1A">
        <w:rPr>
          <w:szCs w:val="24"/>
        </w:rPr>
        <w:t>Human resources</w:t>
      </w:r>
    </w:p>
    <w:p w14:paraId="79A95639" w14:textId="28D45EEE" w:rsidR="00D52557" w:rsidRPr="00560E1A" w:rsidRDefault="00D52557" w:rsidP="00AE5141">
      <w:pPr>
        <w:pStyle w:val="AP-Style1"/>
        <w:numPr>
          <w:ilvl w:val="0"/>
          <w:numId w:val="6"/>
        </w:numPr>
        <w:spacing w:after="0"/>
        <w:rPr>
          <w:b w:val="0"/>
          <w:bCs/>
          <w:szCs w:val="24"/>
        </w:rPr>
      </w:pPr>
      <w:commentRangeStart w:id="167"/>
      <w:r w:rsidRPr="00560E1A">
        <w:rPr>
          <w:b w:val="0"/>
          <w:bCs/>
          <w:szCs w:val="24"/>
        </w:rPr>
        <w:t>Survey findings</w:t>
      </w:r>
      <w:ins w:id="168" w:author="Beltyukova, Anastasia" w:date="2022-06-24T16:15:00Z">
        <w:r w:rsidR="00146983">
          <w:rPr>
            <w:b w:val="0"/>
            <w:bCs/>
            <w:szCs w:val="24"/>
          </w:rPr>
          <w:t xml:space="preserve"> (</w:t>
        </w:r>
        <w:r w:rsidR="0066159B">
          <w:rPr>
            <w:b w:val="0"/>
            <w:bCs/>
            <w:szCs w:val="24"/>
          </w:rPr>
          <w:t xml:space="preserve">43% </w:t>
        </w:r>
        <w:r w:rsidR="00CF1D56">
          <w:rPr>
            <w:b w:val="0"/>
            <w:bCs/>
            <w:szCs w:val="24"/>
          </w:rPr>
          <w:t>response rat</w:t>
        </w:r>
      </w:ins>
      <w:ins w:id="169" w:author="Beltyukova, Anastasia" w:date="2022-06-24T16:16:00Z">
        <w:r w:rsidR="00CF1D56">
          <w:rPr>
            <w:b w:val="0"/>
            <w:bCs/>
            <w:szCs w:val="24"/>
          </w:rPr>
          <w:t xml:space="preserve">e, 47 out of 109 </w:t>
        </w:r>
        <w:r w:rsidR="000B092B">
          <w:rPr>
            <w:b w:val="0"/>
            <w:bCs/>
            <w:szCs w:val="24"/>
          </w:rPr>
          <w:t>employees replied)</w:t>
        </w:r>
      </w:ins>
      <w:r w:rsidRPr="00560E1A">
        <w:rPr>
          <w:b w:val="0"/>
          <w:bCs/>
          <w:szCs w:val="24"/>
        </w:rPr>
        <w:t xml:space="preserve">: </w:t>
      </w:r>
      <w:commentRangeEnd w:id="167"/>
      <w:r w:rsidR="00A909E0">
        <w:rPr>
          <w:rStyle w:val="CommentReference"/>
          <w:rFonts w:ascii="Times New Roman" w:hAnsi="Times New Roman" w:cs="Times New Roman"/>
          <w:b w:val="0"/>
          <w:lang w:val="en-US"/>
        </w:rPr>
        <w:commentReference w:id="167"/>
      </w:r>
    </w:p>
    <w:p w14:paraId="2E9C8F3F" w14:textId="688CDA2F" w:rsidR="00D624C2" w:rsidRPr="00560E1A" w:rsidRDefault="007A58D9" w:rsidP="00E76577">
      <w:pPr>
        <w:pStyle w:val="AP-Style1"/>
        <w:numPr>
          <w:ilvl w:val="0"/>
          <w:numId w:val="20"/>
        </w:numPr>
        <w:tabs>
          <w:tab w:val="left" w:pos="0"/>
        </w:tabs>
        <w:spacing w:after="0"/>
        <w:rPr>
          <w:b w:val="0"/>
          <w:bCs/>
          <w:szCs w:val="24"/>
        </w:rPr>
      </w:pPr>
      <w:r w:rsidRPr="00560E1A">
        <w:rPr>
          <w:noProof/>
        </w:rPr>
        <w:lastRenderedPageBreak/>
        <w:drawing>
          <wp:anchor distT="0" distB="0" distL="114300" distR="114300" simplePos="0" relativeHeight="251658243" behindDoc="0" locked="0" layoutInCell="1" allowOverlap="1" wp14:anchorId="234F2B5D" wp14:editId="25C01476">
            <wp:simplePos x="0" y="0"/>
            <wp:positionH relativeFrom="margin">
              <wp:align>center</wp:align>
            </wp:positionH>
            <wp:positionV relativeFrom="paragraph">
              <wp:posOffset>365504</wp:posOffset>
            </wp:positionV>
            <wp:extent cx="5715000" cy="145859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15000" cy="1458595"/>
                    </a:xfrm>
                    <a:prstGeom prst="rect">
                      <a:avLst/>
                    </a:prstGeom>
                  </pic:spPr>
                </pic:pic>
              </a:graphicData>
            </a:graphic>
            <wp14:sizeRelV relativeFrom="margin">
              <wp14:pctHeight>0</wp14:pctHeight>
            </wp14:sizeRelV>
          </wp:anchor>
        </w:drawing>
      </w:r>
      <w:r w:rsidRPr="00560E1A">
        <w:rPr>
          <w:b w:val="0"/>
          <w:bCs/>
          <w:szCs w:val="24"/>
        </w:rPr>
        <w:t xml:space="preserve">Overall, Harare staff are </w:t>
      </w:r>
      <w:r w:rsidR="005C5B3D" w:rsidRPr="00560E1A">
        <w:rPr>
          <w:b w:val="0"/>
          <w:bCs/>
          <w:szCs w:val="24"/>
        </w:rPr>
        <w:t xml:space="preserve">happy </w:t>
      </w:r>
      <w:del w:id="170" w:author="Soriano, Carles" w:date="2022-06-24T12:04:00Z">
        <w:r w:rsidR="005C5B3D" w:rsidRPr="00560E1A">
          <w:rPr>
            <w:b w:val="0"/>
            <w:bCs/>
            <w:szCs w:val="24"/>
          </w:rPr>
          <w:delText xml:space="preserve">are </w:delText>
        </w:r>
      </w:del>
      <w:ins w:id="171" w:author="Soriano, Carles" w:date="2022-06-24T12:04:00Z">
        <w:r w:rsidR="00544BB6">
          <w:rPr>
            <w:b w:val="0"/>
            <w:bCs/>
            <w:szCs w:val="24"/>
          </w:rPr>
          <w:t>and</w:t>
        </w:r>
        <w:r w:rsidR="00544BB6" w:rsidRPr="00560E1A">
          <w:rPr>
            <w:b w:val="0"/>
            <w:bCs/>
            <w:szCs w:val="24"/>
          </w:rPr>
          <w:t xml:space="preserve"> </w:t>
        </w:r>
      </w:ins>
      <w:r w:rsidR="005C5B3D" w:rsidRPr="00560E1A">
        <w:rPr>
          <w:b w:val="0"/>
          <w:bCs/>
          <w:szCs w:val="24"/>
        </w:rPr>
        <w:t>proud to be part of UNESCO (70%).</w:t>
      </w:r>
    </w:p>
    <w:p w14:paraId="5CF1E5F8" w14:textId="37BB0A92" w:rsidR="007A434C" w:rsidRPr="00560E1A" w:rsidRDefault="007A434C" w:rsidP="00E76577">
      <w:pPr>
        <w:pStyle w:val="AP-Style1"/>
        <w:numPr>
          <w:ilvl w:val="0"/>
          <w:numId w:val="20"/>
        </w:numPr>
        <w:tabs>
          <w:tab w:val="left" w:pos="0"/>
        </w:tabs>
        <w:spacing w:after="0"/>
        <w:rPr>
          <w:b w:val="0"/>
          <w:bCs/>
          <w:szCs w:val="24"/>
        </w:rPr>
      </w:pPr>
      <w:r w:rsidRPr="00560E1A">
        <w:rPr>
          <w:b w:val="0"/>
          <w:bCs/>
          <w:szCs w:val="24"/>
        </w:rPr>
        <w:t xml:space="preserve">Overall, </w:t>
      </w:r>
      <w:r w:rsidR="00C03FDA" w:rsidRPr="00560E1A">
        <w:rPr>
          <w:b w:val="0"/>
          <w:bCs/>
          <w:szCs w:val="24"/>
        </w:rPr>
        <w:t xml:space="preserve">staff positively assessed </w:t>
      </w:r>
      <w:r w:rsidR="00A025C2" w:rsidRPr="00560E1A">
        <w:rPr>
          <w:b w:val="0"/>
          <w:bCs/>
          <w:szCs w:val="24"/>
        </w:rPr>
        <w:t>their managers.</w:t>
      </w:r>
    </w:p>
    <w:p w14:paraId="2991BE08" w14:textId="4CE95A8D" w:rsidR="00C03FDA" w:rsidRPr="00560E1A" w:rsidRDefault="00C03FDA" w:rsidP="00C03FDA">
      <w:pPr>
        <w:pStyle w:val="AP-Style1"/>
        <w:numPr>
          <w:ilvl w:val="0"/>
          <w:numId w:val="0"/>
        </w:numPr>
        <w:tabs>
          <w:tab w:val="left" w:pos="0"/>
        </w:tabs>
        <w:spacing w:after="0"/>
        <w:ind w:left="720"/>
        <w:rPr>
          <w:b w:val="0"/>
          <w:bCs/>
          <w:szCs w:val="24"/>
        </w:rPr>
      </w:pPr>
      <w:r w:rsidRPr="00560E1A">
        <w:rPr>
          <w:noProof/>
        </w:rPr>
        <w:drawing>
          <wp:inline distT="0" distB="0" distL="0" distR="0" wp14:anchorId="2F43C198" wp14:editId="59C62288">
            <wp:extent cx="4012442" cy="2867113"/>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5948" cy="2876764"/>
                    </a:xfrm>
                    <a:prstGeom prst="rect">
                      <a:avLst/>
                    </a:prstGeom>
                  </pic:spPr>
                </pic:pic>
              </a:graphicData>
            </a:graphic>
          </wp:inline>
        </w:drawing>
      </w:r>
    </w:p>
    <w:p w14:paraId="1456BA8D" w14:textId="6257CA1F" w:rsidR="00155FAA" w:rsidRPr="00560E1A" w:rsidRDefault="00F2178C" w:rsidP="00E76577">
      <w:pPr>
        <w:pStyle w:val="AP-Style1"/>
        <w:numPr>
          <w:ilvl w:val="0"/>
          <w:numId w:val="20"/>
        </w:numPr>
        <w:tabs>
          <w:tab w:val="left" w:pos="0"/>
        </w:tabs>
        <w:spacing w:after="0"/>
        <w:rPr>
          <w:b w:val="0"/>
          <w:bCs/>
          <w:szCs w:val="24"/>
        </w:rPr>
      </w:pPr>
      <w:r w:rsidRPr="00560E1A">
        <w:rPr>
          <w:b w:val="0"/>
          <w:bCs/>
          <w:szCs w:val="24"/>
        </w:rPr>
        <w:t>Three persons stated that they observed fraud</w:t>
      </w:r>
      <w:r w:rsidR="00155FAA" w:rsidRPr="00560E1A">
        <w:rPr>
          <w:b w:val="0"/>
          <w:bCs/>
          <w:szCs w:val="24"/>
        </w:rPr>
        <w:t>. The details are below:</w:t>
      </w:r>
    </w:p>
    <w:p w14:paraId="24505F9B" w14:textId="65722D01" w:rsidR="00155FAA" w:rsidRPr="00560E1A" w:rsidRDefault="00155FAA" w:rsidP="00155FAA">
      <w:pPr>
        <w:pStyle w:val="ListParagraph"/>
        <w:rPr>
          <w:b/>
          <w:bCs/>
          <w:szCs w:val="24"/>
        </w:rPr>
      </w:pPr>
      <w:r w:rsidRPr="00560E1A">
        <w:rPr>
          <w:noProof/>
        </w:rPr>
        <w:drawing>
          <wp:inline distT="0" distB="0" distL="0" distR="0" wp14:anchorId="68355B60" wp14:editId="0B7E73DB">
            <wp:extent cx="5715000" cy="1525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1525905"/>
                    </a:xfrm>
                    <a:prstGeom prst="rect">
                      <a:avLst/>
                    </a:prstGeom>
                  </pic:spPr>
                </pic:pic>
              </a:graphicData>
            </a:graphic>
          </wp:inline>
        </w:drawing>
      </w:r>
    </w:p>
    <w:p w14:paraId="6C8C4324" w14:textId="0E844210" w:rsidR="00FA515E" w:rsidRPr="00560E1A" w:rsidRDefault="00FA515E" w:rsidP="00155FAA">
      <w:pPr>
        <w:pStyle w:val="ListParagraph"/>
        <w:rPr>
          <w:b/>
          <w:bCs/>
          <w:szCs w:val="24"/>
        </w:rPr>
      </w:pPr>
      <w:r w:rsidRPr="00560E1A">
        <w:rPr>
          <w:noProof/>
        </w:rPr>
        <w:drawing>
          <wp:inline distT="0" distB="0" distL="0" distR="0" wp14:anchorId="02E70AAD" wp14:editId="6272AF9B">
            <wp:extent cx="5715000" cy="6972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000" cy="697230"/>
                    </a:xfrm>
                    <a:prstGeom prst="rect">
                      <a:avLst/>
                    </a:prstGeom>
                  </pic:spPr>
                </pic:pic>
              </a:graphicData>
            </a:graphic>
          </wp:inline>
        </w:drawing>
      </w:r>
    </w:p>
    <w:p w14:paraId="09840CE5" w14:textId="442E4890" w:rsidR="00FF41AF" w:rsidRPr="00FF41AF" w:rsidRDefault="005D6090" w:rsidP="00FF41AF">
      <w:pPr>
        <w:pStyle w:val="AP-Style1"/>
        <w:numPr>
          <w:ilvl w:val="0"/>
          <w:numId w:val="0"/>
        </w:numPr>
        <w:spacing w:after="0"/>
        <w:ind w:left="360"/>
        <w:rPr>
          <w:bCs/>
          <w:szCs w:val="24"/>
        </w:rPr>
      </w:pPr>
      <w:r>
        <w:rPr>
          <w:noProof/>
        </w:rPr>
        <w:lastRenderedPageBreak/>
        <w:drawing>
          <wp:inline distT="0" distB="0" distL="0" distR="0" wp14:anchorId="3EA290E8" wp14:editId="5165D94C">
            <wp:extent cx="5715000" cy="2586355"/>
            <wp:effectExtent l="0" t="0" r="0" b="4445"/>
            <wp:docPr id="1407025199" name="Picture 140702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5000" cy="2586355"/>
                    </a:xfrm>
                    <a:prstGeom prst="rect">
                      <a:avLst/>
                    </a:prstGeom>
                  </pic:spPr>
                </pic:pic>
              </a:graphicData>
            </a:graphic>
          </wp:inline>
        </w:drawing>
      </w:r>
    </w:p>
    <w:p w14:paraId="008D7FBD" w14:textId="3731B89C" w:rsidR="00905447" w:rsidRPr="00560E1A" w:rsidRDefault="00DC03AF" w:rsidP="00905447">
      <w:pPr>
        <w:pStyle w:val="AP-Style1"/>
        <w:numPr>
          <w:ilvl w:val="0"/>
          <w:numId w:val="6"/>
        </w:numPr>
        <w:spacing w:after="0"/>
        <w:rPr>
          <w:bCs/>
          <w:szCs w:val="24"/>
        </w:rPr>
      </w:pPr>
      <w:r w:rsidRPr="00560E1A">
        <w:rPr>
          <w:b w:val="0"/>
          <w:bCs/>
          <w:szCs w:val="24"/>
        </w:rPr>
        <w:t>Fraud and moral harassment related o</w:t>
      </w:r>
      <w:r w:rsidR="00104590" w:rsidRPr="00560E1A">
        <w:rPr>
          <w:b w:val="0"/>
          <w:bCs/>
          <w:szCs w:val="24"/>
        </w:rPr>
        <w:t>bservations</w:t>
      </w:r>
      <w:r w:rsidR="00905447" w:rsidRPr="00560E1A">
        <w:rPr>
          <w:b w:val="0"/>
          <w:bCs/>
          <w:szCs w:val="24"/>
        </w:rPr>
        <w:t xml:space="preserve"> </w:t>
      </w:r>
    </w:p>
    <w:p w14:paraId="705DD319" w14:textId="08ECA94B" w:rsidR="00D52557" w:rsidRPr="00560E1A" w:rsidRDefault="00D52557" w:rsidP="00E76577">
      <w:pPr>
        <w:pStyle w:val="AP-Style1"/>
        <w:numPr>
          <w:ilvl w:val="0"/>
          <w:numId w:val="20"/>
        </w:numPr>
        <w:tabs>
          <w:tab w:val="left" w:pos="0"/>
        </w:tabs>
        <w:spacing w:after="0"/>
        <w:rPr>
          <w:b w:val="0"/>
          <w:bCs/>
          <w:szCs w:val="24"/>
        </w:rPr>
      </w:pPr>
      <w:r w:rsidRPr="00560E1A">
        <w:rPr>
          <w:b w:val="0"/>
          <w:bCs/>
          <w:szCs w:val="24"/>
        </w:rPr>
        <w:t xml:space="preserve">Staff being morally harassed by </w:t>
      </w:r>
      <w:r w:rsidR="00FA515E" w:rsidRPr="00560E1A">
        <w:rPr>
          <w:b w:val="0"/>
          <w:bCs/>
          <w:szCs w:val="24"/>
        </w:rPr>
        <w:t>ED head who retired in May 2022.</w:t>
      </w:r>
    </w:p>
    <w:p w14:paraId="0A41D5A2" w14:textId="1696B62A" w:rsidR="002C1BB6" w:rsidRPr="00560E1A" w:rsidRDefault="002C1BB6" w:rsidP="00E76577">
      <w:pPr>
        <w:pStyle w:val="AP-Style1"/>
        <w:numPr>
          <w:ilvl w:val="0"/>
          <w:numId w:val="20"/>
        </w:numPr>
        <w:tabs>
          <w:tab w:val="left" w:pos="0"/>
        </w:tabs>
        <w:spacing w:after="0"/>
        <w:rPr>
          <w:b w:val="0"/>
          <w:bCs/>
          <w:szCs w:val="24"/>
        </w:rPr>
      </w:pPr>
      <w:r w:rsidRPr="00560E1A">
        <w:rPr>
          <w:b w:val="0"/>
          <w:bCs/>
          <w:szCs w:val="24"/>
        </w:rPr>
        <w:t>It would be important to clearly demonstrate how cases previously reported to IOS have been handled to improve confidence in the system. Fear keeps many from not taking any action.</w:t>
      </w:r>
    </w:p>
    <w:p w14:paraId="1BA2CEC3" w14:textId="15782F65" w:rsidR="00A60D87" w:rsidRPr="00560E1A" w:rsidRDefault="00A60D87" w:rsidP="00E76577">
      <w:pPr>
        <w:pStyle w:val="AP-Style1"/>
        <w:numPr>
          <w:ilvl w:val="0"/>
          <w:numId w:val="20"/>
        </w:numPr>
        <w:tabs>
          <w:tab w:val="left" w:pos="0"/>
        </w:tabs>
        <w:spacing w:after="0"/>
        <w:rPr>
          <w:b w:val="0"/>
          <w:bCs/>
          <w:szCs w:val="24"/>
        </w:rPr>
      </w:pPr>
      <w:r w:rsidRPr="00560E1A">
        <w:rPr>
          <w:b w:val="0"/>
          <w:bCs/>
          <w:szCs w:val="24"/>
        </w:rPr>
        <w:t>It is easy to hide corruption. There have been historical fraud issues and the</w:t>
      </w:r>
      <w:ins w:id="172" w:author="Soriano, Carles" w:date="2022-06-24T12:05:00Z">
        <w:r w:rsidR="00540CDB">
          <w:rPr>
            <w:b w:val="0"/>
            <w:bCs/>
            <w:szCs w:val="24"/>
          </w:rPr>
          <w:t>re</w:t>
        </w:r>
      </w:ins>
      <w:r w:rsidRPr="00560E1A">
        <w:rPr>
          <w:b w:val="0"/>
          <w:bCs/>
          <w:szCs w:val="24"/>
        </w:rPr>
        <w:t xml:space="preserve"> are still there. </w:t>
      </w:r>
      <w:proofErr w:type="gramStart"/>
      <w:r w:rsidRPr="00560E1A">
        <w:rPr>
          <w:b w:val="0"/>
          <w:bCs/>
          <w:szCs w:val="24"/>
        </w:rPr>
        <w:t>So</w:t>
      </w:r>
      <w:proofErr w:type="gramEnd"/>
      <w:r w:rsidRPr="00560E1A">
        <w:rPr>
          <w:b w:val="0"/>
          <w:bCs/>
          <w:szCs w:val="24"/>
        </w:rPr>
        <w:t xml:space="preserve"> it really doesn’t matter to raise them.</w:t>
      </w:r>
    </w:p>
    <w:p w14:paraId="3EF4D8D4" w14:textId="388B42B0" w:rsidR="008A15AF" w:rsidRPr="00560E1A" w:rsidRDefault="008A15AF" w:rsidP="008A15AF">
      <w:pPr>
        <w:pStyle w:val="AP-Style1"/>
        <w:numPr>
          <w:ilvl w:val="0"/>
          <w:numId w:val="6"/>
        </w:numPr>
        <w:spacing w:after="0"/>
        <w:rPr>
          <w:b w:val="0"/>
          <w:bCs/>
          <w:szCs w:val="24"/>
        </w:rPr>
      </w:pPr>
      <w:r w:rsidRPr="00560E1A">
        <w:rPr>
          <w:b w:val="0"/>
          <w:bCs/>
          <w:szCs w:val="24"/>
        </w:rPr>
        <w:t>HR matters</w:t>
      </w:r>
    </w:p>
    <w:p w14:paraId="5BAA0729" w14:textId="591BF6AA" w:rsidR="00801A2C" w:rsidRPr="00560E1A" w:rsidRDefault="00801A2C" w:rsidP="00E76577">
      <w:pPr>
        <w:pStyle w:val="AP-Style1"/>
        <w:numPr>
          <w:ilvl w:val="0"/>
          <w:numId w:val="20"/>
        </w:numPr>
        <w:tabs>
          <w:tab w:val="left" w:pos="0"/>
        </w:tabs>
        <w:spacing w:after="0"/>
        <w:rPr>
          <w:b w:val="0"/>
          <w:bCs/>
          <w:szCs w:val="24"/>
        </w:rPr>
      </w:pPr>
      <w:r w:rsidRPr="00560E1A">
        <w:rPr>
          <w:b w:val="0"/>
          <w:bCs/>
          <w:szCs w:val="24"/>
        </w:rPr>
        <w:t xml:space="preserve">Project Appointment based in Harare while duty station is Johannesburg: </w:t>
      </w:r>
      <w:r w:rsidR="0066252D" w:rsidRPr="00560E1A">
        <w:rPr>
          <w:b w:val="0"/>
          <w:bCs/>
          <w:szCs w:val="24"/>
        </w:rPr>
        <w:t>A</w:t>
      </w:r>
      <w:r w:rsidRPr="00560E1A">
        <w:rPr>
          <w:b w:val="0"/>
          <w:bCs/>
          <w:szCs w:val="24"/>
        </w:rPr>
        <w:t xml:space="preserve">n International Staff – Project Appointment, holding Zimbabwean Nationality and assigned to a project position established in Johannesburg South Africa, post number 6ZAED 0012PA, is in fact based in Harare Zimbabwe. There is no indication of this out-posting in IRIS or any </w:t>
      </w:r>
      <w:r w:rsidR="005B5BBA" w:rsidRPr="00560E1A">
        <w:rPr>
          <w:b w:val="0"/>
          <w:bCs/>
          <w:szCs w:val="24"/>
        </w:rPr>
        <w:t>higher-level</w:t>
      </w:r>
      <w:r w:rsidRPr="00560E1A">
        <w:rPr>
          <w:b w:val="0"/>
          <w:bCs/>
          <w:szCs w:val="24"/>
        </w:rPr>
        <w:t xml:space="preserve"> approval for this, other than at Regional Office level. The former Regional Director rationalized this situation by referring to the large scale extrabudgetary funding the staff (PA) is mobilizing and managing, and it was his preference for the individual to be based in Harare. </w:t>
      </w:r>
      <w:r w:rsidR="007D25B5" w:rsidRPr="00560E1A">
        <w:rPr>
          <w:b w:val="0"/>
          <w:bCs/>
          <w:szCs w:val="24"/>
        </w:rPr>
        <w:t>T</w:t>
      </w:r>
      <w:r w:rsidRPr="00560E1A">
        <w:rPr>
          <w:b w:val="0"/>
          <w:bCs/>
          <w:szCs w:val="24"/>
        </w:rPr>
        <w:t xml:space="preserve">he conditions in South Africa (please see comments on the necessity to open accounts in South Africa instead of using UNDP accounts) </w:t>
      </w:r>
      <w:r w:rsidR="007D25B5" w:rsidRPr="00560E1A">
        <w:rPr>
          <w:b w:val="0"/>
          <w:bCs/>
          <w:szCs w:val="24"/>
        </w:rPr>
        <w:t xml:space="preserve">do not permit </w:t>
      </w:r>
      <w:r w:rsidRPr="00560E1A">
        <w:rPr>
          <w:b w:val="0"/>
          <w:bCs/>
          <w:szCs w:val="24"/>
        </w:rPr>
        <w:t xml:space="preserve">to manage such a large project. Furthermore, the Staff is the Head of Unit for Education for Health and Well-Being and a valuable member of the Office SMT. </w:t>
      </w:r>
      <w:commentRangeStart w:id="173"/>
      <w:commentRangeStart w:id="174"/>
      <w:r w:rsidR="00576356" w:rsidRPr="00560E1A">
        <w:rPr>
          <w:b w:val="0"/>
          <w:bCs/>
          <w:i/>
          <w:iCs/>
          <w:szCs w:val="24"/>
        </w:rPr>
        <w:t>A</w:t>
      </w:r>
      <w:r w:rsidRPr="00560E1A">
        <w:rPr>
          <w:b w:val="0"/>
          <w:bCs/>
          <w:i/>
          <w:iCs/>
          <w:szCs w:val="24"/>
        </w:rPr>
        <w:t xml:space="preserve">udit </w:t>
      </w:r>
      <w:r w:rsidR="00576356" w:rsidRPr="00560E1A">
        <w:rPr>
          <w:b w:val="0"/>
          <w:bCs/>
          <w:i/>
          <w:iCs/>
          <w:szCs w:val="24"/>
        </w:rPr>
        <w:t xml:space="preserve">to </w:t>
      </w:r>
      <w:proofErr w:type="spellStart"/>
      <w:r w:rsidR="00B30837" w:rsidRPr="00560E1A">
        <w:rPr>
          <w:b w:val="0"/>
          <w:bCs/>
          <w:i/>
          <w:iCs/>
          <w:szCs w:val="24"/>
        </w:rPr>
        <w:t>a</w:t>
      </w:r>
      <w:r w:rsidRPr="00560E1A">
        <w:rPr>
          <w:b w:val="0"/>
          <w:bCs/>
          <w:i/>
          <w:iCs/>
          <w:szCs w:val="24"/>
        </w:rPr>
        <w:t>nalyze</w:t>
      </w:r>
      <w:proofErr w:type="spellEnd"/>
      <w:r w:rsidRPr="00560E1A">
        <w:rPr>
          <w:b w:val="0"/>
          <w:bCs/>
          <w:i/>
          <w:iCs/>
          <w:szCs w:val="24"/>
        </w:rPr>
        <w:t xml:space="preserve"> how to regularize this situation without jeopardizing the implementation of this important programme.</w:t>
      </w:r>
      <w:r w:rsidRPr="00560E1A">
        <w:rPr>
          <w:b w:val="0"/>
          <w:bCs/>
          <w:szCs w:val="24"/>
        </w:rPr>
        <w:t xml:space="preserve"> </w:t>
      </w:r>
      <w:commentRangeEnd w:id="173"/>
      <w:r w:rsidR="00C65004">
        <w:rPr>
          <w:rStyle w:val="CommentReference"/>
          <w:rFonts w:ascii="Times New Roman" w:hAnsi="Times New Roman" w:cs="Times New Roman"/>
          <w:b w:val="0"/>
          <w:lang w:val="en-US"/>
        </w:rPr>
        <w:commentReference w:id="173"/>
      </w:r>
      <w:commentRangeEnd w:id="174"/>
      <w:r w:rsidR="00CA4720">
        <w:rPr>
          <w:rStyle w:val="CommentReference"/>
          <w:rFonts w:ascii="Times New Roman" w:hAnsi="Times New Roman" w:cs="Times New Roman"/>
          <w:b w:val="0"/>
          <w:lang w:val="en-US"/>
        </w:rPr>
        <w:commentReference w:id="174"/>
      </w:r>
    </w:p>
    <w:p w14:paraId="54BB9490" w14:textId="7F042614" w:rsidR="00D624C2" w:rsidRPr="00560E1A" w:rsidRDefault="00D624C2" w:rsidP="00E76577">
      <w:pPr>
        <w:pStyle w:val="AP-Style1"/>
        <w:numPr>
          <w:ilvl w:val="0"/>
          <w:numId w:val="20"/>
        </w:numPr>
        <w:tabs>
          <w:tab w:val="left" w:pos="0"/>
        </w:tabs>
        <w:spacing w:after="0"/>
        <w:rPr>
          <w:b w:val="0"/>
          <w:bCs/>
          <w:szCs w:val="24"/>
        </w:rPr>
      </w:pPr>
      <w:r w:rsidRPr="00560E1A">
        <w:rPr>
          <w:b w:val="0"/>
          <w:bCs/>
          <w:szCs w:val="24"/>
        </w:rPr>
        <w:t>There have been several cases where HRM/Sectors have not been respecting the Standard Duration of Assignment. One case led to serious mental distress of the P4 fixed term staff, with potentially severe consequences in the office (</w:t>
      </w:r>
      <w:proofErr w:type="spellStart"/>
      <w:r w:rsidRPr="00560E1A">
        <w:rPr>
          <w:b w:val="0"/>
          <w:bCs/>
          <w:szCs w:val="24"/>
        </w:rPr>
        <w:t>incl</w:t>
      </w:r>
      <w:proofErr w:type="spellEnd"/>
      <w:r w:rsidRPr="00560E1A">
        <w:rPr>
          <w:b w:val="0"/>
          <w:bCs/>
          <w:szCs w:val="24"/>
        </w:rPr>
        <w:t xml:space="preserve"> a planned attack by the individual). This shows that UNESCO HQ needs to listen better to FO Heads when they express concern about staff members </w:t>
      </w:r>
      <w:r w:rsidRPr="00560E1A">
        <w:rPr>
          <w:b w:val="0"/>
          <w:bCs/>
          <w:szCs w:val="24"/>
        </w:rPr>
        <w:lastRenderedPageBreak/>
        <w:t>who would benefit from a transfer (</w:t>
      </w:r>
      <w:r w:rsidR="005B3AE3" w:rsidRPr="00560E1A">
        <w:rPr>
          <w:b w:val="0"/>
          <w:bCs/>
          <w:szCs w:val="24"/>
        </w:rPr>
        <w:t>DIR/FO</w:t>
      </w:r>
      <w:r w:rsidRPr="00560E1A">
        <w:rPr>
          <w:b w:val="0"/>
          <w:bCs/>
          <w:szCs w:val="24"/>
        </w:rPr>
        <w:t xml:space="preserve"> had repeatedly insisted with HRM and Sector to transfer the staff to HQ).</w:t>
      </w:r>
    </w:p>
    <w:p w14:paraId="3B3F3693" w14:textId="23543F62" w:rsidR="00D624C2" w:rsidRPr="00560E1A" w:rsidRDefault="00D624C2" w:rsidP="00E76577">
      <w:pPr>
        <w:pStyle w:val="AP-Style1"/>
        <w:numPr>
          <w:ilvl w:val="0"/>
          <w:numId w:val="20"/>
        </w:numPr>
        <w:tabs>
          <w:tab w:val="left" w:pos="0"/>
        </w:tabs>
        <w:spacing w:after="0"/>
        <w:rPr>
          <w:b w:val="0"/>
          <w:bCs/>
          <w:szCs w:val="24"/>
        </w:rPr>
      </w:pPr>
      <w:r w:rsidRPr="00560E1A">
        <w:rPr>
          <w:b w:val="0"/>
          <w:bCs/>
          <w:szCs w:val="24"/>
        </w:rPr>
        <w:t>Another case relates to the Head of ED Unit</w:t>
      </w:r>
      <w:r w:rsidR="00334A5F" w:rsidRPr="00560E1A">
        <w:rPr>
          <w:b w:val="0"/>
          <w:bCs/>
          <w:szCs w:val="24"/>
        </w:rPr>
        <w:t xml:space="preserve"> </w:t>
      </w:r>
      <w:r w:rsidR="00796B3D" w:rsidRPr="00560E1A">
        <w:rPr>
          <w:b w:val="0"/>
          <w:bCs/>
          <w:szCs w:val="24"/>
        </w:rPr>
        <w:t xml:space="preserve">- </w:t>
      </w:r>
      <w:r w:rsidR="00334A5F" w:rsidRPr="00560E1A">
        <w:rPr>
          <w:b w:val="0"/>
          <w:bCs/>
          <w:szCs w:val="24"/>
        </w:rPr>
        <w:t>P5</w:t>
      </w:r>
      <w:r w:rsidRPr="00560E1A">
        <w:rPr>
          <w:b w:val="0"/>
          <w:bCs/>
          <w:szCs w:val="24"/>
        </w:rPr>
        <w:t xml:space="preserve">, who after 5 years in the C-level hardship duty station (with SDA 4 years) insisted that she should not be transferred, as she would soon have less than 3 years before retirement. The ED Sector HR agreed with the staff without checking with the FO DIR, and this led to a situation where this staff will serve for almost 8 years in a C-level hardship duty station. This is not recommendable, the more since there were serious issues with the management of staff in the Unit. </w:t>
      </w:r>
    </w:p>
    <w:p w14:paraId="04BD9880" w14:textId="005BB6E6" w:rsidR="000B43D1" w:rsidRPr="00560E1A" w:rsidRDefault="002B3B32" w:rsidP="00E76577">
      <w:pPr>
        <w:pStyle w:val="AP-Style1"/>
        <w:numPr>
          <w:ilvl w:val="0"/>
          <w:numId w:val="20"/>
        </w:numPr>
        <w:tabs>
          <w:tab w:val="clear" w:pos="360"/>
          <w:tab w:val="left" w:pos="0"/>
        </w:tabs>
        <w:spacing w:after="0"/>
        <w:rPr>
          <w:b w:val="0"/>
          <w:bCs/>
          <w:i/>
          <w:iCs/>
          <w:szCs w:val="24"/>
        </w:rPr>
      </w:pPr>
      <w:r w:rsidRPr="00560E1A">
        <w:rPr>
          <w:b w:val="0"/>
          <w:bCs/>
          <w:i/>
          <w:iCs/>
          <w:szCs w:val="24"/>
        </w:rPr>
        <w:t>DIR/FO</w:t>
      </w:r>
      <w:r w:rsidR="000B43D1" w:rsidRPr="00560E1A">
        <w:rPr>
          <w:b w:val="0"/>
          <w:bCs/>
          <w:i/>
          <w:iCs/>
          <w:szCs w:val="24"/>
        </w:rPr>
        <w:t xml:space="preserve"> recommend that ED Sector appoints a strong candidate with good capacity/skills in team building, RM, and planning, for this important position. If the right candidate is appointed, I predict that the ED portfolio for the Region, and collaboration with SADC will flourish.</w:t>
      </w:r>
    </w:p>
    <w:p w14:paraId="031D6C37" w14:textId="77777777" w:rsidR="00D624C2" w:rsidRPr="00560E1A" w:rsidRDefault="00D624C2" w:rsidP="00E76577">
      <w:pPr>
        <w:pStyle w:val="AP-Style1"/>
        <w:numPr>
          <w:ilvl w:val="0"/>
          <w:numId w:val="20"/>
        </w:numPr>
        <w:tabs>
          <w:tab w:val="left" w:pos="0"/>
        </w:tabs>
        <w:spacing w:after="0"/>
        <w:rPr>
          <w:b w:val="0"/>
          <w:bCs/>
          <w:szCs w:val="24"/>
        </w:rPr>
      </w:pPr>
      <w:r w:rsidRPr="00560E1A">
        <w:rPr>
          <w:b w:val="0"/>
          <w:bCs/>
          <w:szCs w:val="24"/>
        </w:rPr>
        <w:t xml:space="preserve">A more general staff issue was that the office had </w:t>
      </w:r>
      <w:proofErr w:type="gramStart"/>
      <w:r w:rsidRPr="00560E1A">
        <w:rPr>
          <w:b w:val="0"/>
          <w:bCs/>
          <w:szCs w:val="24"/>
        </w:rPr>
        <w:t>a number of</w:t>
      </w:r>
      <w:proofErr w:type="gramEnd"/>
      <w:r w:rsidRPr="00560E1A">
        <w:rPr>
          <w:b w:val="0"/>
          <w:bCs/>
          <w:szCs w:val="24"/>
        </w:rPr>
        <w:t xml:space="preserve"> SC contract staff who had been with the office already for a very long time (over 15 years) and were simply renewed every year. Several of these SC contracts, however, were not very productive, and would not be selected in case of a competitive process. To avoid similar challenges in future, and considering that several of the </w:t>
      </w:r>
      <w:proofErr w:type="gramStart"/>
      <w:r w:rsidRPr="00560E1A">
        <w:rPr>
          <w:b w:val="0"/>
          <w:bCs/>
          <w:szCs w:val="24"/>
        </w:rPr>
        <w:t>long term</w:t>
      </w:r>
      <w:proofErr w:type="gramEnd"/>
      <w:r w:rsidRPr="00560E1A">
        <w:rPr>
          <w:b w:val="0"/>
          <w:bCs/>
          <w:szCs w:val="24"/>
        </w:rPr>
        <w:t xml:space="preserve"> SC staff were not far from retirement, I introduced two measures:</w:t>
      </w:r>
    </w:p>
    <w:p w14:paraId="1ACD200C" w14:textId="77777777" w:rsidR="00D624C2" w:rsidRPr="00560E1A" w:rsidRDefault="00D624C2" w:rsidP="00E76577">
      <w:pPr>
        <w:pStyle w:val="AP-Style1"/>
        <w:numPr>
          <w:ilvl w:val="1"/>
          <w:numId w:val="20"/>
        </w:numPr>
        <w:tabs>
          <w:tab w:val="left" w:pos="0"/>
        </w:tabs>
        <w:spacing w:after="0"/>
        <w:rPr>
          <w:b w:val="0"/>
          <w:bCs/>
          <w:szCs w:val="24"/>
        </w:rPr>
      </w:pPr>
      <w:r w:rsidRPr="00560E1A">
        <w:rPr>
          <w:b w:val="0"/>
          <w:bCs/>
          <w:szCs w:val="24"/>
        </w:rPr>
        <w:t xml:space="preserve">For all new SC contracts (and for those below 7 years duration), the hiring Unit should advertise the Post every 2 years, with the incumbent being able to re-apply. This allows updating the </w:t>
      </w:r>
      <w:proofErr w:type="spellStart"/>
      <w:r w:rsidRPr="00560E1A">
        <w:rPr>
          <w:b w:val="0"/>
          <w:bCs/>
          <w:szCs w:val="24"/>
        </w:rPr>
        <w:t>ToR</w:t>
      </w:r>
      <w:proofErr w:type="spellEnd"/>
      <w:r w:rsidRPr="00560E1A">
        <w:rPr>
          <w:b w:val="0"/>
          <w:bCs/>
          <w:szCs w:val="24"/>
        </w:rPr>
        <w:t xml:space="preserve"> and checking the market for best candidates.</w:t>
      </w:r>
    </w:p>
    <w:p w14:paraId="4A532A54" w14:textId="77777777" w:rsidR="00D624C2" w:rsidRPr="00560E1A" w:rsidRDefault="00D624C2" w:rsidP="00E76577">
      <w:pPr>
        <w:pStyle w:val="AP-Style1"/>
        <w:numPr>
          <w:ilvl w:val="1"/>
          <w:numId w:val="20"/>
        </w:numPr>
        <w:tabs>
          <w:tab w:val="left" w:pos="0"/>
        </w:tabs>
        <w:spacing w:after="0"/>
        <w:rPr>
          <w:b w:val="0"/>
          <w:bCs/>
          <w:szCs w:val="24"/>
        </w:rPr>
      </w:pPr>
      <w:commentRangeStart w:id="175"/>
      <w:commentRangeStart w:id="176"/>
      <w:r w:rsidRPr="00560E1A">
        <w:rPr>
          <w:b w:val="0"/>
          <w:bCs/>
          <w:szCs w:val="24"/>
        </w:rPr>
        <w:t xml:space="preserve">SC contracts longer than 7 years would be continued till retirement date </w:t>
      </w:r>
      <w:commentRangeEnd w:id="175"/>
      <w:r w:rsidR="00A71B2D">
        <w:rPr>
          <w:rStyle w:val="CommentReference"/>
          <w:rFonts w:ascii="Times New Roman" w:hAnsi="Times New Roman" w:cs="Times New Roman"/>
          <w:b w:val="0"/>
          <w:lang w:val="en-US"/>
        </w:rPr>
        <w:commentReference w:id="175"/>
      </w:r>
      <w:commentRangeEnd w:id="176"/>
      <w:r w:rsidR="00FF7B91">
        <w:rPr>
          <w:rStyle w:val="CommentReference"/>
          <w:rFonts w:ascii="Times New Roman" w:hAnsi="Times New Roman" w:cs="Times New Roman"/>
          <w:b w:val="0"/>
          <w:lang w:val="en-US"/>
        </w:rPr>
        <w:commentReference w:id="176"/>
      </w:r>
      <w:r w:rsidRPr="00560E1A">
        <w:rPr>
          <w:b w:val="0"/>
          <w:bCs/>
          <w:szCs w:val="24"/>
        </w:rPr>
        <w:t>(62 years was maintained even though UNESCO adjusted retirement age to 65 y some time ago).</w:t>
      </w:r>
    </w:p>
    <w:p w14:paraId="083B8EC4" w14:textId="275D3E48" w:rsidR="00A033C1" w:rsidRPr="00560E1A" w:rsidRDefault="00A033C1" w:rsidP="00E76577">
      <w:pPr>
        <w:pStyle w:val="AP-Style1"/>
        <w:numPr>
          <w:ilvl w:val="0"/>
          <w:numId w:val="20"/>
        </w:numPr>
        <w:tabs>
          <w:tab w:val="left" w:pos="0"/>
        </w:tabs>
        <w:spacing w:after="0"/>
        <w:rPr>
          <w:b w:val="0"/>
          <w:bCs/>
          <w:szCs w:val="24"/>
        </w:rPr>
      </w:pPr>
      <w:r w:rsidRPr="00560E1A">
        <w:rPr>
          <w:b w:val="0"/>
          <w:bCs/>
          <w:szCs w:val="24"/>
        </w:rPr>
        <w:t xml:space="preserve">The current Director requested </w:t>
      </w:r>
      <w:r w:rsidR="0011120F" w:rsidRPr="00560E1A">
        <w:rPr>
          <w:b w:val="0"/>
          <w:bCs/>
          <w:szCs w:val="24"/>
        </w:rPr>
        <w:t>whether</w:t>
      </w:r>
      <w:r w:rsidRPr="00560E1A">
        <w:rPr>
          <w:b w:val="0"/>
          <w:bCs/>
          <w:szCs w:val="24"/>
        </w:rPr>
        <w:t xml:space="preserve"> the audit </w:t>
      </w:r>
      <w:proofErr w:type="gramStart"/>
      <w:r w:rsidRPr="00560E1A">
        <w:rPr>
          <w:b w:val="0"/>
          <w:bCs/>
          <w:szCs w:val="24"/>
        </w:rPr>
        <w:t>were</w:t>
      </w:r>
      <w:proofErr w:type="gramEnd"/>
      <w:r w:rsidRPr="00560E1A">
        <w:rPr>
          <w:b w:val="0"/>
          <w:bCs/>
          <w:szCs w:val="24"/>
        </w:rPr>
        <w:t xml:space="preserve"> to perform an analysis of the AO Units’ workload and staff grades, this can inform the Office on the capacity required and recommended grading.</w:t>
      </w:r>
    </w:p>
    <w:p w14:paraId="067B2CCE" w14:textId="1ECF0D3D" w:rsidR="00AD71C1" w:rsidRPr="00560E1A" w:rsidRDefault="006A39DC" w:rsidP="002C321A">
      <w:pPr>
        <w:pStyle w:val="AP-Style1"/>
        <w:numPr>
          <w:ilvl w:val="0"/>
          <w:numId w:val="0"/>
        </w:numPr>
        <w:tabs>
          <w:tab w:val="clear" w:pos="360"/>
          <w:tab w:val="left" w:pos="0"/>
        </w:tabs>
        <w:spacing w:after="0"/>
        <w:rPr>
          <w:szCs w:val="24"/>
        </w:rPr>
      </w:pPr>
      <w:r w:rsidRPr="00560E1A">
        <w:rPr>
          <w:szCs w:val="24"/>
        </w:rPr>
        <w:t>Contracting</w:t>
      </w:r>
      <w:r w:rsidR="005454CF" w:rsidRPr="00560E1A">
        <w:rPr>
          <w:szCs w:val="24"/>
        </w:rPr>
        <w:t xml:space="preserve"> and Procurement</w:t>
      </w:r>
    </w:p>
    <w:p w14:paraId="671A5413" w14:textId="77777777" w:rsidR="006B53FA" w:rsidRPr="00560E1A" w:rsidRDefault="006B53FA" w:rsidP="002C321A">
      <w:pPr>
        <w:pStyle w:val="AP-Style1"/>
        <w:numPr>
          <w:ilvl w:val="0"/>
          <w:numId w:val="0"/>
        </w:numPr>
        <w:tabs>
          <w:tab w:val="clear" w:pos="360"/>
          <w:tab w:val="left" w:pos="0"/>
        </w:tabs>
        <w:spacing w:after="0"/>
        <w:rPr>
          <w:szCs w:val="24"/>
        </w:rPr>
      </w:pPr>
    </w:p>
    <w:tbl>
      <w:tblPr>
        <w:tblW w:w="9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173"/>
        <w:gridCol w:w="1244"/>
        <w:gridCol w:w="1280"/>
        <w:gridCol w:w="1240"/>
        <w:gridCol w:w="1627"/>
      </w:tblGrid>
      <w:tr w:rsidR="006B53FA" w:rsidRPr="00560E1A" w14:paraId="0C546B75" w14:textId="77777777" w:rsidTr="00E76577">
        <w:trPr>
          <w:trHeight w:val="250"/>
        </w:trPr>
        <w:tc>
          <w:tcPr>
            <w:tcW w:w="1540" w:type="dxa"/>
            <w:shd w:val="clear" w:color="D9E1F2" w:fill="D9E1F2"/>
            <w:noWrap/>
            <w:hideMark/>
          </w:tcPr>
          <w:p w14:paraId="4DD221F5" w14:textId="77777777" w:rsidR="006B53FA" w:rsidRPr="00560E1A" w:rsidRDefault="006B53FA" w:rsidP="00E76577">
            <w:pPr>
              <w:spacing w:before="0" w:after="0"/>
              <w:rPr>
                <w:rFonts w:cs="Arial"/>
                <w:b/>
                <w:bCs/>
                <w:color w:val="000000"/>
                <w:sz w:val="20"/>
                <w:lang w:eastAsia="zh-CN"/>
              </w:rPr>
            </w:pPr>
            <w:r w:rsidRPr="00560E1A">
              <w:rPr>
                <w:rFonts w:cs="Arial"/>
                <w:b/>
                <w:bCs/>
                <w:color w:val="000000"/>
                <w:sz w:val="20"/>
                <w:lang w:eastAsia="zh-CN"/>
              </w:rPr>
              <w:t>Commitment item</w:t>
            </w:r>
          </w:p>
        </w:tc>
        <w:tc>
          <w:tcPr>
            <w:tcW w:w="2173" w:type="dxa"/>
            <w:shd w:val="clear" w:color="D9E1F2" w:fill="D9E1F2"/>
            <w:noWrap/>
            <w:hideMark/>
          </w:tcPr>
          <w:p w14:paraId="116D93C4" w14:textId="77777777" w:rsidR="006B53FA" w:rsidRPr="00560E1A" w:rsidRDefault="006B53FA" w:rsidP="00E76577">
            <w:pPr>
              <w:spacing w:before="0" w:after="0"/>
              <w:rPr>
                <w:rFonts w:cs="Arial"/>
                <w:b/>
                <w:bCs/>
                <w:color w:val="000000"/>
                <w:sz w:val="20"/>
                <w:lang w:eastAsia="zh-CN"/>
              </w:rPr>
            </w:pPr>
            <w:r w:rsidRPr="00560E1A">
              <w:rPr>
                <w:rFonts w:cs="Arial"/>
                <w:b/>
                <w:bCs/>
                <w:color w:val="000000"/>
                <w:sz w:val="20"/>
                <w:lang w:eastAsia="zh-CN"/>
              </w:rPr>
              <w:t>Commitment item Name</w:t>
            </w:r>
          </w:p>
        </w:tc>
        <w:tc>
          <w:tcPr>
            <w:tcW w:w="1244" w:type="dxa"/>
            <w:shd w:val="clear" w:color="D9E1F2" w:fill="D9E1F2"/>
            <w:noWrap/>
            <w:hideMark/>
          </w:tcPr>
          <w:p w14:paraId="33CA7EED" w14:textId="77777777" w:rsidR="006B53FA" w:rsidRPr="00560E1A" w:rsidRDefault="006B53FA" w:rsidP="00E76577">
            <w:pPr>
              <w:spacing w:before="0" w:after="0"/>
              <w:jc w:val="right"/>
              <w:rPr>
                <w:rFonts w:cs="Arial"/>
                <w:b/>
                <w:bCs/>
                <w:color w:val="000000"/>
                <w:sz w:val="20"/>
                <w:lang w:eastAsia="zh-CN"/>
              </w:rPr>
            </w:pPr>
            <w:r w:rsidRPr="00560E1A">
              <w:rPr>
                <w:rFonts w:cs="Arial"/>
                <w:b/>
                <w:bCs/>
                <w:color w:val="000000"/>
                <w:sz w:val="20"/>
                <w:lang w:eastAsia="zh-CN"/>
              </w:rPr>
              <w:t>2020</w:t>
            </w:r>
          </w:p>
        </w:tc>
        <w:tc>
          <w:tcPr>
            <w:tcW w:w="1280" w:type="dxa"/>
            <w:shd w:val="clear" w:color="D9E1F2" w:fill="D9E1F2"/>
            <w:noWrap/>
            <w:hideMark/>
          </w:tcPr>
          <w:p w14:paraId="7A7410D4" w14:textId="77777777" w:rsidR="006B53FA" w:rsidRPr="00560E1A" w:rsidRDefault="006B53FA" w:rsidP="00E76577">
            <w:pPr>
              <w:spacing w:before="0" w:after="0"/>
              <w:jc w:val="right"/>
              <w:rPr>
                <w:rFonts w:cs="Arial"/>
                <w:b/>
                <w:bCs/>
                <w:color w:val="000000"/>
                <w:sz w:val="20"/>
                <w:lang w:eastAsia="zh-CN"/>
              </w:rPr>
            </w:pPr>
            <w:r w:rsidRPr="00560E1A">
              <w:rPr>
                <w:rFonts w:cs="Arial"/>
                <w:b/>
                <w:bCs/>
                <w:color w:val="000000"/>
                <w:sz w:val="20"/>
                <w:lang w:eastAsia="zh-CN"/>
              </w:rPr>
              <w:t>2021</w:t>
            </w:r>
          </w:p>
        </w:tc>
        <w:tc>
          <w:tcPr>
            <w:tcW w:w="1240" w:type="dxa"/>
            <w:shd w:val="clear" w:color="D9E1F2" w:fill="D9E1F2"/>
            <w:noWrap/>
            <w:hideMark/>
          </w:tcPr>
          <w:p w14:paraId="51B680D6" w14:textId="77777777" w:rsidR="006B53FA" w:rsidRPr="00560E1A" w:rsidRDefault="006B53FA" w:rsidP="00E76577">
            <w:pPr>
              <w:spacing w:before="0" w:after="0"/>
              <w:jc w:val="right"/>
              <w:rPr>
                <w:rFonts w:cs="Arial"/>
                <w:b/>
                <w:bCs/>
                <w:color w:val="000000"/>
                <w:sz w:val="20"/>
                <w:lang w:eastAsia="zh-CN"/>
              </w:rPr>
            </w:pPr>
            <w:r w:rsidRPr="00560E1A">
              <w:rPr>
                <w:rFonts w:cs="Arial"/>
                <w:b/>
                <w:bCs/>
                <w:color w:val="000000"/>
                <w:sz w:val="20"/>
                <w:lang w:eastAsia="zh-CN"/>
              </w:rPr>
              <w:t>2022</w:t>
            </w:r>
          </w:p>
        </w:tc>
        <w:tc>
          <w:tcPr>
            <w:tcW w:w="1627" w:type="dxa"/>
            <w:shd w:val="clear" w:color="D9E1F2" w:fill="D9E1F2"/>
            <w:noWrap/>
            <w:hideMark/>
          </w:tcPr>
          <w:p w14:paraId="61797A44" w14:textId="77777777" w:rsidR="006B53FA" w:rsidRPr="00560E1A" w:rsidRDefault="006B53FA" w:rsidP="00E76577">
            <w:pPr>
              <w:spacing w:before="0" w:after="0"/>
              <w:rPr>
                <w:rFonts w:cs="Arial"/>
                <w:b/>
                <w:bCs/>
                <w:color w:val="000000"/>
                <w:sz w:val="20"/>
                <w:lang w:eastAsia="zh-CN"/>
              </w:rPr>
            </w:pPr>
            <w:r w:rsidRPr="00560E1A">
              <w:rPr>
                <w:rFonts w:cs="Arial"/>
                <w:b/>
                <w:bCs/>
                <w:color w:val="000000"/>
                <w:sz w:val="20"/>
                <w:lang w:eastAsia="zh-CN"/>
              </w:rPr>
              <w:t>Grand Total</w:t>
            </w:r>
          </w:p>
        </w:tc>
      </w:tr>
      <w:tr w:rsidR="006B53FA" w:rsidRPr="00560E1A" w14:paraId="471A1581" w14:textId="77777777" w:rsidTr="00E76577">
        <w:trPr>
          <w:trHeight w:val="250"/>
        </w:trPr>
        <w:tc>
          <w:tcPr>
            <w:tcW w:w="1540" w:type="dxa"/>
            <w:shd w:val="clear" w:color="auto" w:fill="auto"/>
            <w:noWrap/>
            <w:hideMark/>
          </w:tcPr>
          <w:p w14:paraId="1DAB186F" w14:textId="77777777" w:rsidR="006B53FA" w:rsidRPr="00560E1A" w:rsidRDefault="006B53FA" w:rsidP="00E76577">
            <w:pPr>
              <w:spacing w:before="0" w:after="0"/>
              <w:jc w:val="right"/>
              <w:rPr>
                <w:rFonts w:cs="Arial"/>
                <w:b/>
                <w:bCs/>
                <w:color w:val="000000"/>
                <w:sz w:val="20"/>
                <w:lang w:eastAsia="zh-CN"/>
              </w:rPr>
            </w:pPr>
            <w:r w:rsidRPr="00560E1A">
              <w:rPr>
                <w:rFonts w:cs="Arial"/>
                <w:b/>
                <w:bCs/>
                <w:color w:val="000000"/>
                <w:sz w:val="20"/>
                <w:lang w:eastAsia="zh-CN"/>
              </w:rPr>
              <w:t>11</w:t>
            </w:r>
          </w:p>
        </w:tc>
        <w:tc>
          <w:tcPr>
            <w:tcW w:w="2173" w:type="dxa"/>
            <w:shd w:val="clear" w:color="auto" w:fill="auto"/>
            <w:noWrap/>
            <w:hideMark/>
          </w:tcPr>
          <w:p w14:paraId="47D52541" w14:textId="77777777" w:rsidR="006B53FA" w:rsidRPr="00560E1A" w:rsidRDefault="006B53FA" w:rsidP="00E76577">
            <w:pPr>
              <w:spacing w:before="0" w:after="0"/>
              <w:rPr>
                <w:rFonts w:cs="Arial"/>
                <w:sz w:val="20"/>
                <w:lang w:eastAsia="zh-CN"/>
              </w:rPr>
            </w:pPr>
            <w:r w:rsidRPr="00560E1A">
              <w:rPr>
                <w:rFonts w:cs="Arial"/>
                <w:sz w:val="20"/>
                <w:lang w:eastAsia="zh-CN"/>
              </w:rPr>
              <w:t>Consultants/Experts</w:t>
            </w:r>
          </w:p>
        </w:tc>
        <w:tc>
          <w:tcPr>
            <w:tcW w:w="1244" w:type="dxa"/>
            <w:shd w:val="clear" w:color="auto" w:fill="auto"/>
            <w:noWrap/>
            <w:hideMark/>
          </w:tcPr>
          <w:p w14:paraId="5702FAAA" w14:textId="77777777" w:rsidR="006B53FA" w:rsidRPr="00560E1A" w:rsidRDefault="006B53FA" w:rsidP="00E76577">
            <w:pPr>
              <w:spacing w:before="0" w:after="0"/>
              <w:rPr>
                <w:rFonts w:cs="Arial"/>
                <w:sz w:val="20"/>
                <w:lang w:eastAsia="zh-CN"/>
              </w:rPr>
            </w:pPr>
            <w:r w:rsidRPr="00560E1A">
              <w:rPr>
                <w:rFonts w:cs="Arial"/>
                <w:sz w:val="20"/>
                <w:lang w:eastAsia="zh-CN"/>
              </w:rPr>
              <w:t xml:space="preserve">931 209 </w:t>
            </w:r>
          </w:p>
        </w:tc>
        <w:tc>
          <w:tcPr>
            <w:tcW w:w="1280" w:type="dxa"/>
            <w:shd w:val="clear" w:color="auto" w:fill="auto"/>
            <w:noWrap/>
            <w:hideMark/>
          </w:tcPr>
          <w:p w14:paraId="2857339C" w14:textId="77777777" w:rsidR="006B53FA" w:rsidRPr="00560E1A" w:rsidRDefault="006B53FA" w:rsidP="00E76577">
            <w:pPr>
              <w:spacing w:before="0" w:after="0"/>
              <w:rPr>
                <w:rFonts w:cs="Arial"/>
                <w:sz w:val="20"/>
                <w:lang w:eastAsia="zh-CN"/>
              </w:rPr>
            </w:pPr>
            <w:r w:rsidRPr="00560E1A">
              <w:rPr>
                <w:rFonts w:cs="Arial"/>
                <w:sz w:val="20"/>
                <w:lang w:eastAsia="zh-CN"/>
              </w:rPr>
              <w:t xml:space="preserve">945 847 </w:t>
            </w:r>
          </w:p>
        </w:tc>
        <w:tc>
          <w:tcPr>
            <w:tcW w:w="1240" w:type="dxa"/>
            <w:shd w:val="clear" w:color="auto" w:fill="auto"/>
            <w:noWrap/>
            <w:hideMark/>
          </w:tcPr>
          <w:p w14:paraId="3463B812" w14:textId="77777777" w:rsidR="006B53FA" w:rsidRPr="00560E1A" w:rsidRDefault="006B53FA" w:rsidP="00E76577">
            <w:pPr>
              <w:spacing w:before="0" w:after="0"/>
              <w:rPr>
                <w:rFonts w:cs="Arial"/>
                <w:sz w:val="20"/>
                <w:lang w:eastAsia="zh-CN"/>
              </w:rPr>
            </w:pPr>
            <w:r w:rsidRPr="00560E1A">
              <w:rPr>
                <w:rFonts w:cs="Arial"/>
                <w:sz w:val="20"/>
                <w:lang w:eastAsia="zh-CN"/>
              </w:rPr>
              <w:t xml:space="preserve">121 343 </w:t>
            </w:r>
          </w:p>
        </w:tc>
        <w:tc>
          <w:tcPr>
            <w:tcW w:w="1627" w:type="dxa"/>
            <w:shd w:val="clear" w:color="auto" w:fill="auto"/>
            <w:noWrap/>
            <w:hideMark/>
          </w:tcPr>
          <w:p w14:paraId="7099608E" w14:textId="77777777" w:rsidR="006B53FA" w:rsidRPr="00560E1A" w:rsidRDefault="006B53FA" w:rsidP="00E76577">
            <w:pPr>
              <w:spacing w:before="0" w:after="0"/>
              <w:rPr>
                <w:rFonts w:cs="Arial"/>
                <w:sz w:val="20"/>
                <w:lang w:eastAsia="zh-CN"/>
              </w:rPr>
            </w:pPr>
            <w:r w:rsidRPr="00560E1A">
              <w:rPr>
                <w:rFonts w:cs="Arial"/>
                <w:sz w:val="20"/>
                <w:lang w:eastAsia="zh-CN"/>
              </w:rPr>
              <w:t xml:space="preserve">1 998 399 </w:t>
            </w:r>
          </w:p>
        </w:tc>
      </w:tr>
      <w:tr w:rsidR="006B53FA" w:rsidRPr="00560E1A" w14:paraId="73CD0618" w14:textId="77777777" w:rsidTr="00E76577">
        <w:trPr>
          <w:trHeight w:val="250"/>
        </w:trPr>
        <w:tc>
          <w:tcPr>
            <w:tcW w:w="1540" w:type="dxa"/>
            <w:shd w:val="clear" w:color="auto" w:fill="auto"/>
            <w:noWrap/>
            <w:hideMark/>
          </w:tcPr>
          <w:p w14:paraId="4EB7E1AF" w14:textId="77777777" w:rsidR="006B53FA" w:rsidRPr="00560E1A" w:rsidRDefault="006B53FA" w:rsidP="00E76577">
            <w:pPr>
              <w:spacing w:before="0" w:after="0"/>
              <w:jc w:val="right"/>
              <w:rPr>
                <w:rFonts w:cs="Arial"/>
                <w:b/>
                <w:bCs/>
                <w:color w:val="000000"/>
                <w:sz w:val="20"/>
                <w:lang w:eastAsia="zh-CN"/>
              </w:rPr>
            </w:pPr>
            <w:r w:rsidRPr="00560E1A">
              <w:rPr>
                <w:rFonts w:cs="Arial"/>
                <w:b/>
                <w:bCs/>
                <w:color w:val="000000"/>
                <w:sz w:val="20"/>
                <w:lang w:eastAsia="zh-CN"/>
              </w:rPr>
              <w:t>20</w:t>
            </w:r>
          </w:p>
        </w:tc>
        <w:tc>
          <w:tcPr>
            <w:tcW w:w="2173" w:type="dxa"/>
            <w:shd w:val="clear" w:color="auto" w:fill="auto"/>
            <w:noWrap/>
            <w:hideMark/>
          </w:tcPr>
          <w:p w14:paraId="7F59DF05" w14:textId="77777777" w:rsidR="006B53FA" w:rsidRPr="00560E1A" w:rsidRDefault="006B53FA" w:rsidP="00E76577">
            <w:pPr>
              <w:spacing w:before="0" w:after="0"/>
              <w:rPr>
                <w:rFonts w:cs="Arial"/>
                <w:sz w:val="20"/>
                <w:lang w:eastAsia="zh-CN"/>
              </w:rPr>
            </w:pPr>
            <w:r w:rsidRPr="00560E1A">
              <w:rPr>
                <w:rFonts w:cs="Arial"/>
                <w:sz w:val="20"/>
                <w:lang w:eastAsia="zh-CN"/>
              </w:rPr>
              <w:t>Contracted Services</w:t>
            </w:r>
          </w:p>
        </w:tc>
        <w:tc>
          <w:tcPr>
            <w:tcW w:w="1244" w:type="dxa"/>
            <w:shd w:val="clear" w:color="auto" w:fill="auto"/>
            <w:noWrap/>
            <w:hideMark/>
          </w:tcPr>
          <w:p w14:paraId="35CDCAF6" w14:textId="77777777" w:rsidR="006B53FA" w:rsidRPr="00560E1A" w:rsidRDefault="006B53FA" w:rsidP="00E76577">
            <w:pPr>
              <w:spacing w:before="0" w:after="0"/>
              <w:rPr>
                <w:rFonts w:cs="Arial"/>
                <w:sz w:val="20"/>
                <w:lang w:eastAsia="zh-CN"/>
              </w:rPr>
            </w:pPr>
            <w:r w:rsidRPr="00560E1A">
              <w:rPr>
                <w:rFonts w:cs="Arial"/>
                <w:sz w:val="20"/>
                <w:lang w:eastAsia="zh-CN"/>
              </w:rPr>
              <w:t xml:space="preserve">3 935 855 </w:t>
            </w:r>
          </w:p>
        </w:tc>
        <w:tc>
          <w:tcPr>
            <w:tcW w:w="1280" w:type="dxa"/>
            <w:shd w:val="clear" w:color="auto" w:fill="auto"/>
            <w:noWrap/>
            <w:hideMark/>
          </w:tcPr>
          <w:p w14:paraId="32F01ADB" w14:textId="77777777" w:rsidR="006B53FA" w:rsidRPr="00560E1A" w:rsidRDefault="006B53FA" w:rsidP="00E76577">
            <w:pPr>
              <w:spacing w:before="0" w:after="0"/>
              <w:rPr>
                <w:rFonts w:cs="Arial"/>
                <w:sz w:val="20"/>
                <w:lang w:eastAsia="zh-CN"/>
              </w:rPr>
            </w:pPr>
            <w:r w:rsidRPr="00560E1A">
              <w:rPr>
                <w:rFonts w:cs="Arial"/>
                <w:sz w:val="20"/>
                <w:lang w:eastAsia="zh-CN"/>
              </w:rPr>
              <w:t xml:space="preserve">6 582 347 </w:t>
            </w:r>
          </w:p>
        </w:tc>
        <w:tc>
          <w:tcPr>
            <w:tcW w:w="1240" w:type="dxa"/>
            <w:shd w:val="clear" w:color="auto" w:fill="auto"/>
            <w:noWrap/>
            <w:hideMark/>
          </w:tcPr>
          <w:p w14:paraId="40431515" w14:textId="77777777" w:rsidR="006B53FA" w:rsidRPr="00560E1A" w:rsidRDefault="006B53FA" w:rsidP="00E76577">
            <w:pPr>
              <w:spacing w:before="0" w:after="0"/>
              <w:rPr>
                <w:rFonts w:cs="Arial"/>
                <w:sz w:val="20"/>
                <w:lang w:eastAsia="zh-CN"/>
              </w:rPr>
            </w:pPr>
            <w:r w:rsidRPr="00560E1A">
              <w:rPr>
                <w:rFonts w:cs="Arial"/>
                <w:sz w:val="20"/>
                <w:lang w:eastAsia="zh-CN"/>
              </w:rPr>
              <w:t xml:space="preserve">1 249 749 </w:t>
            </w:r>
          </w:p>
        </w:tc>
        <w:tc>
          <w:tcPr>
            <w:tcW w:w="1627" w:type="dxa"/>
            <w:shd w:val="clear" w:color="auto" w:fill="auto"/>
            <w:noWrap/>
            <w:hideMark/>
          </w:tcPr>
          <w:p w14:paraId="688C9214" w14:textId="77777777" w:rsidR="006B53FA" w:rsidRPr="00560E1A" w:rsidRDefault="006B53FA" w:rsidP="00E76577">
            <w:pPr>
              <w:spacing w:before="0" w:after="0"/>
              <w:rPr>
                <w:rFonts w:cs="Arial"/>
                <w:sz w:val="20"/>
                <w:lang w:eastAsia="zh-CN"/>
              </w:rPr>
            </w:pPr>
            <w:r w:rsidRPr="00560E1A">
              <w:rPr>
                <w:rFonts w:cs="Arial"/>
                <w:sz w:val="20"/>
                <w:lang w:eastAsia="zh-CN"/>
              </w:rPr>
              <w:t xml:space="preserve"> 11 767 951 </w:t>
            </w:r>
          </w:p>
        </w:tc>
      </w:tr>
      <w:tr w:rsidR="006B53FA" w:rsidRPr="00560E1A" w14:paraId="2A52D99E" w14:textId="77777777" w:rsidTr="00E76577">
        <w:trPr>
          <w:trHeight w:val="250"/>
        </w:trPr>
        <w:tc>
          <w:tcPr>
            <w:tcW w:w="1540" w:type="dxa"/>
            <w:shd w:val="clear" w:color="auto" w:fill="auto"/>
            <w:noWrap/>
            <w:hideMark/>
          </w:tcPr>
          <w:p w14:paraId="1B6FB816" w14:textId="77777777" w:rsidR="006B53FA" w:rsidRPr="00560E1A" w:rsidRDefault="006B53FA" w:rsidP="00E76577">
            <w:pPr>
              <w:spacing w:before="0" w:after="0"/>
              <w:jc w:val="right"/>
              <w:rPr>
                <w:rFonts w:cs="Arial"/>
                <w:b/>
                <w:bCs/>
                <w:color w:val="000000"/>
                <w:sz w:val="20"/>
                <w:lang w:eastAsia="zh-CN"/>
              </w:rPr>
            </w:pPr>
            <w:r w:rsidRPr="00560E1A">
              <w:rPr>
                <w:rFonts w:cs="Arial"/>
                <w:b/>
                <w:bCs/>
                <w:color w:val="000000"/>
                <w:sz w:val="20"/>
                <w:lang w:eastAsia="zh-CN"/>
              </w:rPr>
              <w:t>40</w:t>
            </w:r>
          </w:p>
        </w:tc>
        <w:tc>
          <w:tcPr>
            <w:tcW w:w="2173" w:type="dxa"/>
            <w:shd w:val="clear" w:color="auto" w:fill="auto"/>
            <w:noWrap/>
            <w:hideMark/>
          </w:tcPr>
          <w:p w14:paraId="27F5F717" w14:textId="77777777" w:rsidR="006B53FA" w:rsidRPr="00560E1A" w:rsidRDefault="006B53FA" w:rsidP="00E76577">
            <w:pPr>
              <w:spacing w:before="0" w:after="0"/>
              <w:rPr>
                <w:rFonts w:cs="Arial"/>
                <w:sz w:val="20"/>
                <w:lang w:eastAsia="zh-CN"/>
              </w:rPr>
            </w:pPr>
            <w:r w:rsidRPr="00560E1A">
              <w:rPr>
                <w:rFonts w:cs="Arial"/>
                <w:sz w:val="20"/>
                <w:lang w:eastAsia="zh-CN"/>
              </w:rPr>
              <w:t>Equipment and Maintenance</w:t>
            </w:r>
          </w:p>
        </w:tc>
        <w:tc>
          <w:tcPr>
            <w:tcW w:w="1244" w:type="dxa"/>
            <w:shd w:val="clear" w:color="auto" w:fill="auto"/>
            <w:noWrap/>
            <w:hideMark/>
          </w:tcPr>
          <w:p w14:paraId="2214F1B1" w14:textId="77777777" w:rsidR="006B53FA" w:rsidRPr="00560E1A" w:rsidRDefault="006B53FA" w:rsidP="00E76577">
            <w:pPr>
              <w:spacing w:before="0" w:after="0"/>
              <w:rPr>
                <w:rFonts w:cs="Arial"/>
                <w:sz w:val="20"/>
                <w:lang w:eastAsia="zh-CN"/>
              </w:rPr>
            </w:pPr>
            <w:r w:rsidRPr="00560E1A">
              <w:rPr>
                <w:rFonts w:cs="Arial"/>
                <w:sz w:val="20"/>
                <w:lang w:eastAsia="zh-CN"/>
              </w:rPr>
              <w:t xml:space="preserve">262 727 </w:t>
            </w:r>
          </w:p>
        </w:tc>
        <w:tc>
          <w:tcPr>
            <w:tcW w:w="1280" w:type="dxa"/>
            <w:shd w:val="clear" w:color="auto" w:fill="auto"/>
            <w:noWrap/>
            <w:hideMark/>
          </w:tcPr>
          <w:p w14:paraId="1888DFF5" w14:textId="77777777" w:rsidR="006B53FA" w:rsidRPr="00560E1A" w:rsidRDefault="006B53FA" w:rsidP="00E76577">
            <w:pPr>
              <w:spacing w:before="0" w:after="0"/>
              <w:rPr>
                <w:rFonts w:cs="Arial"/>
                <w:sz w:val="20"/>
                <w:lang w:eastAsia="zh-CN"/>
              </w:rPr>
            </w:pPr>
            <w:r w:rsidRPr="00560E1A">
              <w:rPr>
                <w:rFonts w:cs="Arial"/>
                <w:sz w:val="20"/>
                <w:lang w:eastAsia="zh-CN"/>
              </w:rPr>
              <w:t xml:space="preserve">646 989 </w:t>
            </w:r>
          </w:p>
        </w:tc>
        <w:tc>
          <w:tcPr>
            <w:tcW w:w="1240" w:type="dxa"/>
            <w:shd w:val="clear" w:color="auto" w:fill="auto"/>
            <w:noWrap/>
            <w:hideMark/>
          </w:tcPr>
          <w:p w14:paraId="56046683" w14:textId="77777777" w:rsidR="006B53FA" w:rsidRPr="00560E1A" w:rsidRDefault="006B53FA" w:rsidP="00E76577">
            <w:pPr>
              <w:spacing w:before="0" w:after="0"/>
              <w:rPr>
                <w:rFonts w:cs="Arial"/>
                <w:sz w:val="20"/>
                <w:lang w:eastAsia="zh-CN"/>
              </w:rPr>
            </w:pPr>
            <w:r w:rsidRPr="00560E1A">
              <w:rPr>
                <w:rFonts w:cs="Arial"/>
                <w:sz w:val="20"/>
                <w:lang w:eastAsia="zh-CN"/>
              </w:rPr>
              <w:t xml:space="preserve">64 555 </w:t>
            </w:r>
          </w:p>
        </w:tc>
        <w:tc>
          <w:tcPr>
            <w:tcW w:w="1627" w:type="dxa"/>
            <w:shd w:val="clear" w:color="auto" w:fill="auto"/>
            <w:noWrap/>
            <w:hideMark/>
          </w:tcPr>
          <w:p w14:paraId="01DD8563" w14:textId="77777777" w:rsidR="006B53FA" w:rsidRPr="00560E1A" w:rsidRDefault="006B53FA" w:rsidP="00E76577">
            <w:pPr>
              <w:spacing w:before="0" w:after="0"/>
              <w:jc w:val="center"/>
              <w:rPr>
                <w:rFonts w:cs="Arial"/>
                <w:sz w:val="20"/>
                <w:lang w:eastAsia="zh-CN"/>
              </w:rPr>
            </w:pPr>
            <w:r w:rsidRPr="00560E1A">
              <w:rPr>
                <w:rFonts w:cs="Arial"/>
                <w:sz w:val="20"/>
                <w:lang w:eastAsia="zh-CN"/>
              </w:rPr>
              <w:t>974 270</w:t>
            </w:r>
          </w:p>
        </w:tc>
      </w:tr>
      <w:tr w:rsidR="006B53FA" w:rsidRPr="00560E1A" w14:paraId="4E9AC5CC" w14:textId="77777777" w:rsidTr="00E76577">
        <w:trPr>
          <w:trHeight w:val="250"/>
        </w:trPr>
        <w:tc>
          <w:tcPr>
            <w:tcW w:w="1540" w:type="dxa"/>
            <w:shd w:val="clear" w:color="auto" w:fill="auto"/>
            <w:noWrap/>
            <w:hideMark/>
          </w:tcPr>
          <w:p w14:paraId="47735426" w14:textId="77777777" w:rsidR="006B53FA" w:rsidRPr="00560E1A" w:rsidRDefault="006B53FA" w:rsidP="00E76577">
            <w:pPr>
              <w:spacing w:before="0" w:after="0"/>
              <w:jc w:val="right"/>
              <w:rPr>
                <w:rFonts w:cs="Arial"/>
                <w:b/>
                <w:bCs/>
                <w:color w:val="000000"/>
                <w:sz w:val="20"/>
                <w:lang w:eastAsia="zh-CN"/>
              </w:rPr>
            </w:pPr>
            <w:r w:rsidRPr="00560E1A">
              <w:rPr>
                <w:rFonts w:cs="Arial"/>
                <w:b/>
                <w:bCs/>
                <w:color w:val="000000"/>
                <w:sz w:val="20"/>
                <w:lang w:eastAsia="zh-CN"/>
              </w:rPr>
              <w:t>50</w:t>
            </w:r>
          </w:p>
        </w:tc>
        <w:tc>
          <w:tcPr>
            <w:tcW w:w="2173" w:type="dxa"/>
            <w:shd w:val="clear" w:color="auto" w:fill="auto"/>
            <w:noWrap/>
            <w:hideMark/>
          </w:tcPr>
          <w:p w14:paraId="2E7006CE" w14:textId="77777777" w:rsidR="006B53FA" w:rsidRPr="00560E1A" w:rsidRDefault="006B53FA" w:rsidP="00E76577">
            <w:pPr>
              <w:spacing w:before="0" w:after="0"/>
              <w:rPr>
                <w:rFonts w:cs="Arial"/>
                <w:sz w:val="20"/>
                <w:lang w:eastAsia="zh-CN"/>
              </w:rPr>
            </w:pPr>
            <w:r w:rsidRPr="00560E1A">
              <w:rPr>
                <w:rFonts w:cs="Arial"/>
                <w:sz w:val="20"/>
                <w:lang w:eastAsia="zh-CN"/>
              </w:rPr>
              <w:t>Other expenses</w:t>
            </w:r>
          </w:p>
        </w:tc>
        <w:tc>
          <w:tcPr>
            <w:tcW w:w="1244" w:type="dxa"/>
            <w:shd w:val="clear" w:color="auto" w:fill="auto"/>
            <w:noWrap/>
            <w:hideMark/>
          </w:tcPr>
          <w:p w14:paraId="1AC1CDE0" w14:textId="77777777" w:rsidR="006B53FA" w:rsidRPr="00560E1A" w:rsidRDefault="006B53FA" w:rsidP="00E76577">
            <w:pPr>
              <w:spacing w:before="0" w:after="0"/>
              <w:rPr>
                <w:rFonts w:cs="Arial"/>
                <w:sz w:val="20"/>
                <w:lang w:eastAsia="zh-CN"/>
              </w:rPr>
            </w:pPr>
            <w:r w:rsidRPr="00560E1A">
              <w:rPr>
                <w:rFonts w:cs="Arial"/>
                <w:sz w:val="20"/>
                <w:lang w:eastAsia="zh-CN"/>
              </w:rPr>
              <w:t xml:space="preserve">255 515 </w:t>
            </w:r>
          </w:p>
        </w:tc>
        <w:tc>
          <w:tcPr>
            <w:tcW w:w="1280" w:type="dxa"/>
            <w:shd w:val="clear" w:color="auto" w:fill="auto"/>
            <w:noWrap/>
            <w:hideMark/>
          </w:tcPr>
          <w:p w14:paraId="1803D754" w14:textId="77777777" w:rsidR="006B53FA" w:rsidRPr="00560E1A" w:rsidRDefault="006B53FA" w:rsidP="00E76577">
            <w:pPr>
              <w:spacing w:before="0" w:after="0"/>
              <w:rPr>
                <w:rFonts w:cs="Arial"/>
                <w:sz w:val="20"/>
                <w:lang w:eastAsia="zh-CN"/>
              </w:rPr>
            </w:pPr>
            <w:r w:rsidRPr="00560E1A">
              <w:rPr>
                <w:rFonts w:cs="Arial"/>
                <w:sz w:val="20"/>
                <w:lang w:eastAsia="zh-CN"/>
              </w:rPr>
              <w:t xml:space="preserve">348 860 </w:t>
            </w:r>
          </w:p>
        </w:tc>
        <w:tc>
          <w:tcPr>
            <w:tcW w:w="1240" w:type="dxa"/>
            <w:shd w:val="clear" w:color="auto" w:fill="auto"/>
            <w:noWrap/>
            <w:hideMark/>
          </w:tcPr>
          <w:p w14:paraId="666879E5" w14:textId="77777777" w:rsidR="006B53FA" w:rsidRPr="00560E1A" w:rsidRDefault="006B53FA" w:rsidP="00E76577">
            <w:pPr>
              <w:spacing w:before="0" w:after="0"/>
              <w:rPr>
                <w:rFonts w:cs="Arial"/>
                <w:sz w:val="20"/>
                <w:lang w:eastAsia="zh-CN"/>
              </w:rPr>
            </w:pPr>
            <w:r w:rsidRPr="00560E1A">
              <w:rPr>
                <w:rFonts w:cs="Arial"/>
                <w:sz w:val="20"/>
                <w:lang w:eastAsia="zh-CN"/>
              </w:rPr>
              <w:t xml:space="preserve">135 961 </w:t>
            </w:r>
          </w:p>
        </w:tc>
        <w:tc>
          <w:tcPr>
            <w:tcW w:w="1627" w:type="dxa"/>
            <w:shd w:val="clear" w:color="auto" w:fill="auto"/>
            <w:noWrap/>
            <w:hideMark/>
          </w:tcPr>
          <w:p w14:paraId="511931DD" w14:textId="77777777" w:rsidR="006B53FA" w:rsidRPr="00560E1A" w:rsidRDefault="006B53FA" w:rsidP="00E76577">
            <w:pPr>
              <w:spacing w:before="0" w:after="0"/>
              <w:jc w:val="center"/>
              <w:rPr>
                <w:rFonts w:cs="Arial"/>
                <w:sz w:val="20"/>
                <w:lang w:eastAsia="zh-CN"/>
              </w:rPr>
            </w:pPr>
            <w:r w:rsidRPr="00560E1A">
              <w:rPr>
                <w:rFonts w:cs="Arial"/>
                <w:sz w:val="20"/>
                <w:lang w:eastAsia="zh-CN"/>
              </w:rPr>
              <w:t>740 337</w:t>
            </w:r>
          </w:p>
        </w:tc>
      </w:tr>
      <w:tr w:rsidR="006B53FA" w:rsidRPr="00560E1A" w14:paraId="630458E0" w14:textId="77777777" w:rsidTr="00E76577">
        <w:trPr>
          <w:trHeight w:val="250"/>
        </w:trPr>
        <w:tc>
          <w:tcPr>
            <w:tcW w:w="1540" w:type="dxa"/>
            <w:shd w:val="clear" w:color="D9E1F2" w:fill="D9E1F2"/>
            <w:noWrap/>
            <w:hideMark/>
          </w:tcPr>
          <w:p w14:paraId="22A30D23" w14:textId="77777777" w:rsidR="006B53FA" w:rsidRPr="00560E1A" w:rsidRDefault="006B53FA" w:rsidP="00E76577">
            <w:pPr>
              <w:spacing w:before="0" w:after="0"/>
              <w:rPr>
                <w:rFonts w:cs="Arial"/>
                <w:b/>
                <w:bCs/>
                <w:color w:val="000000"/>
                <w:sz w:val="20"/>
                <w:lang w:eastAsia="zh-CN"/>
              </w:rPr>
            </w:pPr>
            <w:r w:rsidRPr="00560E1A">
              <w:rPr>
                <w:rFonts w:cs="Arial"/>
                <w:b/>
                <w:bCs/>
                <w:color w:val="000000"/>
                <w:sz w:val="20"/>
                <w:lang w:eastAsia="zh-CN"/>
              </w:rPr>
              <w:t>Grand Total</w:t>
            </w:r>
          </w:p>
        </w:tc>
        <w:tc>
          <w:tcPr>
            <w:tcW w:w="2173" w:type="dxa"/>
            <w:shd w:val="clear" w:color="D9E1F2" w:fill="D9E1F2"/>
            <w:noWrap/>
            <w:hideMark/>
          </w:tcPr>
          <w:p w14:paraId="643BAC03" w14:textId="77777777" w:rsidR="006B53FA" w:rsidRPr="00560E1A" w:rsidRDefault="006B53FA" w:rsidP="00E76577">
            <w:pPr>
              <w:spacing w:before="0" w:after="0"/>
              <w:rPr>
                <w:rFonts w:cs="Arial"/>
                <w:b/>
                <w:bCs/>
                <w:color w:val="000000"/>
                <w:sz w:val="20"/>
                <w:lang w:eastAsia="zh-CN"/>
              </w:rPr>
            </w:pPr>
          </w:p>
        </w:tc>
        <w:tc>
          <w:tcPr>
            <w:tcW w:w="1244" w:type="dxa"/>
            <w:shd w:val="clear" w:color="D9E1F2" w:fill="D9E1F2"/>
            <w:noWrap/>
            <w:hideMark/>
          </w:tcPr>
          <w:p w14:paraId="6042E70C" w14:textId="77777777" w:rsidR="006B53FA" w:rsidRPr="00560E1A" w:rsidRDefault="006B53FA" w:rsidP="00E76577">
            <w:pPr>
              <w:spacing w:before="0" w:after="0"/>
              <w:rPr>
                <w:rFonts w:cs="Arial"/>
                <w:b/>
                <w:bCs/>
                <w:color w:val="000000"/>
                <w:sz w:val="20"/>
                <w:lang w:eastAsia="zh-CN"/>
              </w:rPr>
            </w:pPr>
            <w:r w:rsidRPr="00560E1A">
              <w:rPr>
                <w:rFonts w:cs="Arial"/>
                <w:b/>
                <w:bCs/>
                <w:color w:val="000000"/>
                <w:sz w:val="20"/>
                <w:lang w:eastAsia="zh-CN"/>
              </w:rPr>
              <w:t xml:space="preserve">5 385 305 </w:t>
            </w:r>
          </w:p>
        </w:tc>
        <w:tc>
          <w:tcPr>
            <w:tcW w:w="1280" w:type="dxa"/>
            <w:shd w:val="clear" w:color="D9E1F2" w:fill="D9E1F2"/>
            <w:noWrap/>
            <w:hideMark/>
          </w:tcPr>
          <w:p w14:paraId="01A6B026" w14:textId="77777777" w:rsidR="006B53FA" w:rsidRPr="00560E1A" w:rsidRDefault="006B53FA" w:rsidP="00E76577">
            <w:pPr>
              <w:spacing w:before="0" w:after="0"/>
              <w:jc w:val="center"/>
              <w:rPr>
                <w:rFonts w:cs="Arial"/>
                <w:b/>
                <w:bCs/>
                <w:color w:val="000000"/>
                <w:sz w:val="20"/>
                <w:lang w:eastAsia="zh-CN"/>
              </w:rPr>
            </w:pPr>
            <w:r w:rsidRPr="00560E1A">
              <w:rPr>
                <w:rFonts w:cs="Arial"/>
                <w:b/>
                <w:bCs/>
                <w:color w:val="000000"/>
                <w:sz w:val="20"/>
                <w:lang w:eastAsia="zh-CN"/>
              </w:rPr>
              <w:t>8 524 044</w:t>
            </w:r>
          </w:p>
        </w:tc>
        <w:tc>
          <w:tcPr>
            <w:tcW w:w="1240" w:type="dxa"/>
            <w:shd w:val="clear" w:color="D9E1F2" w:fill="D9E1F2"/>
            <w:noWrap/>
            <w:hideMark/>
          </w:tcPr>
          <w:p w14:paraId="72C04DC9" w14:textId="77777777" w:rsidR="006B53FA" w:rsidRPr="00560E1A" w:rsidRDefault="006B53FA" w:rsidP="00E76577">
            <w:pPr>
              <w:spacing w:before="0" w:after="0"/>
              <w:rPr>
                <w:rFonts w:cs="Arial"/>
                <w:b/>
                <w:bCs/>
                <w:color w:val="000000"/>
                <w:sz w:val="20"/>
                <w:lang w:eastAsia="zh-CN"/>
              </w:rPr>
            </w:pPr>
            <w:r w:rsidRPr="00560E1A">
              <w:rPr>
                <w:rFonts w:cs="Arial"/>
                <w:b/>
                <w:bCs/>
                <w:color w:val="000000"/>
                <w:sz w:val="20"/>
                <w:lang w:eastAsia="zh-CN"/>
              </w:rPr>
              <w:t xml:space="preserve">1 571 608 </w:t>
            </w:r>
          </w:p>
        </w:tc>
        <w:tc>
          <w:tcPr>
            <w:tcW w:w="1627" w:type="dxa"/>
            <w:shd w:val="clear" w:color="D9E1F2" w:fill="D9E1F2"/>
            <w:noWrap/>
            <w:hideMark/>
          </w:tcPr>
          <w:p w14:paraId="567509C3" w14:textId="77777777" w:rsidR="006B53FA" w:rsidRPr="00560E1A" w:rsidRDefault="006B53FA" w:rsidP="00E76577">
            <w:pPr>
              <w:spacing w:before="0" w:after="0"/>
              <w:rPr>
                <w:rFonts w:cs="Arial"/>
                <w:b/>
                <w:bCs/>
                <w:color w:val="000000"/>
                <w:sz w:val="20"/>
                <w:lang w:eastAsia="zh-CN"/>
              </w:rPr>
            </w:pPr>
            <w:r w:rsidRPr="00560E1A">
              <w:rPr>
                <w:rFonts w:cs="Arial"/>
                <w:b/>
                <w:bCs/>
                <w:color w:val="000000"/>
                <w:sz w:val="20"/>
                <w:lang w:eastAsia="zh-CN"/>
              </w:rPr>
              <w:t xml:space="preserve"> 15 480 957 </w:t>
            </w:r>
          </w:p>
        </w:tc>
      </w:tr>
    </w:tbl>
    <w:p w14:paraId="553ADA36" w14:textId="77777777" w:rsidR="006B53FA" w:rsidRPr="00560E1A" w:rsidRDefault="006B53FA" w:rsidP="002C321A">
      <w:pPr>
        <w:pStyle w:val="AP-Style1"/>
        <w:numPr>
          <w:ilvl w:val="0"/>
          <w:numId w:val="0"/>
        </w:numPr>
        <w:tabs>
          <w:tab w:val="clear" w:pos="360"/>
          <w:tab w:val="left" w:pos="0"/>
        </w:tabs>
        <w:spacing w:after="0"/>
        <w:rPr>
          <w:szCs w:val="24"/>
        </w:rPr>
      </w:pPr>
    </w:p>
    <w:p w14:paraId="6986A91B" w14:textId="77777777" w:rsidR="008932C1" w:rsidRPr="00560E1A" w:rsidRDefault="005454CF" w:rsidP="008932C1">
      <w:pPr>
        <w:pStyle w:val="AP-Style1"/>
        <w:numPr>
          <w:ilvl w:val="0"/>
          <w:numId w:val="6"/>
        </w:numPr>
        <w:spacing w:after="0"/>
        <w:rPr>
          <w:b w:val="0"/>
          <w:bCs/>
          <w:szCs w:val="24"/>
        </w:rPr>
      </w:pPr>
      <w:r w:rsidRPr="00560E1A">
        <w:rPr>
          <w:b w:val="0"/>
          <w:bCs/>
          <w:szCs w:val="24"/>
        </w:rPr>
        <w:t xml:space="preserve">The office does not have a procurement plan. The total material of contracting procurement for the audit period </w:t>
      </w:r>
      <w:r w:rsidR="00B57C76" w:rsidRPr="00560E1A">
        <w:rPr>
          <w:b w:val="0"/>
          <w:bCs/>
          <w:szCs w:val="24"/>
        </w:rPr>
        <w:t>1 January 2020 to 31 March 2022</w:t>
      </w:r>
      <w:r w:rsidRPr="00560E1A">
        <w:rPr>
          <w:b w:val="0"/>
          <w:bCs/>
          <w:szCs w:val="24"/>
        </w:rPr>
        <w:t xml:space="preserve"> is </w:t>
      </w:r>
      <w:r w:rsidR="00FE2398" w:rsidRPr="00560E1A">
        <w:rPr>
          <w:b w:val="0"/>
          <w:bCs/>
          <w:szCs w:val="24"/>
        </w:rPr>
        <w:t xml:space="preserve">$ 15.5 M </w:t>
      </w:r>
      <w:r w:rsidR="00FE2398" w:rsidRPr="00560E1A">
        <w:rPr>
          <w:b w:val="0"/>
          <w:bCs/>
          <w:szCs w:val="24"/>
        </w:rPr>
        <w:lastRenderedPageBreak/>
        <w:t>covering</w:t>
      </w:r>
      <w:r w:rsidR="00CC6F97" w:rsidRPr="00560E1A">
        <w:rPr>
          <w:b w:val="0"/>
          <w:bCs/>
          <w:szCs w:val="24"/>
        </w:rPr>
        <w:t xml:space="preserve"> </w:t>
      </w:r>
      <w:r w:rsidR="007501BA" w:rsidRPr="00560E1A">
        <w:rPr>
          <w:b w:val="0"/>
          <w:bCs/>
          <w:szCs w:val="24"/>
        </w:rPr>
        <w:t>consultants/</w:t>
      </w:r>
      <w:r w:rsidR="00605543" w:rsidRPr="00560E1A">
        <w:rPr>
          <w:b w:val="0"/>
          <w:bCs/>
          <w:szCs w:val="24"/>
        </w:rPr>
        <w:t>experts</w:t>
      </w:r>
      <w:r w:rsidR="0001605A" w:rsidRPr="00560E1A">
        <w:rPr>
          <w:b w:val="0"/>
          <w:bCs/>
          <w:szCs w:val="24"/>
        </w:rPr>
        <w:t xml:space="preserve">, </w:t>
      </w:r>
      <w:r w:rsidR="006A3264" w:rsidRPr="00560E1A">
        <w:rPr>
          <w:b w:val="0"/>
          <w:bCs/>
          <w:szCs w:val="24"/>
        </w:rPr>
        <w:t>contracted services,</w:t>
      </w:r>
      <w:r w:rsidR="00E12375" w:rsidRPr="00560E1A">
        <w:rPr>
          <w:b w:val="0"/>
          <w:bCs/>
          <w:szCs w:val="24"/>
        </w:rPr>
        <w:t xml:space="preserve"> </w:t>
      </w:r>
      <w:r w:rsidR="00B060F1" w:rsidRPr="00560E1A">
        <w:rPr>
          <w:b w:val="0"/>
          <w:bCs/>
          <w:szCs w:val="24"/>
        </w:rPr>
        <w:t>equipment and maintenance,</w:t>
      </w:r>
      <w:r w:rsidR="00CD6814" w:rsidRPr="00560E1A">
        <w:rPr>
          <w:b w:val="0"/>
          <w:bCs/>
          <w:szCs w:val="24"/>
        </w:rPr>
        <w:t xml:space="preserve"> other expenses.</w:t>
      </w:r>
      <w:r w:rsidR="00E12375" w:rsidRPr="00560E1A">
        <w:rPr>
          <w:b w:val="0"/>
          <w:bCs/>
          <w:szCs w:val="24"/>
        </w:rPr>
        <w:t xml:space="preserve"> </w:t>
      </w:r>
      <w:r w:rsidRPr="00560E1A">
        <w:rPr>
          <w:b w:val="0"/>
          <w:bCs/>
          <w:szCs w:val="24"/>
        </w:rPr>
        <w:t xml:space="preserve">Without a procurement plan, there is a risk of poor procurement planning and unrealistic timeline for PA and other temp personnel selection, not following up on receipt and quality of deliverables on a timely basis and of payment delays because of slow sign off by bank signatories results </w:t>
      </w:r>
      <w:r w:rsidR="00A8211B" w:rsidRPr="00560E1A">
        <w:rPr>
          <w:b w:val="0"/>
          <w:bCs/>
          <w:szCs w:val="24"/>
        </w:rPr>
        <w:t>in loss</w:t>
      </w:r>
      <w:r w:rsidRPr="00560E1A">
        <w:rPr>
          <w:b w:val="0"/>
          <w:bCs/>
          <w:szCs w:val="24"/>
        </w:rPr>
        <w:t xml:space="preserve"> of credibility with contractors, donors, </w:t>
      </w:r>
      <w:r w:rsidR="00B662E7" w:rsidRPr="00560E1A">
        <w:rPr>
          <w:b w:val="0"/>
          <w:bCs/>
          <w:szCs w:val="24"/>
        </w:rPr>
        <w:t>partners,</w:t>
      </w:r>
      <w:r w:rsidRPr="00560E1A">
        <w:rPr>
          <w:b w:val="0"/>
          <w:bCs/>
          <w:szCs w:val="24"/>
        </w:rPr>
        <w:t xml:space="preserve"> and senior management at HQ</w:t>
      </w:r>
      <w:r w:rsidR="00B662E7" w:rsidRPr="00560E1A">
        <w:rPr>
          <w:b w:val="0"/>
          <w:bCs/>
          <w:szCs w:val="24"/>
        </w:rPr>
        <w:t xml:space="preserve">. </w:t>
      </w:r>
    </w:p>
    <w:p w14:paraId="331F6E53" w14:textId="77777777" w:rsidR="00296F54" w:rsidRPr="00560E1A" w:rsidRDefault="00B662E7" w:rsidP="00296F54">
      <w:pPr>
        <w:pStyle w:val="AP-Style1"/>
        <w:numPr>
          <w:ilvl w:val="0"/>
          <w:numId w:val="6"/>
        </w:numPr>
        <w:spacing w:after="0"/>
        <w:rPr>
          <w:b w:val="0"/>
          <w:bCs/>
          <w:szCs w:val="24"/>
        </w:rPr>
      </w:pPr>
      <w:r w:rsidRPr="00C508C7">
        <w:rPr>
          <w:b w:val="0"/>
          <w:bCs/>
          <w:szCs w:val="24"/>
          <w:highlight w:val="yellow"/>
          <w:rPrChange w:id="177" w:author="Soriano, Carles" w:date="2022-06-24T12:21:00Z">
            <w:rPr>
              <w:b w:val="0"/>
              <w:bCs/>
              <w:szCs w:val="24"/>
            </w:rPr>
          </w:rPrChange>
        </w:rPr>
        <w:t>There is a n</w:t>
      </w:r>
      <w:r w:rsidR="006A39DC" w:rsidRPr="00C508C7">
        <w:rPr>
          <w:b w:val="0"/>
          <w:bCs/>
          <w:szCs w:val="24"/>
          <w:highlight w:val="yellow"/>
          <w:rPrChange w:id="178" w:author="Soriano, Carles" w:date="2022-06-24T12:21:00Z">
            <w:rPr>
              <w:b w:val="0"/>
              <w:bCs/>
              <w:szCs w:val="24"/>
            </w:rPr>
          </w:rPrChange>
        </w:rPr>
        <w:t>eed</w:t>
      </w:r>
      <w:r w:rsidRPr="00C508C7">
        <w:rPr>
          <w:b w:val="0"/>
          <w:bCs/>
          <w:szCs w:val="24"/>
          <w:highlight w:val="yellow"/>
          <w:rPrChange w:id="179" w:author="Soriano, Carles" w:date="2022-06-24T12:21:00Z">
            <w:rPr>
              <w:b w:val="0"/>
              <w:bCs/>
              <w:szCs w:val="24"/>
            </w:rPr>
          </w:rPrChange>
        </w:rPr>
        <w:t xml:space="preserve"> to</w:t>
      </w:r>
      <w:r w:rsidR="006A39DC" w:rsidRPr="00C508C7">
        <w:rPr>
          <w:b w:val="0"/>
          <w:bCs/>
          <w:szCs w:val="24"/>
          <w:highlight w:val="yellow"/>
          <w:rPrChange w:id="180" w:author="Soriano, Carles" w:date="2022-06-24T12:21:00Z">
            <w:rPr>
              <w:b w:val="0"/>
              <w:bCs/>
              <w:szCs w:val="24"/>
            </w:rPr>
          </w:rPrChange>
        </w:rPr>
        <w:t xml:space="preserve"> further analyse</w:t>
      </w:r>
      <w:del w:id="181" w:author="Beltyukova, Anastasia" w:date="2022-06-24T16:20:00Z">
        <w:r w:rsidR="006A39DC" w:rsidRPr="00C508C7" w:rsidDel="009B4B60">
          <w:rPr>
            <w:b w:val="0"/>
            <w:bCs/>
            <w:szCs w:val="24"/>
            <w:highlight w:val="yellow"/>
            <w:rPrChange w:id="182" w:author="Soriano, Carles" w:date="2022-06-24T12:21:00Z">
              <w:rPr>
                <w:b w:val="0"/>
                <w:bCs/>
                <w:szCs w:val="24"/>
              </w:rPr>
            </w:rPrChange>
          </w:rPr>
          <w:delText>d</w:delText>
        </w:r>
      </w:del>
      <w:r w:rsidR="006A39DC" w:rsidRPr="00C508C7">
        <w:rPr>
          <w:b w:val="0"/>
          <w:bCs/>
          <w:szCs w:val="24"/>
          <w:highlight w:val="yellow"/>
          <w:rPrChange w:id="183" w:author="Soriano, Carles" w:date="2022-06-24T12:21:00Z">
            <w:rPr>
              <w:b w:val="0"/>
              <w:bCs/>
              <w:szCs w:val="24"/>
            </w:rPr>
          </w:rPrChange>
        </w:rPr>
        <w:t xml:space="preserve"> why with such big project portfolios that contracts are not submitted to Contract Committee for review</w:t>
      </w:r>
      <w:r w:rsidR="00296F54" w:rsidRPr="00C508C7">
        <w:rPr>
          <w:b w:val="0"/>
          <w:bCs/>
          <w:szCs w:val="24"/>
          <w:highlight w:val="yellow"/>
          <w:rPrChange w:id="184" w:author="Soriano, Carles" w:date="2022-06-24T12:21:00Z">
            <w:rPr>
              <w:b w:val="0"/>
              <w:bCs/>
              <w:szCs w:val="24"/>
            </w:rPr>
          </w:rPrChange>
        </w:rPr>
        <w:t>. Despite large project portfolio, procurement is relatively low. Very few contracts going through CC</w:t>
      </w:r>
      <w:r w:rsidR="00296F54" w:rsidRPr="00560E1A">
        <w:rPr>
          <w:b w:val="0"/>
          <w:bCs/>
          <w:szCs w:val="24"/>
        </w:rPr>
        <w:t>.</w:t>
      </w:r>
    </w:p>
    <w:p w14:paraId="455F0B4B" w14:textId="77777777" w:rsidR="00CD29FF" w:rsidRPr="00560E1A" w:rsidRDefault="00536851" w:rsidP="00CD29FF">
      <w:pPr>
        <w:pStyle w:val="AP-Style1"/>
        <w:numPr>
          <w:ilvl w:val="0"/>
          <w:numId w:val="6"/>
        </w:numPr>
        <w:spacing w:after="0"/>
        <w:rPr>
          <w:b w:val="0"/>
          <w:bCs/>
          <w:szCs w:val="24"/>
        </w:rPr>
      </w:pPr>
      <w:r w:rsidRPr="00560E1A">
        <w:rPr>
          <w:b w:val="0"/>
          <w:bCs/>
          <w:szCs w:val="24"/>
        </w:rPr>
        <w:t xml:space="preserve">The Office operates in an environment that is characterized by economic volatility, and a subculture exists whereby costs can be inflated. The AO and team do monitor this closely and have taken steps to diversify suppliers to discourage a dependency relationship being built especially for standard goods and services e.g., catering. </w:t>
      </w:r>
    </w:p>
    <w:p w14:paraId="2C3093DD" w14:textId="77777777" w:rsidR="00580873" w:rsidRPr="00560E1A" w:rsidRDefault="0054414E" w:rsidP="00580873">
      <w:pPr>
        <w:pStyle w:val="AP-Style1"/>
        <w:numPr>
          <w:ilvl w:val="0"/>
          <w:numId w:val="6"/>
        </w:numPr>
        <w:spacing w:after="0"/>
        <w:rPr>
          <w:b w:val="0"/>
          <w:bCs/>
          <w:szCs w:val="24"/>
        </w:rPr>
      </w:pPr>
      <w:r w:rsidRPr="00560E1A">
        <w:rPr>
          <w:b w:val="0"/>
          <w:bCs/>
          <w:szCs w:val="24"/>
        </w:rPr>
        <w:t>A</w:t>
      </w:r>
      <w:r w:rsidR="00403B90" w:rsidRPr="00560E1A">
        <w:rPr>
          <w:b w:val="0"/>
          <w:bCs/>
          <w:szCs w:val="24"/>
        </w:rPr>
        <w:t>ntennas not formalized and rely on staff recruited outside of UNESCO (under PA or consultant modality) who are not knowledgeable of UNESCO rules and regulations.  </w:t>
      </w:r>
    </w:p>
    <w:p w14:paraId="2D99DB7A" w14:textId="77777777" w:rsidR="00B3554D" w:rsidRPr="00560E1A" w:rsidRDefault="007D5512" w:rsidP="00B87F28">
      <w:pPr>
        <w:pStyle w:val="AP-Style1"/>
        <w:numPr>
          <w:ilvl w:val="0"/>
          <w:numId w:val="6"/>
        </w:numPr>
        <w:spacing w:after="0"/>
        <w:rPr>
          <w:b w:val="0"/>
          <w:bCs/>
          <w:szCs w:val="24"/>
        </w:rPr>
      </w:pPr>
      <w:r w:rsidRPr="00560E1A">
        <w:rPr>
          <w:b w:val="0"/>
          <w:bCs/>
          <w:szCs w:val="24"/>
        </w:rPr>
        <w:t xml:space="preserve">In relation to IPA, </w:t>
      </w:r>
    </w:p>
    <w:p w14:paraId="1CDBC4B9" w14:textId="77777777" w:rsidR="0042544E" w:rsidRPr="00560E1A" w:rsidRDefault="00B3554D" w:rsidP="0042544E">
      <w:pPr>
        <w:pStyle w:val="AP-Style1"/>
        <w:numPr>
          <w:ilvl w:val="0"/>
          <w:numId w:val="0"/>
        </w:numPr>
        <w:spacing w:after="0"/>
        <w:ind w:left="360"/>
        <w:rPr>
          <w:b w:val="0"/>
          <w:bCs/>
          <w:szCs w:val="24"/>
        </w:rPr>
      </w:pPr>
      <w:r w:rsidRPr="00560E1A">
        <w:rPr>
          <w:b w:val="0"/>
          <w:bCs/>
          <w:szCs w:val="24"/>
        </w:rPr>
        <w:t xml:space="preserve">- </w:t>
      </w:r>
      <w:r w:rsidR="007D5512" w:rsidRPr="00560E1A">
        <w:rPr>
          <w:b w:val="0"/>
          <w:bCs/>
          <w:szCs w:val="24"/>
        </w:rPr>
        <w:t>n</w:t>
      </w:r>
      <w:r w:rsidR="00403B90" w:rsidRPr="00560E1A">
        <w:rPr>
          <w:b w:val="0"/>
          <w:bCs/>
          <w:szCs w:val="24"/>
        </w:rPr>
        <w:t>o capacity to do proper reporting (both narrative and financial) or evaluation. FOs rely on partners and sometimes don’t even check reports/evaluations. There should be a balance between outsourcing and what is being done by the Office itself. </w:t>
      </w:r>
    </w:p>
    <w:p w14:paraId="5505A799" w14:textId="2032C7D0" w:rsidR="00D80ED6" w:rsidRPr="00560E1A" w:rsidRDefault="0042544E" w:rsidP="0042544E">
      <w:pPr>
        <w:pStyle w:val="AP-Style1"/>
        <w:numPr>
          <w:ilvl w:val="0"/>
          <w:numId w:val="0"/>
        </w:numPr>
        <w:spacing w:after="0"/>
        <w:ind w:left="360"/>
        <w:rPr>
          <w:b w:val="0"/>
          <w:bCs/>
          <w:szCs w:val="24"/>
        </w:rPr>
      </w:pPr>
      <w:r w:rsidRPr="00560E1A">
        <w:rPr>
          <w:b w:val="0"/>
          <w:bCs/>
          <w:szCs w:val="24"/>
        </w:rPr>
        <w:t xml:space="preserve">- </w:t>
      </w:r>
      <w:r w:rsidR="00D80ED6" w:rsidRPr="00560E1A">
        <w:rPr>
          <w:b w:val="0"/>
          <w:bCs/>
          <w:szCs w:val="24"/>
        </w:rPr>
        <w:t xml:space="preserve">Potential conflict of interest: a PA gives a preference to a certain NGO for IPA implementation.  </w:t>
      </w:r>
    </w:p>
    <w:p w14:paraId="562C1D50" w14:textId="1B9B9841" w:rsidR="005E0173" w:rsidRPr="00560E1A" w:rsidRDefault="005E0173" w:rsidP="005E0173">
      <w:pPr>
        <w:pStyle w:val="AP-Style1"/>
        <w:numPr>
          <w:ilvl w:val="0"/>
          <w:numId w:val="0"/>
        </w:numPr>
        <w:tabs>
          <w:tab w:val="clear" w:pos="360"/>
          <w:tab w:val="left" w:pos="0"/>
        </w:tabs>
        <w:spacing w:after="0"/>
        <w:rPr>
          <w:szCs w:val="24"/>
        </w:rPr>
      </w:pPr>
      <w:r w:rsidRPr="00560E1A">
        <w:rPr>
          <w:szCs w:val="24"/>
        </w:rPr>
        <w:t>VAT</w:t>
      </w:r>
    </w:p>
    <w:p w14:paraId="31617DB0" w14:textId="00BFB915" w:rsidR="005E0173" w:rsidRPr="00560E1A" w:rsidRDefault="005E0173" w:rsidP="00E76577">
      <w:pPr>
        <w:pStyle w:val="AP-Style1"/>
        <w:numPr>
          <w:ilvl w:val="0"/>
          <w:numId w:val="24"/>
        </w:numPr>
        <w:tabs>
          <w:tab w:val="clear" w:pos="360"/>
          <w:tab w:val="left" w:pos="0"/>
        </w:tabs>
        <w:spacing w:after="0"/>
        <w:rPr>
          <w:b w:val="0"/>
          <w:bCs/>
          <w:szCs w:val="24"/>
        </w:rPr>
      </w:pPr>
      <w:r w:rsidRPr="00560E1A">
        <w:rPr>
          <w:b w:val="0"/>
          <w:bCs/>
          <w:szCs w:val="24"/>
        </w:rPr>
        <w:t xml:space="preserve">Currently the VAT account has a backlog of refunds received but has not allocated them to the relevant budget codes. This is work-in-progress however some refunds were so delayed that the budget codes have already been closed in prior biennia. </w:t>
      </w:r>
    </w:p>
    <w:p w14:paraId="540D9E84" w14:textId="213DCFE7" w:rsidR="006A39DC" w:rsidRPr="00560E1A" w:rsidRDefault="006A39DC" w:rsidP="006A39DC">
      <w:pPr>
        <w:pStyle w:val="AP-Style1"/>
        <w:numPr>
          <w:ilvl w:val="0"/>
          <w:numId w:val="0"/>
        </w:numPr>
        <w:tabs>
          <w:tab w:val="clear" w:pos="360"/>
          <w:tab w:val="left" w:pos="0"/>
        </w:tabs>
        <w:spacing w:after="0"/>
        <w:rPr>
          <w:szCs w:val="24"/>
        </w:rPr>
      </w:pPr>
      <w:r w:rsidRPr="00560E1A">
        <w:rPr>
          <w:szCs w:val="24"/>
        </w:rPr>
        <w:t>Travel</w:t>
      </w:r>
    </w:p>
    <w:p w14:paraId="5AAFC6A3" w14:textId="38D7E87A" w:rsidR="006A39DC" w:rsidRPr="00560E1A" w:rsidRDefault="0092695C" w:rsidP="00E76577">
      <w:pPr>
        <w:pStyle w:val="AP-Style1"/>
        <w:numPr>
          <w:ilvl w:val="0"/>
          <w:numId w:val="24"/>
        </w:numPr>
        <w:tabs>
          <w:tab w:val="clear" w:pos="360"/>
          <w:tab w:val="left" w:pos="0"/>
        </w:tabs>
        <w:spacing w:after="0"/>
        <w:rPr>
          <w:b w:val="0"/>
          <w:bCs/>
          <w:szCs w:val="24"/>
        </w:rPr>
      </w:pPr>
      <w:r>
        <w:rPr>
          <w:b w:val="0"/>
          <w:bCs/>
          <w:szCs w:val="24"/>
        </w:rPr>
        <w:t xml:space="preserve">Unplanned missions </w:t>
      </w:r>
      <w:r w:rsidR="009C2630">
        <w:rPr>
          <w:b w:val="0"/>
          <w:bCs/>
          <w:szCs w:val="24"/>
        </w:rPr>
        <w:t xml:space="preserve">amount up to 27 percent. </w:t>
      </w:r>
      <w:r w:rsidR="006B30F3" w:rsidRPr="00560E1A">
        <w:rPr>
          <w:b w:val="0"/>
          <w:bCs/>
          <w:szCs w:val="24"/>
        </w:rPr>
        <w:t xml:space="preserve">Last minute travel resulting in </w:t>
      </w:r>
      <w:r w:rsidR="008F37F8" w:rsidRPr="00560E1A">
        <w:rPr>
          <w:b w:val="0"/>
          <w:bCs/>
          <w:szCs w:val="24"/>
        </w:rPr>
        <w:t xml:space="preserve">numerous </w:t>
      </w:r>
      <w:r w:rsidR="006B30F3" w:rsidRPr="00560E1A">
        <w:rPr>
          <w:b w:val="0"/>
          <w:bCs/>
          <w:szCs w:val="24"/>
        </w:rPr>
        <w:t>derogation</w:t>
      </w:r>
      <w:r w:rsidR="008F37F8" w:rsidRPr="00560E1A">
        <w:rPr>
          <w:b w:val="0"/>
          <w:bCs/>
          <w:szCs w:val="24"/>
        </w:rPr>
        <w:t>s.</w:t>
      </w:r>
    </w:p>
    <w:p w14:paraId="325D824A" w14:textId="6355758A" w:rsidR="006B30F3" w:rsidRPr="00560E1A" w:rsidRDefault="006B30F3" w:rsidP="006A39DC">
      <w:pPr>
        <w:pStyle w:val="AP-Style1"/>
        <w:numPr>
          <w:ilvl w:val="0"/>
          <w:numId w:val="0"/>
        </w:numPr>
        <w:tabs>
          <w:tab w:val="clear" w:pos="360"/>
          <w:tab w:val="left" w:pos="0"/>
        </w:tabs>
        <w:spacing w:after="0"/>
        <w:rPr>
          <w:szCs w:val="24"/>
        </w:rPr>
      </w:pPr>
      <w:r w:rsidRPr="00560E1A">
        <w:rPr>
          <w:szCs w:val="24"/>
        </w:rPr>
        <w:t>Potential Financial control weaknesses</w:t>
      </w:r>
    </w:p>
    <w:p w14:paraId="07B16D12" w14:textId="77777777" w:rsidR="006048D7" w:rsidRPr="00560E1A" w:rsidRDefault="006048D7" w:rsidP="00E76577">
      <w:pPr>
        <w:pStyle w:val="AP-Style1"/>
        <w:numPr>
          <w:ilvl w:val="0"/>
          <w:numId w:val="24"/>
        </w:numPr>
        <w:spacing w:after="0"/>
        <w:rPr>
          <w:b w:val="0"/>
          <w:bCs/>
          <w:szCs w:val="24"/>
        </w:rPr>
      </w:pPr>
      <w:r w:rsidRPr="00560E1A">
        <w:rPr>
          <w:b w:val="0"/>
          <w:bCs/>
          <w:szCs w:val="24"/>
        </w:rPr>
        <w:t xml:space="preserve">Instances of purchase data indicate cross-charging at the end of the year (PO #). </w:t>
      </w:r>
    </w:p>
    <w:p w14:paraId="2494289B" w14:textId="038630DC" w:rsidR="006B30F3" w:rsidRPr="00560E1A" w:rsidRDefault="006B30F3" w:rsidP="00E76577">
      <w:pPr>
        <w:pStyle w:val="AP-Style1"/>
        <w:numPr>
          <w:ilvl w:val="0"/>
          <w:numId w:val="24"/>
        </w:numPr>
        <w:tabs>
          <w:tab w:val="left" w:pos="0"/>
        </w:tabs>
        <w:spacing w:after="0"/>
        <w:rPr>
          <w:b w:val="0"/>
          <w:bCs/>
          <w:szCs w:val="24"/>
        </w:rPr>
      </w:pPr>
      <w:r w:rsidRPr="00560E1A">
        <w:rPr>
          <w:b w:val="0"/>
          <w:bCs/>
          <w:szCs w:val="24"/>
        </w:rPr>
        <w:t xml:space="preserve">Need to verify </w:t>
      </w:r>
      <w:r w:rsidR="00085AA4" w:rsidRPr="00560E1A">
        <w:rPr>
          <w:b w:val="0"/>
          <w:bCs/>
          <w:szCs w:val="24"/>
        </w:rPr>
        <w:t xml:space="preserve">vendor details in </w:t>
      </w:r>
      <w:r w:rsidRPr="00560E1A">
        <w:rPr>
          <w:b w:val="0"/>
          <w:bCs/>
          <w:szCs w:val="24"/>
        </w:rPr>
        <w:t xml:space="preserve">banking tools </w:t>
      </w:r>
      <w:r w:rsidR="00085AA4" w:rsidRPr="00560E1A">
        <w:rPr>
          <w:b w:val="0"/>
          <w:bCs/>
          <w:szCs w:val="24"/>
        </w:rPr>
        <w:t>versus SAP data.</w:t>
      </w:r>
    </w:p>
    <w:p w14:paraId="53E38799" w14:textId="7FED8423" w:rsidR="006B30F3" w:rsidRPr="00560E1A" w:rsidRDefault="003F5544" w:rsidP="00E76577">
      <w:pPr>
        <w:pStyle w:val="AP-Style1"/>
        <w:numPr>
          <w:ilvl w:val="0"/>
          <w:numId w:val="24"/>
        </w:numPr>
        <w:tabs>
          <w:tab w:val="clear" w:pos="360"/>
          <w:tab w:val="left" w:pos="0"/>
        </w:tabs>
        <w:spacing w:after="0"/>
        <w:rPr>
          <w:b w:val="0"/>
          <w:bCs/>
          <w:szCs w:val="24"/>
        </w:rPr>
      </w:pPr>
      <w:r w:rsidRPr="00560E1A">
        <w:rPr>
          <w:b w:val="0"/>
          <w:bCs/>
          <w:szCs w:val="24"/>
        </w:rPr>
        <w:lastRenderedPageBreak/>
        <w:t xml:space="preserve">Travel Orders, Purchase Orders, Good Receipt notes, </w:t>
      </w:r>
      <w:r w:rsidR="006B30F3" w:rsidRPr="00560E1A">
        <w:rPr>
          <w:b w:val="0"/>
          <w:bCs/>
          <w:szCs w:val="24"/>
        </w:rPr>
        <w:t>Meeting and Conference FRs were not liquidated on a timely basis and used for unauthorized purposes</w:t>
      </w:r>
      <w:r w:rsidR="003C5DC3" w:rsidRPr="00560E1A">
        <w:rPr>
          <w:b w:val="0"/>
          <w:bCs/>
          <w:szCs w:val="24"/>
        </w:rPr>
        <w:t xml:space="preserve"> e.g., STEP project</w:t>
      </w:r>
      <w:r w:rsidR="00496C1A" w:rsidRPr="00560E1A">
        <w:rPr>
          <w:b w:val="0"/>
          <w:bCs/>
          <w:szCs w:val="24"/>
        </w:rPr>
        <w:t xml:space="preserve"> </w:t>
      </w:r>
    </w:p>
    <w:p w14:paraId="3369D070" w14:textId="38752E9D" w:rsidR="00401DBC" w:rsidRPr="00560E1A" w:rsidRDefault="00496C1A" w:rsidP="00E76577">
      <w:pPr>
        <w:pStyle w:val="ListParagraph"/>
        <w:numPr>
          <w:ilvl w:val="0"/>
          <w:numId w:val="24"/>
        </w:numPr>
        <w:rPr>
          <w:rFonts w:cs="Arial"/>
          <w:bCs/>
          <w:sz w:val="24"/>
          <w:szCs w:val="24"/>
        </w:rPr>
      </w:pPr>
      <w:r w:rsidRPr="00560E1A">
        <w:rPr>
          <w:rFonts w:cs="Arial"/>
          <w:bCs/>
          <w:sz w:val="24"/>
          <w:szCs w:val="24"/>
        </w:rPr>
        <w:t xml:space="preserve">Four staff members, </w:t>
      </w:r>
      <w:r w:rsidR="00532859" w:rsidRPr="00560E1A">
        <w:rPr>
          <w:rFonts w:cs="Arial"/>
          <w:bCs/>
          <w:sz w:val="24"/>
          <w:szCs w:val="24"/>
        </w:rPr>
        <w:t>one</w:t>
      </w:r>
      <w:r w:rsidR="00FB15AC" w:rsidRPr="00560E1A">
        <w:rPr>
          <w:rFonts w:cs="Arial"/>
          <w:bCs/>
          <w:sz w:val="24"/>
          <w:szCs w:val="24"/>
        </w:rPr>
        <w:t xml:space="preserve"> in Harare and </w:t>
      </w:r>
      <w:r w:rsidR="00532859" w:rsidRPr="00560E1A">
        <w:rPr>
          <w:rFonts w:cs="Arial"/>
          <w:bCs/>
          <w:sz w:val="24"/>
          <w:szCs w:val="24"/>
        </w:rPr>
        <w:t>three</w:t>
      </w:r>
      <w:r w:rsidR="00FB15AC" w:rsidRPr="00560E1A">
        <w:rPr>
          <w:rFonts w:cs="Arial"/>
          <w:bCs/>
          <w:sz w:val="24"/>
          <w:szCs w:val="24"/>
        </w:rPr>
        <w:t xml:space="preserve"> in Lusaka, </w:t>
      </w:r>
      <w:r w:rsidR="00401DBC" w:rsidRPr="00560E1A">
        <w:rPr>
          <w:rFonts w:cs="Arial"/>
          <w:bCs/>
          <w:sz w:val="24"/>
          <w:szCs w:val="24"/>
        </w:rPr>
        <w:t>Halimani, Lucas, Mukonka, Remmy, Mumbi, Mwilu Lenard and Saili, Alice</w:t>
      </w:r>
      <w:r w:rsidR="00532859" w:rsidRPr="00560E1A">
        <w:rPr>
          <w:rFonts w:cs="Arial"/>
          <w:bCs/>
          <w:sz w:val="24"/>
          <w:szCs w:val="24"/>
        </w:rPr>
        <w:t xml:space="preserve"> have limits for authorizing bank payments. </w:t>
      </w:r>
      <w:r w:rsidR="00532859" w:rsidRPr="0071062E">
        <w:rPr>
          <w:rFonts w:cs="Arial"/>
          <w:bCs/>
          <w:sz w:val="24"/>
          <w:szCs w:val="24"/>
          <w:highlight w:val="yellow"/>
          <w:rPrChange w:id="185" w:author="Soriano, Carles" w:date="2022-06-24T12:21:00Z">
            <w:rPr>
              <w:rFonts w:cs="Arial"/>
              <w:bCs/>
              <w:sz w:val="24"/>
              <w:szCs w:val="24"/>
            </w:rPr>
          </w:rPrChange>
        </w:rPr>
        <w:t>NB</w:t>
      </w:r>
      <w:r w:rsidR="00532859" w:rsidRPr="00560E1A">
        <w:rPr>
          <w:rFonts w:cs="Arial"/>
          <w:bCs/>
          <w:sz w:val="24"/>
          <w:szCs w:val="24"/>
        </w:rPr>
        <w:t xml:space="preserve"> need to test payments authorized by these staff.</w:t>
      </w:r>
    </w:p>
    <w:p w14:paraId="6149C922" w14:textId="77777777" w:rsidR="00491543" w:rsidRPr="00560E1A" w:rsidRDefault="00491543" w:rsidP="00491543">
      <w:pPr>
        <w:pStyle w:val="AP-Style1"/>
        <w:numPr>
          <w:ilvl w:val="0"/>
          <w:numId w:val="0"/>
        </w:numPr>
        <w:tabs>
          <w:tab w:val="clear" w:pos="360"/>
          <w:tab w:val="left" w:pos="0"/>
        </w:tabs>
        <w:spacing w:after="0"/>
        <w:jc w:val="left"/>
        <w:rPr>
          <w:b w:val="0"/>
          <w:bCs/>
          <w:szCs w:val="24"/>
        </w:rPr>
      </w:pPr>
    </w:p>
    <w:tbl>
      <w:tblPr>
        <w:tblStyle w:val="TableGrid"/>
        <w:tblW w:w="0" w:type="auto"/>
        <w:tblLook w:val="04A0" w:firstRow="1" w:lastRow="0" w:firstColumn="1" w:lastColumn="0" w:noHBand="0" w:noVBand="1"/>
      </w:tblPr>
      <w:tblGrid>
        <w:gridCol w:w="8990"/>
      </w:tblGrid>
      <w:tr w:rsidR="00DB17F2" w:rsidRPr="00560E1A" w14:paraId="5719C00F" w14:textId="77777777" w:rsidTr="006A05D5">
        <w:trPr>
          <w:trHeight w:val="397"/>
        </w:trPr>
        <w:tc>
          <w:tcPr>
            <w:tcW w:w="8990" w:type="dxa"/>
            <w:shd w:val="clear" w:color="auto" w:fill="B0D0E2" w:themeFill="accent1" w:themeFillTint="66"/>
            <w:vAlign w:val="center"/>
          </w:tcPr>
          <w:p w14:paraId="72703E7A" w14:textId="77777777" w:rsidR="00DB17F2" w:rsidRPr="00560E1A" w:rsidRDefault="00DB17F2" w:rsidP="00057C52">
            <w:pPr>
              <w:pStyle w:val="Heading1"/>
              <w:outlineLvl w:val="0"/>
            </w:pPr>
            <w:bookmarkStart w:id="186" w:name="_Toc103606510"/>
            <w:r w:rsidRPr="00560E1A">
              <w:t>AUDIT RATIONALE, SCOPE AND OBJECTIVE</w:t>
            </w:r>
            <w:bookmarkEnd w:id="186"/>
          </w:p>
        </w:tc>
      </w:tr>
    </w:tbl>
    <w:p w14:paraId="11E9F577" w14:textId="77777777" w:rsidR="00DB17F2" w:rsidRPr="00560E1A" w:rsidRDefault="00DB17F2" w:rsidP="00DB17F2">
      <w:pPr>
        <w:pStyle w:val="Numberedpara"/>
        <w:numPr>
          <w:ilvl w:val="0"/>
          <w:numId w:val="0"/>
        </w:numPr>
        <w:tabs>
          <w:tab w:val="left" w:pos="720"/>
          <w:tab w:val="left" w:pos="2430"/>
        </w:tabs>
        <w:spacing w:after="120" w:line="276" w:lineRule="auto"/>
        <w:rPr>
          <w:rFonts w:cs="Arial"/>
          <w:b/>
          <w:szCs w:val="20"/>
        </w:rPr>
      </w:pPr>
      <w:r w:rsidRPr="00560E1A">
        <w:rPr>
          <w:rFonts w:cs="Arial"/>
          <w:b/>
          <w:szCs w:val="20"/>
        </w:rPr>
        <w:t xml:space="preserve">Audit rationale </w:t>
      </w:r>
    </w:p>
    <w:p w14:paraId="577A8CED" w14:textId="5796A902" w:rsidR="00DB17F2" w:rsidRPr="00560E1A" w:rsidRDefault="00DB17F2" w:rsidP="00DB17F2">
      <w:pPr>
        <w:pStyle w:val="Numberedpara"/>
        <w:numPr>
          <w:ilvl w:val="0"/>
          <w:numId w:val="0"/>
        </w:numPr>
        <w:tabs>
          <w:tab w:val="left" w:pos="720"/>
          <w:tab w:val="left" w:pos="2430"/>
        </w:tabs>
        <w:spacing w:after="200" w:line="276" w:lineRule="auto"/>
        <w:jc w:val="both"/>
        <w:rPr>
          <w:rFonts w:cs="Arial"/>
          <w:szCs w:val="20"/>
        </w:rPr>
      </w:pPr>
      <w:r w:rsidRPr="00560E1A">
        <w:rPr>
          <w:rFonts w:cs="Arial"/>
          <w:szCs w:val="20"/>
        </w:rPr>
        <w:t xml:space="preserve">The Office was last audited by IOS in for the review of the consolidated financial statements.  </w:t>
      </w:r>
    </w:p>
    <w:p w14:paraId="137D50DE" w14:textId="77777777" w:rsidR="00DB17F2" w:rsidRPr="00560E1A" w:rsidRDefault="00DB17F2" w:rsidP="00DB17F2">
      <w:pPr>
        <w:pStyle w:val="Numberedpara"/>
        <w:numPr>
          <w:ilvl w:val="0"/>
          <w:numId w:val="0"/>
        </w:numPr>
        <w:tabs>
          <w:tab w:val="left" w:pos="720"/>
          <w:tab w:val="left" w:pos="2430"/>
        </w:tabs>
        <w:spacing w:after="120" w:line="276" w:lineRule="auto"/>
        <w:rPr>
          <w:rFonts w:cs="Arial"/>
          <w:b/>
          <w:szCs w:val="20"/>
        </w:rPr>
      </w:pPr>
      <w:r w:rsidRPr="00560E1A">
        <w:rPr>
          <w:rFonts w:cs="Arial"/>
          <w:b/>
          <w:szCs w:val="20"/>
        </w:rPr>
        <w:t xml:space="preserve">Audit objective </w:t>
      </w:r>
    </w:p>
    <w:p w14:paraId="49941649" w14:textId="684C1EA9" w:rsidR="00DB17F2" w:rsidRPr="00560E1A" w:rsidRDefault="00DB17F2" w:rsidP="00DB17F2">
      <w:pPr>
        <w:pStyle w:val="Numberedpara"/>
        <w:numPr>
          <w:ilvl w:val="0"/>
          <w:numId w:val="0"/>
        </w:numPr>
        <w:tabs>
          <w:tab w:val="left" w:pos="720"/>
          <w:tab w:val="left" w:pos="2430"/>
        </w:tabs>
        <w:spacing w:after="200" w:line="276" w:lineRule="auto"/>
        <w:jc w:val="both"/>
        <w:rPr>
          <w:rFonts w:cs="Arial"/>
        </w:rPr>
      </w:pPr>
      <w:r w:rsidRPr="00560E1A">
        <w:rPr>
          <w:rFonts w:cs="Arial"/>
          <w:lang w:val="en-US"/>
        </w:rPr>
        <w:t xml:space="preserve">The objective of the audit is to provide assurance on the effectiveness of internal controls, </w:t>
      </w:r>
      <w:r w:rsidR="00F15310" w:rsidRPr="00560E1A">
        <w:rPr>
          <w:rFonts w:cs="Arial"/>
          <w:lang w:val="en-US"/>
        </w:rPr>
        <w:t>governance,</w:t>
      </w:r>
      <w:r w:rsidRPr="00560E1A">
        <w:rPr>
          <w:rFonts w:cs="Arial"/>
          <w:lang w:val="en-US"/>
        </w:rPr>
        <w:t xml:space="preserve"> and risk management processes of the San Jose Office. Furthermore, review the efficiency, </w:t>
      </w:r>
      <w:r w:rsidR="00F15310" w:rsidRPr="00560E1A">
        <w:rPr>
          <w:rFonts w:cs="Arial"/>
          <w:lang w:val="en-US"/>
        </w:rPr>
        <w:t>effectiveness,</w:t>
      </w:r>
      <w:r w:rsidRPr="00560E1A">
        <w:rPr>
          <w:rFonts w:cs="Arial"/>
          <w:lang w:val="en-US"/>
        </w:rPr>
        <w:t xml:space="preserve"> and economy of the Office’s operations (including </w:t>
      </w:r>
      <w:proofErr w:type="spellStart"/>
      <w:r w:rsidRPr="00560E1A">
        <w:rPr>
          <w:rFonts w:cs="Arial"/>
          <w:lang w:val="en-US"/>
        </w:rPr>
        <w:t>programme</w:t>
      </w:r>
      <w:proofErr w:type="spellEnd"/>
      <w:r w:rsidRPr="00560E1A">
        <w:rPr>
          <w:rFonts w:cs="Arial"/>
          <w:lang w:val="en-US"/>
        </w:rPr>
        <w:t xml:space="preserve"> management, financial controls, procurement, travel, human resources management, security, IT, and general administration).  </w:t>
      </w:r>
    </w:p>
    <w:p w14:paraId="5127CCDB" w14:textId="77777777" w:rsidR="00DB17F2" w:rsidRPr="00560E1A" w:rsidRDefault="00DB17F2" w:rsidP="00DB17F2">
      <w:pPr>
        <w:pStyle w:val="Numberedpara"/>
        <w:numPr>
          <w:ilvl w:val="0"/>
          <w:numId w:val="0"/>
        </w:numPr>
        <w:tabs>
          <w:tab w:val="left" w:pos="720"/>
          <w:tab w:val="left" w:pos="2430"/>
        </w:tabs>
        <w:spacing w:after="120" w:line="276" w:lineRule="auto"/>
        <w:rPr>
          <w:rFonts w:cs="Arial"/>
          <w:b/>
          <w:szCs w:val="20"/>
        </w:rPr>
      </w:pPr>
      <w:r w:rsidRPr="00560E1A">
        <w:rPr>
          <w:rFonts w:cs="Arial"/>
          <w:b/>
          <w:szCs w:val="20"/>
        </w:rPr>
        <w:t xml:space="preserve">Audit scope and period </w:t>
      </w:r>
    </w:p>
    <w:p w14:paraId="7EEABB55" w14:textId="67707B58" w:rsidR="00DB17F2" w:rsidRPr="00560E1A" w:rsidRDefault="00DB17F2" w:rsidP="00DB17F2">
      <w:pPr>
        <w:pStyle w:val="Numberedpara"/>
        <w:numPr>
          <w:ilvl w:val="0"/>
          <w:numId w:val="0"/>
        </w:numPr>
        <w:tabs>
          <w:tab w:val="left" w:pos="720"/>
          <w:tab w:val="left" w:pos="2430"/>
        </w:tabs>
        <w:spacing w:after="200" w:line="276" w:lineRule="auto"/>
        <w:jc w:val="both"/>
        <w:rPr>
          <w:rFonts w:cs="Arial"/>
          <w:szCs w:val="20"/>
        </w:rPr>
      </w:pPr>
      <w:r w:rsidRPr="00560E1A">
        <w:rPr>
          <w:rFonts w:cs="Arial"/>
          <w:szCs w:val="20"/>
        </w:rPr>
        <w:t>The audit will cover the Programme activities from 1 January 2</w:t>
      </w:r>
      <w:r w:rsidR="008D0EF5" w:rsidRPr="00560E1A">
        <w:rPr>
          <w:rFonts w:cs="Arial"/>
          <w:szCs w:val="20"/>
        </w:rPr>
        <w:t>020</w:t>
      </w:r>
      <w:r w:rsidRPr="00560E1A">
        <w:rPr>
          <w:rFonts w:cs="Arial"/>
          <w:szCs w:val="20"/>
        </w:rPr>
        <w:t xml:space="preserve"> to 31 </w:t>
      </w:r>
      <w:r w:rsidR="008D0EF5" w:rsidRPr="00560E1A">
        <w:rPr>
          <w:rFonts w:cs="Arial"/>
          <w:szCs w:val="20"/>
        </w:rPr>
        <w:t>March</w:t>
      </w:r>
      <w:r w:rsidRPr="00560E1A">
        <w:rPr>
          <w:rFonts w:cs="Arial"/>
          <w:szCs w:val="20"/>
        </w:rPr>
        <w:t xml:space="preserve"> 2022, the audit team may also review other periods if necessary. The audit is planned as a full scope exercise. The audit will cover the following areas: </w:t>
      </w:r>
    </w:p>
    <w:p w14:paraId="0E219A8D" w14:textId="77777777" w:rsidR="00DB17F2" w:rsidRPr="00560E1A" w:rsidRDefault="00DB17F2" w:rsidP="00C4173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Overall governance of the Office (including objective setting, planning, and risk management)</w:t>
      </w:r>
    </w:p>
    <w:p w14:paraId="3A32D1A3" w14:textId="77777777" w:rsidR="00DB17F2" w:rsidRPr="00560E1A" w:rsidRDefault="00DB17F2" w:rsidP="00C4173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 xml:space="preserve">Programme </w:t>
      </w:r>
    </w:p>
    <w:p w14:paraId="4AA13FD1" w14:textId="77777777" w:rsidR="00DB17F2" w:rsidRPr="00560E1A" w:rsidRDefault="00DB17F2" w:rsidP="00C4173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Financial control</w:t>
      </w:r>
    </w:p>
    <w:p w14:paraId="271A1A75" w14:textId="77777777" w:rsidR="00DB17F2" w:rsidRPr="00560E1A" w:rsidRDefault="00DB17F2" w:rsidP="00C4173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Contracting and procurement</w:t>
      </w:r>
    </w:p>
    <w:p w14:paraId="2F75B2B4" w14:textId="77777777" w:rsidR="00DB17F2" w:rsidRPr="00560E1A" w:rsidRDefault="00DB17F2" w:rsidP="00C4173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 xml:space="preserve">Travel </w:t>
      </w:r>
    </w:p>
    <w:p w14:paraId="51555FB5" w14:textId="77777777" w:rsidR="00DB17F2" w:rsidRPr="00560E1A" w:rsidRDefault="00DB17F2" w:rsidP="00C4173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Human resources</w:t>
      </w:r>
    </w:p>
    <w:p w14:paraId="5345850F" w14:textId="77777777" w:rsidR="00DB17F2" w:rsidRPr="00560E1A" w:rsidRDefault="00DB17F2" w:rsidP="00C4173F">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General administration</w:t>
      </w:r>
    </w:p>
    <w:p w14:paraId="2D0E7647" w14:textId="77777777" w:rsidR="00DB17F2" w:rsidRPr="00560E1A" w:rsidRDefault="00DB17F2" w:rsidP="00DB17F2">
      <w:pPr>
        <w:pStyle w:val="Numberedpara"/>
        <w:numPr>
          <w:ilvl w:val="0"/>
          <w:numId w:val="0"/>
        </w:numPr>
        <w:tabs>
          <w:tab w:val="left" w:pos="720"/>
          <w:tab w:val="left" w:pos="2430"/>
        </w:tabs>
        <w:spacing w:after="120" w:line="276" w:lineRule="auto"/>
        <w:rPr>
          <w:rFonts w:cs="Arial"/>
          <w:b/>
          <w:szCs w:val="20"/>
        </w:rPr>
      </w:pPr>
      <w:r w:rsidRPr="00560E1A">
        <w:rPr>
          <w:rFonts w:cs="Arial"/>
          <w:b/>
          <w:szCs w:val="20"/>
        </w:rPr>
        <w:t xml:space="preserve">Audit methodology </w:t>
      </w:r>
    </w:p>
    <w:p w14:paraId="1EDC55DD" w14:textId="77777777" w:rsidR="00DB17F2" w:rsidRPr="00560E1A" w:rsidRDefault="00DB17F2" w:rsidP="00DB17F2">
      <w:pPr>
        <w:pStyle w:val="Numberedpara"/>
        <w:numPr>
          <w:ilvl w:val="0"/>
          <w:numId w:val="0"/>
        </w:numPr>
        <w:tabs>
          <w:tab w:val="left" w:pos="720"/>
          <w:tab w:val="left" w:pos="2430"/>
        </w:tabs>
        <w:spacing w:after="200" w:line="276" w:lineRule="auto"/>
        <w:jc w:val="both"/>
        <w:rPr>
          <w:rFonts w:cs="Arial"/>
          <w:b/>
          <w:szCs w:val="20"/>
        </w:rPr>
      </w:pPr>
      <w:r w:rsidRPr="00560E1A">
        <w:t>The audit will be performed in accordance with the</w:t>
      </w:r>
      <w:r w:rsidRPr="00560E1A">
        <w:rPr>
          <w:i/>
        </w:rPr>
        <w:t xml:space="preserve"> International Standards for the Professional Practice of Internal Auditing</w:t>
      </w:r>
      <w:r w:rsidRPr="00560E1A">
        <w:t xml:space="preserve"> and OS audit manual.  </w:t>
      </w:r>
    </w:p>
    <w:p w14:paraId="05D6D17C" w14:textId="2F4C1191" w:rsidR="00DB17F2" w:rsidRPr="00560E1A" w:rsidRDefault="00DB17F2" w:rsidP="00DB17F2">
      <w:pPr>
        <w:pStyle w:val="Numberedpara"/>
        <w:numPr>
          <w:ilvl w:val="0"/>
          <w:numId w:val="0"/>
        </w:numPr>
        <w:tabs>
          <w:tab w:val="left" w:pos="720"/>
          <w:tab w:val="left" w:pos="2430"/>
        </w:tabs>
        <w:spacing w:after="200" w:line="276" w:lineRule="auto"/>
        <w:jc w:val="both"/>
        <w:rPr>
          <w:rFonts w:cs="Arial"/>
          <w:b/>
          <w:szCs w:val="20"/>
        </w:rPr>
      </w:pPr>
      <w:r w:rsidRPr="00560E1A">
        <w:rPr>
          <w:rFonts w:cs="Arial"/>
          <w:szCs w:val="20"/>
        </w:rPr>
        <w:t xml:space="preserve">The audit will assess the functioning of internal controls within the defined scope </w:t>
      </w:r>
      <w:proofErr w:type="gramStart"/>
      <w:r w:rsidRPr="00560E1A">
        <w:rPr>
          <w:rFonts w:cs="Arial"/>
          <w:szCs w:val="20"/>
        </w:rPr>
        <w:t>in order to</w:t>
      </w:r>
      <w:proofErr w:type="gramEnd"/>
      <w:r w:rsidRPr="00560E1A">
        <w:rPr>
          <w:rFonts w:cs="Arial"/>
          <w:szCs w:val="20"/>
        </w:rPr>
        <w:t xml:space="preserve"> identify major risks to the achievement of the San Jose objectives. Action plans will be agreed to strengthen risk management and controls, and to improve operations where warranted.  </w:t>
      </w:r>
    </w:p>
    <w:p w14:paraId="1D2F3F7E" w14:textId="77777777" w:rsidR="00DB17F2" w:rsidRPr="00560E1A" w:rsidRDefault="00DB17F2" w:rsidP="00DB17F2">
      <w:pPr>
        <w:pStyle w:val="Numberedpara"/>
        <w:numPr>
          <w:ilvl w:val="0"/>
          <w:numId w:val="0"/>
        </w:numPr>
        <w:tabs>
          <w:tab w:val="left" w:pos="720"/>
          <w:tab w:val="left" w:pos="2430"/>
        </w:tabs>
        <w:spacing w:after="200" w:line="276" w:lineRule="auto"/>
        <w:jc w:val="both"/>
        <w:rPr>
          <w:rFonts w:cs="Arial"/>
          <w:szCs w:val="20"/>
        </w:rPr>
      </w:pPr>
      <w:r w:rsidRPr="00560E1A">
        <w:rPr>
          <w:rFonts w:cs="Arial"/>
          <w:szCs w:val="20"/>
        </w:rPr>
        <w:t xml:space="preserve">The audit will be based on surveys, interviews, data analysis, documentation review, etc. The audit team will select the sampling techniques such as judgemental, statistical, representative, etc. to ensure the sampling approach remains relevant to the test objectives. </w:t>
      </w:r>
    </w:p>
    <w:p w14:paraId="38A37627" w14:textId="77777777" w:rsidR="00DB17F2" w:rsidRPr="00560E1A" w:rsidRDefault="00DB17F2" w:rsidP="00DB17F2">
      <w:pPr>
        <w:pStyle w:val="Numberedpara"/>
        <w:numPr>
          <w:ilvl w:val="0"/>
          <w:numId w:val="0"/>
        </w:numPr>
        <w:tabs>
          <w:tab w:val="left" w:pos="720"/>
          <w:tab w:val="left" w:pos="2430"/>
        </w:tabs>
        <w:spacing w:after="200" w:line="276" w:lineRule="auto"/>
        <w:rPr>
          <w:rFonts w:cs="Arial"/>
          <w:b/>
          <w:szCs w:val="20"/>
        </w:rPr>
      </w:pPr>
      <w:r w:rsidRPr="00560E1A">
        <w:rPr>
          <w:rFonts w:cs="Arial"/>
          <w:b/>
          <w:szCs w:val="20"/>
        </w:rPr>
        <w:lastRenderedPageBreak/>
        <w:t xml:space="preserve">Key milestones </w:t>
      </w:r>
    </w:p>
    <w:p w14:paraId="71F8848A" w14:textId="77777777" w:rsidR="00DB17F2" w:rsidRPr="00560E1A" w:rsidRDefault="00DB17F2" w:rsidP="00DB17F2">
      <w:pPr>
        <w:tabs>
          <w:tab w:val="left" w:pos="720"/>
        </w:tabs>
        <w:spacing w:after="200" w:line="276" w:lineRule="auto"/>
        <w:jc w:val="both"/>
        <w:rPr>
          <w:rFonts w:eastAsia="PMingLiU" w:cs="Arial"/>
          <w:lang w:eastAsia="x-none"/>
        </w:rPr>
      </w:pPr>
      <w:r w:rsidRPr="00560E1A">
        <w:rPr>
          <w:rFonts w:eastAsia="PMingLiU" w:cs="Arial"/>
          <w:lang w:eastAsia="x-none"/>
        </w:rPr>
        <w:t>IOS will conduct the audit of the Office per these timelines:</w:t>
      </w:r>
    </w:p>
    <w:tbl>
      <w:tblPr>
        <w:tblStyle w:val="TableGrid1"/>
        <w:tblW w:w="0" w:type="auto"/>
        <w:jc w:val="center"/>
        <w:tblLook w:val="04A0" w:firstRow="1" w:lastRow="0" w:firstColumn="1" w:lastColumn="0" w:noHBand="0" w:noVBand="1"/>
      </w:tblPr>
      <w:tblGrid>
        <w:gridCol w:w="1897"/>
        <w:gridCol w:w="2351"/>
      </w:tblGrid>
      <w:tr w:rsidR="00DB17F2" w:rsidRPr="00560E1A" w14:paraId="11968C7D" w14:textId="77777777" w:rsidTr="006A05D5">
        <w:trPr>
          <w:tblHeader/>
          <w:jc w:val="center"/>
        </w:trPr>
        <w:tc>
          <w:tcPr>
            <w:tcW w:w="1897" w:type="dxa"/>
            <w:shd w:val="clear" w:color="auto" w:fill="89B9D4" w:themeFill="accent1" w:themeFillTint="99"/>
          </w:tcPr>
          <w:p w14:paraId="6601A22F" w14:textId="77777777" w:rsidR="00DB17F2" w:rsidRPr="00560E1A" w:rsidRDefault="00DB17F2" w:rsidP="006A05D5">
            <w:pPr>
              <w:spacing w:after="50"/>
              <w:rPr>
                <w:rFonts w:cs="Arial"/>
                <w:b/>
                <w:bCs/>
                <w:color w:val="000000"/>
                <w:sz w:val="18"/>
                <w:szCs w:val="18"/>
                <w:lang w:val="en-US"/>
              </w:rPr>
            </w:pPr>
            <w:commentRangeStart w:id="187"/>
            <w:r w:rsidRPr="00560E1A">
              <w:rPr>
                <w:rFonts w:cs="Arial"/>
                <w:b/>
                <w:bCs/>
                <w:color w:val="000000"/>
                <w:sz w:val="18"/>
                <w:szCs w:val="18"/>
                <w:lang w:val="en-US"/>
              </w:rPr>
              <w:t>Milestone</w:t>
            </w:r>
          </w:p>
        </w:tc>
        <w:tc>
          <w:tcPr>
            <w:tcW w:w="2351" w:type="dxa"/>
            <w:shd w:val="clear" w:color="auto" w:fill="89B9D4" w:themeFill="accent1" w:themeFillTint="99"/>
          </w:tcPr>
          <w:p w14:paraId="67B7CF3F" w14:textId="77777777" w:rsidR="00DB17F2" w:rsidRPr="00560E1A" w:rsidRDefault="00DB17F2" w:rsidP="006A05D5">
            <w:pPr>
              <w:spacing w:after="50"/>
              <w:rPr>
                <w:rFonts w:cs="Arial"/>
                <w:b/>
                <w:bCs/>
                <w:color w:val="000000"/>
                <w:sz w:val="18"/>
                <w:szCs w:val="18"/>
                <w:lang w:val="en-US"/>
              </w:rPr>
            </w:pPr>
            <w:r w:rsidRPr="00560E1A">
              <w:rPr>
                <w:rFonts w:cs="Arial"/>
                <w:b/>
                <w:bCs/>
                <w:color w:val="000000"/>
                <w:sz w:val="18"/>
                <w:szCs w:val="18"/>
                <w:lang w:val="en-US"/>
              </w:rPr>
              <w:t>Planned date</w:t>
            </w:r>
            <w:commentRangeEnd w:id="187"/>
            <w:r w:rsidR="0021717B">
              <w:rPr>
                <w:rStyle w:val="CommentReference"/>
                <w:rFonts w:ascii="Times New Roman" w:hAnsi="Times New Roman"/>
                <w:lang w:val="en-US"/>
              </w:rPr>
              <w:commentReference w:id="187"/>
            </w:r>
          </w:p>
        </w:tc>
      </w:tr>
      <w:tr w:rsidR="00DB17F2" w:rsidRPr="00560E1A" w14:paraId="225EB82E" w14:textId="77777777" w:rsidTr="006A05D5">
        <w:trPr>
          <w:jc w:val="center"/>
        </w:trPr>
        <w:tc>
          <w:tcPr>
            <w:tcW w:w="1897" w:type="dxa"/>
          </w:tcPr>
          <w:p w14:paraId="579860C4" w14:textId="77777777" w:rsidR="00DB17F2" w:rsidRPr="00560E1A" w:rsidRDefault="00DB17F2" w:rsidP="006A05D5">
            <w:pPr>
              <w:spacing w:after="50"/>
              <w:rPr>
                <w:rFonts w:cs="Arial"/>
                <w:bCs/>
                <w:color w:val="000000"/>
                <w:sz w:val="18"/>
                <w:szCs w:val="18"/>
                <w:lang w:val="en-US"/>
              </w:rPr>
            </w:pPr>
            <w:r w:rsidRPr="00560E1A">
              <w:rPr>
                <w:rFonts w:cs="Arial"/>
                <w:bCs/>
                <w:color w:val="000000"/>
                <w:sz w:val="18"/>
                <w:szCs w:val="18"/>
                <w:lang w:val="en-US"/>
              </w:rPr>
              <w:t>Notification letter</w:t>
            </w:r>
          </w:p>
        </w:tc>
        <w:tc>
          <w:tcPr>
            <w:tcW w:w="2351" w:type="dxa"/>
          </w:tcPr>
          <w:p w14:paraId="0BC51261" w14:textId="5461B702" w:rsidR="00DB17F2" w:rsidRPr="00560E1A" w:rsidRDefault="0060554C" w:rsidP="006A05D5">
            <w:pPr>
              <w:spacing w:after="50"/>
              <w:rPr>
                <w:rFonts w:cs="Arial"/>
                <w:bCs/>
                <w:color w:val="000000"/>
                <w:sz w:val="18"/>
                <w:szCs w:val="18"/>
                <w:lang w:val="en-US"/>
              </w:rPr>
            </w:pPr>
            <w:r w:rsidRPr="00560E1A">
              <w:rPr>
                <w:rFonts w:cs="Arial"/>
                <w:bCs/>
                <w:color w:val="000000"/>
                <w:sz w:val="18"/>
                <w:szCs w:val="18"/>
                <w:lang w:val="en-US"/>
              </w:rPr>
              <w:t>25</w:t>
            </w:r>
            <w:r w:rsidR="00DB17F2" w:rsidRPr="00560E1A">
              <w:rPr>
                <w:rFonts w:cs="Arial"/>
                <w:bCs/>
                <w:color w:val="000000"/>
                <w:sz w:val="18"/>
                <w:szCs w:val="18"/>
                <w:lang w:val="en-US"/>
              </w:rPr>
              <w:t xml:space="preserve"> </w:t>
            </w:r>
            <w:r w:rsidRPr="00560E1A">
              <w:rPr>
                <w:rFonts w:cs="Arial"/>
                <w:bCs/>
                <w:color w:val="000000"/>
                <w:sz w:val="18"/>
                <w:szCs w:val="18"/>
                <w:lang w:val="en-US"/>
              </w:rPr>
              <w:t>April</w:t>
            </w:r>
            <w:r w:rsidR="00DB17F2" w:rsidRPr="00560E1A">
              <w:rPr>
                <w:rFonts w:cs="Arial"/>
                <w:bCs/>
                <w:color w:val="000000"/>
                <w:sz w:val="18"/>
                <w:szCs w:val="18"/>
                <w:lang w:val="en-US"/>
              </w:rPr>
              <w:t xml:space="preserve"> 2022</w:t>
            </w:r>
          </w:p>
        </w:tc>
      </w:tr>
      <w:tr w:rsidR="00DB17F2" w:rsidRPr="00560E1A" w14:paraId="6A464DD6" w14:textId="77777777" w:rsidTr="006A05D5">
        <w:trPr>
          <w:jc w:val="center"/>
        </w:trPr>
        <w:tc>
          <w:tcPr>
            <w:tcW w:w="1897" w:type="dxa"/>
          </w:tcPr>
          <w:p w14:paraId="26CC853E" w14:textId="77777777" w:rsidR="00DB17F2" w:rsidRPr="00560E1A" w:rsidRDefault="00DB17F2" w:rsidP="006A05D5">
            <w:pPr>
              <w:spacing w:after="50"/>
              <w:rPr>
                <w:rFonts w:cs="Arial"/>
                <w:bCs/>
                <w:color w:val="000000"/>
                <w:sz w:val="18"/>
                <w:szCs w:val="18"/>
                <w:lang w:val="en-US"/>
              </w:rPr>
            </w:pPr>
            <w:r w:rsidRPr="00560E1A">
              <w:rPr>
                <w:rFonts w:cs="Arial"/>
                <w:bCs/>
                <w:color w:val="000000"/>
                <w:sz w:val="18"/>
                <w:szCs w:val="18"/>
                <w:lang w:val="en-US"/>
              </w:rPr>
              <w:t>End of planning</w:t>
            </w:r>
          </w:p>
        </w:tc>
        <w:tc>
          <w:tcPr>
            <w:tcW w:w="2351" w:type="dxa"/>
          </w:tcPr>
          <w:p w14:paraId="0F206EC6" w14:textId="33D98F4A" w:rsidR="00DB17F2" w:rsidRPr="00560E1A" w:rsidRDefault="000419C1" w:rsidP="006A05D5">
            <w:pPr>
              <w:spacing w:after="50"/>
              <w:rPr>
                <w:rFonts w:cs="Arial"/>
                <w:bCs/>
                <w:color w:val="000000"/>
                <w:sz w:val="18"/>
                <w:szCs w:val="18"/>
                <w:lang w:val="en-US"/>
              </w:rPr>
            </w:pPr>
            <w:ins w:id="188" w:author="Beltyukova, Anastasia" w:date="2022-06-24T16:21:00Z">
              <w:r>
                <w:rPr>
                  <w:rFonts w:cs="Arial"/>
                  <w:bCs/>
                  <w:color w:val="000000"/>
                  <w:sz w:val="18"/>
                  <w:szCs w:val="18"/>
                  <w:lang w:val="en-US"/>
                </w:rPr>
                <w:t>24 June</w:t>
              </w:r>
            </w:ins>
            <w:del w:id="189" w:author="Beltyukova, Anastasia" w:date="2022-06-24T16:21:00Z">
              <w:r w:rsidR="0060554C" w:rsidRPr="00560E1A" w:rsidDel="000419C1">
                <w:rPr>
                  <w:rFonts w:cs="Arial"/>
                  <w:bCs/>
                  <w:color w:val="000000"/>
                  <w:sz w:val="18"/>
                  <w:szCs w:val="18"/>
                  <w:lang w:val="en-US"/>
                </w:rPr>
                <w:delText>May</w:delText>
              </w:r>
            </w:del>
            <w:r w:rsidR="00DB17F2" w:rsidRPr="00560E1A">
              <w:rPr>
                <w:rFonts w:cs="Arial"/>
                <w:bCs/>
                <w:color w:val="000000"/>
                <w:sz w:val="18"/>
                <w:szCs w:val="18"/>
                <w:lang w:val="en-US"/>
              </w:rPr>
              <w:t xml:space="preserve"> 2022</w:t>
            </w:r>
          </w:p>
        </w:tc>
      </w:tr>
      <w:tr w:rsidR="00DB17F2" w:rsidRPr="00560E1A" w14:paraId="53E28227" w14:textId="77777777" w:rsidTr="006A05D5">
        <w:trPr>
          <w:jc w:val="center"/>
        </w:trPr>
        <w:tc>
          <w:tcPr>
            <w:tcW w:w="1897" w:type="dxa"/>
          </w:tcPr>
          <w:p w14:paraId="2624F584" w14:textId="77777777" w:rsidR="00DB17F2" w:rsidRPr="00560E1A" w:rsidRDefault="00DB17F2" w:rsidP="006A05D5">
            <w:pPr>
              <w:spacing w:after="50"/>
              <w:rPr>
                <w:rFonts w:cs="Arial"/>
                <w:bCs/>
                <w:color w:val="000000"/>
                <w:sz w:val="18"/>
                <w:szCs w:val="18"/>
                <w:lang w:val="en-US"/>
              </w:rPr>
            </w:pPr>
            <w:r w:rsidRPr="00560E1A">
              <w:rPr>
                <w:rFonts w:cs="Arial"/>
                <w:bCs/>
                <w:color w:val="000000"/>
                <w:sz w:val="18"/>
                <w:szCs w:val="18"/>
                <w:lang w:val="en-US"/>
              </w:rPr>
              <w:t>End of fieldwork</w:t>
            </w:r>
          </w:p>
        </w:tc>
        <w:tc>
          <w:tcPr>
            <w:tcW w:w="2351" w:type="dxa"/>
          </w:tcPr>
          <w:p w14:paraId="72EB9C92" w14:textId="48D27605" w:rsidR="00DB17F2" w:rsidRPr="00560E1A" w:rsidRDefault="000419C1" w:rsidP="006A05D5">
            <w:pPr>
              <w:spacing w:after="50"/>
              <w:rPr>
                <w:rFonts w:cs="Arial"/>
                <w:bCs/>
                <w:color w:val="000000"/>
                <w:sz w:val="18"/>
                <w:szCs w:val="18"/>
                <w:lang w:val="en-US"/>
              </w:rPr>
            </w:pPr>
            <w:ins w:id="190" w:author="Beltyukova, Anastasia" w:date="2022-06-24T16:22:00Z">
              <w:r w:rsidRPr="00560E1A">
                <w:rPr>
                  <w:rFonts w:cs="Arial"/>
                  <w:bCs/>
                  <w:color w:val="306785" w:themeColor="accent1" w:themeShade="BF"/>
                  <w:sz w:val="18"/>
                  <w:szCs w:val="18"/>
                  <w:lang w:val="en-US"/>
                </w:rPr>
                <w:t xml:space="preserve">29 July </w:t>
              </w:r>
            </w:ins>
            <w:del w:id="191" w:author="Beltyukova, Anastasia" w:date="2022-06-24T16:22:00Z">
              <w:r w:rsidR="0060554C" w:rsidRPr="00560E1A" w:rsidDel="000419C1">
                <w:rPr>
                  <w:rFonts w:cs="Arial"/>
                  <w:bCs/>
                  <w:color w:val="000000"/>
                  <w:sz w:val="18"/>
                  <w:szCs w:val="18"/>
                  <w:lang w:val="en-US"/>
                </w:rPr>
                <w:delText>June</w:delText>
              </w:r>
            </w:del>
            <w:r w:rsidR="00DB17F2" w:rsidRPr="00560E1A">
              <w:rPr>
                <w:rFonts w:cs="Arial"/>
                <w:bCs/>
                <w:color w:val="000000"/>
                <w:sz w:val="18"/>
                <w:szCs w:val="18"/>
                <w:lang w:val="en-US"/>
              </w:rPr>
              <w:t xml:space="preserve"> 2022</w:t>
            </w:r>
          </w:p>
        </w:tc>
      </w:tr>
      <w:tr w:rsidR="00DB17F2" w:rsidRPr="00560E1A" w14:paraId="503479B1" w14:textId="77777777" w:rsidTr="006A05D5">
        <w:trPr>
          <w:jc w:val="center"/>
        </w:trPr>
        <w:tc>
          <w:tcPr>
            <w:tcW w:w="1897" w:type="dxa"/>
          </w:tcPr>
          <w:p w14:paraId="33A7E869" w14:textId="77777777" w:rsidR="00DB17F2" w:rsidRPr="00560E1A" w:rsidRDefault="00DB17F2" w:rsidP="006A05D5">
            <w:pPr>
              <w:spacing w:after="50"/>
              <w:rPr>
                <w:rFonts w:cs="Arial"/>
                <w:bCs/>
                <w:color w:val="000000"/>
                <w:sz w:val="18"/>
                <w:szCs w:val="18"/>
                <w:lang w:val="en-US"/>
              </w:rPr>
            </w:pPr>
            <w:r w:rsidRPr="00560E1A">
              <w:rPr>
                <w:rFonts w:cs="Arial"/>
                <w:bCs/>
                <w:color w:val="000000"/>
                <w:sz w:val="18"/>
                <w:szCs w:val="18"/>
                <w:lang w:val="en-US"/>
              </w:rPr>
              <w:t>Draft report</w:t>
            </w:r>
          </w:p>
        </w:tc>
        <w:tc>
          <w:tcPr>
            <w:tcW w:w="2351" w:type="dxa"/>
          </w:tcPr>
          <w:p w14:paraId="4B8BE09B" w14:textId="129FB776" w:rsidR="00DB17F2" w:rsidRPr="00560E1A" w:rsidRDefault="000419C1" w:rsidP="006A05D5">
            <w:pPr>
              <w:spacing w:after="50"/>
              <w:rPr>
                <w:rFonts w:cs="Arial"/>
                <w:bCs/>
                <w:color w:val="000000"/>
                <w:sz w:val="18"/>
                <w:szCs w:val="18"/>
                <w:lang w:val="en-US"/>
              </w:rPr>
            </w:pPr>
            <w:ins w:id="192" w:author="Beltyukova, Anastasia" w:date="2022-06-24T16:22:00Z">
              <w:r w:rsidRPr="00560E1A">
                <w:rPr>
                  <w:rFonts w:cs="Arial"/>
                  <w:bCs/>
                  <w:color w:val="306785" w:themeColor="accent1" w:themeShade="BF"/>
                  <w:sz w:val="18"/>
                  <w:szCs w:val="18"/>
                  <w:lang w:val="en-US"/>
                </w:rPr>
                <w:t>31 August 2022</w:t>
              </w:r>
            </w:ins>
            <w:del w:id="193" w:author="Beltyukova, Anastasia" w:date="2022-06-24T16:22:00Z">
              <w:r w:rsidR="0060554C" w:rsidRPr="00560E1A" w:rsidDel="000419C1">
                <w:rPr>
                  <w:rFonts w:cs="Arial"/>
                  <w:bCs/>
                  <w:color w:val="000000"/>
                  <w:sz w:val="18"/>
                  <w:szCs w:val="18"/>
                  <w:lang w:val="en-US"/>
                </w:rPr>
                <w:delText>July</w:delText>
              </w:r>
              <w:r w:rsidR="00DB17F2" w:rsidRPr="00560E1A" w:rsidDel="000419C1">
                <w:rPr>
                  <w:rFonts w:cs="Arial"/>
                  <w:bCs/>
                  <w:color w:val="000000"/>
                  <w:sz w:val="18"/>
                  <w:szCs w:val="18"/>
                  <w:lang w:val="en-US"/>
                </w:rPr>
                <w:delText xml:space="preserve"> 2022</w:delText>
              </w:r>
            </w:del>
          </w:p>
        </w:tc>
      </w:tr>
      <w:tr w:rsidR="00DB17F2" w:rsidRPr="00560E1A" w14:paraId="59525F59" w14:textId="77777777" w:rsidTr="006A05D5">
        <w:trPr>
          <w:jc w:val="center"/>
        </w:trPr>
        <w:tc>
          <w:tcPr>
            <w:tcW w:w="1897" w:type="dxa"/>
          </w:tcPr>
          <w:p w14:paraId="082D5DE9" w14:textId="77777777" w:rsidR="00DB17F2" w:rsidRPr="00560E1A" w:rsidRDefault="00DB17F2" w:rsidP="006A05D5">
            <w:pPr>
              <w:spacing w:after="50"/>
              <w:rPr>
                <w:rFonts w:cs="Arial"/>
                <w:bCs/>
                <w:color w:val="000000"/>
                <w:sz w:val="18"/>
                <w:szCs w:val="18"/>
                <w:lang w:val="en-US"/>
              </w:rPr>
            </w:pPr>
            <w:r w:rsidRPr="00560E1A">
              <w:rPr>
                <w:rFonts w:cs="Arial"/>
                <w:bCs/>
                <w:color w:val="000000"/>
                <w:sz w:val="18"/>
                <w:szCs w:val="18"/>
                <w:lang w:val="en-US"/>
              </w:rPr>
              <w:t>Final report</w:t>
            </w:r>
          </w:p>
        </w:tc>
        <w:tc>
          <w:tcPr>
            <w:tcW w:w="2351" w:type="dxa"/>
          </w:tcPr>
          <w:p w14:paraId="4F78689E" w14:textId="4F6A531D" w:rsidR="00DB17F2" w:rsidRPr="00560E1A" w:rsidRDefault="000419C1" w:rsidP="006A05D5">
            <w:pPr>
              <w:spacing w:after="50"/>
              <w:rPr>
                <w:rFonts w:cs="Arial"/>
                <w:bCs/>
                <w:color w:val="000000"/>
                <w:sz w:val="18"/>
                <w:szCs w:val="18"/>
                <w:lang w:val="en-US"/>
              </w:rPr>
            </w:pPr>
            <w:ins w:id="194" w:author="Beltyukova, Anastasia" w:date="2022-06-24T16:23:00Z">
              <w:r w:rsidRPr="00560E1A">
                <w:rPr>
                  <w:rFonts w:cs="Arial"/>
                  <w:bCs/>
                  <w:color w:val="306785" w:themeColor="accent1" w:themeShade="BF"/>
                  <w:sz w:val="18"/>
                  <w:szCs w:val="18"/>
                  <w:lang w:val="en-US"/>
                </w:rPr>
                <w:t>30 September 2022</w:t>
              </w:r>
            </w:ins>
            <w:del w:id="195" w:author="Beltyukova, Anastasia" w:date="2022-06-24T16:23:00Z">
              <w:r w:rsidR="0060554C" w:rsidRPr="00560E1A" w:rsidDel="000419C1">
                <w:rPr>
                  <w:rFonts w:cs="Arial"/>
                  <w:bCs/>
                  <w:color w:val="000000"/>
                  <w:sz w:val="18"/>
                  <w:szCs w:val="18"/>
                  <w:lang w:val="en-US"/>
                </w:rPr>
                <w:delText>July</w:delText>
              </w:r>
              <w:r w:rsidR="00DB17F2" w:rsidRPr="00560E1A" w:rsidDel="000419C1">
                <w:rPr>
                  <w:rFonts w:cs="Arial"/>
                  <w:bCs/>
                  <w:color w:val="000000"/>
                  <w:sz w:val="18"/>
                  <w:szCs w:val="18"/>
                  <w:lang w:val="en-US"/>
                </w:rPr>
                <w:delText xml:space="preserve"> 2022</w:delText>
              </w:r>
            </w:del>
          </w:p>
        </w:tc>
      </w:tr>
    </w:tbl>
    <w:p w14:paraId="4820AD07" w14:textId="77777777" w:rsidR="00DB17F2" w:rsidRPr="00560E1A" w:rsidRDefault="00DB17F2" w:rsidP="00DB17F2">
      <w:pPr>
        <w:pStyle w:val="Numberedpara"/>
        <w:numPr>
          <w:ilvl w:val="0"/>
          <w:numId w:val="0"/>
        </w:numPr>
        <w:tabs>
          <w:tab w:val="left" w:pos="720"/>
          <w:tab w:val="left" w:pos="2430"/>
        </w:tabs>
        <w:spacing w:after="200" w:line="276" w:lineRule="auto"/>
        <w:rPr>
          <w:rFonts w:cs="Arial"/>
          <w:b/>
          <w:szCs w:val="20"/>
        </w:rPr>
      </w:pPr>
      <w:r w:rsidRPr="00560E1A">
        <w:rPr>
          <w:rFonts w:cs="Arial"/>
          <w:b/>
          <w:szCs w:val="20"/>
        </w:rPr>
        <w:t xml:space="preserve">Audit resources </w:t>
      </w:r>
    </w:p>
    <w:p w14:paraId="289ABB43" w14:textId="6862E104" w:rsidR="00DB17F2" w:rsidRPr="00560E1A" w:rsidRDefault="00DB17F2" w:rsidP="00DB17F2">
      <w:pPr>
        <w:spacing w:after="200" w:line="276" w:lineRule="auto"/>
        <w:rPr>
          <w:rFonts w:cs="Arial"/>
          <w:szCs w:val="21"/>
        </w:rPr>
      </w:pPr>
      <w:commentRangeStart w:id="196"/>
      <w:r w:rsidRPr="00560E1A">
        <w:rPr>
          <w:rFonts w:cs="Arial"/>
          <w:szCs w:val="21"/>
        </w:rPr>
        <w:t xml:space="preserve">The budgeted days for this assignment are </w:t>
      </w:r>
      <w:r w:rsidR="00426492">
        <w:rPr>
          <w:rFonts w:cs="Arial"/>
          <w:color w:val="FF0000"/>
          <w:szCs w:val="21"/>
        </w:rPr>
        <w:t>110</w:t>
      </w:r>
      <w:r w:rsidRPr="00560E1A">
        <w:rPr>
          <w:rFonts w:cs="Arial"/>
          <w:color w:val="FF0000"/>
          <w:szCs w:val="21"/>
        </w:rPr>
        <w:t xml:space="preserve"> </w:t>
      </w:r>
      <w:r w:rsidRPr="00560E1A">
        <w:rPr>
          <w:rFonts w:cs="Arial"/>
          <w:szCs w:val="21"/>
        </w:rPr>
        <w:t>days as follows:</w:t>
      </w:r>
      <w:commentRangeEnd w:id="196"/>
      <w:r w:rsidR="0005678E">
        <w:rPr>
          <w:rStyle w:val="CommentReference"/>
          <w:rFonts w:ascii="Times New Roman" w:hAnsi="Times New Roman"/>
          <w:lang w:val="en-US"/>
        </w:rPr>
        <w:commentReference w:id="196"/>
      </w:r>
    </w:p>
    <w:tbl>
      <w:tblPr>
        <w:tblW w:w="8998" w:type="dxa"/>
        <w:jc w:val="center"/>
        <w:tblLook w:val="04A0" w:firstRow="1" w:lastRow="0" w:firstColumn="1" w:lastColumn="0" w:noHBand="0" w:noVBand="1"/>
      </w:tblPr>
      <w:tblGrid>
        <w:gridCol w:w="3109"/>
        <w:gridCol w:w="1061"/>
        <w:gridCol w:w="1195"/>
        <w:gridCol w:w="1464"/>
        <w:gridCol w:w="1371"/>
        <w:gridCol w:w="798"/>
      </w:tblGrid>
      <w:tr w:rsidR="00DB17F2" w:rsidRPr="00560E1A" w14:paraId="359F47E1" w14:textId="77777777" w:rsidTr="00DA127A">
        <w:trPr>
          <w:trHeight w:val="315"/>
          <w:jc w:val="center"/>
        </w:trPr>
        <w:tc>
          <w:tcPr>
            <w:tcW w:w="3109" w:type="dxa"/>
            <w:tcBorders>
              <w:top w:val="single" w:sz="8" w:space="0" w:color="auto"/>
              <w:left w:val="single" w:sz="8" w:space="0" w:color="auto"/>
              <w:bottom w:val="single" w:sz="4" w:space="0" w:color="auto"/>
              <w:right w:val="single" w:sz="8" w:space="0" w:color="auto"/>
            </w:tcBorders>
            <w:shd w:val="clear" w:color="auto" w:fill="F8DCD3" w:themeFill="accent6" w:themeFillTint="33"/>
            <w:noWrap/>
            <w:vAlign w:val="center"/>
            <w:hideMark/>
          </w:tcPr>
          <w:p w14:paraId="530ECB63" w14:textId="77777777" w:rsidR="00DB17F2" w:rsidRPr="00560E1A" w:rsidRDefault="00DB17F2" w:rsidP="006A05D5">
            <w:pPr>
              <w:rPr>
                <w:rFonts w:cs="Arial"/>
                <w:b/>
                <w:bCs/>
                <w:color w:val="000000"/>
                <w:sz w:val="20"/>
                <w:szCs w:val="21"/>
                <w:lang w:val="en-US"/>
              </w:rPr>
            </w:pPr>
            <w:r w:rsidRPr="00560E1A">
              <w:rPr>
                <w:rFonts w:cs="Arial"/>
                <w:b/>
                <w:bCs/>
                <w:color w:val="000000"/>
                <w:sz w:val="20"/>
                <w:szCs w:val="21"/>
                <w:lang w:val="en-US"/>
              </w:rPr>
              <w:t>Activity/ Persons-days</w:t>
            </w:r>
          </w:p>
        </w:tc>
        <w:tc>
          <w:tcPr>
            <w:tcW w:w="1061"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799D6AD4" w14:textId="77777777" w:rsidR="00DB17F2" w:rsidRPr="00560E1A" w:rsidRDefault="00DB17F2" w:rsidP="006A05D5">
            <w:pPr>
              <w:rPr>
                <w:rFonts w:cs="Arial"/>
                <w:b/>
                <w:bCs/>
                <w:color w:val="000000"/>
                <w:sz w:val="20"/>
                <w:szCs w:val="21"/>
                <w:lang w:val="en-US"/>
              </w:rPr>
            </w:pPr>
            <w:r w:rsidRPr="00560E1A">
              <w:rPr>
                <w:rFonts w:cs="Arial"/>
                <w:b/>
                <w:bCs/>
                <w:color w:val="000000"/>
                <w:sz w:val="20"/>
                <w:szCs w:val="21"/>
                <w:lang w:val="en-US"/>
              </w:rPr>
              <w:t>Planning</w:t>
            </w:r>
          </w:p>
        </w:tc>
        <w:tc>
          <w:tcPr>
            <w:tcW w:w="1195"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27184D5D" w14:textId="77777777" w:rsidR="00DB17F2" w:rsidRPr="00560E1A" w:rsidRDefault="00DB17F2" w:rsidP="006A05D5">
            <w:pPr>
              <w:rPr>
                <w:rFonts w:cs="Arial"/>
                <w:b/>
                <w:bCs/>
                <w:color w:val="000000"/>
                <w:sz w:val="20"/>
                <w:szCs w:val="21"/>
                <w:lang w:val="en-US"/>
              </w:rPr>
            </w:pPr>
            <w:r w:rsidRPr="00560E1A">
              <w:rPr>
                <w:rFonts w:cs="Arial"/>
                <w:b/>
                <w:bCs/>
                <w:color w:val="000000"/>
                <w:sz w:val="20"/>
                <w:szCs w:val="21"/>
                <w:lang w:val="en-US"/>
              </w:rPr>
              <w:t>Fieldwork</w:t>
            </w:r>
          </w:p>
        </w:tc>
        <w:tc>
          <w:tcPr>
            <w:tcW w:w="1464"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6A5CB67C" w14:textId="77777777" w:rsidR="00DB17F2" w:rsidRPr="00560E1A" w:rsidRDefault="00DB17F2" w:rsidP="006A05D5">
            <w:pPr>
              <w:rPr>
                <w:rFonts w:cs="Arial"/>
                <w:b/>
                <w:bCs/>
                <w:color w:val="000000"/>
                <w:sz w:val="20"/>
                <w:szCs w:val="21"/>
                <w:lang w:val="en-US"/>
              </w:rPr>
            </w:pPr>
            <w:r w:rsidRPr="00560E1A">
              <w:rPr>
                <w:rFonts w:cs="Arial"/>
                <w:b/>
                <w:bCs/>
                <w:color w:val="000000"/>
                <w:sz w:val="20"/>
                <w:szCs w:val="21"/>
                <w:lang w:val="en-US"/>
              </w:rPr>
              <w:t>Draft report</w:t>
            </w:r>
          </w:p>
        </w:tc>
        <w:tc>
          <w:tcPr>
            <w:tcW w:w="1371"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01D19AC0" w14:textId="77777777" w:rsidR="00DB17F2" w:rsidRPr="00560E1A" w:rsidRDefault="00DB17F2" w:rsidP="006A05D5">
            <w:pPr>
              <w:rPr>
                <w:rFonts w:cs="Arial"/>
                <w:b/>
                <w:bCs/>
                <w:color w:val="000000"/>
                <w:sz w:val="20"/>
                <w:szCs w:val="21"/>
                <w:lang w:val="en-US"/>
              </w:rPr>
            </w:pPr>
            <w:r w:rsidRPr="00560E1A">
              <w:rPr>
                <w:rFonts w:cs="Arial"/>
                <w:b/>
                <w:bCs/>
                <w:color w:val="000000"/>
                <w:sz w:val="20"/>
                <w:szCs w:val="21"/>
                <w:lang w:val="en-US"/>
              </w:rPr>
              <w:t>Finalization</w:t>
            </w:r>
          </w:p>
        </w:tc>
        <w:tc>
          <w:tcPr>
            <w:tcW w:w="798" w:type="dxa"/>
            <w:tcBorders>
              <w:top w:val="single" w:sz="8" w:space="0" w:color="auto"/>
              <w:left w:val="nil"/>
              <w:bottom w:val="single" w:sz="8" w:space="0" w:color="auto"/>
              <w:right w:val="single" w:sz="8" w:space="0" w:color="auto"/>
            </w:tcBorders>
            <w:shd w:val="clear" w:color="auto" w:fill="F8DCD3" w:themeFill="accent6" w:themeFillTint="33"/>
            <w:noWrap/>
            <w:vAlign w:val="center"/>
            <w:hideMark/>
          </w:tcPr>
          <w:p w14:paraId="612A7A36" w14:textId="77777777" w:rsidR="00DB17F2" w:rsidRPr="00560E1A" w:rsidRDefault="00DB17F2" w:rsidP="006A05D5">
            <w:pPr>
              <w:rPr>
                <w:rFonts w:cs="Arial"/>
                <w:b/>
                <w:bCs/>
                <w:color w:val="000000"/>
                <w:sz w:val="20"/>
                <w:szCs w:val="21"/>
                <w:lang w:val="en-US"/>
              </w:rPr>
            </w:pPr>
            <w:r w:rsidRPr="00560E1A">
              <w:rPr>
                <w:rFonts w:cs="Arial"/>
                <w:b/>
                <w:bCs/>
                <w:color w:val="000000"/>
                <w:sz w:val="20"/>
                <w:szCs w:val="21"/>
                <w:lang w:val="en-US"/>
              </w:rPr>
              <w:t>Total</w:t>
            </w:r>
          </w:p>
        </w:tc>
      </w:tr>
      <w:tr w:rsidR="0040009D" w:rsidRPr="00560E1A" w14:paraId="43D11AE3" w14:textId="77777777" w:rsidTr="00DA127A">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95608D" w14:textId="77777777" w:rsidR="0040009D" w:rsidRPr="00560E1A" w:rsidRDefault="0040009D" w:rsidP="0040009D">
            <w:pPr>
              <w:rPr>
                <w:rFonts w:cs="Arial"/>
                <w:color w:val="000000"/>
                <w:sz w:val="20"/>
                <w:szCs w:val="21"/>
                <w:lang w:val="en-US"/>
              </w:rPr>
            </w:pPr>
            <w:r w:rsidRPr="00560E1A">
              <w:rPr>
                <w:rFonts w:cs="Arial"/>
                <w:color w:val="000000"/>
                <w:sz w:val="20"/>
                <w:szCs w:val="21"/>
                <w:lang w:val="en-US"/>
              </w:rPr>
              <w:t>Head of Audit (Soriano)</w:t>
            </w:r>
          </w:p>
        </w:tc>
        <w:tc>
          <w:tcPr>
            <w:tcW w:w="1061" w:type="dxa"/>
            <w:tcBorders>
              <w:top w:val="nil"/>
              <w:left w:val="single" w:sz="4" w:space="0" w:color="auto"/>
              <w:bottom w:val="single" w:sz="8" w:space="0" w:color="000000"/>
              <w:right w:val="single" w:sz="8" w:space="0" w:color="auto"/>
            </w:tcBorders>
            <w:shd w:val="clear" w:color="auto" w:fill="auto"/>
            <w:noWrap/>
            <w:vAlign w:val="center"/>
          </w:tcPr>
          <w:p w14:paraId="0FA5C496" w14:textId="22F432CF" w:rsidR="0040009D" w:rsidRPr="00560E1A" w:rsidRDefault="00B41950" w:rsidP="0040009D">
            <w:pPr>
              <w:rPr>
                <w:rFonts w:cs="Arial"/>
                <w:color w:val="000000"/>
                <w:sz w:val="20"/>
                <w:szCs w:val="21"/>
                <w:lang w:val="en-US"/>
              </w:rPr>
            </w:pPr>
            <w:r>
              <w:rPr>
                <w:rFonts w:cs="Arial"/>
                <w:color w:val="000000"/>
                <w:szCs w:val="21"/>
                <w:lang w:val="en-US"/>
              </w:rPr>
              <w:t>2</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65736D48" w14:textId="0224D6E3" w:rsidR="0040009D" w:rsidRPr="00560E1A" w:rsidRDefault="0040009D" w:rsidP="0040009D">
            <w:pPr>
              <w:rPr>
                <w:rFonts w:cs="Arial"/>
                <w:color w:val="000000"/>
                <w:sz w:val="20"/>
                <w:szCs w:val="21"/>
                <w:lang w:val="en-US"/>
              </w:rPr>
            </w:pPr>
            <w:r>
              <w:rPr>
                <w:rFonts w:ascii="Century Gothic" w:hAnsi="Century Gothic" w:cs="Calibri"/>
                <w:color w:val="000000"/>
                <w:szCs w:val="21"/>
                <w:lang w:val="en-US" w:eastAsia="zh-CN"/>
              </w:rPr>
              <w:t>0</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1834453D" w14:textId="75688E48" w:rsidR="0040009D" w:rsidRPr="00560E1A" w:rsidRDefault="0040009D" w:rsidP="0040009D">
            <w:pPr>
              <w:rPr>
                <w:rFonts w:cs="Arial"/>
                <w:color w:val="000000"/>
                <w:sz w:val="20"/>
                <w:szCs w:val="21"/>
                <w:lang w:val="en-US"/>
              </w:rPr>
            </w:pPr>
            <w:r>
              <w:rPr>
                <w:rFonts w:ascii="Century Gothic" w:hAnsi="Century Gothic" w:cs="Calibri"/>
                <w:color w:val="000000"/>
                <w:szCs w:val="21"/>
                <w:lang w:val="en-US" w:eastAsia="zh-CN"/>
              </w:rPr>
              <w:t>2</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28510616" w14:textId="4C85FCB8" w:rsidR="0040009D" w:rsidRPr="00560E1A" w:rsidRDefault="0040009D" w:rsidP="0040009D">
            <w:pPr>
              <w:rPr>
                <w:rFonts w:cs="Arial"/>
                <w:color w:val="000000"/>
                <w:sz w:val="20"/>
                <w:szCs w:val="21"/>
                <w:lang w:val="en-US"/>
              </w:rPr>
            </w:pPr>
            <w:r>
              <w:rPr>
                <w:rFonts w:ascii="Century Gothic" w:hAnsi="Century Gothic" w:cs="Calibri"/>
                <w:color w:val="000000"/>
                <w:szCs w:val="21"/>
                <w:lang w:val="en-US" w:eastAsia="zh-CN"/>
              </w:rPr>
              <w:t>2</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47633410" w14:textId="00E655BD" w:rsidR="0040009D" w:rsidRPr="00560E1A" w:rsidRDefault="00B41950" w:rsidP="0040009D">
            <w:pPr>
              <w:rPr>
                <w:rFonts w:cs="Arial"/>
                <w:color w:val="000000"/>
                <w:sz w:val="20"/>
                <w:szCs w:val="21"/>
                <w:lang w:val="en-US"/>
              </w:rPr>
            </w:pPr>
            <w:r>
              <w:rPr>
                <w:rFonts w:cs="Arial"/>
                <w:color w:val="000000"/>
                <w:sz w:val="20"/>
                <w:szCs w:val="21"/>
                <w:lang w:val="en-US"/>
              </w:rPr>
              <w:t xml:space="preserve">6 </w:t>
            </w:r>
          </w:p>
        </w:tc>
      </w:tr>
      <w:tr w:rsidR="0040009D" w:rsidRPr="00560E1A" w14:paraId="3BBAEB4E" w14:textId="77777777" w:rsidTr="00DA127A">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3E79" w14:textId="4CB73F5A" w:rsidR="0040009D" w:rsidRPr="00560E1A" w:rsidRDefault="0040009D" w:rsidP="0040009D">
            <w:pPr>
              <w:rPr>
                <w:rFonts w:cs="Arial"/>
                <w:color w:val="000000"/>
                <w:sz w:val="20"/>
                <w:szCs w:val="21"/>
                <w:lang w:val="en-US"/>
              </w:rPr>
            </w:pPr>
            <w:r w:rsidRPr="00560E1A">
              <w:rPr>
                <w:rFonts w:cs="Arial"/>
                <w:color w:val="000000"/>
                <w:sz w:val="20"/>
                <w:szCs w:val="21"/>
                <w:lang w:val="en-US"/>
              </w:rPr>
              <w:t>Principal Auditor (Pise)</w:t>
            </w:r>
          </w:p>
        </w:tc>
        <w:tc>
          <w:tcPr>
            <w:tcW w:w="1061" w:type="dxa"/>
            <w:tcBorders>
              <w:top w:val="nil"/>
              <w:left w:val="single" w:sz="4" w:space="0" w:color="auto"/>
              <w:bottom w:val="single" w:sz="8" w:space="0" w:color="000000"/>
              <w:right w:val="single" w:sz="8" w:space="0" w:color="auto"/>
            </w:tcBorders>
            <w:shd w:val="clear" w:color="auto" w:fill="auto"/>
            <w:noWrap/>
            <w:vAlign w:val="center"/>
          </w:tcPr>
          <w:p w14:paraId="72C670C9" w14:textId="686EBA53" w:rsidR="0040009D" w:rsidRPr="00560E1A" w:rsidRDefault="001C30D5" w:rsidP="0040009D">
            <w:pPr>
              <w:rPr>
                <w:rFonts w:cs="Arial"/>
                <w:color w:val="000000"/>
                <w:sz w:val="20"/>
                <w:szCs w:val="21"/>
                <w:lang w:val="en-US"/>
              </w:rPr>
            </w:pPr>
            <w:r>
              <w:rPr>
                <w:rFonts w:cs="Arial"/>
                <w:color w:val="000000"/>
                <w:szCs w:val="21"/>
                <w:lang w:val="en-US"/>
              </w:rPr>
              <w:t>6</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41E1BE23" w14:textId="16C4D551" w:rsidR="0040009D" w:rsidRPr="00560E1A" w:rsidRDefault="0040009D" w:rsidP="0040009D">
            <w:pPr>
              <w:rPr>
                <w:rFonts w:cs="Arial"/>
                <w:color w:val="000000"/>
                <w:sz w:val="20"/>
                <w:szCs w:val="21"/>
                <w:lang w:val="en-US"/>
              </w:rPr>
            </w:pPr>
            <w:r w:rsidRPr="00EC4134">
              <w:rPr>
                <w:rFonts w:ascii="Century Gothic" w:hAnsi="Century Gothic" w:cs="Calibri"/>
                <w:color w:val="000000"/>
                <w:szCs w:val="21"/>
                <w:lang w:val="en-US" w:eastAsia="zh-CN"/>
              </w:rPr>
              <w:t>1</w:t>
            </w:r>
            <w:r w:rsidR="00050BF7">
              <w:rPr>
                <w:rFonts w:ascii="Century Gothic" w:hAnsi="Century Gothic" w:cs="Calibri"/>
                <w:color w:val="000000"/>
                <w:szCs w:val="21"/>
                <w:lang w:val="en-US" w:eastAsia="zh-CN"/>
              </w:rPr>
              <w:t>4</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0C482CF2" w14:textId="002F724A" w:rsidR="0040009D" w:rsidRPr="00560E1A" w:rsidRDefault="0040009D" w:rsidP="0040009D">
            <w:pPr>
              <w:rPr>
                <w:rFonts w:cs="Arial"/>
                <w:color w:val="000000"/>
                <w:sz w:val="20"/>
                <w:szCs w:val="21"/>
                <w:lang w:val="en-US"/>
              </w:rPr>
            </w:pPr>
            <w:r w:rsidRPr="00EC4134">
              <w:rPr>
                <w:rFonts w:ascii="Century Gothic" w:hAnsi="Century Gothic" w:cs="Calibri"/>
                <w:color w:val="000000"/>
                <w:szCs w:val="21"/>
                <w:lang w:val="en-US" w:eastAsia="zh-CN"/>
              </w:rPr>
              <w:t>10</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47F0E66D" w14:textId="37401E08" w:rsidR="0040009D" w:rsidRPr="00560E1A" w:rsidRDefault="0040009D" w:rsidP="0040009D">
            <w:pPr>
              <w:rPr>
                <w:rFonts w:cs="Arial"/>
                <w:color w:val="000000"/>
                <w:sz w:val="20"/>
                <w:szCs w:val="21"/>
                <w:lang w:val="en-US"/>
              </w:rPr>
            </w:pPr>
            <w:r w:rsidRPr="00EC4134">
              <w:rPr>
                <w:rFonts w:ascii="Century Gothic" w:hAnsi="Century Gothic" w:cs="Calibri"/>
                <w:color w:val="000000"/>
                <w:szCs w:val="21"/>
                <w:lang w:val="en-US" w:eastAsia="zh-CN"/>
              </w:rPr>
              <w:t>5</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7FC4CB5F" w14:textId="2E852764" w:rsidR="0040009D" w:rsidRPr="00560E1A" w:rsidRDefault="00445B50" w:rsidP="0040009D">
            <w:pPr>
              <w:rPr>
                <w:rFonts w:cs="Arial"/>
                <w:color w:val="000000"/>
                <w:sz w:val="20"/>
                <w:szCs w:val="21"/>
                <w:lang w:val="en-US"/>
              </w:rPr>
            </w:pPr>
            <w:r>
              <w:rPr>
                <w:rFonts w:cs="Arial"/>
                <w:color w:val="000000"/>
                <w:sz w:val="20"/>
                <w:szCs w:val="21"/>
                <w:lang w:val="en-US"/>
              </w:rPr>
              <w:t>35</w:t>
            </w:r>
          </w:p>
        </w:tc>
      </w:tr>
      <w:tr w:rsidR="0040009D" w:rsidRPr="00560E1A" w14:paraId="680E3E20" w14:textId="77777777" w:rsidTr="00DA127A">
        <w:trPr>
          <w:trHeight w:val="300"/>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E1E97A" w14:textId="626AA2B9" w:rsidR="0040009D" w:rsidRPr="00560E1A" w:rsidRDefault="0040009D" w:rsidP="0040009D">
            <w:pPr>
              <w:rPr>
                <w:rFonts w:cs="Arial"/>
                <w:color w:val="000000"/>
                <w:sz w:val="20"/>
                <w:szCs w:val="21"/>
                <w:lang w:val="en-US"/>
              </w:rPr>
            </w:pPr>
            <w:r w:rsidRPr="00560E1A">
              <w:rPr>
                <w:rFonts w:cs="Arial"/>
                <w:color w:val="000000"/>
                <w:sz w:val="20"/>
                <w:szCs w:val="21"/>
                <w:lang w:val="en-US"/>
              </w:rPr>
              <w:t>Associate Auditor (Beltyukova)</w:t>
            </w:r>
          </w:p>
        </w:tc>
        <w:tc>
          <w:tcPr>
            <w:tcW w:w="1061" w:type="dxa"/>
            <w:tcBorders>
              <w:top w:val="nil"/>
              <w:left w:val="single" w:sz="4" w:space="0" w:color="auto"/>
              <w:bottom w:val="single" w:sz="8" w:space="0" w:color="000000"/>
              <w:right w:val="single" w:sz="8" w:space="0" w:color="auto"/>
            </w:tcBorders>
            <w:shd w:val="clear" w:color="auto" w:fill="auto"/>
            <w:noWrap/>
            <w:vAlign w:val="center"/>
          </w:tcPr>
          <w:p w14:paraId="51C6B480" w14:textId="3D03BCB3" w:rsidR="0040009D" w:rsidRPr="00560E1A" w:rsidRDefault="001C30D5" w:rsidP="0040009D">
            <w:pPr>
              <w:rPr>
                <w:rFonts w:cs="Arial"/>
                <w:color w:val="000000"/>
                <w:sz w:val="20"/>
                <w:szCs w:val="21"/>
                <w:lang w:val="en-US"/>
              </w:rPr>
            </w:pPr>
            <w:r>
              <w:rPr>
                <w:rFonts w:cs="Arial"/>
                <w:color w:val="000000"/>
                <w:szCs w:val="21"/>
                <w:lang w:val="en-US"/>
              </w:rPr>
              <w:t>6</w:t>
            </w:r>
          </w:p>
        </w:tc>
        <w:tc>
          <w:tcPr>
            <w:tcW w:w="1195" w:type="dxa"/>
            <w:tcBorders>
              <w:top w:val="nil"/>
              <w:left w:val="single" w:sz="8" w:space="0" w:color="auto"/>
              <w:bottom w:val="single" w:sz="8" w:space="0" w:color="000000"/>
              <w:right w:val="single" w:sz="8" w:space="0" w:color="auto"/>
            </w:tcBorders>
            <w:shd w:val="clear" w:color="auto" w:fill="auto"/>
            <w:noWrap/>
            <w:vAlign w:val="center"/>
          </w:tcPr>
          <w:p w14:paraId="4F0781C5" w14:textId="4251ED3C" w:rsidR="0040009D" w:rsidRPr="00560E1A" w:rsidRDefault="0040009D" w:rsidP="0040009D">
            <w:pPr>
              <w:rPr>
                <w:rFonts w:cs="Arial"/>
                <w:color w:val="000000"/>
                <w:sz w:val="20"/>
                <w:szCs w:val="21"/>
                <w:lang w:val="en-US"/>
              </w:rPr>
            </w:pPr>
            <w:r>
              <w:rPr>
                <w:rFonts w:ascii="Century Gothic" w:hAnsi="Century Gothic" w:cs="Calibri"/>
                <w:color w:val="000000"/>
                <w:szCs w:val="21"/>
                <w:lang w:val="en-US" w:eastAsia="zh-CN"/>
              </w:rPr>
              <w:t>1</w:t>
            </w:r>
            <w:r w:rsidR="00050BF7">
              <w:rPr>
                <w:rFonts w:ascii="Century Gothic" w:hAnsi="Century Gothic" w:cs="Calibri"/>
                <w:color w:val="000000"/>
                <w:szCs w:val="21"/>
                <w:lang w:val="en-US" w:eastAsia="zh-CN"/>
              </w:rPr>
              <w:t>8</w:t>
            </w:r>
          </w:p>
        </w:tc>
        <w:tc>
          <w:tcPr>
            <w:tcW w:w="1464" w:type="dxa"/>
            <w:tcBorders>
              <w:top w:val="nil"/>
              <w:left w:val="single" w:sz="8" w:space="0" w:color="auto"/>
              <w:bottom w:val="single" w:sz="8" w:space="0" w:color="000000"/>
              <w:right w:val="single" w:sz="8" w:space="0" w:color="auto"/>
            </w:tcBorders>
            <w:shd w:val="clear" w:color="auto" w:fill="auto"/>
            <w:noWrap/>
            <w:vAlign w:val="center"/>
          </w:tcPr>
          <w:p w14:paraId="6E0A324A" w14:textId="67E4C8DA" w:rsidR="0040009D" w:rsidRPr="00560E1A" w:rsidRDefault="0040009D" w:rsidP="0040009D">
            <w:pPr>
              <w:rPr>
                <w:rFonts w:cs="Arial"/>
                <w:color w:val="000000"/>
                <w:sz w:val="20"/>
                <w:szCs w:val="21"/>
                <w:lang w:val="en-US"/>
              </w:rPr>
            </w:pPr>
            <w:r>
              <w:rPr>
                <w:rFonts w:ascii="Century Gothic" w:hAnsi="Century Gothic" w:cs="Calibri"/>
                <w:color w:val="000000"/>
                <w:szCs w:val="21"/>
                <w:lang w:val="en-US" w:eastAsia="zh-CN"/>
              </w:rPr>
              <w:t>10</w:t>
            </w:r>
          </w:p>
        </w:tc>
        <w:tc>
          <w:tcPr>
            <w:tcW w:w="1371" w:type="dxa"/>
            <w:tcBorders>
              <w:top w:val="nil"/>
              <w:left w:val="single" w:sz="8" w:space="0" w:color="auto"/>
              <w:bottom w:val="single" w:sz="8" w:space="0" w:color="000000"/>
              <w:right w:val="single" w:sz="8" w:space="0" w:color="auto"/>
            </w:tcBorders>
            <w:shd w:val="clear" w:color="auto" w:fill="auto"/>
            <w:noWrap/>
            <w:vAlign w:val="center"/>
          </w:tcPr>
          <w:p w14:paraId="183824EA" w14:textId="4EFA42FD" w:rsidR="0040009D" w:rsidRPr="00560E1A" w:rsidRDefault="0040009D" w:rsidP="0040009D">
            <w:pPr>
              <w:rPr>
                <w:rFonts w:cs="Arial"/>
                <w:color w:val="000000"/>
                <w:sz w:val="20"/>
                <w:szCs w:val="21"/>
                <w:lang w:val="en-US"/>
              </w:rPr>
            </w:pPr>
            <w:r w:rsidRPr="00EC4134">
              <w:rPr>
                <w:rFonts w:ascii="Century Gothic" w:hAnsi="Century Gothic" w:cs="Calibri"/>
                <w:color w:val="000000"/>
                <w:szCs w:val="21"/>
                <w:lang w:val="en-US" w:eastAsia="zh-CN"/>
              </w:rPr>
              <w:t>5</w:t>
            </w:r>
          </w:p>
        </w:tc>
        <w:tc>
          <w:tcPr>
            <w:tcW w:w="798" w:type="dxa"/>
            <w:tcBorders>
              <w:top w:val="nil"/>
              <w:left w:val="single" w:sz="8" w:space="0" w:color="auto"/>
              <w:bottom w:val="single" w:sz="8" w:space="0" w:color="000000"/>
              <w:right w:val="single" w:sz="8" w:space="0" w:color="auto"/>
            </w:tcBorders>
            <w:shd w:val="clear" w:color="auto" w:fill="auto"/>
            <w:noWrap/>
            <w:vAlign w:val="center"/>
          </w:tcPr>
          <w:p w14:paraId="3CECEB5E" w14:textId="3F77FAE0" w:rsidR="0040009D" w:rsidRPr="00560E1A" w:rsidRDefault="00DA6F91" w:rsidP="0040009D">
            <w:pPr>
              <w:rPr>
                <w:rFonts w:cs="Arial"/>
                <w:color w:val="000000"/>
                <w:sz w:val="20"/>
                <w:szCs w:val="21"/>
                <w:lang w:val="en-US"/>
              </w:rPr>
            </w:pPr>
            <w:r>
              <w:rPr>
                <w:rFonts w:cs="Arial"/>
                <w:color w:val="000000"/>
                <w:sz w:val="20"/>
                <w:szCs w:val="21"/>
                <w:lang w:val="en-US"/>
              </w:rPr>
              <w:t>3</w:t>
            </w:r>
            <w:r w:rsidR="00846FB5">
              <w:rPr>
                <w:rFonts w:cs="Arial"/>
                <w:color w:val="000000"/>
                <w:sz w:val="20"/>
                <w:szCs w:val="21"/>
                <w:lang w:val="en-US"/>
              </w:rPr>
              <w:t>9</w:t>
            </w:r>
          </w:p>
        </w:tc>
      </w:tr>
      <w:tr w:rsidR="0040009D" w:rsidRPr="00560E1A" w14:paraId="5666783E" w14:textId="77777777" w:rsidTr="00DA127A">
        <w:trPr>
          <w:trHeight w:val="315"/>
          <w:jc w:val="center"/>
        </w:trPr>
        <w:tc>
          <w:tcPr>
            <w:tcW w:w="31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FEF11A" w14:textId="77777777" w:rsidR="0040009D" w:rsidRPr="00560E1A" w:rsidRDefault="0040009D" w:rsidP="0040009D">
            <w:pPr>
              <w:rPr>
                <w:rFonts w:cs="Arial"/>
                <w:color w:val="000000"/>
                <w:sz w:val="20"/>
                <w:szCs w:val="21"/>
                <w:lang w:val="en-US"/>
              </w:rPr>
            </w:pPr>
            <w:r w:rsidRPr="00560E1A">
              <w:rPr>
                <w:rFonts w:cs="Arial"/>
                <w:color w:val="000000"/>
                <w:sz w:val="20"/>
                <w:szCs w:val="21"/>
                <w:lang w:val="en-US"/>
              </w:rPr>
              <w:t>Total</w:t>
            </w:r>
          </w:p>
        </w:tc>
        <w:tc>
          <w:tcPr>
            <w:tcW w:w="1061" w:type="dxa"/>
            <w:tcBorders>
              <w:top w:val="nil"/>
              <w:left w:val="single" w:sz="4" w:space="0" w:color="auto"/>
              <w:bottom w:val="single" w:sz="8" w:space="0" w:color="auto"/>
              <w:right w:val="single" w:sz="8" w:space="0" w:color="auto"/>
            </w:tcBorders>
            <w:shd w:val="clear" w:color="auto" w:fill="auto"/>
            <w:noWrap/>
            <w:vAlign w:val="center"/>
          </w:tcPr>
          <w:p w14:paraId="6F74471D" w14:textId="64887DEE" w:rsidR="0040009D" w:rsidRPr="00560E1A" w:rsidRDefault="0040009D" w:rsidP="0040009D">
            <w:pPr>
              <w:rPr>
                <w:rFonts w:cs="Arial"/>
                <w:color w:val="000000"/>
                <w:sz w:val="20"/>
                <w:szCs w:val="21"/>
                <w:lang w:val="en-US"/>
              </w:rPr>
            </w:pPr>
            <w:r w:rsidRPr="00EC4134">
              <w:rPr>
                <w:rFonts w:ascii="Century Gothic" w:hAnsi="Century Gothic" w:cs="Calibri"/>
                <w:color w:val="000000"/>
                <w:szCs w:val="21"/>
                <w:lang w:val="en-US" w:eastAsia="zh-CN"/>
              </w:rPr>
              <w:t>1</w:t>
            </w:r>
            <w:r w:rsidR="00050BF7">
              <w:rPr>
                <w:rFonts w:ascii="Century Gothic" w:hAnsi="Century Gothic" w:cs="Calibri"/>
                <w:color w:val="000000"/>
                <w:szCs w:val="21"/>
                <w:lang w:val="en-US" w:eastAsia="zh-CN"/>
              </w:rPr>
              <w:t>4</w:t>
            </w:r>
          </w:p>
        </w:tc>
        <w:tc>
          <w:tcPr>
            <w:tcW w:w="1195" w:type="dxa"/>
            <w:tcBorders>
              <w:top w:val="nil"/>
              <w:left w:val="nil"/>
              <w:bottom w:val="single" w:sz="8" w:space="0" w:color="auto"/>
              <w:right w:val="single" w:sz="8" w:space="0" w:color="auto"/>
            </w:tcBorders>
            <w:shd w:val="clear" w:color="auto" w:fill="auto"/>
            <w:noWrap/>
            <w:vAlign w:val="center"/>
          </w:tcPr>
          <w:p w14:paraId="5AD9071D" w14:textId="33379119" w:rsidR="0040009D" w:rsidRPr="00560E1A" w:rsidRDefault="00445B50" w:rsidP="0040009D">
            <w:pPr>
              <w:rPr>
                <w:rFonts w:cs="Arial"/>
                <w:color w:val="000000"/>
                <w:sz w:val="20"/>
                <w:szCs w:val="21"/>
                <w:lang w:val="en-US"/>
              </w:rPr>
            </w:pPr>
            <w:r>
              <w:rPr>
                <w:rFonts w:cs="Arial"/>
                <w:color w:val="000000"/>
                <w:szCs w:val="21"/>
                <w:lang w:val="en-US"/>
              </w:rPr>
              <w:t>32</w:t>
            </w:r>
          </w:p>
        </w:tc>
        <w:tc>
          <w:tcPr>
            <w:tcW w:w="1464" w:type="dxa"/>
            <w:tcBorders>
              <w:top w:val="nil"/>
              <w:left w:val="nil"/>
              <w:bottom w:val="single" w:sz="8" w:space="0" w:color="auto"/>
              <w:right w:val="single" w:sz="8" w:space="0" w:color="auto"/>
            </w:tcBorders>
            <w:shd w:val="clear" w:color="auto" w:fill="auto"/>
            <w:noWrap/>
            <w:vAlign w:val="center"/>
          </w:tcPr>
          <w:p w14:paraId="52F2CCCF" w14:textId="566DF0E7" w:rsidR="0040009D" w:rsidRPr="00560E1A" w:rsidRDefault="0040009D" w:rsidP="0040009D">
            <w:pPr>
              <w:rPr>
                <w:rFonts w:cs="Arial"/>
                <w:color w:val="000000"/>
                <w:sz w:val="20"/>
                <w:szCs w:val="21"/>
                <w:lang w:val="en-US"/>
              </w:rPr>
            </w:pPr>
            <w:r>
              <w:rPr>
                <w:rFonts w:ascii="Century Gothic" w:hAnsi="Century Gothic" w:cs="Calibri"/>
                <w:color w:val="000000"/>
                <w:szCs w:val="21"/>
                <w:lang w:val="en-US" w:eastAsia="zh-CN"/>
              </w:rPr>
              <w:t>22</w:t>
            </w:r>
          </w:p>
        </w:tc>
        <w:tc>
          <w:tcPr>
            <w:tcW w:w="1371" w:type="dxa"/>
            <w:tcBorders>
              <w:top w:val="nil"/>
              <w:left w:val="nil"/>
              <w:bottom w:val="single" w:sz="8" w:space="0" w:color="auto"/>
              <w:right w:val="single" w:sz="8" w:space="0" w:color="auto"/>
            </w:tcBorders>
            <w:shd w:val="clear" w:color="auto" w:fill="auto"/>
            <w:noWrap/>
            <w:vAlign w:val="center"/>
          </w:tcPr>
          <w:p w14:paraId="47A802E8" w14:textId="52BFA9B4" w:rsidR="0040009D" w:rsidRPr="00560E1A" w:rsidRDefault="0040009D" w:rsidP="0040009D">
            <w:pPr>
              <w:rPr>
                <w:rFonts w:cs="Arial"/>
                <w:color w:val="000000"/>
                <w:sz w:val="20"/>
                <w:szCs w:val="21"/>
                <w:lang w:val="en-US"/>
              </w:rPr>
            </w:pPr>
            <w:r>
              <w:rPr>
                <w:rFonts w:ascii="Century Gothic" w:hAnsi="Century Gothic" w:cs="Calibri"/>
                <w:color w:val="000000"/>
                <w:szCs w:val="21"/>
                <w:lang w:val="en-US" w:eastAsia="zh-CN"/>
              </w:rPr>
              <w:t>12</w:t>
            </w:r>
          </w:p>
        </w:tc>
        <w:tc>
          <w:tcPr>
            <w:tcW w:w="798" w:type="dxa"/>
            <w:tcBorders>
              <w:top w:val="nil"/>
              <w:left w:val="nil"/>
              <w:bottom w:val="single" w:sz="8" w:space="0" w:color="auto"/>
              <w:right w:val="single" w:sz="8" w:space="0" w:color="auto"/>
            </w:tcBorders>
            <w:shd w:val="clear" w:color="auto" w:fill="auto"/>
            <w:noWrap/>
            <w:vAlign w:val="center"/>
          </w:tcPr>
          <w:p w14:paraId="138452BA" w14:textId="757E7808" w:rsidR="0040009D" w:rsidRPr="00560E1A" w:rsidRDefault="00445B50" w:rsidP="0040009D">
            <w:pPr>
              <w:rPr>
                <w:rFonts w:cs="Arial"/>
                <w:color w:val="000000"/>
                <w:sz w:val="20"/>
                <w:szCs w:val="21"/>
                <w:lang w:val="en-US"/>
              </w:rPr>
            </w:pPr>
            <w:r>
              <w:rPr>
                <w:rFonts w:cs="Arial"/>
                <w:color w:val="000000"/>
                <w:sz w:val="20"/>
                <w:szCs w:val="21"/>
                <w:lang w:val="en-US"/>
              </w:rPr>
              <w:t>80</w:t>
            </w:r>
          </w:p>
        </w:tc>
      </w:tr>
    </w:tbl>
    <w:p w14:paraId="341FD816" w14:textId="77777777" w:rsidR="00DB17F2" w:rsidRPr="00560E1A" w:rsidRDefault="00DB17F2" w:rsidP="00DB17F2">
      <w:pPr>
        <w:pStyle w:val="Numberedpara"/>
        <w:numPr>
          <w:ilvl w:val="0"/>
          <w:numId w:val="0"/>
        </w:numPr>
        <w:tabs>
          <w:tab w:val="left" w:pos="720"/>
          <w:tab w:val="left" w:pos="2430"/>
        </w:tabs>
        <w:spacing w:after="200" w:line="276" w:lineRule="auto"/>
        <w:rPr>
          <w:rFonts w:cs="Arial"/>
          <w:szCs w:val="20"/>
        </w:rPr>
      </w:pPr>
    </w:p>
    <w:p w14:paraId="44B19D9B" w14:textId="77777777" w:rsidR="00DB17F2" w:rsidRPr="00560E1A" w:rsidRDefault="00DB17F2" w:rsidP="00DB17F2">
      <w:pPr>
        <w:spacing w:after="160" w:line="259" w:lineRule="auto"/>
        <w:rPr>
          <w:rFonts w:cs="Arial"/>
        </w:rPr>
      </w:pPr>
      <w:r w:rsidRPr="00560E1A">
        <w:rPr>
          <w:rFonts w:cs="Arial"/>
        </w:rPr>
        <w:br w:type="page"/>
      </w:r>
    </w:p>
    <w:p w14:paraId="67FD7E0C" w14:textId="77777777" w:rsidR="00E35B98" w:rsidRPr="00560E1A" w:rsidRDefault="00E35B98" w:rsidP="007E063E">
      <w:pPr>
        <w:pStyle w:val="Heading1"/>
        <w:sectPr w:rsidR="00E35B98" w:rsidRPr="00560E1A" w:rsidSect="00B31901">
          <w:headerReference w:type="even" r:id="rId58"/>
          <w:headerReference w:type="default" r:id="rId59"/>
          <w:headerReference w:type="first" r:id="rId60"/>
          <w:footerReference w:type="first" r:id="rId61"/>
          <w:pgSz w:w="11906" w:h="16838"/>
          <w:pgMar w:top="1440" w:right="1466"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13855"/>
      </w:tblGrid>
      <w:tr w:rsidR="005214A8" w:rsidRPr="00560E1A" w14:paraId="46406D29" w14:textId="77777777" w:rsidTr="001717CF">
        <w:tc>
          <w:tcPr>
            <w:tcW w:w="13855" w:type="dxa"/>
            <w:shd w:val="clear" w:color="auto" w:fill="B0D0E2" w:themeFill="accent1" w:themeFillTint="66"/>
          </w:tcPr>
          <w:p w14:paraId="616A4E08" w14:textId="315D6BCE" w:rsidR="005214A8" w:rsidRPr="00560E1A" w:rsidRDefault="005214A8" w:rsidP="00A0501D">
            <w:pPr>
              <w:pStyle w:val="Heading1"/>
              <w:outlineLvl w:val="0"/>
            </w:pPr>
            <w:bookmarkStart w:id="197" w:name="_Toc75879535"/>
            <w:bookmarkStart w:id="198" w:name="_Toc103606511"/>
            <w:r w:rsidRPr="00560E1A">
              <w:lastRenderedPageBreak/>
              <w:t>Annex 1</w:t>
            </w:r>
            <w:bookmarkEnd w:id="0"/>
            <w:r w:rsidR="000B7A4E" w:rsidRPr="00560E1A">
              <w:t xml:space="preserve"> </w:t>
            </w:r>
            <w:r w:rsidR="00617AF0" w:rsidRPr="00560E1A">
              <w:t>– Risk Matrix and Work Programme</w:t>
            </w:r>
            <w:bookmarkEnd w:id="197"/>
            <w:bookmarkEnd w:id="198"/>
          </w:p>
        </w:tc>
      </w:tr>
    </w:tbl>
    <w:p w14:paraId="4360071E" w14:textId="77777777" w:rsidR="00914483" w:rsidRPr="00560E1A" w:rsidRDefault="00914483" w:rsidP="00914483">
      <w:pPr>
        <w:pStyle w:val="Numberedpara"/>
        <w:numPr>
          <w:ilvl w:val="0"/>
          <w:numId w:val="0"/>
        </w:numPr>
        <w:tabs>
          <w:tab w:val="left" w:pos="720"/>
          <w:tab w:val="left" w:pos="2430"/>
        </w:tabs>
        <w:spacing w:after="200" w:line="276" w:lineRule="auto"/>
        <w:rPr>
          <w:rFonts w:cs="Arial"/>
          <w:szCs w:val="20"/>
        </w:rPr>
      </w:pPr>
    </w:p>
    <w:p w14:paraId="254DFAAC" w14:textId="77777777" w:rsidR="00283CF8" w:rsidRPr="00560E1A" w:rsidRDefault="00283CF8" w:rsidP="00C4173F">
      <w:pPr>
        <w:pStyle w:val="Numberedpara"/>
        <w:numPr>
          <w:ilvl w:val="0"/>
          <w:numId w:val="0"/>
        </w:numPr>
        <w:tabs>
          <w:tab w:val="left" w:pos="720"/>
          <w:tab w:val="left" w:pos="2430"/>
        </w:tabs>
        <w:spacing w:after="200" w:line="276" w:lineRule="auto"/>
        <w:ind w:left="720"/>
        <w:rPr>
          <w:i/>
          <w:iCs/>
        </w:rPr>
      </w:pPr>
      <w:bookmarkStart w:id="199" w:name="_Toc75875426"/>
    </w:p>
    <w:p w14:paraId="02D94E38" w14:textId="77777777" w:rsidR="009F0822" w:rsidRPr="00560E1A" w:rsidRDefault="009F0822" w:rsidP="001F3652">
      <w:pPr>
        <w:jc w:val="both"/>
      </w:pPr>
    </w:p>
    <w:p w14:paraId="1AC698A6" w14:textId="77777777" w:rsidR="001F3652" w:rsidRPr="00560E1A" w:rsidRDefault="001F3652" w:rsidP="001F3652">
      <w:pPr>
        <w:jc w:val="both"/>
      </w:pPr>
    </w:p>
    <w:p w14:paraId="11C89BC2" w14:textId="77777777" w:rsidR="001F3652" w:rsidRPr="00560E1A" w:rsidRDefault="001F3652" w:rsidP="00686D37">
      <w:pPr>
        <w:pStyle w:val="Numberedpara"/>
        <w:numPr>
          <w:ilvl w:val="0"/>
          <w:numId w:val="0"/>
        </w:numPr>
        <w:tabs>
          <w:tab w:val="left" w:pos="720"/>
          <w:tab w:val="left" w:pos="2430"/>
        </w:tabs>
        <w:spacing w:after="200" w:line="276" w:lineRule="auto"/>
        <w:ind w:left="720"/>
      </w:pPr>
    </w:p>
    <w:p w14:paraId="6DECE619" w14:textId="56CFD1E8" w:rsidR="00D673EF" w:rsidRPr="00560E1A" w:rsidRDefault="001F3652" w:rsidP="001F3652">
      <w:pPr>
        <w:pStyle w:val="Numberedpara"/>
        <w:numPr>
          <w:ilvl w:val="0"/>
          <w:numId w:val="0"/>
        </w:numPr>
        <w:tabs>
          <w:tab w:val="left" w:pos="720"/>
          <w:tab w:val="left" w:pos="2430"/>
        </w:tabs>
        <w:spacing w:after="200" w:line="276" w:lineRule="auto"/>
        <w:sectPr w:rsidR="00D673EF" w:rsidRPr="00560E1A" w:rsidSect="00E865A5">
          <w:pgSz w:w="16838" w:h="11906" w:orient="landscape"/>
          <w:pgMar w:top="1440" w:right="1440" w:bottom="1469" w:left="1440" w:header="720" w:footer="720" w:gutter="0"/>
          <w:cols w:space="720"/>
          <w:docGrid w:linePitch="360"/>
        </w:sectPr>
      </w:pPr>
      <w:r w:rsidRPr="00560E1A">
        <w:t>.</w:t>
      </w:r>
    </w:p>
    <w:tbl>
      <w:tblPr>
        <w:tblStyle w:val="TableGrid"/>
        <w:tblW w:w="0" w:type="auto"/>
        <w:tblLook w:val="04A0" w:firstRow="1" w:lastRow="0" w:firstColumn="1" w:lastColumn="0" w:noHBand="0" w:noVBand="1"/>
      </w:tblPr>
      <w:tblGrid>
        <w:gridCol w:w="8990"/>
      </w:tblGrid>
      <w:tr w:rsidR="00995991" w:rsidRPr="00560E1A" w14:paraId="43268C12" w14:textId="77777777" w:rsidTr="00F04797">
        <w:tc>
          <w:tcPr>
            <w:tcW w:w="8990" w:type="dxa"/>
            <w:tcBorders>
              <w:top w:val="nil"/>
              <w:left w:val="nil"/>
              <w:bottom w:val="nil"/>
              <w:right w:val="nil"/>
            </w:tcBorders>
            <w:shd w:val="clear" w:color="auto" w:fill="auto"/>
          </w:tcPr>
          <w:p w14:paraId="3D458965" w14:textId="3C7B2D12" w:rsidR="00AD1C17" w:rsidRPr="00560E1A" w:rsidRDefault="00AD1C17" w:rsidP="00A2194C">
            <w:pPr>
              <w:pStyle w:val="Heading1"/>
              <w:numPr>
                <w:ilvl w:val="0"/>
                <w:numId w:val="0"/>
              </w:numPr>
              <w:ind w:left="706" w:hanging="706"/>
              <w:jc w:val="center"/>
              <w:outlineLvl w:val="0"/>
            </w:pPr>
            <w:bookmarkStart w:id="200" w:name="_Toc75879536"/>
            <w:bookmarkEnd w:id="199"/>
          </w:p>
          <w:p w14:paraId="74AF1D2A" w14:textId="67E42750" w:rsidR="00A2194C" w:rsidRPr="00560E1A" w:rsidRDefault="00FB1A76" w:rsidP="00A2194C">
            <w:pPr>
              <w:pStyle w:val="Heading1"/>
              <w:numPr>
                <w:ilvl w:val="0"/>
                <w:numId w:val="0"/>
              </w:numPr>
              <w:ind w:left="706" w:hanging="706"/>
              <w:jc w:val="center"/>
              <w:outlineLvl w:val="0"/>
            </w:pPr>
            <w:bookmarkStart w:id="201" w:name="_Toc103606512"/>
            <w:r w:rsidRPr="00560E1A">
              <w:t xml:space="preserve">Engagement </w:t>
            </w:r>
            <w:r w:rsidR="00617AF0" w:rsidRPr="00560E1A">
              <w:t>Terms of Referen</w:t>
            </w:r>
            <w:r w:rsidR="009C6030" w:rsidRPr="00560E1A">
              <w:t>ce</w:t>
            </w:r>
            <w:bookmarkEnd w:id="200"/>
            <w:bookmarkEnd w:id="201"/>
            <w:r w:rsidR="00A2194C" w:rsidRPr="00560E1A">
              <w:t xml:space="preserve">  </w:t>
            </w:r>
          </w:p>
          <w:p w14:paraId="42549D62" w14:textId="1100C99E" w:rsidR="00995991" w:rsidRPr="00560E1A" w:rsidRDefault="00A2194C" w:rsidP="00A2194C">
            <w:pPr>
              <w:pStyle w:val="Heading1"/>
              <w:numPr>
                <w:ilvl w:val="0"/>
                <w:numId w:val="0"/>
              </w:numPr>
              <w:ind w:left="706" w:hanging="706"/>
              <w:jc w:val="center"/>
              <w:outlineLvl w:val="0"/>
              <w:rPr>
                <w:i/>
                <w:iCs/>
              </w:rPr>
            </w:pPr>
            <w:bookmarkStart w:id="202" w:name="_Toc103606513"/>
            <w:r w:rsidRPr="00560E1A">
              <w:rPr>
                <w:i/>
                <w:iCs/>
              </w:rPr>
              <w:t>Title of the Audit</w:t>
            </w:r>
            <w:bookmarkEnd w:id="202"/>
          </w:p>
        </w:tc>
      </w:tr>
    </w:tbl>
    <w:p w14:paraId="566089E0" w14:textId="22989B61" w:rsidR="005A4341" w:rsidRPr="00560E1A" w:rsidRDefault="00764FB8" w:rsidP="00C012E6">
      <w:pPr>
        <w:pStyle w:val="Numberedpara"/>
        <w:numPr>
          <w:ilvl w:val="0"/>
          <w:numId w:val="0"/>
        </w:numPr>
        <w:tabs>
          <w:tab w:val="left" w:pos="720"/>
          <w:tab w:val="left" w:pos="2430"/>
        </w:tabs>
        <w:spacing w:after="200" w:line="276" w:lineRule="auto"/>
        <w:rPr>
          <w:rFonts w:cs="Arial"/>
          <w:color w:val="00B050"/>
          <w:szCs w:val="20"/>
        </w:rPr>
      </w:pPr>
      <w:r w:rsidRPr="00560E1A">
        <w:rPr>
          <w:noProof/>
        </w:rPr>
        <w:drawing>
          <wp:anchor distT="0" distB="0" distL="114300" distR="114300" simplePos="0" relativeHeight="251658248" behindDoc="0" locked="0" layoutInCell="1" allowOverlap="1" wp14:anchorId="1A8A983A" wp14:editId="688E10B8">
            <wp:simplePos x="0" y="0"/>
            <wp:positionH relativeFrom="column">
              <wp:posOffset>4600575</wp:posOffset>
            </wp:positionH>
            <wp:positionV relativeFrom="paragraph">
              <wp:posOffset>-1701165</wp:posOffset>
            </wp:positionV>
            <wp:extent cx="1739900" cy="69364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45438" cy="695856"/>
                    </a:xfrm>
                    <a:prstGeom prst="rect">
                      <a:avLst/>
                    </a:prstGeom>
                  </pic:spPr>
                </pic:pic>
              </a:graphicData>
            </a:graphic>
            <wp14:sizeRelH relativeFrom="margin">
              <wp14:pctWidth>0</wp14:pctWidth>
            </wp14:sizeRelH>
            <wp14:sizeRelV relativeFrom="margin">
              <wp14:pctHeight>0</wp14:pctHeight>
            </wp14:sizeRelV>
          </wp:anchor>
        </w:drawing>
      </w:r>
      <w:r w:rsidR="004E12CA" w:rsidRPr="00560E1A">
        <w:rPr>
          <w:noProof/>
        </w:rPr>
        <w:drawing>
          <wp:anchor distT="0" distB="0" distL="114300" distR="114300" simplePos="0" relativeHeight="251658249" behindDoc="0" locked="0" layoutInCell="1" allowOverlap="1" wp14:anchorId="337691AF" wp14:editId="3B1F4BFE">
            <wp:simplePos x="0" y="0"/>
            <wp:positionH relativeFrom="column">
              <wp:posOffset>-514349</wp:posOffset>
            </wp:positionH>
            <wp:positionV relativeFrom="paragraph">
              <wp:posOffset>-1634490</wp:posOffset>
            </wp:positionV>
            <wp:extent cx="1143000" cy="739223"/>
            <wp:effectExtent l="0" t="0" r="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148327" cy="742668"/>
                    </a:xfrm>
                    <a:prstGeom prst="rect">
                      <a:avLst/>
                    </a:prstGeom>
                  </pic:spPr>
                </pic:pic>
              </a:graphicData>
            </a:graphic>
            <wp14:sizeRelH relativeFrom="page">
              <wp14:pctWidth>0</wp14:pctWidth>
            </wp14:sizeRelH>
            <wp14:sizeRelV relativeFrom="page">
              <wp14:pctHeight>0</wp14:pctHeight>
            </wp14:sizeRelV>
          </wp:anchor>
        </w:drawing>
      </w:r>
      <w:r w:rsidR="00C012E6" w:rsidRPr="00560E1A">
        <w:rPr>
          <w:rFonts w:cs="Arial"/>
          <w:color w:val="00B050"/>
          <w:szCs w:val="20"/>
        </w:rPr>
        <w:t>Terms of Reference to be shared with the audit client at the end of the audit planning phase.</w:t>
      </w:r>
    </w:p>
    <w:p w14:paraId="010D2F7F" w14:textId="77777777" w:rsidR="00E01E67" w:rsidRPr="00560E1A" w:rsidRDefault="00E01E67" w:rsidP="00E01E67">
      <w:pPr>
        <w:pStyle w:val="Numberedpara"/>
        <w:numPr>
          <w:ilvl w:val="0"/>
          <w:numId w:val="0"/>
        </w:numPr>
        <w:tabs>
          <w:tab w:val="left" w:pos="720"/>
          <w:tab w:val="left" w:pos="2430"/>
        </w:tabs>
        <w:spacing w:after="200" w:line="276" w:lineRule="auto"/>
        <w:rPr>
          <w:rFonts w:cs="Arial"/>
          <w:noProof/>
        </w:rPr>
      </w:pPr>
      <w:r w:rsidRPr="00560E1A">
        <w:rPr>
          <w:rStyle w:val="Strong"/>
          <w:rFonts w:cs="Arial"/>
          <w:b/>
          <w:bCs/>
          <w:sz w:val="24"/>
        </w:rPr>
        <w:t>Background</w:t>
      </w:r>
      <w:r w:rsidRPr="00560E1A">
        <w:rPr>
          <w:rFonts w:cs="Arial"/>
          <w:noProof/>
        </w:rPr>
        <w:t xml:space="preserve"> </w:t>
      </w:r>
    </w:p>
    <w:p w14:paraId="71E3D461" w14:textId="77777777" w:rsidR="00E01E67" w:rsidRPr="00560E1A" w:rsidRDefault="00E01E67" w:rsidP="00E01E67">
      <w:pPr>
        <w:jc w:val="both"/>
        <w:rPr>
          <w:rFonts w:eastAsia="PMingLiU" w:cs="Arial"/>
          <w:lang w:eastAsia="x-none"/>
        </w:rPr>
      </w:pPr>
      <w:r w:rsidRPr="00560E1A">
        <w:rPr>
          <w:rFonts w:eastAsia="PMingLiU" w:cs="Arial"/>
          <w:lang w:eastAsia="x-none"/>
        </w:rPr>
        <w:t>This audit was included in IOS 2022/2023 Audit Work Plan.</w:t>
      </w:r>
      <w:r w:rsidRPr="00560E1A">
        <w:t xml:space="preserve"> </w:t>
      </w:r>
      <w:r w:rsidRPr="00560E1A">
        <w:rPr>
          <w:rFonts w:eastAsia="PMingLiU" w:cs="Arial"/>
          <w:lang w:eastAsia="x-none"/>
        </w:rPr>
        <w:t>In response to Executive Board request</w:t>
      </w:r>
      <w:r w:rsidRPr="00560E1A">
        <w:rPr>
          <w:rStyle w:val="FootnoteReference"/>
          <w:rFonts w:eastAsia="PMingLiU" w:cs="Arial"/>
          <w:lang w:eastAsia="x-none"/>
        </w:rPr>
        <w:footnoteReference w:id="3"/>
      </w:r>
      <w:r w:rsidRPr="00560E1A">
        <w:rPr>
          <w:rFonts w:eastAsia="PMingLiU" w:cs="Arial"/>
          <w:lang w:eastAsia="x-none"/>
        </w:rPr>
        <w:t xml:space="preserve"> to achieving complete coverage in a 5-year cycle, IOS/AUD has developed a field office network strategy for the period 2022-2026 to increases the frequency of audits of field offices.</w:t>
      </w:r>
    </w:p>
    <w:p w14:paraId="4C5784C0" w14:textId="77777777" w:rsidR="00E01E67" w:rsidRPr="00560E1A" w:rsidRDefault="00E01E67" w:rsidP="00E01E67">
      <w:pPr>
        <w:rPr>
          <w:rStyle w:val="Strong"/>
          <w:b/>
          <w:bCs/>
          <w:sz w:val="24"/>
          <w:szCs w:val="24"/>
        </w:rPr>
      </w:pPr>
      <w:r w:rsidRPr="00560E1A">
        <w:rPr>
          <w:rStyle w:val="Strong"/>
          <w:b/>
          <w:bCs/>
          <w:sz w:val="24"/>
          <w:szCs w:val="24"/>
        </w:rPr>
        <w:t xml:space="preserve">Audit scope and period </w:t>
      </w:r>
    </w:p>
    <w:p w14:paraId="548C9456" w14:textId="05903B89" w:rsidR="00E01E67" w:rsidRPr="00560E1A" w:rsidRDefault="00E01E67" w:rsidP="00E01E67">
      <w:pPr>
        <w:pStyle w:val="Numberedpara"/>
        <w:numPr>
          <w:ilvl w:val="0"/>
          <w:numId w:val="0"/>
        </w:numPr>
        <w:tabs>
          <w:tab w:val="left" w:pos="720"/>
          <w:tab w:val="left" w:pos="2430"/>
        </w:tabs>
        <w:spacing w:after="200" w:line="276" w:lineRule="auto"/>
        <w:rPr>
          <w:rFonts w:asciiTheme="minorBidi" w:hAnsiTheme="minorBidi" w:cstheme="minorBidi"/>
          <w:szCs w:val="21"/>
        </w:rPr>
      </w:pPr>
      <w:r w:rsidRPr="00560E1A">
        <w:rPr>
          <w:rFonts w:asciiTheme="minorBidi" w:hAnsiTheme="minorBidi" w:cstheme="minorBidi"/>
          <w:szCs w:val="21"/>
        </w:rPr>
        <w:t>The audit will cover the office activities from 1 January 20</w:t>
      </w:r>
      <w:r w:rsidR="008D0EF5" w:rsidRPr="00560E1A">
        <w:rPr>
          <w:rFonts w:asciiTheme="minorBidi" w:hAnsiTheme="minorBidi" w:cstheme="minorBidi"/>
          <w:szCs w:val="21"/>
        </w:rPr>
        <w:t>20</w:t>
      </w:r>
      <w:r w:rsidRPr="00560E1A">
        <w:rPr>
          <w:rFonts w:asciiTheme="minorBidi" w:hAnsiTheme="minorBidi" w:cstheme="minorBidi"/>
          <w:szCs w:val="21"/>
        </w:rPr>
        <w:t xml:space="preserve"> to 31 </w:t>
      </w:r>
      <w:r w:rsidR="008D0EF5" w:rsidRPr="00560E1A">
        <w:rPr>
          <w:rFonts w:asciiTheme="minorBidi" w:hAnsiTheme="minorBidi" w:cstheme="minorBidi"/>
          <w:szCs w:val="21"/>
        </w:rPr>
        <w:t>March</w:t>
      </w:r>
      <w:r w:rsidRPr="00560E1A">
        <w:rPr>
          <w:rFonts w:asciiTheme="minorBidi" w:hAnsiTheme="minorBidi" w:cstheme="minorBidi"/>
          <w:szCs w:val="21"/>
        </w:rPr>
        <w:t xml:space="preserve"> 202</w:t>
      </w:r>
      <w:r w:rsidR="008D0EF5" w:rsidRPr="00560E1A">
        <w:rPr>
          <w:rFonts w:asciiTheme="minorBidi" w:hAnsiTheme="minorBidi" w:cstheme="minorBidi"/>
          <w:szCs w:val="21"/>
        </w:rPr>
        <w:t>2</w:t>
      </w:r>
      <w:r w:rsidRPr="00560E1A">
        <w:rPr>
          <w:rFonts w:asciiTheme="minorBidi" w:hAnsiTheme="minorBidi" w:cstheme="minorBidi"/>
          <w:szCs w:val="21"/>
        </w:rPr>
        <w:t>, the audit team may also review other periods if necessary.</w:t>
      </w:r>
    </w:p>
    <w:p w14:paraId="3023983C" w14:textId="77777777" w:rsidR="00E01E67" w:rsidRPr="00560E1A" w:rsidRDefault="00E01E67" w:rsidP="00E01E67">
      <w:pPr>
        <w:rPr>
          <w:rFonts w:eastAsia="PMingLiU" w:cs="Arial"/>
          <w:lang w:eastAsia="x-none"/>
        </w:rPr>
      </w:pPr>
      <w:r w:rsidRPr="00560E1A">
        <w:rPr>
          <w:rFonts w:eastAsia="PMingLiU" w:cs="Arial"/>
          <w:lang w:eastAsia="x-none"/>
        </w:rPr>
        <w:t>This audit will focus on the following main areas:</w:t>
      </w:r>
    </w:p>
    <w:p w14:paraId="42E383AF" w14:textId="77777777" w:rsidR="008D0EF5" w:rsidRPr="00560E1A" w:rsidRDefault="008D0EF5" w:rsidP="008D0EF5">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Overall governance of the Office (including objective setting, planning, and risk management)</w:t>
      </w:r>
    </w:p>
    <w:p w14:paraId="2D3FA89E" w14:textId="77777777" w:rsidR="008D0EF5" w:rsidRPr="00560E1A" w:rsidRDefault="008D0EF5" w:rsidP="008D0EF5">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 xml:space="preserve">Programme </w:t>
      </w:r>
    </w:p>
    <w:p w14:paraId="7E347948" w14:textId="77777777" w:rsidR="008D0EF5" w:rsidRPr="00560E1A" w:rsidRDefault="008D0EF5" w:rsidP="008D0EF5">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Financial control</w:t>
      </w:r>
    </w:p>
    <w:p w14:paraId="3E1DAEBA" w14:textId="77777777" w:rsidR="008D0EF5" w:rsidRPr="00560E1A" w:rsidRDefault="008D0EF5" w:rsidP="008D0EF5">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Contracting and procurement</w:t>
      </w:r>
    </w:p>
    <w:p w14:paraId="13C4DAE2" w14:textId="77777777" w:rsidR="008D0EF5" w:rsidRPr="00560E1A" w:rsidRDefault="008D0EF5" w:rsidP="008D0EF5">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 xml:space="preserve">Travel </w:t>
      </w:r>
    </w:p>
    <w:p w14:paraId="020DC441" w14:textId="77777777" w:rsidR="008D0EF5" w:rsidRPr="00560E1A" w:rsidRDefault="008D0EF5" w:rsidP="008D0EF5">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Human resources</w:t>
      </w:r>
    </w:p>
    <w:p w14:paraId="652EB546" w14:textId="77777777" w:rsidR="008D0EF5" w:rsidRPr="00560E1A" w:rsidRDefault="008D0EF5" w:rsidP="008D0EF5">
      <w:pPr>
        <w:numPr>
          <w:ilvl w:val="0"/>
          <w:numId w:val="7"/>
        </w:numPr>
        <w:tabs>
          <w:tab w:val="left" w:pos="284"/>
          <w:tab w:val="num"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s>
        <w:spacing w:line="276" w:lineRule="auto"/>
        <w:jc w:val="both"/>
        <w:rPr>
          <w:rFonts w:ascii="Lucida Grande" w:hAnsi="Symbol"/>
        </w:rPr>
      </w:pPr>
      <w:r w:rsidRPr="00560E1A">
        <w:t>General administration</w:t>
      </w:r>
    </w:p>
    <w:p w14:paraId="5B8418DC" w14:textId="77777777" w:rsidR="00E01E67" w:rsidRPr="00560E1A" w:rsidRDefault="00E01E67" w:rsidP="00E01E67">
      <w:pPr>
        <w:rPr>
          <w:rStyle w:val="Strong"/>
          <w:rFonts w:cs="Arial"/>
          <w:b/>
          <w:bCs/>
          <w:sz w:val="24"/>
          <w:szCs w:val="24"/>
        </w:rPr>
      </w:pPr>
      <w:r w:rsidRPr="00560E1A">
        <w:rPr>
          <w:rStyle w:val="Strong"/>
          <w:rFonts w:cs="Arial"/>
          <w:b/>
          <w:bCs/>
          <w:sz w:val="24"/>
          <w:szCs w:val="24"/>
        </w:rPr>
        <w:t>Objectives</w:t>
      </w:r>
    </w:p>
    <w:p w14:paraId="75BAA389" w14:textId="77777777" w:rsidR="00E01E67" w:rsidRPr="00560E1A" w:rsidRDefault="00E01E67" w:rsidP="00E01E67">
      <w:pPr>
        <w:pStyle w:val="Numberedpara"/>
        <w:numPr>
          <w:ilvl w:val="0"/>
          <w:numId w:val="0"/>
        </w:numPr>
        <w:tabs>
          <w:tab w:val="left" w:pos="720"/>
          <w:tab w:val="left" w:pos="2430"/>
        </w:tabs>
        <w:spacing w:after="200" w:line="276" w:lineRule="auto"/>
        <w:jc w:val="both"/>
        <w:rPr>
          <w:rFonts w:cs="Arial"/>
          <w:szCs w:val="20"/>
        </w:rPr>
      </w:pPr>
      <w:r w:rsidRPr="00560E1A">
        <w:rPr>
          <w:rFonts w:cs="Arial"/>
        </w:rPr>
        <w:t>The audit objective</w:t>
      </w:r>
      <w:r w:rsidRPr="00560E1A">
        <w:rPr>
          <w:rFonts w:cs="Arial"/>
          <w:lang w:val="en-US"/>
        </w:rPr>
        <w:t xml:space="preserve"> is to provide assurance to the Director-General on the effective functioning of the Office’s internal controls, as well as the efficiency, effectiveness, and economy of the Office’s operations.</w:t>
      </w:r>
      <w:r w:rsidRPr="00560E1A">
        <w:rPr>
          <w:rFonts w:cs="Arial"/>
          <w:szCs w:val="20"/>
        </w:rPr>
        <w:t xml:space="preserve"> </w:t>
      </w:r>
    </w:p>
    <w:p w14:paraId="1420A307" w14:textId="77777777" w:rsidR="00E01E67" w:rsidRPr="00560E1A" w:rsidRDefault="00E01E67" w:rsidP="00E01E67">
      <w:pPr>
        <w:pStyle w:val="Numberedpara"/>
        <w:numPr>
          <w:ilvl w:val="0"/>
          <w:numId w:val="0"/>
        </w:numPr>
        <w:tabs>
          <w:tab w:val="left" w:pos="720"/>
          <w:tab w:val="left" w:pos="2430"/>
        </w:tabs>
        <w:spacing w:after="200" w:line="276" w:lineRule="auto"/>
        <w:jc w:val="both"/>
        <w:rPr>
          <w:rFonts w:cs="Arial"/>
          <w:b/>
          <w:szCs w:val="20"/>
        </w:rPr>
      </w:pPr>
      <w:r w:rsidRPr="00560E1A">
        <w:rPr>
          <w:rFonts w:cs="Arial"/>
          <w:szCs w:val="20"/>
        </w:rPr>
        <w:t xml:space="preserve">The audit will assess the adequacy of the internal controls to achieve the office objectives. IOS/AUD will discuss with the audit clients Agreed Management Actions (AMA) to strengthen risk management and controls, and to improve operations where warranted.  </w:t>
      </w:r>
    </w:p>
    <w:p w14:paraId="431AF884" w14:textId="77777777" w:rsidR="00E01E67" w:rsidRPr="00560E1A" w:rsidRDefault="00E01E67" w:rsidP="00E01E67">
      <w:pPr>
        <w:rPr>
          <w:rStyle w:val="Strong"/>
          <w:b/>
          <w:bCs/>
          <w:sz w:val="24"/>
          <w:szCs w:val="24"/>
        </w:rPr>
      </w:pPr>
      <w:r w:rsidRPr="00560E1A">
        <w:rPr>
          <w:rStyle w:val="Strong"/>
          <w:b/>
          <w:bCs/>
          <w:sz w:val="24"/>
          <w:szCs w:val="24"/>
        </w:rPr>
        <w:t xml:space="preserve">Audit methodology </w:t>
      </w:r>
    </w:p>
    <w:p w14:paraId="7CBCC9E6" w14:textId="77777777" w:rsidR="00E01E67" w:rsidRPr="00560E1A" w:rsidRDefault="00E01E67" w:rsidP="00E01E67">
      <w:pPr>
        <w:pStyle w:val="Numberedpara"/>
        <w:numPr>
          <w:ilvl w:val="0"/>
          <w:numId w:val="0"/>
        </w:numPr>
        <w:tabs>
          <w:tab w:val="left" w:pos="720"/>
          <w:tab w:val="left" w:pos="2430"/>
        </w:tabs>
        <w:spacing w:after="200" w:line="276" w:lineRule="auto"/>
        <w:jc w:val="both"/>
        <w:rPr>
          <w:rFonts w:cs="Arial"/>
          <w:b/>
          <w:szCs w:val="20"/>
        </w:rPr>
      </w:pPr>
      <w:r w:rsidRPr="00560E1A">
        <w:rPr>
          <w:rFonts w:cs="Arial"/>
        </w:rPr>
        <w:t>The audit will be performed in accordance with the</w:t>
      </w:r>
      <w:r w:rsidRPr="00560E1A">
        <w:rPr>
          <w:rFonts w:cs="Arial"/>
          <w:i/>
        </w:rPr>
        <w:t xml:space="preserve"> International Standards for the Professional Practice of Internal Auditing</w:t>
      </w:r>
      <w:r w:rsidRPr="00560E1A">
        <w:rPr>
          <w:rFonts w:cs="Arial"/>
        </w:rPr>
        <w:t xml:space="preserve"> and IOS audit manual.  </w:t>
      </w:r>
    </w:p>
    <w:p w14:paraId="719A769C" w14:textId="77777777" w:rsidR="00E01E67" w:rsidRPr="00560E1A" w:rsidRDefault="00E01E67" w:rsidP="00E01E67">
      <w:pPr>
        <w:pStyle w:val="Numberedpara"/>
        <w:numPr>
          <w:ilvl w:val="0"/>
          <w:numId w:val="0"/>
        </w:numPr>
        <w:tabs>
          <w:tab w:val="left" w:pos="720"/>
          <w:tab w:val="left" w:pos="2430"/>
        </w:tabs>
        <w:spacing w:after="200" w:line="276" w:lineRule="auto"/>
        <w:jc w:val="both"/>
        <w:rPr>
          <w:rFonts w:cs="Arial"/>
          <w:szCs w:val="20"/>
        </w:rPr>
      </w:pPr>
      <w:r w:rsidRPr="00560E1A">
        <w:rPr>
          <w:rFonts w:cs="Arial"/>
          <w:szCs w:val="20"/>
        </w:rPr>
        <w:t>The audit will be based on surveys, interviews</w:t>
      </w:r>
      <w:r w:rsidRPr="00560E1A">
        <w:rPr>
          <w:rFonts w:eastAsia="Times New Roman"/>
          <w:szCs w:val="20"/>
          <w:lang w:eastAsia="en-US"/>
        </w:rPr>
        <w:t xml:space="preserve"> </w:t>
      </w:r>
      <w:r w:rsidRPr="00560E1A">
        <w:rPr>
          <w:rFonts w:cs="Arial"/>
          <w:szCs w:val="20"/>
        </w:rPr>
        <w:t xml:space="preserve">with internal and external stakeholders, walkthroughs of processes, data analysis and documentation review. The audit team will select the sampling techniques such as judgemental (risk-based), statistical, representative sample to ensure the approach remains relevant to the test objectives. </w:t>
      </w:r>
    </w:p>
    <w:p w14:paraId="02F3F4EC" w14:textId="77777777" w:rsidR="00E01E67" w:rsidRPr="00560E1A" w:rsidRDefault="00E01E67" w:rsidP="00E01E67">
      <w:pPr>
        <w:rPr>
          <w:rStyle w:val="Strong"/>
          <w:rFonts w:cs="Arial"/>
          <w:b/>
          <w:bCs/>
          <w:sz w:val="24"/>
          <w:szCs w:val="24"/>
        </w:rPr>
      </w:pPr>
      <w:r w:rsidRPr="00560E1A">
        <w:rPr>
          <w:rStyle w:val="Strong"/>
          <w:rFonts w:cs="Arial"/>
          <w:b/>
          <w:bCs/>
          <w:sz w:val="24"/>
          <w:szCs w:val="24"/>
        </w:rPr>
        <w:lastRenderedPageBreak/>
        <w:t>Stakeholder engagement form</w:t>
      </w:r>
    </w:p>
    <w:p w14:paraId="6407A5D9" w14:textId="77777777" w:rsidR="00E01E67" w:rsidRPr="00560E1A" w:rsidRDefault="00E01E67" w:rsidP="00E01E67">
      <w:pPr>
        <w:tabs>
          <w:tab w:val="left" w:pos="720"/>
        </w:tabs>
        <w:spacing w:after="200" w:line="276" w:lineRule="auto"/>
        <w:jc w:val="both"/>
        <w:rPr>
          <w:rFonts w:eastAsia="PMingLiU" w:cs="Arial"/>
          <w:lang w:eastAsia="x-none"/>
        </w:rPr>
      </w:pPr>
      <w:r w:rsidRPr="00560E1A">
        <w:rPr>
          <w:rFonts w:eastAsia="PMingLiU" w:cs="Arial"/>
          <w:lang w:eastAsia="x-none"/>
        </w:rPr>
        <w:t>IOS will conduct the audit as per the workflow and timelines below. Without any objection from your end, IOS considers that you agree to adhere to these timelines.</w:t>
      </w:r>
    </w:p>
    <w:p w14:paraId="147264CE" w14:textId="77777777" w:rsidR="00E01E67" w:rsidRPr="00560E1A" w:rsidRDefault="00E01E67" w:rsidP="00E01E67">
      <w:pPr>
        <w:tabs>
          <w:tab w:val="left" w:pos="720"/>
        </w:tabs>
        <w:spacing w:after="200" w:line="276" w:lineRule="auto"/>
        <w:jc w:val="both"/>
        <w:rPr>
          <w:rFonts w:eastAsia="PMingLiU"/>
          <w:lang w:eastAsia="x-none"/>
        </w:rPr>
      </w:pPr>
      <w:r w:rsidRPr="00560E1A">
        <w:rPr>
          <w:rFonts w:eastAsia="PMingLiU"/>
          <w:lang w:eastAsia="x-none"/>
        </w:rPr>
        <w:t>Respecting agreed timelines allows IOS to deliver the audit plan on time and to better serve the Organization. As delays impact the implementation of other assignments, IOS would appreciate to be informed as soon as possible of any challenges that would affect the agreed timeline.</w:t>
      </w:r>
    </w:p>
    <w:p w14:paraId="0391FDB1" w14:textId="77777777" w:rsidR="00E01E67" w:rsidRPr="00560E1A" w:rsidRDefault="00E01E67" w:rsidP="00E01E67">
      <w:pPr>
        <w:pStyle w:val="Numberedpara"/>
        <w:numPr>
          <w:ilvl w:val="0"/>
          <w:numId w:val="0"/>
        </w:numPr>
        <w:tabs>
          <w:tab w:val="left" w:pos="720"/>
          <w:tab w:val="left" w:pos="2430"/>
        </w:tabs>
        <w:spacing w:after="200" w:line="276" w:lineRule="auto"/>
        <w:rPr>
          <w:rFonts w:cs="Arial"/>
          <w:szCs w:val="20"/>
        </w:rPr>
      </w:pPr>
      <w:r w:rsidRPr="00560E1A">
        <w:rPr>
          <w:rFonts w:cs="Arial"/>
          <w:noProof/>
          <w:szCs w:val="20"/>
        </w:rPr>
        <w:drawing>
          <wp:inline distT="0" distB="0" distL="0" distR="0" wp14:anchorId="28236B67" wp14:editId="71DC2050">
            <wp:extent cx="5334000" cy="688340"/>
            <wp:effectExtent l="19050" t="0" r="19050" b="0"/>
            <wp:docPr id="1407025201" name="Diagram 1407025201">
              <a:extLst xmlns:a="http://schemas.openxmlformats.org/drawingml/2006/main">
                <a:ext uri="{FF2B5EF4-FFF2-40B4-BE49-F238E27FC236}">
                  <a16:creationId xmlns:a16="http://schemas.microsoft.com/office/drawing/2014/main" id="{0EC3E873-C08A-407E-BE4B-346FA29B9AE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r w:rsidRPr="00560E1A">
        <w:rPr>
          <w:rFonts w:cs="Arial"/>
          <w:noProof/>
          <w:szCs w:val="20"/>
        </w:rPr>
        <w:drawing>
          <wp:inline distT="0" distB="0" distL="0" distR="0" wp14:anchorId="24D08B5C" wp14:editId="6F7F0A48">
            <wp:extent cx="5715000" cy="2152650"/>
            <wp:effectExtent l="0" t="0" r="19050" b="19050"/>
            <wp:docPr id="2" name="Diagram 2">
              <a:extLst xmlns:a="http://schemas.openxmlformats.org/drawingml/2006/main">
                <a:ext uri="{FF2B5EF4-FFF2-40B4-BE49-F238E27FC236}">
                  <a16:creationId xmlns:a16="http://schemas.microsoft.com/office/drawing/2014/main" id="{4973F105-1793-48FE-ABEF-E5BFCE46743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tbl>
      <w:tblPr>
        <w:tblStyle w:val="PlainTable4"/>
        <w:tblW w:w="9635" w:type="dxa"/>
        <w:tblLook w:val="04A0" w:firstRow="1" w:lastRow="0" w:firstColumn="1" w:lastColumn="0" w:noHBand="0" w:noVBand="1"/>
      </w:tblPr>
      <w:tblGrid>
        <w:gridCol w:w="3690"/>
        <w:gridCol w:w="5945"/>
      </w:tblGrid>
      <w:tr w:rsidR="00E01E67" w:rsidRPr="00560E1A" w14:paraId="7CE6FA6C" w14:textId="77777777" w:rsidTr="006A0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12BE3463" w14:textId="77777777" w:rsidR="00E01E67" w:rsidRPr="00560E1A" w:rsidRDefault="00E01E67" w:rsidP="006A05D5">
            <w:pPr>
              <w:spacing w:before="60" w:after="60"/>
              <w:rPr>
                <w:rFonts w:cs="Arial"/>
                <w:b w:val="0"/>
                <w:bCs w:val="0"/>
                <w:color w:val="306785" w:themeColor="accent1" w:themeShade="BF"/>
                <w:sz w:val="18"/>
                <w:szCs w:val="18"/>
                <w:lang w:val="en-US"/>
              </w:rPr>
            </w:pPr>
            <w:commentRangeStart w:id="203"/>
            <w:commentRangeStart w:id="204"/>
            <w:r w:rsidRPr="00560E1A">
              <w:rPr>
                <w:rFonts w:cs="Arial"/>
                <w:color w:val="306785" w:themeColor="accent1" w:themeShade="BF"/>
                <w:sz w:val="18"/>
                <w:szCs w:val="18"/>
                <w:lang w:val="en-US"/>
              </w:rPr>
              <w:t>Milestone</w:t>
            </w:r>
          </w:p>
        </w:tc>
        <w:tc>
          <w:tcPr>
            <w:tcW w:w="5945" w:type="dxa"/>
          </w:tcPr>
          <w:p w14:paraId="25EC7F93" w14:textId="77777777" w:rsidR="00E01E67" w:rsidRPr="00560E1A" w:rsidRDefault="00E01E67" w:rsidP="006A05D5">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color w:val="306785" w:themeColor="accent1" w:themeShade="BF"/>
                <w:sz w:val="18"/>
                <w:szCs w:val="18"/>
                <w:lang w:val="en-US"/>
              </w:rPr>
            </w:pPr>
            <w:r w:rsidRPr="00560E1A">
              <w:rPr>
                <w:rFonts w:cs="Arial"/>
                <w:color w:val="306785" w:themeColor="accent1" w:themeShade="BF"/>
                <w:sz w:val="18"/>
                <w:szCs w:val="18"/>
                <w:lang w:val="en-US"/>
              </w:rPr>
              <w:t>Planned date</w:t>
            </w:r>
            <w:commentRangeEnd w:id="203"/>
            <w:r w:rsidR="0005678E">
              <w:rPr>
                <w:rStyle w:val="CommentReference"/>
                <w:rFonts w:ascii="Times New Roman" w:hAnsi="Times New Roman"/>
                <w:b w:val="0"/>
                <w:bCs w:val="0"/>
                <w:lang w:val="en-US" w:eastAsia="en-US"/>
              </w:rPr>
              <w:commentReference w:id="203"/>
            </w:r>
            <w:r w:rsidR="000419C1">
              <w:rPr>
                <w:rStyle w:val="CommentReference"/>
                <w:rFonts w:ascii="Times New Roman" w:hAnsi="Times New Roman"/>
                <w:b w:val="0"/>
                <w:bCs w:val="0"/>
                <w:lang w:val="en-US" w:eastAsia="en-US"/>
              </w:rPr>
              <w:commentReference w:id="204"/>
            </w:r>
          </w:p>
        </w:tc>
      </w:tr>
      <w:commentRangeEnd w:id="204"/>
      <w:tr w:rsidR="00E01E67" w:rsidRPr="00560E1A" w14:paraId="7910961E"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44220123"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Notification letter</w:t>
            </w:r>
          </w:p>
        </w:tc>
        <w:tc>
          <w:tcPr>
            <w:tcW w:w="5945" w:type="dxa"/>
          </w:tcPr>
          <w:p w14:paraId="679277F3" w14:textId="2D6652D1" w:rsidR="00E01E67" w:rsidRPr="00560E1A" w:rsidRDefault="008A2FEC"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20 April 2022</w:t>
            </w:r>
          </w:p>
        </w:tc>
      </w:tr>
      <w:tr w:rsidR="00E01E67" w:rsidRPr="00560E1A" w14:paraId="3910354F"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0C5BEBDF"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TORs shared with audit client</w:t>
            </w:r>
          </w:p>
        </w:tc>
        <w:tc>
          <w:tcPr>
            <w:tcW w:w="5945" w:type="dxa"/>
          </w:tcPr>
          <w:p w14:paraId="3D747DF0" w14:textId="0D6F019B" w:rsidR="00E01E67" w:rsidRPr="00560E1A" w:rsidRDefault="008A2FEC"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24 June 2022</w:t>
            </w:r>
          </w:p>
        </w:tc>
      </w:tr>
      <w:tr w:rsidR="00E01E67" w:rsidRPr="00560E1A" w14:paraId="78D118F6"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3DD9D85D"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 xml:space="preserve">Entrance Meeting </w:t>
            </w:r>
          </w:p>
        </w:tc>
        <w:tc>
          <w:tcPr>
            <w:tcW w:w="5945" w:type="dxa"/>
          </w:tcPr>
          <w:p w14:paraId="694E3842" w14:textId="5C7E8F0B" w:rsidR="00E01E67" w:rsidRPr="00560E1A" w:rsidRDefault="00A703C1"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12 May 2022</w:t>
            </w:r>
          </w:p>
        </w:tc>
      </w:tr>
      <w:tr w:rsidR="00E01E67" w:rsidRPr="00560E1A" w14:paraId="5D161932"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08B77F2B"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Initial Risk Assessment / Start of Fieldwork</w:t>
            </w:r>
          </w:p>
        </w:tc>
        <w:tc>
          <w:tcPr>
            <w:tcW w:w="5945" w:type="dxa"/>
          </w:tcPr>
          <w:p w14:paraId="02965A62" w14:textId="0EB5E839" w:rsidR="00E01E67" w:rsidRPr="00560E1A" w:rsidRDefault="00114745"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1</w:t>
            </w:r>
            <w:r w:rsidR="00855FC4" w:rsidRPr="00560E1A">
              <w:rPr>
                <w:rFonts w:cs="Arial"/>
                <w:bCs/>
                <w:color w:val="306785" w:themeColor="accent1" w:themeShade="BF"/>
                <w:sz w:val="18"/>
                <w:szCs w:val="18"/>
                <w:lang w:val="en-US"/>
              </w:rPr>
              <w:t>6</w:t>
            </w:r>
            <w:r w:rsidRPr="00560E1A">
              <w:rPr>
                <w:rFonts w:cs="Arial"/>
                <w:bCs/>
                <w:color w:val="306785" w:themeColor="accent1" w:themeShade="BF"/>
                <w:sz w:val="18"/>
                <w:szCs w:val="18"/>
                <w:lang w:val="en-US"/>
              </w:rPr>
              <w:t xml:space="preserve"> May 2022</w:t>
            </w:r>
          </w:p>
        </w:tc>
      </w:tr>
      <w:tr w:rsidR="00E01E67" w:rsidRPr="00560E1A" w14:paraId="7066F870"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33D18AD4"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Exit Meeting / End of Fieldwork</w:t>
            </w:r>
          </w:p>
        </w:tc>
        <w:tc>
          <w:tcPr>
            <w:tcW w:w="5945" w:type="dxa"/>
          </w:tcPr>
          <w:p w14:paraId="08C7B492" w14:textId="0114DD87" w:rsidR="00E01E67" w:rsidRPr="00560E1A" w:rsidRDefault="00546EA2"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29 July 2022</w:t>
            </w:r>
          </w:p>
        </w:tc>
      </w:tr>
      <w:tr w:rsidR="00E01E67" w:rsidRPr="00560E1A" w14:paraId="7BD9C5D8"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3955D1C1"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Draft report</w:t>
            </w:r>
          </w:p>
        </w:tc>
        <w:tc>
          <w:tcPr>
            <w:tcW w:w="5945" w:type="dxa"/>
          </w:tcPr>
          <w:p w14:paraId="2C5CB6B3" w14:textId="6CB9FF59" w:rsidR="00E01E67" w:rsidRPr="00560E1A" w:rsidRDefault="00F96626"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31 August 2022</w:t>
            </w:r>
          </w:p>
        </w:tc>
      </w:tr>
      <w:tr w:rsidR="00E01E67" w:rsidRPr="00560E1A" w14:paraId="27EF844C"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6C87E0FC"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Client comments and AMAs</w:t>
            </w:r>
          </w:p>
        </w:tc>
        <w:tc>
          <w:tcPr>
            <w:tcW w:w="5945" w:type="dxa"/>
          </w:tcPr>
          <w:p w14:paraId="33CF0495" w14:textId="1BDC64D9" w:rsidR="00E01E67" w:rsidRPr="00560E1A" w:rsidRDefault="00F96626"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15 September 2022</w:t>
            </w:r>
          </w:p>
        </w:tc>
      </w:tr>
      <w:tr w:rsidR="00E01E67" w:rsidRPr="00560E1A" w14:paraId="59C11526"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2AB32BFB"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Final report</w:t>
            </w:r>
          </w:p>
        </w:tc>
        <w:tc>
          <w:tcPr>
            <w:tcW w:w="5945" w:type="dxa"/>
          </w:tcPr>
          <w:p w14:paraId="36AB03E4" w14:textId="1083C414" w:rsidR="00E01E67" w:rsidRPr="00560E1A" w:rsidRDefault="00F96626"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30 September 2022</w:t>
            </w:r>
          </w:p>
        </w:tc>
      </w:tr>
      <w:tr w:rsidR="00E01E67" w:rsidRPr="00560E1A" w14:paraId="27921C4D" w14:textId="77777777" w:rsidTr="006A05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5F552C0B"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Client Satisfaction survey</w:t>
            </w:r>
          </w:p>
        </w:tc>
        <w:tc>
          <w:tcPr>
            <w:tcW w:w="5945" w:type="dxa"/>
          </w:tcPr>
          <w:p w14:paraId="618788A5" w14:textId="76572C31" w:rsidR="00E01E67" w:rsidRPr="00560E1A" w:rsidRDefault="00564C7E" w:rsidP="006A05D5">
            <w:pPr>
              <w:spacing w:before="60" w:after="60"/>
              <w:cnfStyle w:val="000000100000" w:firstRow="0" w:lastRow="0" w:firstColumn="0" w:lastColumn="0" w:oddVBand="0" w:evenVBand="0" w:oddHBand="1" w:evenHBand="0" w:firstRowFirstColumn="0" w:firstRowLastColumn="0" w:lastRowFirstColumn="0" w:lastRowLastColumn="0"/>
              <w:rPr>
                <w:rFonts w:cs="Arial"/>
                <w:bCs/>
                <w:color w:val="306785" w:themeColor="accent1" w:themeShade="BF"/>
                <w:sz w:val="18"/>
                <w:szCs w:val="18"/>
                <w:lang w:val="en-US"/>
              </w:rPr>
            </w:pPr>
            <w:r w:rsidRPr="00560E1A">
              <w:rPr>
                <w:rFonts w:cs="Arial"/>
                <w:bCs/>
                <w:color w:val="306785" w:themeColor="accent1" w:themeShade="BF"/>
                <w:sz w:val="18"/>
                <w:szCs w:val="18"/>
                <w:lang w:val="en-US"/>
              </w:rPr>
              <w:t>30 September 2022</w:t>
            </w:r>
          </w:p>
        </w:tc>
      </w:tr>
      <w:tr w:rsidR="00E01E67" w:rsidRPr="00560E1A" w14:paraId="25F35E82" w14:textId="77777777" w:rsidTr="006A05D5">
        <w:tc>
          <w:tcPr>
            <w:cnfStyle w:val="001000000000" w:firstRow="0" w:lastRow="0" w:firstColumn="1" w:lastColumn="0" w:oddVBand="0" w:evenVBand="0" w:oddHBand="0" w:evenHBand="0" w:firstRowFirstColumn="0" w:firstRowLastColumn="0" w:lastRowFirstColumn="0" w:lastRowLastColumn="0"/>
            <w:tcW w:w="3690" w:type="dxa"/>
          </w:tcPr>
          <w:p w14:paraId="2B548134" w14:textId="77777777" w:rsidR="00E01E67" w:rsidRPr="00560E1A" w:rsidRDefault="00E01E67" w:rsidP="006A05D5">
            <w:pPr>
              <w:spacing w:before="60" w:after="60"/>
              <w:rPr>
                <w:rFonts w:cs="Arial"/>
                <w:b w:val="0"/>
                <w:bCs w:val="0"/>
                <w:color w:val="306785" w:themeColor="accent1" w:themeShade="BF"/>
                <w:sz w:val="18"/>
                <w:szCs w:val="18"/>
                <w:lang w:val="en-US"/>
              </w:rPr>
            </w:pPr>
            <w:r w:rsidRPr="00560E1A">
              <w:rPr>
                <w:rFonts w:cs="Arial"/>
                <w:b w:val="0"/>
                <w:bCs w:val="0"/>
                <w:color w:val="306785" w:themeColor="accent1" w:themeShade="BF"/>
                <w:sz w:val="18"/>
                <w:szCs w:val="18"/>
                <w:lang w:val="en-US"/>
              </w:rPr>
              <w:t xml:space="preserve">Release of AMAs in TM+ </w:t>
            </w:r>
          </w:p>
        </w:tc>
        <w:tc>
          <w:tcPr>
            <w:tcW w:w="5945" w:type="dxa"/>
          </w:tcPr>
          <w:p w14:paraId="63ED6973" w14:textId="532B6C98" w:rsidR="00E01E67" w:rsidRPr="00560E1A" w:rsidRDefault="001F1B26" w:rsidP="006A05D5">
            <w:pPr>
              <w:spacing w:before="60" w:after="60"/>
              <w:cnfStyle w:val="000000000000" w:firstRow="0" w:lastRow="0" w:firstColumn="0" w:lastColumn="0" w:oddVBand="0" w:evenVBand="0" w:oddHBand="0" w:evenHBand="0" w:firstRowFirstColumn="0" w:firstRowLastColumn="0" w:lastRowFirstColumn="0" w:lastRowLastColumn="0"/>
              <w:rPr>
                <w:rFonts w:cs="Arial"/>
                <w:bCs/>
                <w:color w:val="306785" w:themeColor="accent1" w:themeShade="BF"/>
                <w:sz w:val="18"/>
                <w:szCs w:val="18"/>
                <w:lang w:val="en-US"/>
              </w:rPr>
            </w:pPr>
            <w:r>
              <w:rPr>
                <w:rFonts w:cs="Arial"/>
                <w:bCs/>
                <w:color w:val="306785" w:themeColor="accent1" w:themeShade="BF"/>
                <w:sz w:val="18"/>
                <w:szCs w:val="18"/>
                <w:lang w:val="en-US"/>
              </w:rPr>
              <w:t>31 October 2022</w:t>
            </w:r>
          </w:p>
        </w:tc>
      </w:tr>
    </w:tbl>
    <w:p w14:paraId="047D7321" w14:textId="77777777" w:rsidR="00E01E67" w:rsidRPr="00560E1A" w:rsidRDefault="00E01E67" w:rsidP="00E01E67">
      <w:pPr>
        <w:rPr>
          <w:rStyle w:val="Strong"/>
          <w:b/>
          <w:bCs/>
          <w:sz w:val="24"/>
          <w:szCs w:val="24"/>
        </w:rPr>
      </w:pPr>
    </w:p>
    <w:p w14:paraId="5BB65A8E" w14:textId="0B00FE09" w:rsidR="00E01E67" w:rsidRPr="00560E1A" w:rsidRDefault="00E01E67" w:rsidP="00E01E67">
      <w:pPr>
        <w:rPr>
          <w:rStyle w:val="Strong"/>
          <w:b/>
          <w:bCs/>
          <w:sz w:val="24"/>
          <w:szCs w:val="24"/>
        </w:rPr>
      </w:pPr>
      <w:r w:rsidRPr="00560E1A">
        <w:rPr>
          <w:rStyle w:val="Strong"/>
          <w:b/>
          <w:bCs/>
          <w:sz w:val="24"/>
          <w:szCs w:val="24"/>
        </w:rPr>
        <w:t>Audit resources</w:t>
      </w:r>
    </w:p>
    <w:p w14:paraId="7DBCE1CF" w14:textId="38048EAE" w:rsidR="00E01E67" w:rsidRPr="00D67128" w:rsidRDefault="00E01E67" w:rsidP="00E01E67">
      <w:pPr>
        <w:spacing w:after="200" w:line="240" w:lineRule="atLeast"/>
        <w:ind w:right="29"/>
        <w:jc w:val="both"/>
        <w:rPr>
          <w:rFonts w:eastAsia="PMingLiU" w:cs="Arial"/>
          <w:lang w:eastAsia="x-none"/>
        </w:rPr>
      </w:pPr>
      <w:r w:rsidRPr="00560E1A">
        <w:rPr>
          <w:rFonts w:eastAsia="PMingLiU" w:cs="Arial"/>
          <w:lang w:eastAsia="x-none"/>
        </w:rPr>
        <w:t xml:space="preserve">The audit will be carried out by </w:t>
      </w:r>
      <w:r w:rsidR="00860472" w:rsidRPr="00560E1A">
        <w:rPr>
          <w:rFonts w:eastAsia="PMingLiU" w:cs="Arial"/>
          <w:lang w:eastAsia="x-none"/>
        </w:rPr>
        <w:t>Mr Sameer Pise</w:t>
      </w:r>
      <w:r w:rsidRPr="00560E1A">
        <w:rPr>
          <w:rFonts w:eastAsia="PMingLiU" w:cs="Arial"/>
          <w:lang w:eastAsia="x-none"/>
        </w:rPr>
        <w:t xml:space="preserve">, Principal Auditor, and Ms </w:t>
      </w:r>
      <w:r w:rsidR="00562EF6" w:rsidRPr="00560E1A">
        <w:rPr>
          <w:rFonts w:eastAsia="PMingLiU" w:cs="Arial"/>
          <w:lang w:eastAsia="x-none"/>
        </w:rPr>
        <w:t>Anastasia Beltyukova, Associate Auditor</w:t>
      </w:r>
    </w:p>
    <w:p w14:paraId="522FB570" w14:textId="77777777" w:rsidR="00E01E67" w:rsidRPr="00F127AF" w:rsidRDefault="00E01E67" w:rsidP="00E01E67">
      <w:pPr>
        <w:pStyle w:val="Numberedpara"/>
        <w:numPr>
          <w:ilvl w:val="0"/>
          <w:numId w:val="0"/>
        </w:numPr>
        <w:tabs>
          <w:tab w:val="left" w:pos="720"/>
          <w:tab w:val="left" w:pos="2430"/>
        </w:tabs>
        <w:spacing w:after="200" w:line="276" w:lineRule="auto"/>
        <w:rPr>
          <w:rFonts w:cs="Arial"/>
          <w:szCs w:val="20"/>
        </w:rPr>
      </w:pPr>
    </w:p>
    <w:p w14:paraId="0B50719E" w14:textId="77777777" w:rsidR="00E01E67" w:rsidRPr="00F127AF" w:rsidRDefault="00E01E67" w:rsidP="00E01E67">
      <w:pPr>
        <w:pStyle w:val="Numberedpara"/>
        <w:numPr>
          <w:ilvl w:val="0"/>
          <w:numId w:val="0"/>
        </w:numPr>
        <w:tabs>
          <w:tab w:val="left" w:pos="720"/>
          <w:tab w:val="left" w:pos="2430"/>
        </w:tabs>
        <w:spacing w:after="200" w:line="276" w:lineRule="auto"/>
        <w:rPr>
          <w:rFonts w:cs="Arial"/>
          <w:szCs w:val="20"/>
        </w:rPr>
      </w:pPr>
    </w:p>
    <w:p w14:paraId="143322D3" w14:textId="08CBBDD1" w:rsidR="00492B61" w:rsidRPr="00F127AF" w:rsidRDefault="00492B61" w:rsidP="001B7CF0">
      <w:pPr>
        <w:pStyle w:val="Numberedpara"/>
        <w:numPr>
          <w:ilvl w:val="0"/>
          <w:numId w:val="0"/>
        </w:numPr>
        <w:tabs>
          <w:tab w:val="left" w:pos="720"/>
          <w:tab w:val="left" w:pos="2430"/>
        </w:tabs>
        <w:spacing w:after="200" w:line="276" w:lineRule="auto"/>
        <w:rPr>
          <w:rFonts w:cs="Arial"/>
          <w:szCs w:val="20"/>
        </w:rPr>
      </w:pPr>
    </w:p>
    <w:sectPr w:rsidR="00492B61" w:rsidRPr="00F127AF" w:rsidSect="00695DDD">
      <w:pgSz w:w="11906" w:h="16838"/>
      <w:pgMar w:top="1440" w:right="1466"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oriano, Carles" w:date="2022-06-23T14:11:00Z" w:initials="SC">
    <w:p w14:paraId="4ACF53B6" w14:textId="7B22AEEF" w:rsidR="00D01C22" w:rsidRDefault="00D01C22">
      <w:pPr>
        <w:pStyle w:val="CommentText"/>
      </w:pPr>
      <w:r>
        <w:rPr>
          <w:rStyle w:val="CommentReference"/>
        </w:rPr>
        <w:annotationRef/>
      </w:r>
      <w:r>
        <w:t>MRO</w:t>
      </w:r>
    </w:p>
  </w:comment>
  <w:comment w:id="11" w:author="Soriano, Carles" w:date="2022-06-23T14:12:00Z" w:initials="SC">
    <w:p w14:paraId="56141163" w14:textId="4C217F30" w:rsidR="00377A01" w:rsidRDefault="00377A01">
      <w:pPr>
        <w:pStyle w:val="CommentText"/>
      </w:pPr>
      <w:r>
        <w:rPr>
          <w:rStyle w:val="CommentReference"/>
        </w:rPr>
        <w:annotationRef/>
      </w:r>
      <w:r>
        <w:t>Eswatini?</w:t>
      </w:r>
    </w:p>
  </w:comment>
  <w:comment w:id="16" w:author="Soriano, Carles" w:date="2022-06-23T14:22:00Z" w:initials="SC">
    <w:p w14:paraId="49B921FC" w14:textId="02BBC4C8" w:rsidR="000161A5" w:rsidRDefault="000161A5">
      <w:pPr>
        <w:pStyle w:val="CommentText"/>
      </w:pPr>
      <w:r>
        <w:rPr>
          <w:rStyle w:val="CommentReference"/>
        </w:rPr>
        <w:annotationRef/>
      </w:r>
      <w:r>
        <w:t xml:space="preserve">But we say earlier the office has 109 employees? </w:t>
      </w:r>
    </w:p>
  </w:comment>
  <w:comment w:id="17" w:author="Beltyukova, Anastasia" w:date="2022-06-24T15:17:00Z" w:initials="BA">
    <w:p w14:paraId="303C4379" w14:textId="0F367AD4" w:rsidR="009C0C40" w:rsidRDefault="009C0C40">
      <w:pPr>
        <w:pStyle w:val="CommentText"/>
      </w:pPr>
      <w:r>
        <w:rPr>
          <w:rStyle w:val="CommentReference"/>
        </w:rPr>
        <w:annotationRef/>
      </w:r>
      <w:r>
        <w:t xml:space="preserve">60 is only UNESCO </w:t>
      </w:r>
      <w:r w:rsidR="000F1744">
        <w:t xml:space="preserve">staff members. </w:t>
      </w:r>
      <w:r>
        <w:t xml:space="preserve">109 employees comprise all types of </w:t>
      </w:r>
      <w:r w:rsidR="000F1744">
        <w:t>contracts, incl. SC, interns etc.</w:t>
      </w:r>
    </w:p>
  </w:comment>
  <w:comment w:id="20" w:author="Soriano, Carles" w:date="2022-06-23T14:23:00Z" w:initials="SC">
    <w:p w14:paraId="75DAC616" w14:textId="382F30EE" w:rsidR="00FE5823" w:rsidRDefault="00FE5823">
      <w:pPr>
        <w:pStyle w:val="CommentText"/>
      </w:pPr>
      <w:r>
        <w:rPr>
          <w:rStyle w:val="CommentReference"/>
        </w:rPr>
        <w:annotationRef/>
      </w:r>
      <w:r>
        <w:t>UNDCF</w:t>
      </w:r>
    </w:p>
  </w:comment>
  <w:comment w:id="23" w:author="Soriano, Carles" w:date="2022-06-23T17:00:00Z" w:initials="SC">
    <w:p w14:paraId="70140681" w14:textId="79EC7DBA" w:rsidR="003F0B0C" w:rsidRDefault="003F0B0C">
      <w:pPr>
        <w:pStyle w:val="CommentText"/>
      </w:pPr>
      <w:r>
        <w:rPr>
          <w:rStyle w:val="CommentReference"/>
        </w:rPr>
        <w:annotationRef/>
      </w:r>
      <w:r>
        <w:t>?</w:t>
      </w:r>
      <w:r w:rsidR="006D2105">
        <w:t xml:space="preserve"> where is the conflict? I do not get it</w:t>
      </w:r>
    </w:p>
  </w:comment>
  <w:comment w:id="24" w:author="Beltyukova, Anastasia" w:date="2022-06-24T15:24:00Z" w:initials="BA">
    <w:p w14:paraId="0BE1B13F" w14:textId="0E1A0B07" w:rsidR="00C42258" w:rsidRDefault="00C42258">
      <w:pPr>
        <w:pStyle w:val="CommentText"/>
      </w:pPr>
      <w:r>
        <w:rPr>
          <w:rStyle w:val="CommentReference"/>
        </w:rPr>
        <w:annotationRef/>
      </w:r>
      <w:r>
        <w:t>rephrased</w:t>
      </w:r>
    </w:p>
  </w:comment>
  <w:comment w:id="33" w:author="Soriano, Carles" w:date="2022-06-23T17:01:00Z" w:initials="SC">
    <w:p w14:paraId="7DE42DE9" w14:textId="3A81E528" w:rsidR="006A75D3" w:rsidRDefault="006A75D3">
      <w:pPr>
        <w:pStyle w:val="CommentText"/>
      </w:pPr>
      <w:r>
        <w:rPr>
          <w:rStyle w:val="CommentReference"/>
        </w:rPr>
        <w:annotationRef/>
      </w:r>
      <w:proofErr w:type="spellStart"/>
      <w:r>
        <w:t>Intersectorality</w:t>
      </w:r>
      <w:proofErr w:type="spellEnd"/>
    </w:p>
  </w:comment>
  <w:comment w:id="40" w:author="Soriano, Carles" w:date="2022-06-23T17:09:00Z" w:initials="SC">
    <w:p w14:paraId="4984358A" w14:textId="23DF57D1" w:rsidR="007F0FEA" w:rsidRDefault="007F0FEA">
      <w:pPr>
        <w:pStyle w:val="CommentText"/>
      </w:pPr>
      <w:r>
        <w:rPr>
          <w:rStyle w:val="CommentReference"/>
        </w:rPr>
        <w:annotationRef/>
      </w:r>
      <w:r>
        <w:t>UND</w:t>
      </w:r>
      <w:r w:rsidR="00FB1A31">
        <w:t xml:space="preserve"> </w:t>
      </w:r>
      <w:r>
        <w:t>C</w:t>
      </w:r>
      <w:r w:rsidR="00FB1A31">
        <w:t xml:space="preserve">ooperation </w:t>
      </w:r>
      <w:r>
        <w:t>F</w:t>
      </w:r>
    </w:p>
  </w:comment>
  <w:comment w:id="42" w:author="Soriano, Carles" w:date="2022-06-23T17:19:00Z" w:initials="SC">
    <w:p w14:paraId="4F67CCE1" w14:textId="0AC825B3" w:rsidR="00861F48" w:rsidRDefault="00861F48">
      <w:pPr>
        <w:pStyle w:val="CommentText"/>
      </w:pPr>
      <w:r>
        <w:rPr>
          <w:rStyle w:val="CommentReference"/>
        </w:rPr>
        <w:annotationRef/>
      </w:r>
      <w:r>
        <w:t>What does it mean?</w:t>
      </w:r>
    </w:p>
  </w:comment>
  <w:comment w:id="50" w:author="Soriano, Carles" w:date="2022-06-23T17:35:00Z" w:initials="SC">
    <w:p w14:paraId="78A99321" w14:textId="323407FD" w:rsidR="00895751" w:rsidRDefault="00895751">
      <w:pPr>
        <w:pStyle w:val="CommentText"/>
      </w:pPr>
      <w:r>
        <w:rPr>
          <w:rStyle w:val="CommentReference"/>
        </w:rPr>
        <w:annotationRef/>
      </w:r>
      <w:r>
        <w:t>Where is the project that was discussed recently at the HRPC?</w:t>
      </w:r>
    </w:p>
  </w:comment>
  <w:comment w:id="51" w:author="Beltyukova, Anastasia" w:date="2022-06-24T15:32:00Z" w:initials="BA">
    <w:p w14:paraId="6032745A" w14:textId="1D714A03" w:rsidR="00D55883" w:rsidRDefault="00D55883">
      <w:pPr>
        <w:pStyle w:val="CommentText"/>
      </w:pPr>
      <w:r>
        <w:rPr>
          <w:rStyle w:val="CommentReference"/>
        </w:rPr>
        <w:annotationRef/>
      </w:r>
      <w:r>
        <w:t xml:space="preserve">It is yet not signed, hence, not entered </w:t>
      </w:r>
      <w:r w:rsidR="00935110">
        <w:t>in the systems</w:t>
      </w:r>
      <w:r w:rsidR="004C2857">
        <w:t xml:space="preserve"> like SISTER or SAP </w:t>
      </w:r>
    </w:p>
  </w:comment>
  <w:comment w:id="55" w:author="Soriano, Carles" w:date="2022-06-23T17:55:00Z" w:initials="SC">
    <w:p w14:paraId="6EC6D8CF" w14:textId="7AB7E729" w:rsidR="009013E2" w:rsidRDefault="009013E2">
      <w:pPr>
        <w:pStyle w:val="CommentText"/>
      </w:pPr>
      <w:r>
        <w:rPr>
          <w:rStyle w:val="CommentReference"/>
        </w:rPr>
        <w:annotationRef/>
      </w:r>
      <w:r>
        <w:t>Procurement is a red flag</w:t>
      </w:r>
    </w:p>
  </w:comment>
  <w:comment w:id="56" w:author="Beltyukova, Anastasia" w:date="2022-06-24T15:35:00Z" w:initials="BA">
    <w:p w14:paraId="5E9D951B" w14:textId="6EA10C31" w:rsidR="00ED7FEC" w:rsidRDefault="00ED7FEC">
      <w:pPr>
        <w:pStyle w:val="CommentText"/>
      </w:pPr>
      <w:r>
        <w:rPr>
          <w:rStyle w:val="CommentReference"/>
        </w:rPr>
        <w:annotationRef/>
      </w:r>
      <w:r>
        <w:t xml:space="preserve">We agree. We are reviewing </w:t>
      </w:r>
      <w:r w:rsidR="00C83BE8">
        <w:t>samples</w:t>
      </w:r>
    </w:p>
  </w:comment>
  <w:comment w:id="61" w:author="Soriano, Carles" w:date="2022-06-23T18:28:00Z" w:initials="SC">
    <w:p w14:paraId="447CBC9F" w14:textId="078CC1D4" w:rsidR="00215EDE" w:rsidRDefault="00215EDE">
      <w:pPr>
        <w:pStyle w:val="CommentText"/>
      </w:pPr>
      <w:r>
        <w:rPr>
          <w:rStyle w:val="CommentReference"/>
        </w:rPr>
        <w:annotationRef/>
      </w:r>
      <w:r>
        <w:t>hyperinflation</w:t>
      </w:r>
    </w:p>
  </w:comment>
  <w:comment w:id="62" w:author="Soriano, Carles" w:date="2022-06-23T18:37:00Z" w:initials="SC">
    <w:p w14:paraId="1D68C9E4" w14:textId="38DB359B" w:rsidR="00721260" w:rsidRDefault="00721260">
      <w:pPr>
        <w:pStyle w:val="CommentText"/>
      </w:pPr>
      <w:r>
        <w:rPr>
          <w:rStyle w:val="CommentReference"/>
        </w:rPr>
        <w:annotationRef/>
      </w:r>
      <w:r>
        <w:t>I will need some additional details to understand the table</w:t>
      </w:r>
      <w:r w:rsidR="00582016">
        <w:t xml:space="preserve"> (not cl</w:t>
      </w:r>
      <w:r w:rsidR="009B4178">
        <w:t>e</w:t>
      </w:r>
      <w:r w:rsidR="00582016">
        <w:t xml:space="preserve">ar about payment </w:t>
      </w:r>
      <w:r w:rsidR="009B4178">
        <w:t>type)</w:t>
      </w:r>
    </w:p>
  </w:comment>
  <w:comment w:id="63" w:author="Beltyukova, Anastasia" w:date="2022-06-24T15:40:00Z" w:initials="BA">
    <w:p w14:paraId="61F54228" w14:textId="713E147D" w:rsidR="00621518" w:rsidRDefault="00621518">
      <w:pPr>
        <w:pStyle w:val="CommentText"/>
      </w:pPr>
      <w:r>
        <w:rPr>
          <w:rStyle w:val="CommentReference"/>
        </w:rPr>
        <w:annotationRef/>
      </w:r>
      <w:r>
        <w:t xml:space="preserve">We are happy to explain </w:t>
      </w:r>
      <w:r w:rsidR="00324BDB">
        <w:t>both payment tables</w:t>
      </w:r>
    </w:p>
  </w:comment>
  <w:comment w:id="74" w:author="Soriano, Carles" w:date="2022-06-23T18:46:00Z" w:initials="SC">
    <w:p w14:paraId="32FF6798" w14:textId="0689AEFE" w:rsidR="00202626" w:rsidRDefault="00202626">
      <w:pPr>
        <w:pStyle w:val="CommentText"/>
      </w:pPr>
      <w:r>
        <w:rPr>
          <w:rStyle w:val="CommentReference"/>
        </w:rPr>
        <w:annotationRef/>
      </w:r>
      <w:r>
        <w:t>How come?</w:t>
      </w:r>
    </w:p>
  </w:comment>
  <w:comment w:id="75" w:author="Beltyukova, Anastasia" w:date="2022-06-24T15:45:00Z" w:initials="BA">
    <w:p w14:paraId="0EEFA3EF" w14:textId="4A555602" w:rsidR="006C2200" w:rsidRDefault="006C2200">
      <w:pPr>
        <w:pStyle w:val="CommentText"/>
      </w:pPr>
      <w:r>
        <w:rPr>
          <w:rStyle w:val="CommentReference"/>
        </w:rPr>
        <w:annotationRef/>
      </w:r>
      <w:r w:rsidR="00210EA5">
        <w:t>There is a long delay from bank side to update bank signatory lists</w:t>
      </w:r>
    </w:p>
  </w:comment>
  <w:comment w:id="76" w:author="Soriano, Carles" w:date="2022-06-23T18:48:00Z" w:initials="SC">
    <w:p w14:paraId="0784829F" w14:textId="5B9366F3" w:rsidR="00D726F0" w:rsidRDefault="00D726F0">
      <w:pPr>
        <w:pStyle w:val="CommentText"/>
      </w:pPr>
      <w:r>
        <w:rPr>
          <w:rStyle w:val="CommentReference"/>
        </w:rPr>
        <w:annotationRef/>
      </w:r>
      <w:r>
        <w:t>This is a</w:t>
      </w:r>
      <w:r w:rsidR="00624643">
        <w:t>n issue that need to be looked at Institutional level</w:t>
      </w:r>
    </w:p>
  </w:comment>
  <w:comment w:id="77" w:author="Beltyukova, Anastasia" w:date="2022-06-24T15:47:00Z" w:initials="BA">
    <w:p w14:paraId="7B2AC5D6" w14:textId="280E0CD9" w:rsidR="00687580" w:rsidRDefault="00687580">
      <w:pPr>
        <w:pStyle w:val="CommentText"/>
      </w:pPr>
      <w:r>
        <w:rPr>
          <w:rStyle w:val="CommentReference"/>
        </w:rPr>
        <w:annotationRef/>
      </w:r>
      <w:r w:rsidR="007D636D">
        <w:t>The Office complains that sudden staff movements impair</w:t>
      </w:r>
      <w:r w:rsidR="001D3124">
        <w:t xml:space="preserve"> office capacity. </w:t>
      </w:r>
      <w:r w:rsidR="00336358">
        <w:t xml:space="preserve">Lidia </w:t>
      </w:r>
      <w:r w:rsidR="000E7075">
        <w:t>agrees to establish staff plans</w:t>
      </w:r>
    </w:p>
  </w:comment>
  <w:comment w:id="81" w:author="Soriano, Carles" w:date="2022-06-23T18:56:00Z" w:initials="SC">
    <w:p w14:paraId="646B5ECD" w14:textId="71B96A5D" w:rsidR="006E157F" w:rsidRDefault="006E157F">
      <w:pPr>
        <w:pStyle w:val="CommentText"/>
      </w:pPr>
      <w:r>
        <w:rPr>
          <w:rStyle w:val="CommentReference"/>
        </w:rPr>
        <w:annotationRef/>
      </w:r>
      <w:r>
        <w:t>To discuss</w:t>
      </w:r>
    </w:p>
  </w:comment>
  <w:comment w:id="82" w:author="Beltyukova, Anastasia" w:date="2022-06-24T15:50:00Z" w:initials="BA">
    <w:p w14:paraId="3E0F961B" w14:textId="08C3933A" w:rsidR="000E7075" w:rsidRDefault="000E7075">
      <w:pPr>
        <w:pStyle w:val="CommentText"/>
      </w:pPr>
      <w:r>
        <w:rPr>
          <w:rStyle w:val="CommentReference"/>
        </w:rPr>
        <w:annotationRef/>
      </w:r>
      <w:r w:rsidR="00A26D9F">
        <w:t>Ok</w:t>
      </w:r>
    </w:p>
  </w:comment>
  <w:comment w:id="83" w:author="Soriano, Carles" w:date="2022-06-23T18:56:00Z" w:initials="SC">
    <w:p w14:paraId="6F1159A5" w14:textId="7479715A" w:rsidR="0082112F" w:rsidRDefault="0082112F">
      <w:pPr>
        <w:pStyle w:val="CommentText"/>
      </w:pPr>
      <w:r>
        <w:rPr>
          <w:rStyle w:val="CommentReference"/>
        </w:rPr>
        <w:annotationRef/>
      </w:r>
      <w:r>
        <w:t>50k</w:t>
      </w:r>
    </w:p>
  </w:comment>
  <w:comment w:id="85" w:author="Soriano, Carles" w:date="2022-06-24T11:47:00Z" w:initials="SC">
    <w:p w14:paraId="5B9BB70C" w14:textId="77D69079" w:rsidR="00330844" w:rsidRDefault="00330844">
      <w:pPr>
        <w:pStyle w:val="CommentText"/>
      </w:pPr>
      <w:r>
        <w:rPr>
          <w:rStyle w:val="CommentReference"/>
        </w:rPr>
        <w:annotationRef/>
      </w:r>
      <w:r>
        <w:t xml:space="preserve">Where are they hosted? Is there any possibility to </w:t>
      </w:r>
      <w:r w:rsidR="00B92E2A">
        <w:t>place them under the UN premises in the respective countries?</w:t>
      </w:r>
    </w:p>
  </w:comment>
  <w:comment w:id="86" w:author="Beltyukova, Anastasia" w:date="2022-06-24T15:50:00Z" w:initials="BA">
    <w:p w14:paraId="49956E06" w14:textId="7F24F487" w:rsidR="003E3259" w:rsidRDefault="003E3259">
      <w:pPr>
        <w:pStyle w:val="CommentText"/>
      </w:pPr>
      <w:r>
        <w:rPr>
          <w:rStyle w:val="CommentReference"/>
        </w:rPr>
        <w:annotationRef/>
      </w:r>
      <w:r w:rsidR="0055265E">
        <w:t>Five An</w:t>
      </w:r>
      <w:r w:rsidR="001C0CA6">
        <w:t xml:space="preserve">tennas are indeed hosted in UN common premises or specific agencies. Remaining two </w:t>
      </w:r>
      <w:r w:rsidR="00072EDB">
        <w:t xml:space="preserve">antennas </w:t>
      </w:r>
      <w:r w:rsidR="001C0CA6">
        <w:t xml:space="preserve">in South Africa and </w:t>
      </w:r>
      <w:r w:rsidR="00072EDB" w:rsidRPr="00072EDB">
        <w:t>Eswatini</w:t>
      </w:r>
      <w:r w:rsidR="00072EDB">
        <w:t xml:space="preserve"> are hosted in </w:t>
      </w:r>
      <w:r w:rsidR="00B2252A">
        <w:t>ministry/university.</w:t>
      </w:r>
    </w:p>
  </w:comment>
  <w:comment w:id="90" w:author="Soriano, Carles" w:date="2022-06-24T11:48:00Z" w:initials="SC">
    <w:p w14:paraId="3EEB52BE" w14:textId="68B23FC5" w:rsidR="00371F8E" w:rsidRDefault="00371F8E">
      <w:pPr>
        <w:pStyle w:val="CommentText"/>
      </w:pPr>
      <w:r>
        <w:rPr>
          <w:rStyle w:val="CommentReference"/>
        </w:rPr>
        <w:annotationRef/>
      </w:r>
      <w:r>
        <w:t>Spell out</w:t>
      </w:r>
    </w:p>
  </w:comment>
  <w:comment w:id="101" w:author="Soriano, Carles" w:date="2022-06-24T11:51:00Z" w:initials="SC">
    <w:p w14:paraId="6CFEEAC1" w14:textId="0CA71124" w:rsidR="004D301C" w:rsidRDefault="004D301C">
      <w:pPr>
        <w:pStyle w:val="CommentText"/>
      </w:pPr>
      <w:r>
        <w:rPr>
          <w:rStyle w:val="CommentReference"/>
        </w:rPr>
        <w:annotationRef/>
      </w:r>
      <w:r>
        <w:t xml:space="preserve">Please note the meeting took place. Contact Ebrima for the minutes. It was agreed to </w:t>
      </w:r>
      <w:r w:rsidR="00DC4935">
        <w:t xml:space="preserve">move on with the </w:t>
      </w:r>
      <w:proofErr w:type="gramStart"/>
      <w:r w:rsidR="00DC4935">
        <w:t>project</w:t>
      </w:r>
      <w:proofErr w:type="gramEnd"/>
      <w:r w:rsidR="00DC4935">
        <w:t xml:space="preserve"> but the office needs to make some adjustments. </w:t>
      </w:r>
    </w:p>
  </w:comment>
  <w:comment w:id="156" w:author="Soriano, Carles" w:date="2022-06-24T12:00:00Z" w:initials="SC">
    <w:p w14:paraId="0A14A164" w14:textId="4DB00A21" w:rsidR="00C60034" w:rsidRDefault="00C60034">
      <w:pPr>
        <w:pStyle w:val="CommentText"/>
      </w:pPr>
      <w:r>
        <w:rPr>
          <w:rStyle w:val="CommentReference"/>
        </w:rPr>
        <w:annotationRef/>
      </w:r>
      <w:r w:rsidR="00D93BA6">
        <w:t>Please spell out</w:t>
      </w:r>
    </w:p>
  </w:comment>
  <w:comment w:id="162" w:author="Soriano, Carles" w:date="2022-06-24T12:02:00Z" w:initials="SC">
    <w:p w14:paraId="05180557" w14:textId="44177144" w:rsidR="00162797" w:rsidRDefault="00162797">
      <w:pPr>
        <w:pStyle w:val="CommentText"/>
      </w:pPr>
      <w:r>
        <w:rPr>
          <w:rStyle w:val="CommentReference"/>
        </w:rPr>
        <w:annotationRef/>
      </w:r>
      <w:r w:rsidR="00B75903">
        <w:t>Too many acronyms that need definition</w:t>
      </w:r>
    </w:p>
  </w:comment>
  <w:comment w:id="167" w:author="Soriano, Carles" w:date="2022-06-24T12:04:00Z" w:initials="SC">
    <w:p w14:paraId="062E0B79" w14:textId="4F30E1B1" w:rsidR="00A909E0" w:rsidRDefault="00A909E0">
      <w:pPr>
        <w:pStyle w:val="CommentText"/>
      </w:pPr>
      <w:r>
        <w:rPr>
          <w:rStyle w:val="CommentReference"/>
        </w:rPr>
        <w:annotationRef/>
      </w:r>
      <w:r>
        <w:t>What is the response rate for the survey?</w:t>
      </w:r>
    </w:p>
  </w:comment>
  <w:comment w:id="173" w:author="Soriano, Carles" w:date="2022-06-24T12:06:00Z" w:initials="SC">
    <w:p w14:paraId="7CFEB81B" w14:textId="365CCF3A" w:rsidR="00C65004" w:rsidRDefault="00C65004">
      <w:pPr>
        <w:pStyle w:val="CommentText"/>
      </w:pPr>
      <w:r>
        <w:rPr>
          <w:rStyle w:val="CommentReference"/>
        </w:rPr>
        <w:annotationRef/>
      </w:r>
      <w:r>
        <w:t>Is there any issue in terms of benefits or salary adjustment that the individual is benefitting from?</w:t>
      </w:r>
    </w:p>
  </w:comment>
  <w:comment w:id="174" w:author="Beltyukova, Anastasia" w:date="2022-06-24T16:17:00Z" w:initials="BA">
    <w:p w14:paraId="4AF20D44" w14:textId="5E16CA98" w:rsidR="00CA4720" w:rsidRDefault="00CA4720">
      <w:pPr>
        <w:pStyle w:val="CommentText"/>
      </w:pPr>
      <w:r>
        <w:rPr>
          <w:rStyle w:val="CommentReference"/>
        </w:rPr>
        <w:annotationRef/>
      </w:r>
      <w:r>
        <w:t>Will be verified during the audit</w:t>
      </w:r>
      <w:r w:rsidR="0099419C">
        <w:t>. It might be a management letter issue</w:t>
      </w:r>
      <w:r w:rsidR="0083233D">
        <w:t>. This case appears specific and delicate</w:t>
      </w:r>
    </w:p>
  </w:comment>
  <w:comment w:id="175" w:author="Soriano, Carles" w:date="2022-06-24T12:08:00Z" w:initials="SC">
    <w:p w14:paraId="39762EC9" w14:textId="6AB0B8A6" w:rsidR="00A71B2D" w:rsidRDefault="00F147E8">
      <w:pPr>
        <w:pStyle w:val="CommentText"/>
      </w:pPr>
      <w:r>
        <w:t xml:space="preserve">SC are temporary in nature, and we know </w:t>
      </w:r>
      <w:r w:rsidR="00A71B2D">
        <w:rPr>
          <w:rStyle w:val="CommentReference"/>
        </w:rPr>
        <w:annotationRef/>
      </w:r>
      <w:r>
        <w:t xml:space="preserve">this is an issue affecting many field offices, not in line with UNESCO rules and regulation. There is an outstanding recommendation pending. We must </w:t>
      </w:r>
      <w:proofErr w:type="gramStart"/>
      <w:r>
        <w:t>look into</w:t>
      </w:r>
      <w:proofErr w:type="gramEnd"/>
      <w:r>
        <w:t xml:space="preserve"> it. </w:t>
      </w:r>
    </w:p>
  </w:comment>
  <w:comment w:id="176" w:author="Beltyukova, Anastasia" w:date="2022-06-24T16:19:00Z" w:initials="BA">
    <w:p w14:paraId="4450A9BC" w14:textId="00E73AAE" w:rsidR="00FF7B91" w:rsidRDefault="00FF7B91">
      <w:pPr>
        <w:pStyle w:val="CommentText"/>
      </w:pPr>
      <w:r>
        <w:rPr>
          <w:rStyle w:val="CommentReference"/>
        </w:rPr>
        <w:annotationRef/>
      </w:r>
      <w:r w:rsidR="00DF7C76">
        <w:t>We will review the finding in line with recommendation</w:t>
      </w:r>
    </w:p>
  </w:comment>
  <w:comment w:id="187" w:author="Soriano, Carles" w:date="2022-06-23T18:54:00Z" w:initials="SC">
    <w:p w14:paraId="41DF4B2E" w14:textId="67B0DBAB" w:rsidR="0021717B" w:rsidRDefault="0021717B">
      <w:pPr>
        <w:pStyle w:val="CommentText"/>
      </w:pPr>
      <w:r>
        <w:rPr>
          <w:rStyle w:val="CommentReference"/>
        </w:rPr>
        <w:annotationRef/>
      </w:r>
      <w:r>
        <w:t>Please update</w:t>
      </w:r>
    </w:p>
  </w:comment>
  <w:comment w:id="196" w:author="Soriano, Carles" w:date="2022-06-23T18:54:00Z" w:initials="SC">
    <w:p w14:paraId="0CED2EAB" w14:textId="1633A797" w:rsidR="0005678E" w:rsidRDefault="0005678E">
      <w:pPr>
        <w:pStyle w:val="CommentText"/>
      </w:pPr>
      <w:r>
        <w:rPr>
          <w:rStyle w:val="CommentReference"/>
        </w:rPr>
        <w:annotationRef/>
      </w:r>
      <w:r>
        <w:t>Please complete</w:t>
      </w:r>
    </w:p>
  </w:comment>
  <w:comment w:id="203" w:author="Soriano, Carles" w:date="2022-06-23T18:54:00Z" w:initials="SC">
    <w:p w14:paraId="1A6D5AC9" w14:textId="2C2E728C" w:rsidR="0005678E" w:rsidRDefault="0005678E">
      <w:pPr>
        <w:pStyle w:val="CommentText"/>
      </w:pPr>
      <w:r>
        <w:rPr>
          <w:rStyle w:val="CommentReference"/>
        </w:rPr>
        <w:annotationRef/>
      </w:r>
      <w:r>
        <w:t xml:space="preserve">Is this updated? </w:t>
      </w:r>
    </w:p>
  </w:comment>
  <w:comment w:id="204" w:author="Beltyukova, Anastasia" w:date="2022-06-24T16:22:00Z" w:initials="BA">
    <w:p w14:paraId="3C5AE346" w14:textId="3AD50A72" w:rsidR="000419C1" w:rsidRDefault="000419C1">
      <w:pPr>
        <w:pStyle w:val="CommentText"/>
      </w:pPr>
      <w:r>
        <w:rPr>
          <w:rStyle w:val="CommentReference"/>
        </w:rPr>
        <w:annotationRef/>
      </w:r>
      <w:r>
        <w:t>Yes, for your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F53B6" w15:done="0"/>
  <w15:commentEx w15:paraId="56141163" w15:done="0"/>
  <w15:commentEx w15:paraId="49B921FC" w15:done="0"/>
  <w15:commentEx w15:paraId="303C4379" w15:paraIdParent="49B921FC" w15:done="0"/>
  <w15:commentEx w15:paraId="75DAC616" w15:done="0"/>
  <w15:commentEx w15:paraId="70140681" w15:done="0"/>
  <w15:commentEx w15:paraId="0BE1B13F" w15:paraIdParent="70140681" w15:done="0"/>
  <w15:commentEx w15:paraId="7DE42DE9" w15:done="0"/>
  <w15:commentEx w15:paraId="4984358A" w15:done="0"/>
  <w15:commentEx w15:paraId="4F67CCE1" w15:done="0"/>
  <w15:commentEx w15:paraId="78A99321" w15:done="0"/>
  <w15:commentEx w15:paraId="6032745A" w15:paraIdParent="78A99321" w15:done="0"/>
  <w15:commentEx w15:paraId="6EC6D8CF" w15:done="0"/>
  <w15:commentEx w15:paraId="5E9D951B" w15:paraIdParent="6EC6D8CF" w15:done="0"/>
  <w15:commentEx w15:paraId="447CBC9F" w15:done="0"/>
  <w15:commentEx w15:paraId="1D68C9E4" w15:done="0"/>
  <w15:commentEx w15:paraId="61F54228" w15:paraIdParent="1D68C9E4" w15:done="0"/>
  <w15:commentEx w15:paraId="32FF6798" w15:done="0"/>
  <w15:commentEx w15:paraId="0EEFA3EF" w15:paraIdParent="32FF6798" w15:done="0"/>
  <w15:commentEx w15:paraId="0784829F" w15:done="0"/>
  <w15:commentEx w15:paraId="7B2AC5D6" w15:paraIdParent="0784829F" w15:done="0"/>
  <w15:commentEx w15:paraId="646B5ECD" w15:done="0"/>
  <w15:commentEx w15:paraId="3E0F961B" w15:paraIdParent="646B5ECD" w15:done="0"/>
  <w15:commentEx w15:paraId="6F1159A5" w15:done="0"/>
  <w15:commentEx w15:paraId="5B9BB70C" w15:done="0"/>
  <w15:commentEx w15:paraId="49956E06" w15:paraIdParent="5B9BB70C" w15:done="0"/>
  <w15:commentEx w15:paraId="3EEB52BE" w15:done="0"/>
  <w15:commentEx w15:paraId="6CFEEAC1" w15:done="0"/>
  <w15:commentEx w15:paraId="0A14A164" w15:done="0"/>
  <w15:commentEx w15:paraId="05180557" w15:done="0"/>
  <w15:commentEx w15:paraId="062E0B79" w15:done="0"/>
  <w15:commentEx w15:paraId="7CFEB81B" w15:done="0"/>
  <w15:commentEx w15:paraId="4AF20D44" w15:paraIdParent="7CFEB81B" w15:done="0"/>
  <w15:commentEx w15:paraId="39762EC9" w15:done="0"/>
  <w15:commentEx w15:paraId="4450A9BC" w15:paraIdParent="39762EC9" w15:done="0"/>
  <w15:commentEx w15:paraId="41DF4B2E" w15:done="0"/>
  <w15:commentEx w15:paraId="0CED2EAB" w15:done="0"/>
  <w15:commentEx w15:paraId="1A6D5AC9" w15:done="0"/>
  <w15:commentEx w15:paraId="3C5AE346" w15:paraIdParent="1A6D5A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EF30C" w16cex:dateUtc="2022-06-23T12:11:00Z"/>
  <w16cex:commentExtensible w16cex:durableId="265EF339" w16cex:dateUtc="2022-06-23T12:12:00Z"/>
  <w16cex:commentExtensible w16cex:durableId="265EF590" w16cex:dateUtc="2022-06-23T12:22:00Z"/>
  <w16cex:commentExtensible w16cex:durableId="26605408" w16cex:dateUtc="2022-06-24T13:17:00Z"/>
  <w16cex:commentExtensible w16cex:durableId="265EF5CD" w16cex:dateUtc="2022-06-23T12:23:00Z"/>
  <w16cex:commentExtensible w16cex:durableId="265F1ABF" w16cex:dateUtc="2022-06-23T15:00:00Z"/>
  <w16cex:commentExtensible w16cex:durableId="266055AD" w16cex:dateUtc="2022-06-24T13:24:00Z"/>
  <w16cex:commentExtensible w16cex:durableId="265F1AE8" w16cex:dateUtc="2022-06-23T15:01:00Z"/>
  <w16cex:commentExtensible w16cex:durableId="265F1CC2" w16cex:dateUtc="2022-06-23T15:09:00Z"/>
  <w16cex:commentExtensible w16cex:durableId="265F1F1B" w16cex:dateUtc="2022-06-23T15:19:00Z"/>
  <w16cex:commentExtensible w16cex:durableId="265F22F7" w16cex:dateUtc="2022-06-23T15:35:00Z"/>
  <w16cex:commentExtensible w16cex:durableId="2660579F" w16cex:dateUtc="2022-06-24T13:32:00Z"/>
  <w16cex:commentExtensible w16cex:durableId="265F27AB" w16cex:dateUtc="2022-06-23T15:55:00Z"/>
  <w16cex:commentExtensible w16cex:durableId="26605825" w16cex:dateUtc="2022-06-24T13:35:00Z"/>
  <w16cex:commentExtensible w16cex:durableId="265F2F68" w16cex:dateUtc="2022-06-23T16:28:00Z"/>
  <w16cex:commentExtensible w16cex:durableId="265F317B" w16cex:dateUtc="2022-06-23T16:37:00Z"/>
  <w16cex:commentExtensible w16cex:durableId="2660596D" w16cex:dateUtc="2022-06-24T13:40:00Z"/>
  <w16cex:commentExtensible w16cex:durableId="265F3374" w16cex:dateUtc="2022-06-23T16:46:00Z"/>
  <w16cex:commentExtensible w16cex:durableId="26605A9E" w16cex:dateUtc="2022-06-24T13:45:00Z"/>
  <w16cex:commentExtensible w16cex:durableId="265F33FB" w16cex:dateUtc="2022-06-23T16:48:00Z"/>
  <w16cex:commentExtensible w16cex:durableId="26605B07" w16cex:dateUtc="2022-06-24T13:47:00Z"/>
  <w16cex:commentExtensible w16cex:durableId="265F35D7" w16cex:dateUtc="2022-06-23T16:56:00Z"/>
  <w16cex:commentExtensible w16cex:durableId="26605BA8" w16cex:dateUtc="2022-06-24T13:50:00Z"/>
  <w16cex:commentExtensible w16cex:durableId="265F35C0" w16cex:dateUtc="2022-06-23T16:56:00Z"/>
  <w16cex:commentExtensible w16cex:durableId="266022CC" w16cex:dateUtc="2022-06-24T09:47:00Z"/>
  <w16cex:commentExtensible w16cex:durableId="26605BCF" w16cex:dateUtc="2022-06-24T13:50:00Z"/>
  <w16cex:commentExtensible w16cex:durableId="26602317" w16cex:dateUtc="2022-06-24T09:48:00Z"/>
  <w16cex:commentExtensible w16cex:durableId="266023C9" w16cex:dateUtc="2022-06-24T09:51:00Z"/>
  <w16cex:commentExtensible w16cex:durableId="266025D3" w16cex:dateUtc="2022-06-24T10:00:00Z"/>
  <w16cex:commentExtensible w16cex:durableId="26602649" w16cex:dateUtc="2022-06-24T10:02:00Z"/>
  <w16cex:commentExtensible w16cex:durableId="266026DF" w16cex:dateUtc="2022-06-24T10:04:00Z"/>
  <w16cex:commentExtensible w16cex:durableId="26602756" w16cex:dateUtc="2022-06-24T10:06:00Z"/>
  <w16cex:commentExtensible w16cex:durableId="2660622C" w16cex:dateUtc="2022-06-24T14:17:00Z"/>
  <w16cex:commentExtensible w16cex:durableId="266027D3" w16cex:dateUtc="2022-06-24T10:08:00Z"/>
  <w16cex:commentExtensible w16cex:durableId="266062A8" w16cex:dateUtc="2022-06-24T14:19:00Z"/>
  <w16cex:commentExtensible w16cex:durableId="265F3574" w16cex:dateUtc="2022-06-23T16:54:00Z"/>
  <w16cex:commentExtensible w16cex:durableId="265F355E" w16cex:dateUtc="2022-06-23T16:54:00Z"/>
  <w16cex:commentExtensible w16cex:durableId="265F354C" w16cex:dateUtc="2022-06-23T16:54:00Z"/>
  <w16cex:commentExtensible w16cex:durableId="2660632D" w16cex:dateUtc="2022-06-24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F53B6" w16cid:durableId="265EF30C"/>
  <w16cid:commentId w16cid:paraId="56141163" w16cid:durableId="265EF339"/>
  <w16cid:commentId w16cid:paraId="49B921FC" w16cid:durableId="265EF590"/>
  <w16cid:commentId w16cid:paraId="303C4379" w16cid:durableId="26605408"/>
  <w16cid:commentId w16cid:paraId="75DAC616" w16cid:durableId="265EF5CD"/>
  <w16cid:commentId w16cid:paraId="70140681" w16cid:durableId="265F1ABF"/>
  <w16cid:commentId w16cid:paraId="0BE1B13F" w16cid:durableId="266055AD"/>
  <w16cid:commentId w16cid:paraId="7DE42DE9" w16cid:durableId="265F1AE8"/>
  <w16cid:commentId w16cid:paraId="4984358A" w16cid:durableId="265F1CC2"/>
  <w16cid:commentId w16cid:paraId="4F67CCE1" w16cid:durableId="265F1F1B"/>
  <w16cid:commentId w16cid:paraId="78A99321" w16cid:durableId="265F22F7"/>
  <w16cid:commentId w16cid:paraId="6032745A" w16cid:durableId="2660579F"/>
  <w16cid:commentId w16cid:paraId="6EC6D8CF" w16cid:durableId="265F27AB"/>
  <w16cid:commentId w16cid:paraId="5E9D951B" w16cid:durableId="26605825"/>
  <w16cid:commentId w16cid:paraId="447CBC9F" w16cid:durableId="265F2F68"/>
  <w16cid:commentId w16cid:paraId="1D68C9E4" w16cid:durableId="265F317B"/>
  <w16cid:commentId w16cid:paraId="61F54228" w16cid:durableId="2660596D"/>
  <w16cid:commentId w16cid:paraId="32FF6798" w16cid:durableId="265F3374"/>
  <w16cid:commentId w16cid:paraId="0EEFA3EF" w16cid:durableId="26605A9E"/>
  <w16cid:commentId w16cid:paraId="0784829F" w16cid:durableId="265F33FB"/>
  <w16cid:commentId w16cid:paraId="7B2AC5D6" w16cid:durableId="26605B07"/>
  <w16cid:commentId w16cid:paraId="646B5ECD" w16cid:durableId="265F35D7"/>
  <w16cid:commentId w16cid:paraId="3E0F961B" w16cid:durableId="26605BA8"/>
  <w16cid:commentId w16cid:paraId="6F1159A5" w16cid:durableId="265F35C0"/>
  <w16cid:commentId w16cid:paraId="5B9BB70C" w16cid:durableId="266022CC"/>
  <w16cid:commentId w16cid:paraId="49956E06" w16cid:durableId="26605BCF"/>
  <w16cid:commentId w16cid:paraId="3EEB52BE" w16cid:durableId="26602317"/>
  <w16cid:commentId w16cid:paraId="6CFEEAC1" w16cid:durableId="266023C9"/>
  <w16cid:commentId w16cid:paraId="0A14A164" w16cid:durableId="266025D3"/>
  <w16cid:commentId w16cid:paraId="05180557" w16cid:durableId="26602649"/>
  <w16cid:commentId w16cid:paraId="062E0B79" w16cid:durableId="266026DF"/>
  <w16cid:commentId w16cid:paraId="7CFEB81B" w16cid:durableId="26602756"/>
  <w16cid:commentId w16cid:paraId="4AF20D44" w16cid:durableId="2660622C"/>
  <w16cid:commentId w16cid:paraId="39762EC9" w16cid:durableId="266027D3"/>
  <w16cid:commentId w16cid:paraId="4450A9BC" w16cid:durableId="266062A8"/>
  <w16cid:commentId w16cid:paraId="41DF4B2E" w16cid:durableId="265F3574"/>
  <w16cid:commentId w16cid:paraId="0CED2EAB" w16cid:durableId="265F355E"/>
  <w16cid:commentId w16cid:paraId="1A6D5AC9" w16cid:durableId="265F354C"/>
  <w16cid:commentId w16cid:paraId="3C5AE346" w16cid:durableId="266063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624E6" w14:textId="77777777" w:rsidR="00D000D4" w:rsidRDefault="00D000D4" w:rsidP="0085405E">
      <w:r>
        <w:separator/>
      </w:r>
    </w:p>
  </w:endnote>
  <w:endnote w:type="continuationSeparator" w:id="0">
    <w:p w14:paraId="1147303B" w14:textId="77777777" w:rsidR="00D000D4" w:rsidRDefault="00D000D4" w:rsidP="0085405E">
      <w:r>
        <w:continuationSeparator/>
      </w:r>
    </w:p>
  </w:endnote>
  <w:endnote w:type="continuationNotice" w:id="1">
    <w:p w14:paraId="13E4CD8B" w14:textId="77777777" w:rsidR="00D000D4" w:rsidRDefault="00D00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entury Gothic">
    <w:altName w:val="Calibri"/>
    <w:panose1 w:val="020B0502020202020204"/>
    <w:charset w:val="00"/>
    <w:family w:val="swiss"/>
    <w:pitch w:val="variable"/>
    <w:sig w:usb0="00000287" w:usb1="00000000" w:usb2="00000000" w:usb3="00000000" w:csb0="0000009F" w:csb1="00000000"/>
  </w:font>
  <w:font w:name="Lucida Grande">
    <w:altName w:val="Segoe UI"/>
    <w:charset w:val="00"/>
    <w:family w:val="roman"/>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4583" w14:textId="7B7D830D" w:rsidR="003F2967" w:rsidRPr="00C639D5" w:rsidRDefault="003F2967" w:rsidP="001B3731">
    <w:pPr>
      <w:jc w:val="right"/>
      <w:rPr>
        <w:rFonts w:ascii="Roboto" w:hAnsi="Roboto"/>
        <w:color w:val="FFFFFF" w:themeColor="background1"/>
        <w:sz w:val="20"/>
        <w:lang w:eastAsia="en-GB"/>
      </w:rPr>
    </w:pPr>
    <w:r>
      <w:rPr>
        <w:rFonts w:ascii="Roboto" w:hAnsi="Roboto"/>
        <w:noProof/>
        <w:color w:val="FFFFFF" w:themeColor="background1"/>
        <w:sz w:val="20"/>
        <w:lang w:eastAsia="en-GB"/>
      </w:rPr>
      <mc:AlternateContent>
        <mc:Choice Requires="wps">
          <w:drawing>
            <wp:anchor distT="0" distB="0" distL="114300" distR="114300" simplePos="0" relativeHeight="251658244" behindDoc="0" locked="0" layoutInCell="1" allowOverlap="1" wp14:anchorId="191987E8" wp14:editId="4B6E5E2B">
              <wp:simplePos x="0" y="0"/>
              <wp:positionH relativeFrom="page">
                <wp:align>left</wp:align>
              </wp:positionH>
              <wp:positionV relativeFrom="paragraph">
                <wp:posOffset>-155741</wp:posOffset>
              </wp:positionV>
              <wp:extent cx="7513900" cy="9144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7513900" cy="914400"/>
                      </a:xfrm>
                      <a:prstGeom prst="rect">
                        <a:avLst/>
                      </a:prstGeom>
                      <a:solidFill>
                        <a:srgbClr val="20589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oel="http://schemas.microsoft.com/office/2019/extlst">
          <w:pict>
            <v:rect w14:anchorId="3D21EC2B" id="Rectangle 1" o:spid="_x0000_s1026" style="position:absolute;margin-left:0;margin-top:-12.25pt;width:591.65pt;height:1in;z-index:2516582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" fillcolor="#20589f" strokecolor="#204458 [1604]" strokeweight="1pt">
              <w10:wrap anchorx="page"/>
            </v:rect>
          </w:pict>
        </mc:Fallback>
      </mc:AlternateContent>
    </w:r>
  </w:p>
  <w:p w14:paraId="31723DD4" w14:textId="77777777" w:rsidR="003F2967" w:rsidRDefault="003F29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57AD5" w14:textId="77777777" w:rsidR="00D000D4" w:rsidRDefault="00D000D4" w:rsidP="0085405E">
      <w:r>
        <w:separator/>
      </w:r>
    </w:p>
  </w:footnote>
  <w:footnote w:type="continuationSeparator" w:id="0">
    <w:p w14:paraId="5538BCD0" w14:textId="77777777" w:rsidR="00D000D4" w:rsidRDefault="00D000D4" w:rsidP="0085405E">
      <w:r>
        <w:continuationSeparator/>
      </w:r>
    </w:p>
  </w:footnote>
  <w:footnote w:type="continuationNotice" w:id="1">
    <w:p w14:paraId="174E9EA1" w14:textId="77777777" w:rsidR="00D000D4" w:rsidRDefault="00D000D4"/>
  </w:footnote>
  <w:footnote w:id="2">
    <w:p w14:paraId="275A6A1B" w14:textId="77777777" w:rsidR="00667727" w:rsidRDefault="00667727" w:rsidP="00667727">
      <w:pPr>
        <w:pStyle w:val="FootnoteText"/>
      </w:pPr>
      <w:r>
        <w:rPr>
          <w:rStyle w:val="FootnoteReference"/>
        </w:rPr>
        <w:footnoteRef/>
      </w:r>
      <w:r>
        <w:t xml:space="preserve"> </w:t>
      </w:r>
      <w:r w:rsidRPr="007A0DD5">
        <w:t>https://hdr.undp.org/en/content/download-data</w:t>
      </w:r>
    </w:p>
  </w:footnote>
  <w:footnote w:id="3">
    <w:p w14:paraId="34CD4945" w14:textId="77777777" w:rsidR="00E01E67" w:rsidRPr="00EC481E" w:rsidRDefault="00E01E67" w:rsidP="00E01E67">
      <w:pPr>
        <w:pStyle w:val="FootnoteText"/>
      </w:pPr>
      <w:r>
        <w:rPr>
          <w:rStyle w:val="FootnoteReference"/>
        </w:rPr>
        <w:footnoteRef/>
      </w:r>
      <w:r>
        <w:t xml:space="preserve"> </w:t>
      </w:r>
      <w:r>
        <w:rPr>
          <w:rFonts w:cs="Arial"/>
        </w:rPr>
        <w:t>211 EX/44 decision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86F61" w14:textId="258DAC23" w:rsidR="003F2967" w:rsidRDefault="00D000D4">
    <w:pPr>
      <w:pStyle w:val="Header"/>
    </w:pPr>
    <w:r>
      <w:rPr>
        <w:noProof/>
      </w:rPr>
      <w:pict w14:anchorId="037E76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4" o:spid="_x0000_s2050" type="#_x0000_t136" style="position:absolute;margin-left:0;margin-top:0;width:453.15pt;height:181.25pt;rotation:315;z-index:-25165823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8573D" w14:textId="6A88728A" w:rsidR="003F2967" w:rsidRDefault="00D000D4" w:rsidP="00877C08">
    <w:pPr>
      <w:pStyle w:val="Header"/>
      <w:ind w:left="360"/>
    </w:pPr>
    <w:r>
      <w:rPr>
        <w:noProof/>
      </w:rPr>
      <w:pict w14:anchorId="4E02A9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5" o:spid="_x0000_s2051" type="#_x0000_t136" style="position:absolute;left:0;text-align:left;margin-left:0;margin-top:0;width:453.15pt;height:181.25pt;rotation:315;z-index:-251658237;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03D5" w14:textId="0F9EFDF7" w:rsidR="003F2967" w:rsidRDefault="003F2967">
    <w:pPr>
      <w:pStyle w:val="Header"/>
    </w:pPr>
    <w:r w:rsidRPr="008C0D71">
      <w:rPr>
        <w:noProof/>
      </w:rPr>
      <w:drawing>
        <wp:anchor distT="0" distB="0" distL="114300" distR="114300" simplePos="0" relativeHeight="251658240" behindDoc="1" locked="0" layoutInCell="1" allowOverlap="1" wp14:anchorId="61819A6F" wp14:editId="0013039B">
          <wp:simplePos x="0" y="0"/>
          <wp:positionH relativeFrom="page">
            <wp:align>left</wp:align>
          </wp:positionH>
          <wp:positionV relativeFrom="paragraph">
            <wp:posOffset>-457200</wp:posOffset>
          </wp:positionV>
          <wp:extent cx="7779385" cy="1176655"/>
          <wp:effectExtent l="0" t="0" r="0" b="4445"/>
          <wp:wrapNone/>
          <wp:docPr id="26" name="Picture 2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rectangl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79385" cy="1176655"/>
                  </a:xfrm>
                  <a:prstGeom prst="rect">
                    <a:avLst/>
                  </a:prstGeom>
                </pic:spPr>
              </pic:pic>
            </a:graphicData>
          </a:graphic>
          <wp14:sizeRelH relativeFrom="margin">
            <wp14:pctWidth>0</wp14:pctWidth>
          </wp14:sizeRelH>
          <wp14:sizeRelV relativeFrom="margin">
            <wp14:pctHeight>0</wp14:pctHeight>
          </wp14:sizeRelV>
        </wp:anchor>
      </w:drawing>
    </w:r>
    <w:r w:rsidR="00D000D4">
      <w:rPr>
        <w:noProof/>
      </w:rPr>
      <w:pict w14:anchorId="38A4FDE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1854953" o:spid="_x0000_s2049" type="#_x0000_t136" style="position:absolute;margin-left:0;margin-top:0;width:453.15pt;height:181.25pt;rotation:315;z-index:-251658239;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B417C"/>
    <w:multiLevelType w:val="hybridMultilevel"/>
    <w:tmpl w:val="883A9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853AD"/>
    <w:multiLevelType w:val="hybridMultilevel"/>
    <w:tmpl w:val="D876EA8C"/>
    <w:lvl w:ilvl="0" w:tplc="E2FC64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71B5D"/>
    <w:multiLevelType w:val="hybridMultilevel"/>
    <w:tmpl w:val="26644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678"/>
    <w:multiLevelType w:val="hybridMultilevel"/>
    <w:tmpl w:val="CD56D40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0FA30ADF"/>
    <w:multiLevelType w:val="hybridMultilevel"/>
    <w:tmpl w:val="1728BD9E"/>
    <w:lvl w:ilvl="0" w:tplc="E0DCED46">
      <w:start w:val="1"/>
      <w:numFmt w:val="decimal"/>
      <w:pStyle w:val="Numberedparagraph"/>
      <w:lvlText w:val="%1."/>
      <w:lvlJc w:val="left"/>
      <w:pPr>
        <w:tabs>
          <w:tab w:val="num" w:pos="567"/>
        </w:tabs>
        <w:ind w:left="562" w:hanging="562"/>
      </w:pPr>
      <w:rPr>
        <w:rFonts w:hint="default"/>
      </w:rPr>
    </w:lvl>
    <w:lvl w:ilvl="1" w:tplc="040C0019">
      <w:start w:val="1"/>
      <w:numFmt w:val="lowerLetter"/>
      <w:lvlText w:val="%2."/>
      <w:lvlJc w:val="left"/>
      <w:pPr>
        <w:tabs>
          <w:tab w:val="num" w:pos="1440"/>
        </w:tabs>
        <w:ind w:left="1440" w:hanging="360"/>
      </w:pPr>
    </w:lvl>
    <w:lvl w:ilvl="2" w:tplc="040C001B">
      <w:start w:val="1"/>
      <w:numFmt w:val="lowerRoman"/>
      <w:lvlText w:val="%3."/>
      <w:lvlJc w:val="right"/>
      <w:pPr>
        <w:tabs>
          <w:tab w:val="num" w:pos="2160"/>
        </w:tabs>
        <w:ind w:left="2160" w:hanging="180"/>
      </w:pPr>
    </w:lvl>
    <w:lvl w:ilvl="3" w:tplc="040C000F">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 w15:restartNumberingAfterBreak="0">
    <w:nsid w:val="116C1DEA"/>
    <w:multiLevelType w:val="multilevel"/>
    <w:tmpl w:val="28D61530"/>
    <w:lvl w:ilvl="0">
      <w:start w:val="1"/>
      <w:numFmt w:val="decimal"/>
      <w:pStyle w:val="AP-Style1"/>
      <w:lvlText w:val="%1."/>
      <w:lvlJc w:val="left"/>
      <w:pPr>
        <w:ind w:left="360" w:hanging="360"/>
      </w:pPr>
      <w:rPr>
        <w:rFonts w:hint="default"/>
      </w:rPr>
    </w:lvl>
    <w:lvl w:ilvl="1">
      <w:start w:val="1"/>
      <w:numFmt w:val="decimal"/>
      <w:pStyle w:val="AP-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4DF6373"/>
    <w:multiLevelType w:val="hybridMultilevel"/>
    <w:tmpl w:val="E8628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0617B"/>
    <w:multiLevelType w:val="hybridMultilevel"/>
    <w:tmpl w:val="CE44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F554E3"/>
    <w:multiLevelType w:val="hybridMultilevel"/>
    <w:tmpl w:val="C624D2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3BB6669"/>
    <w:multiLevelType w:val="hybridMultilevel"/>
    <w:tmpl w:val="A94E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C4545"/>
    <w:multiLevelType w:val="hybridMultilevel"/>
    <w:tmpl w:val="BD62FE02"/>
    <w:lvl w:ilvl="0" w:tplc="2DFA1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5A788D"/>
    <w:multiLevelType w:val="hybridMultilevel"/>
    <w:tmpl w:val="09347EB6"/>
    <w:lvl w:ilvl="0" w:tplc="15C810B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B37FA5"/>
    <w:multiLevelType w:val="hybridMultilevel"/>
    <w:tmpl w:val="7CDA419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31E97F4F"/>
    <w:multiLevelType w:val="hybridMultilevel"/>
    <w:tmpl w:val="6548E112"/>
    <w:lvl w:ilvl="0" w:tplc="937432EE">
      <w:start w:val="1"/>
      <w:numFmt w:val="decimal"/>
      <w:pStyle w:val="Numberedpara"/>
      <w:lvlText w:val="%1."/>
      <w:lvlJc w:val="left"/>
      <w:pPr>
        <w:tabs>
          <w:tab w:val="num" w:pos="562"/>
        </w:tabs>
        <w:ind w:left="0" w:firstLine="0"/>
      </w:pPr>
      <w:rPr>
        <w:rFonts w:ascii="Arial" w:hAnsi="Arial" w:cs="Arial" w:hint="default"/>
        <w:sz w:val="21"/>
        <w:szCs w:val="21"/>
      </w:rPr>
    </w:lvl>
    <w:lvl w:ilvl="1" w:tplc="0409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15:restartNumberingAfterBreak="0">
    <w:nsid w:val="33AF78DE"/>
    <w:multiLevelType w:val="hybridMultilevel"/>
    <w:tmpl w:val="6DE2D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F6BCF"/>
    <w:multiLevelType w:val="hybridMultilevel"/>
    <w:tmpl w:val="72B27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F0002"/>
    <w:multiLevelType w:val="hybridMultilevel"/>
    <w:tmpl w:val="A70AD79E"/>
    <w:lvl w:ilvl="0" w:tplc="0AEAF7A4">
      <w:start w:val="1"/>
      <w:numFmt w:val="bullet"/>
      <w:lvlText w:val=""/>
      <w:lvlJc w:val="left"/>
      <w:pPr>
        <w:ind w:left="144"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A779A"/>
    <w:multiLevelType w:val="hybridMultilevel"/>
    <w:tmpl w:val="81169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42B5B7D"/>
    <w:multiLevelType w:val="hybridMultilevel"/>
    <w:tmpl w:val="05001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E4CE3"/>
    <w:multiLevelType w:val="hybridMultilevel"/>
    <w:tmpl w:val="9104DE48"/>
    <w:lvl w:ilvl="0" w:tplc="15C810B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EF3545"/>
    <w:multiLevelType w:val="hybridMultilevel"/>
    <w:tmpl w:val="CB52839C"/>
    <w:lvl w:ilvl="0" w:tplc="03006430">
      <w:start w:val="1"/>
      <w:numFmt w:val="decimal"/>
      <w:pStyle w:val="Recommendation"/>
      <w:lvlText w:val="Recommendation %1 "/>
      <w:lvlJc w:val="left"/>
      <w:pPr>
        <w:tabs>
          <w:tab w:val="num" w:pos="567"/>
        </w:tabs>
        <w:ind w:left="567" w:firstLine="0"/>
      </w:pPr>
      <w:rPr>
        <w:rFonts w:ascii="Arial" w:hAnsi="Arial" w:hint="default"/>
        <w:b/>
        <w:i w:val="0"/>
      </w:rPr>
    </w:lvl>
    <w:lvl w:ilvl="1" w:tplc="79C89172">
      <w:start w:val="1"/>
      <w:numFmt w:val="decimal"/>
      <w:lvlText w:val="%2."/>
      <w:lvlJc w:val="left"/>
      <w:pPr>
        <w:tabs>
          <w:tab w:val="num" w:pos="1440"/>
        </w:tabs>
        <w:ind w:left="1440" w:hanging="360"/>
      </w:pPr>
      <w:rPr>
        <w:rFonts w:hint="default"/>
        <w:b/>
        <w:i w:val="0"/>
      </w:rPr>
    </w:lvl>
    <w:lvl w:ilvl="2" w:tplc="040C001B">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F1B7B46"/>
    <w:multiLevelType w:val="hybridMultilevel"/>
    <w:tmpl w:val="79D2F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BF6124"/>
    <w:multiLevelType w:val="multilevel"/>
    <w:tmpl w:val="AC4EA83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24C7715"/>
    <w:multiLevelType w:val="hybridMultilevel"/>
    <w:tmpl w:val="D302B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58287C"/>
    <w:multiLevelType w:val="hybridMultilevel"/>
    <w:tmpl w:val="D4B85010"/>
    <w:lvl w:ilvl="0" w:tplc="4B5EB5FA">
      <w:start w:val="2"/>
      <w:numFmt w:val="bullet"/>
      <w:lvlText w:val="-"/>
      <w:lvlJc w:val="left"/>
      <w:pPr>
        <w:ind w:left="720" w:hanging="360"/>
      </w:pPr>
      <w:rPr>
        <w:rFonts w:ascii="Times New Roman" w:eastAsia="Times New Roman"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7D548C3"/>
    <w:multiLevelType w:val="hybridMultilevel"/>
    <w:tmpl w:val="3F7A78C0"/>
    <w:lvl w:ilvl="0" w:tplc="FF90C42C">
      <w:start w:val="2017"/>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FA75EFA"/>
    <w:multiLevelType w:val="hybridMultilevel"/>
    <w:tmpl w:val="B4D6F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31F75CD"/>
    <w:multiLevelType w:val="hybridMultilevel"/>
    <w:tmpl w:val="3510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635D0E"/>
    <w:multiLevelType w:val="hybridMultilevel"/>
    <w:tmpl w:val="F248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3120AC"/>
    <w:multiLevelType w:val="hybridMultilevel"/>
    <w:tmpl w:val="54FC97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D71027"/>
    <w:multiLevelType w:val="hybridMultilevel"/>
    <w:tmpl w:val="BA3C02FC"/>
    <w:lvl w:ilvl="0" w:tplc="04090001">
      <w:start w:val="1"/>
      <w:numFmt w:val="bullet"/>
      <w:lvlText w:val=""/>
      <w:lvlJc w:val="left"/>
      <w:pPr>
        <w:ind w:left="360" w:hanging="360"/>
      </w:pPr>
      <w:rPr>
        <w:rFonts w:ascii="Symbol" w:hAnsi="Symbol" w:hint="default"/>
      </w:rPr>
    </w:lvl>
    <w:lvl w:ilvl="1" w:tplc="040C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3"/>
  </w:num>
  <w:num w:numId="3">
    <w:abstractNumId w:val="20"/>
  </w:num>
  <w:num w:numId="4">
    <w:abstractNumId w:val="4"/>
  </w:num>
  <w:num w:numId="5">
    <w:abstractNumId w:val="22"/>
  </w:num>
  <w:num w:numId="6">
    <w:abstractNumId w:val="8"/>
  </w:num>
  <w:num w:numId="7">
    <w:abstractNumId w:val="17"/>
  </w:num>
  <w:num w:numId="8">
    <w:abstractNumId w:val="23"/>
  </w:num>
  <w:num w:numId="9">
    <w:abstractNumId w:val="12"/>
  </w:num>
  <w:num w:numId="10">
    <w:abstractNumId w:val="16"/>
  </w:num>
  <w:num w:numId="11">
    <w:abstractNumId w:val="9"/>
  </w:num>
  <w:num w:numId="12">
    <w:abstractNumId w:val="2"/>
  </w:num>
  <w:num w:numId="13">
    <w:abstractNumId w:val="29"/>
  </w:num>
  <w:num w:numId="14">
    <w:abstractNumId w:val="18"/>
  </w:num>
  <w:num w:numId="15">
    <w:abstractNumId w:val="27"/>
  </w:num>
  <w:num w:numId="16">
    <w:abstractNumId w:val="0"/>
  </w:num>
  <w:num w:numId="17">
    <w:abstractNumId w:val="15"/>
  </w:num>
  <w:num w:numId="18">
    <w:abstractNumId w:val="7"/>
  </w:num>
  <w:num w:numId="19">
    <w:abstractNumId w:val="26"/>
  </w:num>
  <w:num w:numId="20">
    <w:abstractNumId w:val="24"/>
  </w:num>
  <w:num w:numId="21">
    <w:abstractNumId w:val="19"/>
  </w:num>
  <w:num w:numId="22">
    <w:abstractNumId w:val="10"/>
  </w:num>
  <w:num w:numId="23">
    <w:abstractNumId w:val="1"/>
  </w:num>
  <w:num w:numId="24">
    <w:abstractNumId w:val="28"/>
  </w:num>
  <w:num w:numId="25">
    <w:abstractNumId w:val="6"/>
  </w:num>
  <w:num w:numId="26">
    <w:abstractNumId w:val="21"/>
  </w:num>
  <w:num w:numId="27">
    <w:abstractNumId w:val="3"/>
  </w:num>
  <w:num w:numId="28">
    <w:abstractNumId w:val="5"/>
    <w:lvlOverride w:ilvl="0">
      <w:startOverride w:val="7"/>
    </w:lvlOverride>
  </w:num>
  <w:num w:numId="29">
    <w:abstractNumId w:val="11"/>
  </w:num>
  <w:num w:numId="30">
    <w:abstractNumId w:val="14"/>
  </w:num>
  <w:num w:numId="31">
    <w:abstractNumId w:val="5"/>
  </w:num>
  <w:num w:numId="32">
    <w:abstractNumId w:val="5"/>
  </w:num>
  <w:num w:numId="33">
    <w:abstractNumId w:val="5"/>
  </w:num>
  <w:num w:numId="34">
    <w:abstractNumId w:val="13"/>
  </w:num>
  <w:num w:numId="35">
    <w:abstractNumId w:val="13"/>
  </w:num>
  <w:num w:numId="36">
    <w:abstractNumId w:val="5"/>
  </w:num>
  <w:num w:numId="37">
    <w:abstractNumId w:val="5"/>
  </w:num>
  <w:num w:numId="38">
    <w:abstractNumId w:val="5"/>
  </w:num>
  <w:num w:numId="39">
    <w:abstractNumId w:val="5"/>
  </w:num>
  <w:num w:numId="40">
    <w:abstractNumId w:val="30"/>
  </w:num>
  <w:num w:numId="41">
    <w:abstractNumId w:val="25"/>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ltyukova, Anastasia">
    <w15:presenceInfo w15:providerId="AD" w15:userId="S::a.beltyukova@unesco.org::563607f1-3347-4288-8eba-edeead601e7f"/>
  </w15:person>
  <w15:person w15:author="Soriano, Carles">
    <w15:presenceInfo w15:providerId="AD" w15:userId="S::c.soriano@unesco.org::3ed552b8-6b1d-4eda-b29d-8ec7b21267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pt-PT" w:vendorID="64" w:dllVersion="0" w:nlCheck="1" w:checkStyle="0"/>
  <w:activeWritingStyle w:appName="MSWord" w:lang="en-ZW" w:vendorID="64" w:dllVersion="0" w:nlCheck="1" w:checkStyle="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B7E"/>
    <w:rsid w:val="0000070D"/>
    <w:rsid w:val="00001453"/>
    <w:rsid w:val="000032B3"/>
    <w:rsid w:val="00003801"/>
    <w:rsid w:val="000038A9"/>
    <w:rsid w:val="00004060"/>
    <w:rsid w:val="000056E8"/>
    <w:rsid w:val="0000606D"/>
    <w:rsid w:val="000063F7"/>
    <w:rsid w:val="000067A5"/>
    <w:rsid w:val="0000758C"/>
    <w:rsid w:val="00007C8B"/>
    <w:rsid w:val="00010061"/>
    <w:rsid w:val="00010238"/>
    <w:rsid w:val="00010BFE"/>
    <w:rsid w:val="00012BD7"/>
    <w:rsid w:val="00012C4B"/>
    <w:rsid w:val="00012DCD"/>
    <w:rsid w:val="00013B37"/>
    <w:rsid w:val="00014939"/>
    <w:rsid w:val="00015142"/>
    <w:rsid w:val="0001605A"/>
    <w:rsid w:val="000161A5"/>
    <w:rsid w:val="0001654D"/>
    <w:rsid w:val="000166FA"/>
    <w:rsid w:val="0002122C"/>
    <w:rsid w:val="00021A1E"/>
    <w:rsid w:val="00021B7D"/>
    <w:rsid w:val="00023DCF"/>
    <w:rsid w:val="00024B6D"/>
    <w:rsid w:val="00026B86"/>
    <w:rsid w:val="00027556"/>
    <w:rsid w:val="00027E67"/>
    <w:rsid w:val="000301C9"/>
    <w:rsid w:val="00031164"/>
    <w:rsid w:val="00031739"/>
    <w:rsid w:val="00034227"/>
    <w:rsid w:val="00034C22"/>
    <w:rsid w:val="00036375"/>
    <w:rsid w:val="0003667F"/>
    <w:rsid w:val="00036B2F"/>
    <w:rsid w:val="00036CD7"/>
    <w:rsid w:val="000419C1"/>
    <w:rsid w:val="00041D63"/>
    <w:rsid w:val="00041DE0"/>
    <w:rsid w:val="000425E6"/>
    <w:rsid w:val="00042C87"/>
    <w:rsid w:val="00045F8B"/>
    <w:rsid w:val="00046648"/>
    <w:rsid w:val="00046801"/>
    <w:rsid w:val="000468BC"/>
    <w:rsid w:val="00047BE7"/>
    <w:rsid w:val="00047DC5"/>
    <w:rsid w:val="00050BF7"/>
    <w:rsid w:val="00050FD8"/>
    <w:rsid w:val="0005107B"/>
    <w:rsid w:val="0005128A"/>
    <w:rsid w:val="000521C4"/>
    <w:rsid w:val="00052C6F"/>
    <w:rsid w:val="00052FF7"/>
    <w:rsid w:val="0005311C"/>
    <w:rsid w:val="00053FCC"/>
    <w:rsid w:val="00054344"/>
    <w:rsid w:val="00054C13"/>
    <w:rsid w:val="00054EB9"/>
    <w:rsid w:val="00055036"/>
    <w:rsid w:val="000558F3"/>
    <w:rsid w:val="0005640F"/>
    <w:rsid w:val="0005678E"/>
    <w:rsid w:val="000567BE"/>
    <w:rsid w:val="00056CE0"/>
    <w:rsid w:val="00056DC0"/>
    <w:rsid w:val="00057031"/>
    <w:rsid w:val="00057618"/>
    <w:rsid w:val="0005791B"/>
    <w:rsid w:val="00057C52"/>
    <w:rsid w:val="000603AB"/>
    <w:rsid w:val="000603BF"/>
    <w:rsid w:val="000606D8"/>
    <w:rsid w:val="000608F2"/>
    <w:rsid w:val="00060EA9"/>
    <w:rsid w:val="000621AD"/>
    <w:rsid w:val="000621CC"/>
    <w:rsid w:val="0006254D"/>
    <w:rsid w:val="00062813"/>
    <w:rsid w:val="00063245"/>
    <w:rsid w:val="00064A8C"/>
    <w:rsid w:val="00064D29"/>
    <w:rsid w:val="000655FE"/>
    <w:rsid w:val="0006569E"/>
    <w:rsid w:val="00066053"/>
    <w:rsid w:val="0006738B"/>
    <w:rsid w:val="000711B9"/>
    <w:rsid w:val="0007163F"/>
    <w:rsid w:val="000716A4"/>
    <w:rsid w:val="0007270A"/>
    <w:rsid w:val="00072862"/>
    <w:rsid w:val="00072EDB"/>
    <w:rsid w:val="0007449B"/>
    <w:rsid w:val="000755E6"/>
    <w:rsid w:val="0007577A"/>
    <w:rsid w:val="00077AFC"/>
    <w:rsid w:val="00080255"/>
    <w:rsid w:val="000818A5"/>
    <w:rsid w:val="00082B8C"/>
    <w:rsid w:val="00082BF4"/>
    <w:rsid w:val="00083161"/>
    <w:rsid w:val="00083576"/>
    <w:rsid w:val="0008414D"/>
    <w:rsid w:val="0008430E"/>
    <w:rsid w:val="00084EDC"/>
    <w:rsid w:val="0008531C"/>
    <w:rsid w:val="0008593E"/>
    <w:rsid w:val="00085A4A"/>
    <w:rsid w:val="00085AA4"/>
    <w:rsid w:val="00086AF3"/>
    <w:rsid w:val="00086FE1"/>
    <w:rsid w:val="00087946"/>
    <w:rsid w:val="00090991"/>
    <w:rsid w:val="000909F0"/>
    <w:rsid w:val="00091258"/>
    <w:rsid w:val="00091B5B"/>
    <w:rsid w:val="00092C1C"/>
    <w:rsid w:val="00094164"/>
    <w:rsid w:val="000941F4"/>
    <w:rsid w:val="0009441B"/>
    <w:rsid w:val="00094466"/>
    <w:rsid w:val="00094859"/>
    <w:rsid w:val="00096C46"/>
    <w:rsid w:val="00096DE2"/>
    <w:rsid w:val="00096FE8"/>
    <w:rsid w:val="000A02A0"/>
    <w:rsid w:val="000A038D"/>
    <w:rsid w:val="000A05A0"/>
    <w:rsid w:val="000A0636"/>
    <w:rsid w:val="000A17A0"/>
    <w:rsid w:val="000A184B"/>
    <w:rsid w:val="000A2C2B"/>
    <w:rsid w:val="000A3D96"/>
    <w:rsid w:val="000A47B7"/>
    <w:rsid w:val="000A4901"/>
    <w:rsid w:val="000A4BD2"/>
    <w:rsid w:val="000A4CC4"/>
    <w:rsid w:val="000A4CE4"/>
    <w:rsid w:val="000A4F96"/>
    <w:rsid w:val="000A4FEA"/>
    <w:rsid w:val="000A629B"/>
    <w:rsid w:val="000A629E"/>
    <w:rsid w:val="000A653E"/>
    <w:rsid w:val="000A699C"/>
    <w:rsid w:val="000A6A31"/>
    <w:rsid w:val="000A749C"/>
    <w:rsid w:val="000A7B03"/>
    <w:rsid w:val="000B04E2"/>
    <w:rsid w:val="000B0530"/>
    <w:rsid w:val="000B05EF"/>
    <w:rsid w:val="000B092B"/>
    <w:rsid w:val="000B12D5"/>
    <w:rsid w:val="000B2346"/>
    <w:rsid w:val="000B2A89"/>
    <w:rsid w:val="000B3183"/>
    <w:rsid w:val="000B3C7B"/>
    <w:rsid w:val="000B43D1"/>
    <w:rsid w:val="000B446D"/>
    <w:rsid w:val="000B4CCD"/>
    <w:rsid w:val="000B4E1F"/>
    <w:rsid w:val="000B54DC"/>
    <w:rsid w:val="000B554F"/>
    <w:rsid w:val="000B589E"/>
    <w:rsid w:val="000B5928"/>
    <w:rsid w:val="000B5B85"/>
    <w:rsid w:val="000B640D"/>
    <w:rsid w:val="000B6554"/>
    <w:rsid w:val="000B673D"/>
    <w:rsid w:val="000B7A4E"/>
    <w:rsid w:val="000C00AF"/>
    <w:rsid w:val="000C0506"/>
    <w:rsid w:val="000C1350"/>
    <w:rsid w:val="000C14FF"/>
    <w:rsid w:val="000C22AB"/>
    <w:rsid w:val="000C22AC"/>
    <w:rsid w:val="000C29A8"/>
    <w:rsid w:val="000C331E"/>
    <w:rsid w:val="000C373C"/>
    <w:rsid w:val="000C3FBC"/>
    <w:rsid w:val="000C4558"/>
    <w:rsid w:val="000C45D3"/>
    <w:rsid w:val="000C4B69"/>
    <w:rsid w:val="000C51CA"/>
    <w:rsid w:val="000C542C"/>
    <w:rsid w:val="000C59C1"/>
    <w:rsid w:val="000C5F59"/>
    <w:rsid w:val="000D07DB"/>
    <w:rsid w:val="000D0861"/>
    <w:rsid w:val="000D1643"/>
    <w:rsid w:val="000D553C"/>
    <w:rsid w:val="000D57BD"/>
    <w:rsid w:val="000D60D7"/>
    <w:rsid w:val="000D68DB"/>
    <w:rsid w:val="000E0ED1"/>
    <w:rsid w:val="000E1385"/>
    <w:rsid w:val="000E2036"/>
    <w:rsid w:val="000E2556"/>
    <w:rsid w:val="000E29F0"/>
    <w:rsid w:val="000E2CD4"/>
    <w:rsid w:val="000E2ED3"/>
    <w:rsid w:val="000E56E2"/>
    <w:rsid w:val="000E588A"/>
    <w:rsid w:val="000E68CC"/>
    <w:rsid w:val="000E6D31"/>
    <w:rsid w:val="000E7075"/>
    <w:rsid w:val="000E7948"/>
    <w:rsid w:val="000E7A88"/>
    <w:rsid w:val="000E7F97"/>
    <w:rsid w:val="000F014D"/>
    <w:rsid w:val="000F075E"/>
    <w:rsid w:val="000F1744"/>
    <w:rsid w:val="000F24E4"/>
    <w:rsid w:val="000F27FF"/>
    <w:rsid w:val="000F2F73"/>
    <w:rsid w:val="000F3273"/>
    <w:rsid w:val="000F41F4"/>
    <w:rsid w:val="000F41FC"/>
    <w:rsid w:val="000F42B0"/>
    <w:rsid w:val="000F4F49"/>
    <w:rsid w:val="000F511C"/>
    <w:rsid w:val="000F56CB"/>
    <w:rsid w:val="000F5CF3"/>
    <w:rsid w:val="000F61B6"/>
    <w:rsid w:val="000F6385"/>
    <w:rsid w:val="000F6948"/>
    <w:rsid w:val="000F6C40"/>
    <w:rsid w:val="000F76C7"/>
    <w:rsid w:val="000F7CC0"/>
    <w:rsid w:val="001028E8"/>
    <w:rsid w:val="001028EC"/>
    <w:rsid w:val="00103037"/>
    <w:rsid w:val="001032FB"/>
    <w:rsid w:val="0010421F"/>
    <w:rsid w:val="00104590"/>
    <w:rsid w:val="001058C3"/>
    <w:rsid w:val="00105E66"/>
    <w:rsid w:val="001067F2"/>
    <w:rsid w:val="00106B26"/>
    <w:rsid w:val="0010761A"/>
    <w:rsid w:val="0010767E"/>
    <w:rsid w:val="00107FF5"/>
    <w:rsid w:val="001102E2"/>
    <w:rsid w:val="00110AE9"/>
    <w:rsid w:val="00110C40"/>
    <w:rsid w:val="0011120F"/>
    <w:rsid w:val="00111954"/>
    <w:rsid w:val="00111E51"/>
    <w:rsid w:val="0011215C"/>
    <w:rsid w:val="0011290A"/>
    <w:rsid w:val="00112AAD"/>
    <w:rsid w:val="00113366"/>
    <w:rsid w:val="001137E8"/>
    <w:rsid w:val="001138C7"/>
    <w:rsid w:val="00113A8C"/>
    <w:rsid w:val="00114745"/>
    <w:rsid w:val="001161B0"/>
    <w:rsid w:val="00120E05"/>
    <w:rsid w:val="00121B3B"/>
    <w:rsid w:val="00123601"/>
    <w:rsid w:val="00123BB9"/>
    <w:rsid w:val="00123E2B"/>
    <w:rsid w:val="00123FC9"/>
    <w:rsid w:val="001241AF"/>
    <w:rsid w:val="001249DF"/>
    <w:rsid w:val="00124E3C"/>
    <w:rsid w:val="00124E69"/>
    <w:rsid w:val="001258EC"/>
    <w:rsid w:val="001258FE"/>
    <w:rsid w:val="001279AF"/>
    <w:rsid w:val="001303DF"/>
    <w:rsid w:val="00130D6A"/>
    <w:rsid w:val="00132A2B"/>
    <w:rsid w:val="00133368"/>
    <w:rsid w:val="00133BA5"/>
    <w:rsid w:val="00134BD8"/>
    <w:rsid w:val="001351EB"/>
    <w:rsid w:val="001355EC"/>
    <w:rsid w:val="001364B5"/>
    <w:rsid w:val="00136A2D"/>
    <w:rsid w:val="00136BCA"/>
    <w:rsid w:val="0013783E"/>
    <w:rsid w:val="00140000"/>
    <w:rsid w:val="00140206"/>
    <w:rsid w:val="00140B1F"/>
    <w:rsid w:val="00140BCD"/>
    <w:rsid w:val="00140EC8"/>
    <w:rsid w:val="00140F09"/>
    <w:rsid w:val="00140F72"/>
    <w:rsid w:val="001410E2"/>
    <w:rsid w:val="0014189B"/>
    <w:rsid w:val="00141BD6"/>
    <w:rsid w:val="0014211A"/>
    <w:rsid w:val="00142755"/>
    <w:rsid w:val="0014322F"/>
    <w:rsid w:val="001433DF"/>
    <w:rsid w:val="00143ED9"/>
    <w:rsid w:val="00145851"/>
    <w:rsid w:val="00146983"/>
    <w:rsid w:val="00146A4B"/>
    <w:rsid w:val="00146D24"/>
    <w:rsid w:val="00147629"/>
    <w:rsid w:val="001477C9"/>
    <w:rsid w:val="00150804"/>
    <w:rsid w:val="00150B96"/>
    <w:rsid w:val="00150C4D"/>
    <w:rsid w:val="00151403"/>
    <w:rsid w:val="00151FD3"/>
    <w:rsid w:val="001520EA"/>
    <w:rsid w:val="00152EC2"/>
    <w:rsid w:val="00152F70"/>
    <w:rsid w:val="00153ABA"/>
    <w:rsid w:val="001548BF"/>
    <w:rsid w:val="00155FAA"/>
    <w:rsid w:val="001564BF"/>
    <w:rsid w:val="00157C38"/>
    <w:rsid w:val="00160341"/>
    <w:rsid w:val="00161363"/>
    <w:rsid w:val="00162797"/>
    <w:rsid w:val="00162C0E"/>
    <w:rsid w:val="0016356C"/>
    <w:rsid w:val="0016381B"/>
    <w:rsid w:val="0016387D"/>
    <w:rsid w:val="00164A7A"/>
    <w:rsid w:val="001654E4"/>
    <w:rsid w:val="001659B3"/>
    <w:rsid w:val="00165EB9"/>
    <w:rsid w:val="001662B3"/>
    <w:rsid w:val="0016666E"/>
    <w:rsid w:val="0016674C"/>
    <w:rsid w:val="00166772"/>
    <w:rsid w:val="00166B16"/>
    <w:rsid w:val="00166FD3"/>
    <w:rsid w:val="001675AE"/>
    <w:rsid w:val="00167AE9"/>
    <w:rsid w:val="001703CD"/>
    <w:rsid w:val="001709DA"/>
    <w:rsid w:val="00170CA5"/>
    <w:rsid w:val="0017165C"/>
    <w:rsid w:val="001717CF"/>
    <w:rsid w:val="00172A56"/>
    <w:rsid w:val="00172DC8"/>
    <w:rsid w:val="00173169"/>
    <w:rsid w:val="001733F1"/>
    <w:rsid w:val="00173A35"/>
    <w:rsid w:val="00173BC0"/>
    <w:rsid w:val="001752F5"/>
    <w:rsid w:val="001759E3"/>
    <w:rsid w:val="00175A1A"/>
    <w:rsid w:val="00175FBC"/>
    <w:rsid w:val="001762C0"/>
    <w:rsid w:val="001766A9"/>
    <w:rsid w:val="001805CB"/>
    <w:rsid w:val="00180F96"/>
    <w:rsid w:val="00181724"/>
    <w:rsid w:val="00181B3D"/>
    <w:rsid w:val="0018235B"/>
    <w:rsid w:val="001826BE"/>
    <w:rsid w:val="0018430B"/>
    <w:rsid w:val="00184812"/>
    <w:rsid w:val="00184AC2"/>
    <w:rsid w:val="0018650E"/>
    <w:rsid w:val="0018798E"/>
    <w:rsid w:val="00190117"/>
    <w:rsid w:val="00190632"/>
    <w:rsid w:val="001915D4"/>
    <w:rsid w:val="0019414D"/>
    <w:rsid w:val="00194157"/>
    <w:rsid w:val="001949FE"/>
    <w:rsid w:val="00194A14"/>
    <w:rsid w:val="00194B4A"/>
    <w:rsid w:val="00196147"/>
    <w:rsid w:val="001962D1"/>
    <w:rsid w:val="00197000"/>
    <w:rsid w:val="0019732A"/>
    <w:rsid w:val="0019743E"/>
    <w:rsid w:val="001978A9"/>
    <w:rsid w:val="00197B8B"/>
    <w:rsid w:val="00197C91"/>
    <w:rsid w:val="001A0EC2"/>
    <w:rsid w:val="001A11FE"/>
    <w:rsid w:val="001A137F"/>
    <w:rsid w:val="001A1D15"/>
    <w:rsid w:val="001A3A6B"/>
    <w:rsid w:val="001A3F18"/>
    <w:rsid w:val="001A6B55"/>
    <w:rsid w:val="001A7DCB"/>
    <w:rsid w:val="001B0F68"/>
    <w:rsid w:val="001B11DB"/>
    <w:rsid w:val="001B1618"/>
    <w:rsid w:val="001B267B"/>
    <w:rsid w:val="001B292E"/>
    <w:rsid w:val="001B2AA5"/>
    <w:rsid w:val="001B2DD7"/>
    <w:rsid w:val="001B3731"/>
    <w:rsid w:val="001B46DE"/>
    <w:rsid w:val="001B4DC8"/>
    <w:rsid w:val="001B5312"/>
    <w:rsid w:val="001B658A"/>
    <w:rsid w:val="001B78A9"/>
    <w:rsid w:val="001B7989"/>
    <w:rsid w:val="001B7CF0"/>
    <w:rsid w:val="001C0CA6"/>
    <w:rsid w:val="001C1090"/>
    <w:rsid w:val="001C1619"/>
    <w:rsid w:val="001C17D1"/>
    <w:rsid w:val="001C1A2A"/>
    <w:rsid w:val="001C1DCB"/>
    <w:rsid w:val="001C2347"/>
    <w:rsid w:val="001C262C"/>
    <w:rsid w:val="001C2D2F"/>
    <w:rsid w:val="001C2D49"/>
    <w:rsid w:val="001C30D5"/>
    <w:rsid w:val="001C4824"/>
    <w:rsid w:val="001C4CA2"/>
    <w:rsid w:val="001C5CC8"/>
    <w:rsid w:val="001C669E"/>
    <w:rsid w:val="001C6EA9"/>
    <w:rsid w:val="001D0138"/>
    <w:rsid w:val="001D0265"/>
    <w:rsid w:val="001D038A"/>
    <w:rsid w:val="001D0A47"/>
    <w:rsid w:val="001D1227"/>
    <w:rsid w:val="001D1739"/>
    <w:rsid w:val="001D1EAB"/>
    <w:rsid w:val="001D3124"/>
    <w:rsid w:val="001D314D"/>
    <w:rsid w:val="001D3337"/>
    <w:rsid w:val="001D47EC"/>
    <w:rsid w:val="001D4963"/>
    <w:rsid w:val="001D4A31"/>
    <w:rsid w:val="001D4B23"/>
    <w:rsid w:val="001D5B8B"/>
    <w:rsid w:val="001D70F2"/>
    <w:rsid w:val="001D741F"/>
    <w:rsid w:val="001E0C3C"/>
    <w:rsid w:val="001E0F1A"/>
    <w:rsid w:val="001E1866"/>
    <w:rsid w:val="001E19B6"/>
    <w:rsid w:val="001E4998"/>
    <w:rsid w:val="001E49B0"/>
    <w:rsid w:val="001E503D"/>
    <w:rsid w:val="001E552B"/>
    <w:rsid w:val="001E5587"/>
    <w:rsid w:val="001E563B"/>
    <w:rsid w:val="001E7446"/>
    <w:rsid w:val="001F0572"/>
    <w:rsid w:val="001F074F"/>
    <w:rsid w:val="001F1B26"/>
    <w:rsid w:val="001F1D46"/>
    <w:rsid w:val="001F26B7"/>
    <w:rsid w:val="001F2B0B"/>
    <w:rsid w:val="001F3106"/>
    <w:rsid w:val="001F3652"/>
    <w:rsid w:val="001F4338"/>
    <w:rsid w:val="001F52AB"/>
    <w:rsid w:val="001F5CFF"/>
    <w:rsid w:val="001F793E"/>
    <w:rsid w:val="00200009"/>
    <w:rsid w:val="0020003F"/>
    <w:rsid w:val="002000F1"/>
    <w:rsid w:val="002002B7"/>
    <w:rsid w:val="0020101B"/>
    <w:rsid w:val="00201CCC"/>
    <w:rsid w:val="00201DC5"/>
    <w:rsid w:val="00201F29"/>
    <w:rsid w:val="00202626"/>
    <w:rsid w:val="002030FA"/>
    <w:rsid w:val="00203AB5"/>
    <w:rsid w:val="0020498F"/>
    <w:rsid w:val="002049C6"/>
    <w:rsid w:val="00204CF6"/>
    <w:rsid w:val="0020560D"/>
    <w:rsid w:val="0020578F"/>
    <w:rsid w:val="002064A3"/>
    <w:rsid w:val="00207A37"/>
    <w:rsid w:val="00207E16"/>
    <w:rsid w:val="00210A88"/>
    <w:rsid w:val="00210EA5"/>
    <w:rsid w:val="002114DA"/>
    <w:rsid w:val="00211769"/>
    <w:rsid w:val="00212014"/>
    <w:rsid w:val="002121E5"/>
    <w:rsid w:val="00212907"/>
    <w:rsid w:val="002132F3"/>
    <w:rsid w:val="002137F0"/>
    <w:rsid w:val="00213803"/>
    <w:rsid w:val="00213CDD"/>
    <w:rsid w:val="00214CF9"/>
    <w:rsid w:val="00215E39"/>
    <w:rsid w:val="00215EDE"/>
    <w:rsid w:val="00215F0A"/>
    <w:rsid w:val="00216325"/>
    <w:rsid w:val="0021717B"/>
    <w:rsid w:val="00217610"/>
    <w:rsid w:val="00217BBA"/>
    <w:rsid w:val="0022043A"/>
    <w:rsid w:val="00220F00"/>
    <w:rsid w:val="00224D1B"/>
    <w:rsid w:val="00227481"/>
    <w:rsid w:val="0023120A"/>
    <w:rsid w:val="00231314"/>
    <w:rsid w:val="00231841"/>
    <w:rsid w:val="00232D3D"/>
    <w:rsid w:val="00233C96"/>
    <w:rsid w:val="00233E06"/>
    <w:rsid w:val="0023443D"/>
    <w:rsid w:val="00236631"/>
    <w:rsid w:val="00236DB9"/>
    <w:rsid w:val="002371FE"/>
    <w:rsid w:val="00237D98"/>
    <w:rsid w:val="00240019"/>
    <w:rsid w:val="0024089B"/>
    <w:rsid w:val="00241EE6"/>
    <w:rsid w:val="00241F7C"/>
    <w:rsid w:val="00242594"/>
    <w:rsid w:val="00242A52"/>
    <w:rsid w:val="002430A7"/>
    <w:rsid w:val="00243190"/>
    <w:rsid w:val="00243C54"/>
    <w:rsid w:val="00243E6D"/>
    <w:rsid w:val="0024423A"/>
    <w:rsid w:val="00244F5E"/>
    <w:rsid w:val="002458C1"/>
    <w:rsid w:val="00246364"/>
    <w:rsid w:val="00246603"/>
    <w:rsid w:val="002501D4"/>
    <w:rsid w:val="002504B6"/>
    <w:rsid w:val="002504FE"/>
    <w:rsid w:val="00250B9B"/>
    <w:rsid w:val="00251820"/>
    <w:rsid w:val="002518E5"/>
    <w:rsid w:val="00251D2C"/>
    <w:rsid w:val="002529AC"/>
    <w:rsid w:val="00252A41"/>
    <w:rsid w:val="00252BFF"/>
    <w:rsid w:val="00253CFD"/>
    <w:rsid w:val="00254565"/>
    <w:rsid w:val="00254DD2"/>
    <w:rsid w:val="002557F5"/>
    <w:rsid w:val="00256EB4"/>
    <w:rsid w:val="002605CF"/>
    <w:rsid w:val="0026071E"/>
    <w:rsid w:val="00260E1F"/>
    <w:rsid w:val="00261C19"/>
    <w:rsid w:val="00262304"/>
    <w:rsid w:val="00262AFC"/>
    <w:rsid w:val="00264084"/>
    <w:rsid w:val="00264D8C"/>
    <w:rsid w:val="002650D8"/>
    <w:rsid w:val="002658D5"/>
    <w:rsid w:val="00266697"/>
    <w:rsid w:val="00266B06"/>
    <w:rsid w:val="00266FB6"/>
    <w:rsid w:val="00267E0F"/>
    <w:rsid w:val="00267F44"/>
    <w:rsid w:val="00270086"/>
    <w:rsid w:val="00272435"/>
    <w:rsid w:val="00272A47"/>
    <w:rsid w:val="00273B75"/>
    <w:rsid w:val="00274A15"/>
    <w:rsid w:val="00274ED7"/>
    <w:rsid w:val="002756B0"/>
    <w:rsid w:val="002756E7"/>
    <w:rsid w:val="00275FE9"/>
    <w:rsid w:val="00276BF5"/>
    <w:rsid w:val="00277265"/>
    <w:rsid w:val="00277AE0"/>
    <w:rsid w:val="00281AB5"/>
    <w:rsid w:val="00281B22"/>
    <w:rsid w:val="0028253A"/>
    <w:rsid w:val="00282CBB"/>
    <w:rsid w:val="00282DF3"/>
    <w:rsid w:val="00283025"/>
    <w:rsid w:val="00283123"/>
    <w:rsid w:val="002838CE"/>
    <w:rsid w:val="002838F7"/>
    <w:rsid w:val="00283A71"/>
    <w:rsid w:val="00283CBB"/>
    <w:rsid w:val="00283CD7"/>
    <w:rsid w:val="00283CF8"/>
    <w:rsid w:val="002840A8"/>
    <w:rsid w:val="0028500B"/>
    <w:rsid w:val="00285C3B"/>
    <w:rsid w:val="00285F8D"/>
    <w:rsid w:val="002864FF"/>
    <w:rsid w:val="00287E65"/>
    <w:rsid w:val="002902E3"/>
    <w:rsid w:val="0029090C"/>
    <w:rsid w:val="00290B52"/>
    <w:rsid w:val="00291255"/>
    <w:rsid w:val="002914C5"/>
    <w:rsid w:val="00292105"/>
    <w:rsid w:val="00292863"/>
    <w:rsid w:val="002928D1"/>
    <w:rsid w:val="00292B8A"/>
    <w:rsid w:val="002930B9"/>
    <w:rsid w:val="00294A1B"/>
    <w:rsid w:val="002950F6"/>
    <w:rsid w:val="002952CB"/>
    <w:rsid w:val="00295930"/>
    <w:rsid w:val="00296CE8"/>
    <w:rsid w:val="00296F54"/>
    <w:rsid w:val="0029720E"/>
    <w:rsid w:val="00297320"/>
    <w:rsid w:val="002973AD"/>
    <w:rsid w:val="002A18D0"/>
    <w:rsid w:val="002A1D96"/>
    <w:rsid w:val="002A2AE0"/>
    <w:rsid w:val="002A32D0"/>
    <w:rsid w:val="002A5119"/>
    <w:rsid w:val="002A5EA1"/>
    <w:rsid w:val="002A5ECA"/>
    <w:rsid w:val="002A61F8"/>
    <w:rsid w:val="002A6A62"/>
    <w:rsid w:val="002A7AE9"/>
    <w:rsid w:val="002A7CEA"/>
    <w:rsid w:val="002B0382"/>
    <w:rsid w:val="002B15DD"/>
    <w:rsid w:val="002B21F0"/>
    <w:rsid w:val="002B23C1"/>
    <w:rsid w:val="002B2956"/>
    <w:rsid w:val="002B3425"/>
    <w:rsid w:val="002B350D"/>
    <w:rsid w:val="002B3B32"/>
    <w:rsid w:val="002B4FB4"/>
    <w:rsid w:val="002B52B7"/>
    <w:rsid w:val="002B540E"/>
    <w:rsid w:val="002B5480"/>
    <w:rsid w:val="002B57A3"/>
    <w:rsid w:val="002B6A71"/>
    <w:rsid w:val="002B73AF"/>
    <w:rsid w:val="002B7BD5"/>
    <w:rsid w:val="002C0BC5"/>
    <w:rsid w:val="002C1B25"/>
    <w:rsid w:val="002C1BB6"/>
    <w:rsid w:val="002C1C15"/>
    <w:rsid w:val="002C2811"/>
    <w:rsid w:val="002C2D4A"/>
    <w:rsid w:val="002C2F99"/>
    <w:rsid w:val="002C321A"/>
    <w:rsid w:val="002C46C7"/>
    <w:rsid w:val="002C609B"/>
    <w:rsid w:val="002C641C"/>
    <w:rsid w:val="002C74BE"/>
    <w:rsid w:val="002C786D"/>
    <w:rsid w:val="002D2AF1"/>
    <w:rsid w:val="002D2B35"/>
    <w:rsid w:val="002D2D66"/>
    <w:rsid w:val="002D382B"/>
    <w:rsid w:val="002D442C"/>
    <w:rsid w:val="002D452F"/>
    <w:rsid w:val="002D4E7B"/>
    <w:rsid w:val="002D53B7"/>
    <w:rsid w:val="002D5411"/>
    <w:rsid w:val="002D5B01"/>
    <w:rsid w:val="002D609D"/>
    <w:rsid w:val="002D623A"/>
    <w:rsid w:val="002D6B03"/>
    <w:rsid w:val="002D6EE8"/>
    <w:rsid w:val="002D7614"/>
    <w:rsid w:val="002E0D2B"/>
    <w:rsid w:val="002E117F"/>
    <w:rsid w:val="002E11F9"/>
    <w:rsid w:val="002E121B"/>
    <w:rsid w:val="002E14D4"/>
    <w:rsid w:val="002E180C"/>
    <w:rsid w:val="002E21C5"/>
    <w:rsid w:val="002E3E2E"/>
    <w:rsid w:val="002E49D7"/>
    <w:rsid w:val="002E4F20"/>
    <w:rsid w:val="002E68EB"/>
    <w:rsid w:val="002E6B8A"/>
    <w:rsid w:val="002E6D5C"/>
    <w:rsid w:val="002E792C"/>
    <w:rsid w:val="002F0062"/>
    <w:rsid w:val="002F0DBF"/>
    <w:rsid w:val="002F1080"/>
    <w:rsid w:val="002F1AFD"/>
    <w:rsid w:val="002F1BD0"/>
    <w:rsid w:val="002F29B6"/>
    <w:rsid w:val="002F42C6"/>
    <w:rsid w:val="002F480B"/>
    <w:rsid w:val="002F4E45"/>
    <w:rsid w:val="002F5CA9"/>
    <w:rsid w:val="002F720A"/>
    <w:rsid w:val="0030037C"/>
    <w:rsid w:val="00301A2C"/>
    <w:rsid w:val="00303BD2"/>
    <w:rsid w:val="00304DC8"/>
    <w:rsid w:val="00305102"/>
    <w:rsid w:val="00306195"/>
    <w:rsid w:val="00306E2A"/>
    <w:rsid w:val="00307132"/>
    <w:rsid w:val="003117D6"/>
    <w:rsid w:val="00312B82"/>
    <w:rsid w:val="003177F1"/>
    <w:rsid w:val="00317D07"/>
    <w:rsid w:val="00320267"/>
    <w:rsid w:val="003216F2"/>
    <w:rsid w:val="00322187"/>
    <w:rsid w:val="00322496"/>
    <w:rsid w:val="00324BDB"/>
    <w:rsid w:val="00326447"/>
    <w:rsid w:val="00326576"/>
    <w:rsid w:val="0032669B"/>
    <w:rsid w:val="00326B5D"/>
    <w:rsid w:val="00327B4E"/>
    <w:rsid w:val="00327F0F"/>
    <w:rsid w:val="00330844"/>
    <w:rsid w:val="00330F16"/>
    <w:rsid w:val="00331463"/>
    <w:rsid w:val="00332BD4"/>
    <w:rsid w:val="00332F59"/>
    <w:rsid w:val="0033322B"/>
    <w:rsid w:val="003335CC"/>
    <w:rsid w:val="00333DA7"/>
    <w:rsid w:val="00334136"/>
    <w:rsid w:val="003343A3"/>
    <w:rsid w:val="00334494"/>
    <w:rsid w:val="00334A5F"/>
    <w:rsid w:val="00336358"/>
    <w:rsid w:val="00336744"/>
    <w:rsid w:val="00336C5E"/>
    <w:rsid w:val="0033757B"/>
    <w:rsid w:val="00340048"/>
    <w:rsid w:val="0034045B"/>
    <w:rsid w:val="00341733"/>
    <w:rsid w:val="00342815"/>
    <w:rsid w:val="00342A26"/>
    <w:rsid w:val="0034300F"/>
    <w:rsid w:val="00343C5D"/>
    <w:rsid w:val="00343ED3"/>
    <w:rsid w:val="00343F95"/>
    <w:rsid w:val="003441BD"/>
    <w:rsid w:val="0034471A"/>
    <w:rsid w:val="003451A2"/>
    <w:rsid w:val="00345280"/>
    <w:rsid w:val="00345434"/>
    <w:rsid w:val="003456BA"/>
    <w:rsid w:val="00345B48"/>
    <w:rsid w:val="00346B10"/>
    <w:rsid w:val="00346C12"/>
    <w:rsid w:val="00347486"/>
    <w:rsid w:val="0034775B"/>
    <w:rsid w:val="003502DD"/>
    <w:rsid w:val="003504D4"/>
    <w:rsid w:val="00350A65"/>
    <w:rsid w:val="003511D5"/>
    <w:rsid w:val="00351D1E"/>
    <w:rsid w:val="00352928"/>
    <w:rsid w:val="00352A78"/>
    <w:rsid w:val="00352C92"/>
    <w:rsid w:val="00353AB8"/>
    <w:rsid w:val="00353E44"/>
    <w:rsid w:val="003540EE"/>
    <w:rsid w:val="003560E4"/>
    <w:rsid w:val="00356381"/>
    <w:rsid w:val="00357C71"/>
    <w:rsid w:val="003602EB"/>
    <w:rsid w:val="00360752"/>
    <w:rsid w:val="00361659"/>
    <w:rsid w:val="00361D8E"/>
    <w:rsid w:val="0036298B"/>
    <w:rsid w:val="003640DD"/>
    <w:rsid w:val="00365BC4"/>
    <w:rsid w:val="00366E7F"/>
    <w:rsid w:val="00366FA5"/>
    <w:rsid w:val="00367198"/>
    <w:rsid w:val="0037008B"/>
    <w:rsid w:val="00371293"/>
    <w:rsid w:val="00371F8E"/>
    <w:rsid w:val="0037339A"/>
    <w:rsid w:val="00373462"/>
    <w:rsid w:val="0037371D"/>
    <w:rsid w:val="00374AD4"/>
    <w:rsid w:val="00374E0B"/>
    <w:rsid w:val="0037524D"/>
    <w:rsid w:val="003753F6"/>
    <w:rsid w:val="00375416"/>
    <w:rsid w:val="0037572A"/>
    <w:rsid w:val="003761B0"/>
    <w:rsid w:val="0037636C"/>
    <w:rsid w:val="003763DF"/>
    <w:rsid w:val="0037690D"/>
    <w:rsid w:val="00376C9F"/>
    <w:rsid w:val="00377A01"/>
    <w:rsid w:val="00377A78"/>
    <w:rsid w:val="00377F8E"/>
    <w:rsid w:val="003800EE"/>
    <w:rsid w:val="00380B04"/>
    <w:rsid w:val="00380D5B"/>
    <w:rsid w:val="00381004"/>
    <w:rsid w:val="00381826"/>
    <w:rsid w:val="003818E8"/>
    <w:rsid w:val="00381F2A"/>
    <w:rsid w:val="003825A6"/>
    <w:rsid w:val="00382CCC"/>
    <w:rsid w:val="003833B6"/>
    <w:rsid w:val="00384057"/>
    <w:rsid w:val="003873A0"/>
    <w:rsid w:val="00387465"/>
    <w:rsid w:val="0038777C"/>
    <w:rsid w:val="00390BDB"/>
    <w:rsid w:val="003921E0"/>
    <w:rsid w:val="003922CB"/>
    <w:rsid w:val="00392ADD"/>
    <w:rsid w:val="00393208"/>
    <w:rsid w:val="00396398"/>
    <w:rsid w:val="003978A4"/>
    <w:rsid w:val="00397BD1"/>
    <w:rsid w:val="003A07BD"/>
    <w:rsid w:val="003A1A6E"/>
    <w:rsid w:val="003A25D8"/>
    <w:rsid w:val="003A26E1"/>
    <w:rsid w:val="003A29A9"/>
    <w:rsid w:val="003A4583"/>
    <w:rsid w:val="003A5728"/>
    <w:rsid w:val="003A65C4"/>
    <w:rsid w:val="003A67E6"/>
    <w:rsid w:val="003A6A6F"/>
    <w:rsid w:val="003A7B85"/>
    <w:rsid w:val="003B0508"/>
    <w:rsid w:val="003B1A65"/>
    <w:rsid w:val="003B1DA4"/>
    <w:rsid w:val="003B2227"/>
    <w:rsid w:val="003B22C1"/>
    <w:rsid w:val="003B2551"/>
    <w:rsid w:val="003B2AE8"/>
    <w:rsid w:val="003B34ED"/>
    <w:rsid w:val="003B3739"/>
    <w:rsid w:val="003B3B2A"/>
    <w:rsid w:val="003B3F60"/>
    <w:rsid w:val="003B41F5"/>
    <w:rsid w:val="003B4831"/>
    <w:rsid w:val="003B5905"/>
    <w:rsid w:val="003B5DE4"/>
    <w:rsid w:val="003B5EAA"/>
    <w:rsid w:val="003B6BF4"/>
    <w:rsid w:val="003B6FB2"/>
    <w:rsid w:val="003B7E2F"/>
    <w:rsid w:val="003B7E6D"/>
    <w:rsid w:val="003C13F9"/>
    <w:rsid w:val="003C371F"/>
    <w:rsid w:val="003C39A4"/>
    <w:rsid w:val="003C3ADE"/>
    <w:rsid w:val="003C4037"/>
    <w:rsid w:val="003C498C"/>
    <w:rsid w:val="003C5000"/>
    <w:rsid w:val="003C5DC3"/>
    <w:rsid w:val="003C6F50"/>
    <w:rsid w:val="003C756D"/>
    <w:rsid w:val="003D0535"/>
    <w:rsid w:val="003D0D3C"/>
    <w:rsid w:val="003D296B"/>
    <w:rsid w:val="003D36C0"/>
    <w:rsid w:val="003D3791"/>
    <w:rsid w:val="003D3DCF"/>
    <w:rsid w:val="003D54DB"/>
    <w:rsid w:val="003D58FB"/>
    <w:rsid w:val="003D6002"/>
    <w:rsid w:val="003E03C3"/>
    <w:rsid w:val="003E1D58"/>
    <w:rsid w:val="003E2120"/>
    <w:rsid w:val="003E2908"/>
    <w:rsid w:val="003E3259"/>
    <w:rsid w:val="003E3390"/>
    <w:rsid w:val="003E381D"/>
    <w:rsid w:val="003E43BC"/>
    <w:rsid w:val="003E47E1"/>
    <w:rsid w:val="003E5DCE"/>
    <w:rsid w:val="003E5DFE"/>
    <w:rsid w:val="003E7A34"/>
    <w:rsid w:val="003E7AA5"/>
    <w:rsid w:val="003F0B0C"/>
    <w:rsid w:val="003F0C57"/>
    <w:rsid w:val="003F180B"/>
    <w:rsid w:val="003F2967"/>
    <w:rsid w:val="003F2AF5"/>
    <w:rsid w:val="003F302B"/>
    <w:rsid w:val="003F348F"/>
    <w:rsid w:val="003F41EF"/>
    <w:rsid w:val="003F43E3"/>
    <w:rsid w:val="003F4632"/>
    <w:rsid w:val="003F5074"/>
    <w:rsid w:val="003F5544"/>
    <w:rsid w:val="003F591C"/>
    <w:rsid w:val="003F6632"/>
    <w:rsid w:val="003F66F9"/>
    <w:rsid w:val="003F678E"/>
    <w:rsid w:val="003F7754"/>
    <w:rsid w:val="0040009D"/>
    <w:rsid w:val="00401DBC"/>
    <w:rsid w:val="004031AA"/>
    <w:rsid w:val="00403296"/>
    <w:rsid w:val="00403B90"/>
    <w:rsid w:val="00403D6C"/>
    <w:rsid w:val="00404F6C"/>
    <w:rsid w:val="004069BD"/>
    <w:rsid w:val="004069DC"/>
    <w:rsid w:val="00406B04"/>
    <w:rsid w:val="00406DFE"/>
    <w:rsid w:val="0040778C"/>
    <w:rsid w:val="00407C3E"/>
    <w:rsid w:val="00410247"/>
    <w:rsid w:val="00411B4F"/>
    <w:rsid w:val="00411B9E"/>
    <w:rsid w:val="00411DA7"/>
    <w:rsid w:val="00412E97"/>
    <w:rsid w:val="00413439"/>
    <w:rsid w:val="004137CA"/>
    <w:rsid w:val="00413ECC"/>
    <w:rsid w:val="00414BC4"/>
    <w:rsid w:val="00415E9E"/>
    <w:rsid w:val="00416C67"/>
    <w:rsid w:val="00416D55"/>
    <w:rsid w:val="00416FAE"/>
    <w:rsid w:val="004172B7"/>
    <w:rsid w:val="00417FEC"/>
    <w:rsid w:val="0042084F"/>
    <w:rsid w:val="00421391"/>
    <w:rsid w:val="00421B62"/>
    <w:rsid w:val="004220D6"/>
    <w:rsid w:val="00422342"/>
    <w:rsid w:val="00422BE4"/>
    <w:rsid w:val="00422F60"/>
    <w:rsid w:val="00422FF2"/>
    <w:rsid w:val="00423CF1"/>
    <w:rsid w:val="00424D5D"/>
    <w:rsid w:val="0042544E"/>
    <w:rsid w:val="004255F9"/>
    <w:rsid w:val="00425B75"/>
    <w:rsid w:val="00425E5B"/>
    <w:rsid w:val="0042607D"/>
    <w:rsid w:val="00426304"/>
    <w:rsid w:val="00426492"/>
    <w:rsid w:val="00426629"/>
    <w:rsid w:val="00427AF6"/>
    <w:rsid w:val="004320AA"/>
    <w:rsid w:val="00432174"/>
    <w:rsid w:val="00432773"/>
    <w:rsid w:val="004335D7"/>
    <w:rsid w:val="00433CB7"/>
    <w:rsid w:val="0043415A"/>
    <w:rsid w:val="0043578B"/>
    <w:rsid w:val="004369CF"/>
    <w:rsid w:val="00436C6C"/>
    <w:rsid w:val="00437B6B"/>
    <w:rsid w:val="00440AC4"/>
    <w:rsid w:val="00440CDA"/>
    <w:rsid w:val="00442E90"/>
    <w:rsid w:val="00445B50"/>
    <w:rsid w:val="00446400"/>
    <w:rsid w:val="004505E4"/>
    <w:rsid w:val="00450941"/>
    <w:rsid w:val="0045123C"/>
    <w:rsid w:val="00451326"/>
    <w:rsid w:val="00451A1E"/>
    <w:rsid w:val="00451F04"/>
    <w:rsid w:val="004523F2"/>
    <w:rsid w:val="004533FE"/>
    <w:rsid w:val="004537BC"/>
    <w:rsid w:val="00454A6E"/>
    <w:rsid w:val="0045671A"/>
    <w:rsid w:val="004570A1"/>
    <w:rsid w:val="004573C5"/>
    <w:rsid w:val="004573FE"/>
    <w:rsid w:val="0045770E"/>
    <w:rsid w:val="00457CDD"/>
    <w:rsid w:val="00460A4E"/>
    <w:rsid w:val="004613AA"/>
    <w:rsid w:val="00461527"/>
    <w:rsid w:val="00462178"/>
    <w:rsid w:val="00462B18"/>
    <w:rsid w:val="00463526"/>
    <w:rsid w:val="004638A9"/>
    <w:rsid w:val="0046449A"/>
    <w:rsid w:val="00464F07"/>
    <w:rsid w:val="0046537B"/>
    <w:rsid w:val="0046581A"/>
    <w:rsid w:val="00465D4B"/>
    <w:rsid w:val="00465E02"/>
    <w:rsid w:val="00466DC0"/>
    <w:rsid w:val="00467485"/>
    <w:rsid w:val="00467695"/>
    <w:rsid w:val="0046798F"/>
    <w:rsid w:val="00470133"/>
    <w:rsid w:val="00470803"/>
    <w:rsid w:val="0047145E"/>
    <w:rsid w:val="00471752"/>
    <w:rsid w:val="00474B98"/>
    <w:rsid w:val="004752E8"/>
    <w:rsid w:val="004763CF"/>
    <w:rsid w:val="0047654A"/>
    <w:rsid w:val="00476944"/>
    <w:rsid w:val="0047792C"/>
    <w:rsid w:val="004779AF"/>
    <w:rsid w:val="00477C01"/>
    <w:rsid w:val="00477DF8"/>
    <w:rsid w:val="0048093D"/>
    <w:rsid w:val="00480D40"/>
    <w:rsid w:val="00481458"/>
    <w:rsid w:val="00481AE1"/>
    <w:rsid w:val="00481CC6"/>
    <w:rsid w:val="004829D1"/>
    <w:rsid w:val="00482AA0"/>
    <w:rsid w:val="0048397A"/>
    <w:rsid w:val="004839AB"/>
    <w:rsid w:val="004846E4"/>
    <w:rsid w:val="004849F5"/>
    <w:rsid w:val="0048506C"/>
    <w:rsid w:val="004855C4"/>
    <w:rsid w:val="00485982"/>
    <w:rsid w:val="00487F06"/>
    <w:rsid w:val="00487F37"/>
    <w:rsid w:val="00490832"/>
    <w:rsid w:val="00491053"/>
    <w:rsid w:val="00491056"/>
    <w:rsid w:val="004914F2"/>
    <w:rsid w:val="00491543"/>
    <w:rsid w:val="00492705"/>
    <w:rsid w:val="0049285D"/>
    <w:rsid w:val="00492B61"/>
    <w:rsid w:val="00495151"/>
    <w:rsid w:val="00495A26"/>
    <w:rsid w:val="00495D84"/>
    <w:rsid w:val="00496C1A"/>
    <w:rsid w:val="00497570"/>
    <w:rsid w:val="00497AF0"/>
    <w:rsid w:val="00497CB2"/>
    <w:rsid w:val="004A103E"/>
    <w:rsid w:val="004A173E"/>
    <w:rsid w:val="004A1F8F"/>
    <w:rsid w:val="004A2B61"/>
    <w:rsid w:val="004A2B90"/>
    <w:rsid w:val="004A2BB0"/>
    <w:rsid w:val="004A2CCA"/>
    <w:rsid w:val="004A37A7"/>
    <w:rsid w:val="004A40D6"/>
    <w:rsid w:val="004A7968"/>
    <w:rsid w:val="004A7C09"/>
    <w:rsid w:val="004B0449"/>
    <w:rsid w:val="004B0B0C"/>
    <w:rsid w:val="004B0E86"/>
    <w:rsid w:val="004B0FDC"/>
    <w:rsid w:val="004B1B85"/>
    <w:rsid w:val="004B1FDA"/>
    <w:rsid w:val="004B210F"/>
    <w:rsid w:val="004B2150"/>
    <w:rsid w:val="004B2A2B"/>
    <w:rsid w:val="004B2B3B"/>
    <w:rsid w:val="004B3100"/>
    <w:rsid w:val="004B3E5E"/>
    <w:rsid w:val="004B4358"/>
    <w:rsid w:val="004B49BC"/>
    <w:rsid w:val="004B4B0E"/>
    <w:rsid w:val="004B59E1"/>
    <w:rsid w:val="004B5CC5"/>
    <w:rsid w:val="004B5EC0"/>
    <w:rsid w:val="004B722A"/>
    <w:rsid w:val="004C00A7"/>
    <w:rsid w:val="004C0321"/>
    <w:rsid w:val="004C07D5"/>
    <w:rsid w:val="004C0AF7"/>
    <w:rsid w:val="004C1004"/>
    <w:rsid w:val="004C11A4"/>
    <w:rsid w:val="004C13BA"/>
    <w:rsid w:val="004C21E3"/>
    <w:rsid w:val="004C24B3"/>
    <w:rsid w:val="004C2857"/>
    <w:rsid w:val="004C2C77"/>
    <w:rsid w:val="004C36F0"/>
    <w:rsid w:val="004C4004"/>
    <w:rsid w:val="004C4E6C"/>
    <w:rsid w:val="004C568F"/>
    <w:rsid w:val="004C63BC"/>
    <w:rsid w:val="004C6DE3"/>
    <w:rsid w:val="004C753E"/>
    <w:rsid w:val="004C78CF"/>
    <w:rsid w:val="004C7977"/>
    <w:rsid w:val="004D045E"/>
    <w:rsid w:val="004D07EE"/>
    <w:rsid w:val="004D298C"/>
    <w:rsid w:val="004D2FC6"/>
    <w:rsid w:val="004D301C"/>
    <w:rsid w:val="004D3CA3"/>
    <w:rsid w:val="004D3E5A"/>
    <w:rsid w:val="004D5B10"/>
    <w:rsid w:val="004D5B3D"/>
    <w:rsid w:val="004D5E4B"/>
    <w:rsid w:val="004D6926"/>
    <w:rsid w:val="004D7DA3"/>
    <w:rsid w:val="004E110D"/>
    <w:rsid w:val="004E12CA"/>
    <w:rsid w:val="004E2CD4"/>
    <w:rsid w:val="004E365C"/>
    <w:rsid w:val="004E3F0F"/>
    <w:rsid w:val="004E5F02"/>
    <w:rsid w:val="004E6229"/>
    <w:rsid w:val="004F0A0B"/>
    <w:rsid w:val="004F0BDB"/>
    <w:rsid w:val="004F22D4"/>
    <w:rsid w:val="004F2719"/>
    <w:rsid w:val="004F296B"/>
    <w:rsid w:val="004F30F7"/>
    <w:rsid w:val="004F3FF5"/>
    <w:rsid w:val="004F4E1A"/>
    <w:rsid w:val="004F55D7"/>
    <w:rsid w:val="004F599D"/>
    <w:rsid w:val="004F64EA"/>
    <w:rsid w:val="005002E0"/>
    <w:rsid w:val="00500666"/>
    <w:rsid w:val="005009B4"/>
    <w:rsid w:val="00500A53"/>
    <w:rsid w:val="00501C4C"/>
    <w:rsid w:val="00501D10"/>
    <w:rsid w:val="0050360F"/>
    <w:rsid w:val="005039A0"/>
    <w:rsid w:val="00504547"/>
    <w:rsid w:val="005049CD"/>
    <w:rsid w:val="00504AAA"/>
    <w:rsid w:val="00505293"/>
    <w:rsid w:val="0050630E"/>
    <w:rsid w:val="005072F5"/>
    <w:rsid w:val="00510570"/>
    <w:rsid w:val="0051177F"/>
    <w:rsid w:val="00512D1A"/>
    <w:rsid w:val="005130EC"/>
    <w:rsid w:val="00513F3A"/>
    <w:rsid w:val="0051498D"/>
    <w:rsid w:val="00514B9E"/>
    <w:rsid w:val="00514CDF"/>
    <w:rsid w:val="0051507C"/>
    <w:rsid w:val="0051588F"/>
    <w:rsid w:val="0051668F"/>
    <w:rsid w:val="005175E9"/>
    <w:rsid w:val="00520D0F"/>
    <w:rsid w:val="005214A8"/>
    <w:rsid w:val="00521706"/>
    <w:rsid w:val="00521928"/>
    <w:rsid w:val="00522C6F"/>
    <w:rsid w:val="00522E8D"/>
    <w:rsid w:val="0052384C"/>
    <w:rsid w:val="00523B3D"/>
    <w:rsid w:val="0052496B"/>
    <w:rsid w:val="00524F74"/>
    <w:rsid w:val="00525091"/>
    <w:rsid w:val="00525A0B"/>
    <w:rsid w:val="00525DFA"/>
    <w:rsid w:val="00525E01"/>
    <w:rsid w:val="00526288"/>
    <w:rsid w:val="005274D9"/>
    <w:rsid w:val="005279E8"/>
    <w:rsid w:val="00530879"/>
    <w:rsid w:val="005313F3"/>
    <w:rsid w:val="00531F67"/>
    <w:rsid w:val="00532859"/>
    <w:rsid w:val="00532941"/>
    <w:rsid w:val="005359B2"/>
    <w:rsid w:val="00535B65"/>
    <w:rsid w:val="00536195"/>
    <w:rsid w:val="00536851"/>
    <w:rsid w:val="00536B6B"/>
    <w:rsid w:val="00537D12"/>
    <w:rsid w:val="0054033A"/>
    <w:rsid w:val="00540B8B"/>
    <w:rsid w:val="00540CC4"/>
    <w:rsid w:val="00540CDB"/>
    <w:rsid w:val="0054218E"/>
    <w:rsid w:val="00542CAA"/>
    <w:rsid w:val="00543BF8"/>
    <w:rsid w:val="0054414E"/>
    <w:rsid w:val="00544187"/>
    <w:rsid w:val="005442F5"/>
    <w:rsid w:val="00544BB6"/>
    <w:rsid w:val="00544DF0"/>
    <w:rsid w:val="005454CF"/>
    <w:rsid w:val="00546455"/>
    <w:rsid w:val="00546EA2"/>
    <w:rsid w:val="00547465"/>
    <w:rsid w:val="005514A2"/>
    <w:rsid w:val="00551B20"/>
    <w:rsid w:val="0055265E"/>
    <w:rsid w:val="005534CA"/>
    <w:rsid w:val="00554365"/>
    <w:rsid w:val="00554DDE"/>
    <w:rsid w:val="0055547B"/>
    <w:rsid w:val="005563EE"/>
    <w:rsid w:val="005568C3"/>
    <w:rsid w:val="00560017"/>
    <w:rsid w:val="00560E1A"/>
    <w:rsid w:val="005628A6"/>
    <w:rsid w:val="005628D7"/>
    <w:rsid w:val="005629EB"/>
    <w:rsid w:val="00562EF6"/>
    <w:rsid w:val="00563363"/>
    <w:rsid w:val="00563C7D"/>
    <w:rsid w:val="00563E6F"/>
    <w:rsid w:val="00564C7E"/>
    <w:rsid w:val="00566B1B"/>
    <w:rsid w:val="00566DB7"/>
    <w:rsid w:val="0056723E"/>
    <w:rsid w:val="00567A00"/>
    <w:rsid w:val="0057012E"/>
    <w:rsid w:val="0057051C"/>
    <w:rsid w:val="005713E5"/>
    <w:rsid w:val="005725B3"/>
    <w:rsid w:val="005727D9"/>
    <w:rsid w:val="0057327F"/>
    <w:rsid w:val="005749CB"/>
    <w:rsid w:val="005750A3"/>
    <w:rsid w:val="00575D23"/>
    <w:rsid w:val="00575F99"/>
    <w:rsid w:val="00576356"/>
    <w:rsid w:val="00576906"/>
    <w:rsid w:val="00576C53"/>
    <w:rsid w:val="005771FF"/>
    <w:rsid w:val="005777F7"/>
    <w:rsid w:val="00580873"/>
    <w:rsid w:val="005819C9"/>
    <w:rsid w:val="00582016"/>
    <w:rsid w:val="00582434"/>
    <w:rsid w:val="00582FAA"/>
    <w:rsid w:val="0058326B"/>
    <w:rsid w:val="00583563"/>
    <w:rsid w:val="00584486"/>
    <w:rsid w:val="0058529D"/>
    <w:rsid w:val="00585F20"/>
    <w:rsid w:val="00586440"/>
    <w:rsid w:val="005872EC"/>
    <w:rsid w:val="00587633"/>
    <w:rsid w:val="00587888"/>
    <w:rsid w:val="005906DE"/>
    <w:rsid w:val="00590D50"/>
    <w:rsid w:val="00590F99"/>
    <w:rsid w:val="00591538"/>
    <w:rsid w:val="00591C04"/>
    <w:rsid w:val="0059220A"/>
    <w:rsid w:val="005933DF"/>
    <w:rsid w:val="00593CCF"/>
    <w:rsid w:val="00593DFB"/>
    <w:rsid w:val="00594510"/>
    <w:rsid w:val="00596F69"/>
    <w:rsid w:val="005976B8"/>
    <w:rsid w:val="00597CD3"/>
    <w:rsid w:val="005A0387"/>
    <w:rsid w:val="005A0A69"/>
    <w:rsid w:val="005A12BB"/>
    <w:rsid w:val="005A131A"/>
    <w:rsid w:val="005A19BD"/>
    <w:rsid w:val="005A2407"/>
    <w:rsid w:val="005A2555"/>
    <w:rsid w:val="005A344F"/>
    <w:rsid w:val="005A4341"/>
    <w:rsid w:val="005A49B5"/>
    <w:rsid w:val="005A586A"/>
    <w:rsid w:val="005A5A36"/>
    <w:rsid w:val="005A6BEB"/>
    <w:rsid w:val="005A7B13"/>
    <w:rsid w:val="005B01C7"/>
    <w:rsid w:val="005B06E5"/>
    <w:rsid w:val="005B1056"/>
    <w:rsid w:val="005B10A6"/>
    <w:rsid w:val="005B37EC"/>
    <w:rsid w:val="005B3AE3"/>
    <w:rsid w:val="005B3BD2"/>
    <w:rsid w:val="005B449B"/>
    <w:rsid w:val="005B4D3A"/>
    <w:rsid w:val="005B54A8"/>
    <w:rsid w:val="005B5BBA"/>
    <w:rsid w:val="005B63F4"/>
    <w:rsid w:val="005C0916"/>
    <w:rsid w:val="005C1140"/>
    <w:rsid w:val="005C143A"/>
    <w:rsid w:val="005C158F"/>
    <w:rsid w:val="005C1684"/>
    <w:rsid w:val="005C2904"/>
    <w:rsid w:val="005C30C8"/>
    <w:rsid w:val="005C3496"/>
    <w:rsid w:val="005C3664"/>
    <w:rsid w:val="005C553B"/>
    <w:rsid w:val="005C559E"/>
    <w:rsid w:val="005C5B3D"/>
    <w:rsid w:val="005C62FF"/>
    <w:rsid w:val="005C70E1"/>
    <w:rsid w:val="005D02C3"/>
    <w:rsid w:val="005D02DF"/>
    <w:rsid w:val="005D0342"/>
    <w:rsid w:val="005D04D3"/>
    <w:rsid w:val="005D0C18"/>
    <w:rsid w:val="005D0E06"/>
    <w:rsid w:val="005D10C8"/>
    <w:rsid w:val="005D1E9A"/>
    <w:rsid w:val="005D2395"/>
    <w:rsid w:val="005D2720"/>
    <w:rsid w:val="005D4228"/>
    <w:rsid w:val="005D4478"/>
    <w:rsid w:val="005D518F"/>
    <w:rsid w:val="005D5600"/>
    <w:rsid w:val="005D5B97"/>
    <w:rsid w:val="005D6090"/>
    <w:rsid w:val="005D6A55"/>
    <w:rsid w:val="005D6F87"/>
    <w:rsid w:val="005D7594"/>
    <w:rsid w:val="005D75E5"/>
    <w:rsid w:val="005D77E0"/>
    <w:rsid w:val="005D7A40"/>
    <w:rsid w:val="005E0173"/>
    <w:rsid w:val="005E0D9A"/>
    <w:rsid w:val="005E172F"/>
    <w:rsid w:val="005E1D2B"/>
    <w:rsid w:val="005E1E74"/>
    <w:rsid w:val="005E2004"/>
    <w:rsid w:val="005E3752"/>
    <w:rsid w:val="005E419A"/>
    <w:rsid w:val="005E4B05"/>
    <w:rsid w:val="005F0133"/>
    <w:rsid w:val="005F1882"/>
    <w:rsid w:val="005F1CC5"/>
    <w:rsid w:val="005F1FB6"/>
    <w:rsid w:val="005F273C"/>
    <w:rsid w:val="005F27A2"/>
    <w:rsid w:val="005F2E5F"/>
    <w:rsid w:val="005F41D6"/>
    <w:rsid w:val="005F4EA0"/>
    <w:rsid w:val="005F5042"/>
    <w:rsid w:val="005F5AF4"/>
    <w:rsid w:val="005F5C34"/>
    <w:rsid w:val="005F60A0"/>
    <w:rsid w:val="0060082B"/>
    <w:rsid w:val="0060097C"/>
    <w:rsid w:val="00602848"/>
    <w:rsid w:val="00602996"/>
    <w:rsid w:val="00602B6B"/>
    <w:rsid w:val="00603317"/>
    <w:rsid w:val="00603567"/>
    <w:rsid w:val="006046DC"/>
    <w:rsid w:val="006048D7"/>
    <w:rsid w:val="00605543"/>
    <w:rsid w:val="0060554C"/>
    <w:rsid w:val="00605C3F"/>
    <w:rsid w:val="00605D6C"/>
    <w:rsid w:val="00607248"/>
    <w:rsid w:val="006073C2"/>
    <w:rsid w:val="00607E9C"/>
    <w:rsid w:val="006106FA"/>
    <w:rsid w:val="00611110"/>
    <w:rsid w:val="00611322"/>
    <w:rsid w:val="00611378"/>
    <w:rsid w:val="00612C81"/>
    <w:rsid w:val="00612F95"/>
    <w:rsid w:val="00613852"/>
    <w:rsid w:val="00613C92"/>
    <w:rsid w:val="00616C28"/>
    <w:rsid w:val="00616C8E"/>
    <w:rsid w:val="006175F4"/>
    <w:rsid w:val="006177C2"/>
    <w:rsid w:val="00617994"/>
    <w:rsid w:val="00617AF0"/>
    <w:rsid w:val="00620638"/>
    <w:rsid w:val="0062097F"/>
    <w:rsid w:val="00621518"/>
    <w:rsid w:val="00621EDA"/>
    <w:rsid w:val="006220A8"/>
    <w:rsid w:val="00623C32"/>
    <w:rsid w:val="00623F6A"/>
    <w:rsid w:val="00624643"/>
    <w:rsid w:val="00624FBA"/>
    <w:rsid w:val="00625D88"/>
    <w:rsid w:val="00626818"/>
    <w:rsid w:val="0062696C"/>
    <w:rsid w:val="00627559"/>
    <w:rsid w:val="00627697"/>
    <w:rsid w:val="00627D5C"/>
    <w:rsid w:val="00631658"/>
    <w:rsid w:val="006316DE"/>
    <w:rsid w:val="00633056"/>
    <w:rsid w:val="006331C7"/>
    <w:rsid w:val="00633BDC"/>
    <w:rsid w:val="00635724"/>
    <w:rsid w:val="0063575A"/>
    <w:rsid w:val="00635831"/>
    <w:rsid w:val="00635A2E"/>
    <w:rsid w:val="0063785C"/>
    <w:rsid w:val="00640CAE"/>
    <w:rsid w:val="006414EA"/>
    <w:rsid w:val="00641FC3"/>
    <w:rsid w:val="0064265C"/>
    <w:rsid w:val="00642D0D"/>
    <w:rsid w:val="00643C33"/>
    <w:rsid w:val="00643E25"/>
    <w:rsid w:val="00643FBE"/>
    <w:rsid w:val="0064444D"/>
    <w:rsid w:val="00644949"/>
    <w:rsid w:val="0064519B"/>
    <w:rsid w:val="00645938"/>
    <w:rsid w:val="006464C3"/>
    <w:rsid w:val="006470DC"/>
    <w:rsid w:val="00650020"/>
    <w:rsid w:val="00650501"/>
    <w:rsid w:val="00650670"/>
    <w:rsid w:val="00650898"/>
    <w:rsid w:val="00650917"/>
    <w:rsid w:val="00650EB2"/>
    <w:rsid w:val="00651448"/>
    <w:rsid w:val="00652886"/>
    <w:rsid w:val="006531D8"/>
    <w:rsid w:val="00654115"/>
    <w:rsid w:val="00654E2E"/>
    <w:rsid w:val="00655129"/>
    <w:rsid w:val="00655575"/>
    <w:rsid w:val="006555F1"/>
    <w:rsid w:val="00656090"/>
    <w:rsid w:val="00656271"/>
    <w:rsid w:val="00656515"/>
    <w:rsid w:val="0065686F"/>
    <w:rsid w:val="006568AA"/>
    <w:rsid w:val="0065779D"/>
    <w:rsid w:val="00657BC3"/>
    <w:rsid w:val="00660159"/>
    <w:rsid w:val="00660A9C"/>
    <w:rsid w:val="0066159B"/>
    <w:rsid w:val="0066227A"/>
    <w:rsid w:val="0066252D"/>
    <w:rsid w:val="00662F92"/>
    <w:rsid w:val="0066485C"/>
    <w:rsid w:val="00666E46"/>
    <w:rsid w:val="0066737F"/>
    <w:rsid w:val="00667727"/>
    <w:rsid w:val="00670318"/>
    <w:rsid w:val="00670D2C"/>
    <w:rsid w:val="00670E69"/>
    <w:rsid w:val="006733E7"/>
    <w:rsid w:val="0067354E"/>
    <w:rsid w:val="00673F11"/>
    <w:rsid w:val="006745FE"/>
    <w:rsid w:val="00674B4F"/>
    <w:rsid w:val="00675738"/>
    <w:rsid w:val="00676DD0"/>
    <w:rsid w:val="00676F92"/>
    <w:rsid w:val="00677B57"/>
    <w:rsid w:val="00677C61"/>
    <w:rsid w:val="0068033E"/>
    <w:rsid w:val="006811A6"/>
    <w:rsid w:val="0068171B"/>
    <w:rsid w:val="00681C83"/>
    <w:rsid w:val="00681EB2"/>
    <w:rsid w:val="00682DE0"/>
    <w:rsid w:val="00683933"/>
    <w:rsid w:val="00683C55"/>
    <w:rsid w:val="00683C5B"/>
    <w:rsid w:val="006849F6"/>
    <w:rsid w:val="00684FBC"/>
    <w:rsid w:val="00685B44"/>
    <w:rsid w:val="00686AA9"/>
    <w:rsid w:val="00686D37"/>
    <w:rsid w:val="00686FF2"/>
    <w:rsid w:val="0068716A"/>
    <w:rsid w:val="00687580"/>
    <w:rsid w:val="00687855"/>
    <w:rsid w:val="00690587"/>
    <w:rsid w:val="0069131D"/>
    <w:rsid w:val="0069160B"/>
    <w:rsid w:val="00692ADB"/>
    <w:rsid w:val="00692FFA"/>
    <w:rsid w:val="0069302B"/>
    <w:rsid w:val="00693278"/>
    <w:rsid w:val="0069360B"/>
    <w:rsid w:val="00695DDD"/>
    <w:rsid w:val="00697211"/>
    <w:rsid w:val="00697245"/>
    <w:rsid w:val="00697790"/>
    <w:rsid w:val="006A0317"/>
    <w:rsid w:val="006A05D5"/>
    <w:rsid w:val="006A0777"/>
    <w:rsid w:val="006A2789"/>
    <w:rsid w:val="006A2874"/>
    <w:rsid w:val="006A3029"/>
    <w:rsid w:val="006A3264"/>
    <w:rsid w:val="006A39DC"/>
    <w:rsid w:val="006A3EB6"/>
    <w:rsid w:val="006A458E"/>
    <w:rsid w:val="006A5F4C"/>
    <w:rsid w:val="006A6456"/>
    <w:rsid w:val="006A6635"/>
    <w:rsid w:val="006A711E"/>
    <w:rsid w:val="006A7257"/>
    <w:rsid w:val="006A72C9"/>
    <w:rsid w:val="006A75B0"/>
    <w:rsid w:val="006A75D3"/>
    <w:rsid w:val="006A7A56"/>
    <w:rsid w:val="006A7D75"/>
    <w:rsid w:val="006B0C2C"/>
    <w:rsid w:val="006B0F3B"/>
    <w:rsid w:val="006B1051"/>
    <w:rsid w:val="006B1FD8"/>
    <w:rsid w:val="006B214F"/>
    <w:rsid w:val="006B234A"/>
    <w:rsid w:val="006B2A6F"/>
    <w:rsid w:val="006B3037"/>
    <w:rsid w:val="006B30F3"/>
    <w:rsid w:val="006B383D"/>
    <w:rsid w:val="006B3A73"/>
    <w:rsid w:val="006B4BA1"/>
    <w:rsid w:val="006B4DF9"/>
    <w:rsid w:val="006B53FA"/>
    <w:rsid w:val="006B5A7D"/>
    <w:rsid w:val="006B62A5"/>
    <w:rsid w:val="006B6818"/>
    <w:rsid w:val="006B7990"/>
    <w:rsid w:val="006C17BE"/>
    <w:rsid w:val="006C1D6D"/>
    <w:rsid w:val="006C1E58"/>
    <w:rsid w:val="006C2200"/>
    <w:rsid w:val="006C2B08"/>
    <w:rsid w:val="006C3516"/>
    <w:rsid w:val="006C3527"/>
    <w:rsid w:val="006C35A1"/>
    <w:rsid w:val="006C3A3A"/>
    <w:rsid w:val="006C3D0E"/>
    <w:rsid w:val="006C3DDF"/>
    <w:rsid w:val="006C4B84"/>
    <w:rsid w:val="006C4E45"/>
    <w:rsid w:val="006C5661"/>
    <w:rsid w:val="006C5BD7"/>
    <w:rsid w:val="006C6549"/>
    <w:rsid w:val="006C65B1"/>
    <w:rsid w:val="006D122A"/>
    <w:rsid w:val="006D1A8D"/>
    <w:rsid w:val="006D2105"/>
    <w:rsid w:val="006D282F"/>
    <w:rsid w:val="006D2ACD"/>
    <w:rsid w:val="006D3608"/>
    <w:rsid w:val="006D365B"/>
    <w:rsid w:val="006D3DBF"/>
    <w:rsid w:val="006D41E6"/>
    <w:rsid w:val="006D4234"/>
    <w:rsid w:val="006D43F9"/>
    <w:rsid w:val="006D58CE"/>
    <w:rsid w:val="006D59E1"/>
    <w:rsid w:val="006D6ACA"/>
    <w:rsid w:val="006D6B8B"/>
    <w:rsid w:val="006D72A2"/>
    <w:rsid w:val="006D7C4A"/>
    <w:rsid w:val="006D7CCB"/>
    <w:rsid w:val="006E017E"/>
    <w:rsid w:val="006E022D"/>
    <w:rsid w:val="006E0251"/>
    <w:rsid w:val="006E050E"/>
    <w:rsid w:val="006E157F"/>
    <w:rsid w:val="006E1926"/>
    <w:rsid w:val="006E19BC"/>
    <w:rsid w:val="006E3175"/>
    <w:rsid w:val="006E35F5"/>
    <w:rsid w:val="006E3BA2"/>
    <w:rsid w:val="006E3C04"/>
    <w:rsid w:val="006E3E8F"/>
    <w:rsid w:val="006E4949"/>
    <w:rsid w:val="006E4D1D"/>
    <w:rsid w:val="006E4EFA"/>
    <w:rsid w:val="006E5504"/>
    <w:rsid w:val="006E5930"/>
    <w:rsid w:val="006E5B5A"/>
    <w:rsid w:val="006E5FD1"/>
    <w:rsid w:val="006E6B55"/>
    <w:rsid w:val="006F0162"/>
    <w:rsid w:val="006F0A28"/>
    <w:rsid w:val="006F0F27"/>
    <w:rsid w:val="006F1139"/>
    <w:rsid w:val="006F1D03"/>
    <w:rsid w:val="006F2735"/>
    <w:rsid w:val="006F35D2"/>
    <w:rsid w:val="006F3801"/>
    <w:rsid w:val="006F3D04"/>
    <w:rsid w:val="006F3DCD"/>
    <w:rsid w:val="006F3E57"/>
    <w:rsid w:val="006F4CEF"/>
    <w:rsid w:val="006F5711"/>
    <w:rsid w:val="006F5AA6"/>
    <w:rsid w:val="006F5F5E"/>
    <w:rsid w:val="006F6358"/>
    <w:rsid w:val="006F69AF"/>
    <w:rsid w:val="006F69BC"/>
    <w:rsid w:val="006F6FDF"/>
    <w:rsid w:val="006F78AB"/>
    <w:rsid w:val="006F7BD8"/>
    <w:rsid w:val="00701200"/>
    <w:rsid w:val="00701942"/>
    <w:rsid w:val="00701B16"/>
    <w:rsid w:val="00701CCA"/>
    <w:rsid w:val="007022CC"/>
    <w:rsid w:val="007028C9"/>
    <w:rsid w:val="00702A66"/>
    <w:rsid w:val="00703B90"/>
    <w:rsid w:val="00704921"/>
    <w:rsid w:val="00704951"/>
    <w:rsid w:val="00704970"/>
    <w:rsid w:val="0070501E"/>
    <w:rsid w:val="00705A13"/>
    <w:rsid w:val="00705F43"/>
    <w:rsid w:val="00705FE4"/>
    <w:rsid w:val="0070689F"/>
    <w:rsid w:val="00707443"/>
    <w:rsid w:val="007076C6"/>
    <w:rsid w:val="00710069"/>
    <w:rsid w:val="0071062E"/>
    <w:rsid w:val="007109BF"/>
    <w:rsid w:val="00711161"/>
    <w:rsid w:val="00711C4F"/>
    <w:rsid w:val="00711FDF"/>
    <w:rsid w:val="0071326B"/>
    <w:rsid w:val="007135DA"/>
    <w:rsid w:val="00713BF5"/>
    <w:rsid w:val="0071487B"/>
    <w:rsid w:val="00714916"/>
    <w:rsid w:val="00714B10"/>
    <w:rsid w:val="00714FC5"/>
    <w:rsid w:val="0071551D"/>
    <w:rsid w:val="00715F83"/>
    <w:rsid w:val="007166AA"/>
    <w:rsid w:val="007176DB"/>
    <w:rsid w:val="00717975"/>
    <w:rsid w:val="00720573"/>
    <w:rsid w:val="007207A5"/>
    <w:rsid w:val="00721260"/>
    <w:rsid w:val="00721351"/>
    <w:rsid w:val="00721D99"/>
    <w:rsid w:val="00721FE6"/>
    <w:rsid w:val="00722361"/>
    <w:rsid w:val="00723011"/>
    <w:rsid w:val="007241F4"/>
    <w:rsid w:val="00724CF0"/>
    <w:rsid w:val="007254F5"/>
    <w:rsid w:val="0072550F"/>
    <w:rsid w:val="0072642D"/>
    <w:rsid w:val="00726E5F"/>
    <w:rsid w:val="0073039C"/>
    <w:rsid w:val="00730796"/>
    <w:rsid w:val="007317BE"/>
    <w:rsid w:val="00732125"/>
    <w:rsid w:val="007326DD"/>
    <w:rsid w:val="00732F2E"/>
    <w:rsid w:val="00733388"/>
    <w:rsid w:val="00733A13"/>
    <w:rsid w:val="00735375"/>
    <w:rsid w:val="00735D31"/>
    <w:rsid w:val="007370C4"/>
    <w:rsid w:val="00737705"/>
    <w:rsid w:val="00737820"/>
    <w:rsid w:val="00737E6F"/>
    <w:rsid w:val="00741893"/>
    <w:rsid w:val="00741AA5"/>
    <w:rsid w:val="00742AAE"/>
    <w:rsid w:val="007448B2"/>
    <w:rsid w:val="00745FAE"/>
    <w:rsid w:val="00746DF9"/>
    <w:rsid w:val="007501BA"/>
    <w:rsid w:val="00750409"/>
    <w:rsid w:val="007514A4"/>
    <w:rsid w:val="00752D3C"/>
    <w:rsid w:val="007532E4"/>
    <w:rsid w:val="00753FD4"/>
    <w:rsid w:val="007542B0"/>
    <w:rsid w:val="007542C3"/>
    <w:rsid w:val="007544FC"/>
    <w:rsid w:val="00755342"/>
    <w:rsid w:val="00755681"/>
    <w:rsid w:val="00757673"/>
    <w:rsid w:val="007579C3"/>
    <w:rsid w:val="00760388"/>
    <w:rsid w:val="00760AAE"/>
    <w:rsid w:val="00761995"/>
    <w:rsid w:val="007623FA"/>
    <w:rsid w:val="0076278F"/>
    <w:rsid w:val="007633A8"/>
    <w:rsid w:val="00763A4E"/>
    <w:rsid w:val="00763EAA"/>
    <w:rsid w:val="00764FB8"/>
    <w:rsid w:val="00766557"/>
    <w:rsid w:val="0076677B"/>
    <w:rsid w:val="00766B0C"/>
    <w:rsid w:val="00772213"/>
    <w:rsid w:val="00772214"/>
    <w:rsid w:val="00772AA6"/>
    <w:rsid w:val="00772FAC"/>
    <w:rsid w:val="007732A5"/>
    <w:rsid w:val="0077333E"/>
    <w:rsid w:val="007733C5"/>
    <w:rsid w:val="00773483"/>
    <w:rsid w:val="007739E8"/>
    <w:rsid w:val="00773A5D"/>
    <w:rsid w:val="00774116"/>
    <w:rsid w:val="00775273"/>
    <w:rsid w:val="00775D86"/>
    <w:rsid w:val="00775F6F"/>
    <w:rsid w:val="00776153"/>
    <w:rsid w:val="0077639A"/>
    <w:rsid w:val="0077683D"/>
    <w:rsid w:val="00776F3A"/>
    <w:rsid w:val="007800AD"/>
    <w:rsid w:val="0078109E"/>
    <w:rsid w:val="00781354"/>
    <w:rsid w:val="00781934"/>
    <w:rsid w:val="00781FF1"/>
    <w:rsid w:val="00783685"/>
    <w:rsid w:val="00783792"/>
    <w:rsid w:val="007837E8"/>
    <w:rsid w:val="0078392A"/>
    <w:rsid w:val="00784959"/>
    <w:rsid w:val="00784F1F"/>
    <w:rsid w:val="007854AF"/>
    <w:rsid w:val="007857DA"/>
    <w:rsid w:val="0078723C"/>
    <w:rsid w:val="00787B41"/>
    <w:rsid w:val="00787D77"/>
    <w:rsid w:val="00787E52"/>
    <w:rsid w:val="00790A40"/>
    <w:rsid w:val="00791520"/>
    <w:rsid w:val="007917CD"/>
    <w:rsid w:val="00791835"/>
    <w:rsid w:val="007929F8"/>
    <w:rsid w:val="007929F9"/>
    <w:rsid w:val="007932C9"/>
    <w:rsid w:val="00793A1B"/>
    <w:rsid w:val="007945E2"/>
    <w:rsid w:val="00794BC6"/>
    <w:rsid w:val="00794C06"/>
    <w:rsid w:val="00795987"/>
    <w:rsid w:val="007965E8"/>
    <w:rsid w:val="007967A4"/>
    <w:rsid w:val="00796A3A"/>
    <w:rsid w:val="00796B3D"/>
    <w:rsid w:val="00796F11"/>
    <w:rsid w:val="007A0350"/>
    <w:rsid w:val="007A03E4"/>
    <w:rsid w:val="007A0431"/>
    <w:rsid w:val="007A1A58"/>
    <w:rsid w:val="007A2066"/>
    <w:rsid w:val="007A217E"/>
    <w:rsid w:val="007A24B4"/>
    <w:rsid w:val="007A256B"/>
    <w:rsid w:val="007A3774"/>
    <w:rsid w:val="007A3E56"/>
    <w:rsid w:val="007A434C"/>
    <w:rsid w:val="007A47E3"/>
    <w:rsid w:val="007A4F05"/>
    <w:rsid w:val="007A5116"/>
    <w:rsid w:val="007A5214"/>
    <w:rsid w:val="007A58D9"/>
    <w:rsid w:val="007A67E5"/>
    <w:rsid w:val="007A7F7C"/>
    <w:rsid w:val="007B110F"/>
    <w:rsid w:val="007B15EA"/>
    <w:rsid w:val="007B1C6A"/>
    <w:rsid w:val="007B3EB1"/>
    <w:rsid w:val="007B53D3"/>
    <w:rsid w:val="007B5F96"/>
    <w:rsid w:val="007B62E7"/>
    <w:rsid w:val="007B6A14"/>
    <w:rsid w:val="007B6AEE"/>
    <w:rsid w:val="007B7775"/>
    <w:rsid w:val="007C0877"/>
    <w:rsid w:val="007C1294"/>
    <w:rsid w:val="007C1461"/>
    <w:rsid w:val="007C18C3"/>
    <w:rsid w:val="007C279F"/>
    <w:rsid w:val="007C3427"/>
    <w:rsid w:val="007C34CF"/>
    <w:rsid w:val="007C3EF5"/>
    <w:rsid w:val="007C3FBC"/>
    <w:rsid w:val="007C4229"/>
    <w:rsid w:val="007C4DAF"/>
    <w:rsid w:val="007C72A6"/>
    <w:rsid w:val="007D04B6"/>
    <w:rsid w:val="007D0ED0"/>
    <w:rsid w:val="007D170C"/>
    <w:rsid w:val="007D1736"/>
    <w:rsid w:val="007D1E0B"/>
    <w:rsid w:val="007D25B5"/>
    <w:rsid w:val="007D292A"/>
    <w:rsid w:val="007D334D"/>
    <w:rsid w:val="007D366C"/>
    <w:rsid w:val="007D39BF"/>
    <w:rsid w:val="007D3CE8"/>
    <w:rsid w:val="007D3F10"/>
    <w:rsid w:val="007D4202"/>
    <w:rsid w:val="007D5512"/>
    <w:rsid w:val="007D55E2"/>
    <w:rsid w:val="007D56EE"/>
    <w:rsid w:val="007D636D"/>
    <w:rsid w:val="007D7667"/>
    <w:rsid w:val="007E063E"/>
    <w:rsid w:val="007E0654"/>
    <w:rsid w:val="007E0B87"/>
    <w:rsid w:val="007E0FCF"/>
    <w:rsid w:val="007E2214"/>
    <w:rsid w:val="007E2722"/>
    <w:rsid w:val="007E2A60"/>
    <w:rsid w:val="007E34CA"/>
    <w:rsid w:val="007E35AF"/>
    <w:rsid w:val="007E388A"/>
    <w:rsid w:val="007E48C7"/>
    <w:rsid w:val="007E5FFB"/>
    <w:rsid w:val="007E6A63"/>
    <w:rsid w:val="007E7555"/>
    <w:rsid w:val="007E7F98"/>
    <w:rsid w:val="007F0FEA"/>
    <w:rsid w:val="007F1FBF"/>
    <w:rsid w:val="007F2D4A"/>
    <w:rsid w:val="007F315B"/>
    <w:rsid w:val="007F45B6"/>
    <w:rsid w:val="007F4C74"/>
    <w:rsid w:val="007F54F3"/>
    <w:rsid w:val="007F5ECE"/>
    <w:rsid w:val="007F69DE"/>
    <w:rsid w:val="007F7F90"/>
    <w:rsid w:val="00800254"/>
    <w:rsid w:val="008009AA"/>
    <w:rsid w:val="008010B4"/>
    <w:rsid w:val="00801394"/>
    <w:rsid w:val="0080157A"/>
    <w:rsid w:val="008019A9"/>
    <w:rsid w:val="008019D4"/>
    <w:rsid w:val="00801A2C"/>
    <w:rsid w:val="0080271F"/>
    <w:rsid w:val="00805307"/>
    <w:rsid w:val="00805B0E"/>
    <w:rsid w:val="00806C48"/>
    <w:rsid w:val="008072B1"/>
    <w:rsid w:val="0080735A"/>
    <w:rsid w:val="00807444"/>
    <w:rsid w:val="00810B70"/>
    <w:rsid w:val="00810CF7"/>
    <w:rsid w:val="00810F56"/>
    <w:rsid w:val="00811662"/>
    <w:rsid w:val="00811A73"/>
    <w:rsid w:val="00811B8B"/>
    <w:rsid w:val="00811DA3"/>
    <w:rsid w:val="008136BE"/>
    <w:rsid w:val="00814439"/>
    <w:rsid w:val="00815775"/>
    <w:rsid w:val="00816ADD"/>
    <w:rsid w:val="008176ED"/>
    <w:rsid w:val="0082112F"/>
    <w:rsid w:val="00821F21"/>
    <w:rsid w:val="00822553"/>
    <w:rsid w:val="008226F7"/>
    <w:rsid w:val="0082300C"/>
    <w:rsid w:val="008235CF"/>
    <w:rsid w:val="008239DA"/>
    <w:rsid w:val="008240A6"/>
    <w:rsid w:val="0082418B"/>
    <w:rsid w:val="00824ADC"/>
    <w:rsid w:val="00824AF2"/>
    <w:rsid w:val="00824DE8"/>
    <w:rsid w:val="008254C0"/>
    <w:rsid w:val="00827EDB"/>
    <w:rsid w:val="0083233D"/>
    <w:rsid w:val="0083240E"/>
    <w:rsid w:val="00832E5F"/>
    <w:rsid w:val="00832EE6"/>
    <w:rsid w:val="0083533F"/>
    <w:rsid w:val="008354FD"/>
    <w:rsid w:val="00835788"/>
    <w:rsid w:val="008368F9"/>
    <w:rsid w:val="0083691D"/>
    <w:rsid w:val="00837A5E"/>
    <w:rsid w:val="008417E1"/>
    <w:rsid w:val="008422A5"/>
    <w:rsid w:val="0084256A"/>
    <w:rsid w:val="0084295A"/>
    <w:rsid w:val="00842E59"/>
    <w:rsid w:val="00843AFF"/>
    <w:rsid w:val="00843F46"/>
    <w:rsid w:val="00844CEB"/>
    <w:rsid w:val="008450C6"/>
    <w:rsid w:val="008455DE"/>
    <w:rsid w:val="00846555"/>
    <w:rsid w:val="00846FB5"/>
    <w:rsid w:val="008475B4"/>
    <w:rsid w:val="00847617"/>
    <w:rsid w:val="00850E29"/>
    <w:rsid w:val="00851AB0"/>
    <w:rsid w:val="008535D1"/>
    <w:rsid w:val="0085405E"/>
    <w:rsid w:val="00854F1F"/>
    <w:rsid w:val="00855630"/>
    <w:rsid w:val="00855ABB"/>
    <w:rsid w:val="00855FC4"/>
    <w:rsid w:val="00856907"/>
    <w:rsid w:val="0085718F"/>
    <w:rsid w:val="00857B13"/>
    <w:rsid w:val="00857C2F"/>
    <w:rsid w:val="00857D2B"/>
    <w:rsid w:val="00860472"/>
    <w:rsid w:val="00860A17"/>
    <w:rsid w:val="00860C1D"/>
    <w:rsid w:val="00861F48"/>
    <w:rsid w:val="00862A32"/>
    <w:rsid w:val="00862EEC"/>
    <w:rsid w:val="008632DB"/>
    <w:rsid w:val="008636B1"/>
    <w:rsid w:val="008640D3"/>
    <w:rsid w:val="0086424F"/>
    <w:rsid w:val="00867B59"/>
    <w:rsid w:val="00870603"/>
    <w:rsid w:val="00870A3E"/>
    <w:rsid w:val="00870BF0"/>
    <w:rsid w:val="0087124C"/>
    <w:rsid w:val="0087189D"/>
    <w:rsid w:val="00873437"/>
    <w:rsid w:val="008739A8"/>
    <w:rsid w:val="00874E8E"/>
    <w:rsid w:val="0087502B"/>
    <w:rsid w:val="00877C08"/>
    <w:rsid w:val="00880324"/>
    <w:rsid w:val="00880FAF"/>
    <w:rsid w:val="00881400"/>
    <w:rsid w:val="008817A6"/>
    <w:rsid w:val="00881D76"/>
    <w:rsid w:val="00881DD9"/>
    <w:rsid w:val="00882057"/>
    <w:rsid w:val="0088330E"/>
    <w:rsid w:val="008833F3"/>
    <w:rsid w:val="0088387D"/>
    <w:rsid w:val="00883C1D"/>
    <w:rsid w:val="00884C8D"/>
    <w:rsid w:val="00885ABB"/>
    <w:rsid w:val="00886382"/>
    <w:rsid w:val="00886AF7"/>
    <w:rsid w:val="00886B5E"/>
    <w:rsid w:val="00886C04"/>
    <w:rsid w:val="008873B5"/>
    <w:rsid w:val="0088758F"/>
    <w:rsid w:val="00887860"/>
    <w:rsid w:val="0089258E"/>
    <w:rsid w:val="008932C1"/>
    <w:rsid w:val="00894928"/>
    <w:rsid w:val="00894FB1"/>
    <w:rsid w:val="00895751"/>
    <w:rsid w:val="00896D96"/>
    <w:rsid w:val="00897DFE"/>
    <w:rsid w:val="008A0A1B"/>
    <w:rsid w:val="008A15AF"/>
    <w:rsid w:val="008A164E"/>
    <w:rsid w:val="008A2348"/>
    <w:rsid w:val="008A24D9"/>
    <w:rsid w:val="008A2502"/>
    <w:rsid w:val="008A2FEC"/>
    <w:rsid w:val="008A4942"/>
    <w:rsid w:val="008A4A3B"/>
    <w:rsid w:val="008A4E9C"/>
    <w:rsid w:val="008A5AC4"/>
    <w:rsid w:val="008A628B"/>
    <w:rsid w:val="008A6538"/>
    <w:rsid w:val="008A6E19"/>
    <w:rsid w:val="008A77E0"/>
    <w:rsid w:val="008A7FCE"/>
    <w:rsid w:val="008B0B84"/>
    <w:rsid w:val="008B1C11"/>
    <w:rsid w:val="008B2E00"/>
    <w:rsid w:val="008B3B17"/>
    <w:rsid w:val="008B3E80"/>
    <w:rsid w:val="008B3FAC"/>
    <w:rsid w:val="008B4070"/>
    <w:rsid w:val="008B40F7"/>
    <w:rsid w:val="008B567B"/>
    <w:rsid w:val="008B6657"/>
    <w:rsid w:val="008B6795"/>
    <w:rsid w:val="008B6CED"/>
    <w:rsid w:val="008B7065"/>
    <w:rsid w:val="008B72D6"/>
    <w:rsid w:val="008C06B9"/>
    <w:rsid w:val="008C0FD7"/>
    <w:rsid w:val="008C1124"/>
    <w:rsid w:val="008C1B86"/>
    <w:rsid w:val="008C29D9"/>
    <w:rsid w:val="008C30ED"/>
    <w:rsid w:val="008C3C76"/>
    <w:rsid w:val="008C498D"/>
    <w:rsid w:val="008C49B8"/>
    <w:rsid w:val="008C4A64"/>
    <w:rsid w:val="008C4AEC"/>
    <w:rsid w:val="008C4DDA"/>
    <w:rsid w:val="008C4FA1"/>
    <w:rsid w:val="008C573F"/>
    <w:rsid w:val="008C5892"/>
    <w:rsid w:val="008C5C00"/>
    <w:rsid w:val="008C607D"/>
    <w:rsid w:val="008C7028"/>
    <w:rsid w:val="008D0EF5"/>
    <w:rsid w:val="008D2FB9"/>
    <w:rsid w:val="008D3F2E"/>
    <w:rsid w:val="008D3FFA"/>
    <w:rsid w:val="008D72A9"/>
    <w:rsid w:val="008E0131"/>
    <w:rsid w:val="008E03C5"/>
    <w:rsid w:val="008E0DB9"/>
    <w:rsid w:val="008E2CC7"/>
    <w:rsid w:val="008E38A8"/>
    <w:rsid w:val="008E42F0"/>
    <w:rsid w:val="008E4A80"/>
    <w:rsid w:val="008E5C22"/>
    <w:rsid w:val="008E5DFA"/>
    <w:rsid w:val="008E768E"/>
    <w:rsid w:val="008E77C6"/>
    <w:rsid w:val="008E786E"/>
    <w:rsid w:val="008E7A2B"/>
    <w:rsid w:val="008E7A52"/>
    <w:rsid w:val="008F01B3"/>
    <w:rsid w:val="008F0257"/>
    <w:rsid w:val="008F0E44"/>
    <w:rsid w:val="008F10D4"/>
    <w:rsid w:val="008F1FC0"/>
    <w:rsid w:val="008F2827"/>
    <w:rsid w:val="008F2E13"/>
    <w:rsid w:val="008F2FFA"/>
    <w:rsid w:val="008F3083"/>
    <w:rsid w:val="008F338E"/>
    <w:rsid w:val="008F34BE"/>
    <w:rsid w:val="008F37F8"/>
    <w:rsid w:val="008F3BD6"/>
    <w:rsid w:val="008F41E4"/>
    <w:rsid w:val="008F4B40"/>
    <w:rsid w:val="008F54BA"/>
    <w:rsid w:val="008F56DA"/>
    <w:rsid w:val="008F62B2"/>
    <w:rsid w:val="008F6953"/>
    <w:rsid w:val="008F69A5"/>
    <w:rsid w:val="008F7BDE"/>
    <w:rsid w:val="008F7ECA"/>
    <w:rsid w:val="00900B45"/>
    <w:rsid w:val="009013E2"/>
    <w:rsid w:val="00901553"/>
    <w:rsid w:val="0090186D"/>
    <w:rsid w:val="00901DF6"/>
    <w:rsid w:val="00901DFA"/>
    <w:rsid w:val="0090269A"/>
    <w:rsid w:val="009035E3"/>
    <w:rsid w:val="00903E4F"/>
    <w:rsid w:val="009043B8"/>
    <w:rsid w:val="00904546"/>
    <w:rsid w:val="00904B38"/>
    <w:rsid w:val="00905447"/>
    <w:rsid w:val="009067A1"/>
    <w:rsid w:val="00907E33"/>
    <w:rsid w:val="009102B3"/>
    <w:rsid w:val="009102B8"/>
    <w:rsid w:val="00910D47"/>
    <w:rsid w:val="00911224"/>
    <w:rsid w:val="00911602"/>
    <w:rsid w:val="00912666"/>
    <w:rsid w:val="00913526"/>
    <w:rsid w:val="00913DF8"/>
    <w:rsid w:val="00914483"/>
    <w:rsid w:val="00915F7B"/>
    <w:rsid w:val="00916834"/>
    <w:rsid w:val="009204F6"/>
    <w:rsid w:val="0092076C"/>
    <w:rsid w:val="00921013"/>
    <w:rsid w:val="00923B24"/>
    <w:rsid w:val="00923CDB"/>
    <w:rsid w:val="00923F17"/>
    <w:rsid w:val="00924167"/>
    <w:rsid w:val="00925DFD"/>
    <w:rsid w:val="0092695C"/>
    <w:rsid w:val="00926C19"/>
    <w:rsid w:val="00926D77"/>
    <w:rsid w:val="009272DD"/>
    <w:rsid w:val="00930D34"/>
    <w:rsid w:val="00931666"/>
    <w:rsid w:val="009319A2"/>
    <w:rsid w:val="00931A65"/>
    <w:rsid w:val="00931E02"/>
    <w:rsid w:val="00933123"/>
    <w:rsid w:val="009331B0"/>
    <w:rsid w:val="009337A1"/>
    <w:rsid w:val="00934438"/>
    <w:rsid w:val="00934CEE"/>
    <w:rsid w:val="00935110"/>
    <w:rsid w:val="00935C6D"/>
    <w:rsid w:val="00936551"/>
    <w:rsid w:val="00937609"/>
    <w:rsid w:val="00937B71"/>
    <w:rsid w:val="009400C4"/>
    <w:rsid w:val="00940730"/>
    <w:rsid w:val="009412B9"/>
    <w:rsid w:val="00941EA4"/>
    <w:rsid w:val="009431A7"/>
    <w:rsid w:val="00943517"/>
    <w:rsid w:val="00943E88"/>
    <w:rsid w:val="00944352"/>
    <w:rsid w:val="00944546"/>
    <w:rsid w:val="009445FD"/>
    <w:rsid w:val="009446D7"/>
    <w:rsid w:val="00944F95"/>
    <w:rsid w:val="009457F0"/>
    <w:rsid w:val="009457FF"/>
    <w:rsid w:val="0094583A"/>
    <w:rsid w:val="00945DE8"/>
    <w:rsid w:val="00946181"/>
    <w:rsid w:val="00946A17"/>
    <w:rsid w:val="00946C6F"/>
    <w:rsid w:val="00946DDB"/>
    <w:rsid w:val="0095089B"/>
    <w:rsid w:val="00950F22"/>
    <w:rsid w:val="00951B34"/>
    <w:rsid w:val="009523DF"/>
    <w:rsid w:val="00952EB2"/>
    <w:rsid w:val="00953F23"/>
    <w:rsid w:val="00954238"/>
    <w:rsid w:val="009550A9"/>
    <w:rsid w:val="0095542C"/>
    <w:rsid w:val="00955A8E"/>
    <w:rsid w:val="00955E14"/>
    <w:rsid w:val="00955F50"/>
    <w:rsid w:val="00956154"/>
    <w:rsid w:val="00956857"/>
    <w:rsid w:val="0095718C"/>
    <w:rsid w:val="0096000C"/>
    <w:rsid w:val="00960788"/>
    <w:rsid w:val="00961070"/>
    <w:rsid w:val="00961117"/>
    <w:rsid w:val="0096171D"/>
    <w:rsid w:val="00963C98"/>
    <w:rsid w:val="00964333"/>
    <w:rsid w:val="00964A13"/>
    <w:rsid w:val="00965538"/>
    <w:rsid w:val="00965CA0"/>
    <w:rsid w:val="00965D63"/>
    <w:rsid w:val="0096630D"/>
    <w:rsid w:val="00966573"/>
    <w:rsid w:val="009676E0"/>
    <w:rsid w:val="009711DE"/>
    <w:rsid w:val="009713BE"/>
    <w:rsid w:val="009715C3"/>
    <w:rsid w:val="00971CA7"/>
    <w:rsid w:val="009732B2"/>
    <w:rsid w:val="00974F04"/>
    <w:rsid w:val="00975102"/>
    <w:rsid w:val="00976816"/>
    <w:rsid w:val="00976A39"/>
    <w:rsid w:val="00976DBC"/>
    <w:rsid w:val="009774CD"/>
    <w:rsid w:val="00977D38"/>
    <w:rsid w:val="00977F55"/>
    <w:rsid w:val="0098061A"/>
    <w:rsid w:val="009814D7"/>
    <w:rsid w:val="00981721"/>
    <w:rsid w:val="00981742"/>
    <w:rsid w:val="00981A7C"/>
    <w:rsid w:val="00981DC5"/>
    <w:rsid w:val="009824A1"/>
    <w:rsid w:val="0098342A"/>
    <w:rsid w:val="009835C0"/>
    <w:rsid w:val="00984BA5"/>
    <w:rsid w:val="00984E27"/>
    <w:rsid w:val="00984FE2"/>
    <w:rsid w:val="00985C98"/>
    <w:rsid w:val="009860E9"/>
    <w:rsid w:val="0098629C"/>
    <w:rsid w:val="009863DA"/>
    <w:rsid w:val="0098754E"/>
    <w:rsid w:val="00987690"/>
    <w:rsid w:val="0099056A"/>
    <w:rsid w:val="00990A1D"/>
    <w:rsid w:val="009913DF"/>
    <w:rsid w:val="00991D11"/>
    <w:rsid w:val="0099261B"/>
    <w:rsid w:val="009930E9"/>
    <w:rsid w:val="0099419C"/>
    <w:rsid w:val="009948FA"/>
    <w:rsid w:val="0099502E"/>
    <w:rsid w:val="009951A6"/>
    <w:rsid w:val="00995516"/>
    <w:rsid w:val="009958EF"/>
    <w:rsid w:val="00995991"/>
    <w:rsid w:val="00995A30"/>
    <w:rsid w:val="00996306"/>
    <w:rsid w:val="009964AC"/>
    <w:rsid w:val="00997BFE"/>
    <w:rsid w:val="009A01C3"/>
    <w:rsid w:val="009A1786"/>
    <w:rsid w:val="009A1A4A"/>
    <w:rsid w:val="009A1F77"/>
    <w:rsid w:val="009A207A"/>
    <w:rsid w:val="009A21E2"/>
    <w:rsid w:val="009A443E"/>
    <w:rsid w:val="009A4A29"/>
    <w:rsid w:val="009A4D86"/>
    <w:rsid w:val="009A5494"/>
    <w:rsid w:val="009A5A2A"/>
    <w:rsid w:val="009A6D5B"/>
    <w:rsid w:val="009A6F74"/>
    <w:rsid w:val="009A7858"/>
    <w:rsid w:val="009A7F59"/>
    <w:rsid w:val="009B11ED"/>
    <w:rsid w:val="009B200C"/>
    <w:rsid w:val="009B21FC"/>
    <w:rsid w:val="009B3C92"/>
    <w:rsid w:val="009B4178"/>
    <w:rsid w:val="009B4B60"/>
    <w:rsid w:val="009B4C90"/>
    <w:rsid w:val="009B51E0"/>
    <w:rsid w:val="009B6036"/>
    <w:rsid w:val="009B6C29"/>
    <w:rsid w:val="009B7B40"/>
    <w:rsid w:val="009C0072"/>
    <w:rsid w:val="009C0C40"/>
    <w:rsid w:val="009C142F"/>
    <w:rsid w:val="009C148A"/>
    <w:rsid w:val="009C2630"/>
    <w:rsid w:val="009C2A9D"/>
    <w:rsid w:val="009C3013"/>
    <w:rsid w:val="009C4087"/>
    <w:rsid w:val="009C4ECA"/>
    <w:rsid w:val="009C5BCA"/>
    <w:rsid w:val="009C5C40"/>
    <w:rsid w:val="009C6030"/>
    <w:rsid w:val="009C652C"/>
    <w:rsid w:val="009C677A"/>
    <w:rsid w:val="009C722A"/>
    <w:rsid w:val="009C757B"/>
    <w:rsid w:val="009D0010"/>
    <w:rsid w:val="009D23CE"/>
    <w:rsid w:val="009D2BBF"/>
    <w:rsid w:val="009D3878"/>
    <w:rsid w:val="009D48DD"/>
    <w:rsid w:val="009D4A58"/>
    <w:rsid w:val="009D4C0E"/>
    <w:rsid w:val="009D55CF"/>
    <w:rsid w:val="009D5DE0"/>
    <w:rsid w:val="009D6DB2"/>
    <w:rsid w:val="009D7645"/>
    <w:rsid w:val="009D79D5"/>
    <w:rsid w:val="009E0B59"/>
    <w:rsid w:val="009E1095"/>
    <w:rsid w:val="009E145A"/>
    <w:rsid w:val="009E154E"/>
    <w:rsid w:val="009E2267"/>
    <w:rsid w:val="009E2755"/>
    <w:rsid w:val="009E38DA"/>
    <w:rsid w:val="009E3DE9"/>
    <w:rsid w:val="009E406E"/>
    <w:rsid w:val="009E42BA"/>
    <w:rsid w:val="009E5C29"/>
    <w:rsid w:val="009E5CD3"/>
    <w:rsid w:val="009E611C"/>
    <w:rsid w:val="009E63B9"/>
    <w:rsid w:val="009E663C"/>
    <w:rsid w:val="009E70F7"/>
    <w:rsid w:val="009E786A"/>
    <w:rsid w:val="009F0822"/>
    <w:rsid w:val="009F0E86"/>
    <w:rsid w:val="009F14FA"/>
    <w:rsid w:val="009F153C"/>
    <w:rsid w:val="009F1D2D"/>
    <w:rsid w:val="009F1E35"/>
    <w:rsid w:val="009F30D2"/>
    <w:rsid w:val="009F45F0"/>
    <w:rsid w:val="009F464B"/>
    <w:rsid w:val="009F4FF2"/>
    <w:rsid w:val="009F56A5"/>
    <w:rsid w:val="009F5B27"/>
    <w:rsid w:val="009F5EA6"/>
    <w:rsid w:val="009F65F5"/>
    <w:rsid w:val="009F676C"/>
    <w:rsid w:val="009F7F34"/>
    <w:rsid w:val="00A00B5A"/>
    <w:rsid w:val="00A01B72"/>
    <w:rsid w:val="00A025C2"/>
    <w:rsid w:val="00A0275F"/>
    <w:rsid w:val="00A02CF1"/>
    <w:rsid w:val="00A033C1"/>
    <w:rsid w:val="00A04263"/>
    <w:rsid w:val="00A0501D"/>
    <w:rsid w:val="00A052D4"/>
    <w:rsid w:val="00A05348"/>
    <w:rsid w:val="00A05373"/>
    <w:rsid w:val="00A06963"/>
    <w:rsid w:val="00A06D56"/>
    <w:rsid w:val="00A07274"/>
    <w:rsid w:val="00A07D3D"/>
    <w:rsid w:val="00A07D8D"/>
    <w:rsid w:val="00A07E02"/>
    <w:rsid w:val="00A1062A"/>
    <w:rsid w:val="00A10AE4"/>
    <w:rsid w:val="00A10CC8"/>
    <w:rsid w:val="00A10F53"/>
    <w:rsid w:val="00A11E23"/>
    <w:rsid w:val="00A1200B"/>
    <w:rsid w:val="00A12701"/>
    <w:rsid w:val="00A12BB8"/>
    <w:rsid w:val="00A132BC"/>
    <w:rsid w:val="00A13DA8"/>
    <w:rsid w:val="00A1400E"/>
    <w:rsid w:val="00A152C7"/>
    <w:rsid w:val="00A15A05"/>
    <w:rsid w:val="00A169B0"/>
    <w:rsid w:val="00A169FD"/>
    <w:rsid w:val="00A17C72"/>
    <w:rsid w:val="00A20061"/>
    <w:rsid w:val="00A21925"/>
    <w:rsid w:val="00A2194C"/>
    <w:rsid w:val="00A22796"/>
    <w:rsid w:val="00A22B5D"/>
    <w:rsid w:val="00A2373E"/>
    <w:rsid w:val="00A23B07"/>
    <w:rsid w:val="00A2422F"/>
    <w:rsid w:val="00A24596"/>
    <w:rsid w:val="00A245CC"/>
    <w:rsid w:val="00A25422"/>
    <w:rsid w:val="00A2546D"/>
    <w:rsid w:val="00A25C86"/>
    <w:rsid w:val="00A26D9F"/>
    <w:rsid w:val="00A272EF"/>
    <w:rsid w:val="00A27631"/>
    <w:rsid w:val="00A27820"/>
    <w:rsid w:val="00A30C52"/>
    <w:rsid w:val="00A31C51"/>
    <w:rsid w:val="00A32E61"/>
    <w:rsid w:val="00A33587"/>
    <w:rsid w:val="00A343B2"/>
    <w:rsid w:val="00A36E31"/>
    <w:rsid w:val="00A378DB"/>
    <w:rsid w:val="00A4152C"/>
    <w:rsid w:val="00A41846"/>
    <w:rsid w:val="00A4208B"/>
    <w:rsid w:val="00A42E50"/>
    <w:rsid w:val="00A438E5"/>
    <w:rsid w:val="00A447C9"/>
    <w:rsid w:val="00A45021"/>
    <w:rsid w:val="00A455EB"/>
    <w:rsid w:val="00A4613C"/>
    <w:rsid w:val="00A47A30"/>
    <w:rsid w:val="00A50E38"/>
    <w:rsid w:val="00A512A6"/>
    <w:rsid w:val="00A52758"/>
    <w:rsid w:val="00A52E11"/>
    <w:rsid w:val="00A536B9"/>
    <w:rsid w:val="00A53F88"/>
    <w:rsid w:val="00A56119"/>
    <w:rsid w:val="00A5782A"/>
    <w:rsid w:val="00A57BB5"/>
    <w:rsid w:val="00A57E86"/>
    <w:rsid w:val="00A6052C"/>
    <w:rsid w:val="00A60D87"/>
    <w:rsid w:val="00A6147F"/>
    <w:rsid w:val="00A61BA2"/>
    <w:rsid w:val="00A62061"/>
    <w:rsid w:val="00A62E62"/>
    <w:rsid w:val="00A6501C"/>
    <w:rsid w:val="00A65F48"/>
    <w:rsid w:val="00A6687C"/>
    <w:rsid w:val="00A67C30"/>
    <w:rsid w:val="00A67CE0"/>
    <w:rsid w:val="00A703C1"/>
    <w:rsid w:val="00A7145D"/>
    <w:rsid w:val="00A71B2D"/>
    <w:rsid w:val="00A72ED7"/>
    <w:rsid w:val="00A737CF"/>
    <w:rsid w:val="00A739C1"/>
    <w:rsid w:val="00A73D12"/>
    <w:rsid w:val="00A7517B"/>
    <w:rsid w:val="00A752DF"/>
    <w:rsid w:val="00A7566D"/>
    <w:rsid w:val="00A76A75"/>
    <w:rsid w:val="00A77267"/>
    <w:rsid w:val="00A801DF"/>
    <w:rsid w:val="00A80B8A"/>
    <w:rsid w:val="00A80CC7"/>
    <w:rsid w:val="00A81CBB"/>
    <w:rsid w:val="00A8211B"/>
    <w:rsid w:val="00A826A3"/>
    <w:rsid w:val="00A82C2E"/>
    <w:rsid w:val="00A83190"/>
    <w:rsid w:val="00A83B7D"/>
    <w:rsid w:val="00A85FA4"/>
    <w:rsid w:val="00A86952"/>
    <w:rsid w:val="00A872A1"/>
    <w:rsid w:val="00A873E6"/>
    <w:rsid w:val="00A87BC2"/>
    <w:rsid w:val="00A87D21"/>
    <w:rsid w:val="00A87FC9"/>
    <w:rsid w:val="00A901C5"/>
    <w:rsid w:val="00A909E0"/>
    <w:rsid w:val="00A91080"/>
    <w:rsid w:val="00A9146A"/>
    <w:rsid w:val="00A9235C"/>
    <w:rsid w:val="00A933F4"/>
    <w:rsid w:val="00A939EC"/>
    <w:rsid w:val="00A94147"/>
    <w:rsid w:val="00A94B7A"/>
    <w:rsid w:val="00A9525C"/>
    <w:rsid w:val="00A95B5B"/>
    <w:rsid w:val="00A95B69"/>
    <w:rsid w:val="00A963D2"/>
    <w:rsid w:val="00A976AE"/>
    <w:rsid w:val="00AA065B"/>
    <w:rsid w:val="00AA09F5"/>
    <w:rsid w:val="00AA0A68"/>
    <w:rsid w:val="00AA0DE7"/>
    <w:rsid w:val="00AA1412"/>
    <w:rsid w:val="00AA1BC8"/>
    <w:rsid w:val="00AA1D96"/>
    <w:rsid w:val="00AA27B6"/>
    <w:rsid w:val="00AA2E3F"/>
    <w:rsid w:val="00AA2EA3"/>
    <w:rsid w:val="00AA2EF5"/>
    <w:rsid w:val="00AA3294"/>
    <w:rsid w:val="00AA35FA"/>
    <w:rsid w:val="00AA3ABF"/>
    <w:rsid w:val="00AA3C98"/>
    <w:rsid w:val="00AA423C"/>
    <w:rsid w:val="00AA4600"/>
    <w:rsid w:val="00AA4870"/>
    <w:rsid w:val="00AA55EB"/>
    <w:rsid w:val="00AA5C1C"/>
    <w:rsid w:val="00AA68AA"/>
    <w:rsid w:val="00AA7516"/>
    <w:rsid w:val="00AA7BB2"/>
    <w:rsid w:val="00AA7D4B"/>
    <w:rsid w:val="00AA7E71"/>
    <w:rsid w:val="00AB29E5"/>
    <w:rsid w:val="00AB4164"/>
    <w:rsid w:val="00AB4C57"/>
    <w:rsid w:val="00AB4F40"/>
    <w:rsid w:val="00AB5A35"/>
    <w:rsid w:val="00AB5A45"/>
    <w:rsid w:val="00AB5B6E"/>
    <w:rsid w:val="00AB5E4D"/>
    <w:rsid w:val="00AB6D7D"/>
    <w:rsid w:val="00AB702B"/>
    <w:rsid w:val="00AC0749"/>
    <w:rsid w:val="00AC1323"/>
    <w:rsid w:val="00AC3727"/>
    <w:rsid w:val="00AC3898"/>
    <w:rsid w:val="00AC3C6D"/>
    <w:rsid w:val="00AC4875"/>
    <w:rsid w:val="00AC49D2"/>
    <w:rsid w:val="00AC4BD2"/>
    <w:rsid w:val="00AC4CD5"/>
    <w:rsid w:val="00AC6128"/>
    <w:rsid w:val="00AC6C38"/>
    <w:rsid w:val="00AC6DF7"/>
    <w:rsid w:val="00AC732D"/>
    <w:rsid w:val="00AC745D"/>
    <w:rsid w:val="00AC7762"/>
    <w:rsid w:val="00AC7E79"/>
    <w:rsid w:val="00AD0171"/>
    <w:rsid w:val="00AD06A8"/>
    <w:rsid w:val="00AD07AD"/>
    <w:rsid w:val="00AD1C17"/>
    <w:rsid w:val="00AD1D1F"/>
    <w:rsid w:val="00AD1D87"/>
    <w:rsid w:val="00AD1EDE"/>
    <w:rsid w:val="00AD2A69"/>
    <w:rsid w:val="00AD3324"/>
    <w:rsid w:val="00AD40C8"/>
    <w:rsid w:val="00AD5355"/>
    <w:rsid w:val="00AD5451"/>
    <w:rsid w:val="00AD599D"/>
    <w:rsid w:val="00AD6CDB"/>
    <w:rsid w:val="00AD71C1"/>
    <w:rsid w:val="00AD7408"/>
    <w:rsid w:val="00AE0548"/>
    <w:rsid w:val="00AE0DD7"/>
    <w:rsid w:val="00AE0E89"/>
    <w:rsid w:val="00AE1DCC"/>
    <w:rsid w:val="00AE201A"/>
    <w:rsid w:val="00AE3647"/>
    <w:rsid w:val="00AE4128"/>
    <w:rsid w:val="00AE4595"/>
    <w:rsid w:val="00AE4806"/>
    <w:rsid w:val="00AE4876"/>
    <w:rsid w:val="00AE49A1"/>
    <w:rsid w:val="00AE5129"/>
    <w:rsid w:val="00AE5141"/>
    <w:rsid w:val="00AE5B64"/>
    <w:rsid w:val="00AE5FE7"/>
    <w:rsid w:val="00AE67BF"/>
    <w:rsid w:val="00AE7420"/>
    <w:rsid w:val="00AF0EA1"/>
    <w:rsid w:val="00AF1C4E"/>
    <w:rsid w:val="00AF2B8F"/>
    <w:rsid w:val="00AF4038"/>
    <w:rsid w:val="00AF424A"/>
    <w:rsid w:val="00AF47E1"/>
    <w:rsid w:val="00AF487A"/>
    <w:rsid w:val="00AF504A"/>
    <w:rsid w:val="00AF50FF"/>
    <w:rsid w:val="00AF539B"/>
    <w:rsid w:val="00AF6146"/>
    <w:rsid w:val="00AF623B"/>
    <w:rsid w:val="00AF72CC"/>
    <w:rsid w:val="00AF7419"/>
    <w:rsid w:val="00AF7AF5"/>
    <w:rsid w:val="00B0026A"/>
    <w:rsid w:val="00B0049E"/>
    <w:rsid w:val="00B01E9D"/>
    <w:rsid w:val="00B0291B"/>
    <w:rsid w:val="00B030FF"/>
    <w:rsid w:val="00B03769"/>
    <w:rsid w:val="00B03E30"/>
    <w:rsid w:val="00B0404B"/>
    <w:rsid w:val="00B049D4"/>
    <w:rsid w:val="00B05656"/>
    <w:rsid w:val="00B058A7"/>
    <w:rsid w:val="00B059A8"/>
    <w:rsid w:val="00B05D30"/>
    <w:rsid w:val="00B060F1"/>
    <w:rsid w:val="00B0611B"/>
    <w:rsid w:val="00B06BD7"/>
    <w:rsid w:val="00B06DA5"/>
    <w:rsid w:val="00B118B3"/>
    <w:rsid w:val="00B12421"/>
    <w:rsid w:val="00B12C4E"/>
    <w:rsid w:val="00B136D0"/>
    <w:rsid w:val="00B14265"/>
    <w:rsid w:val="00B145BA"/>
    <w:rsid w:val="00B1479B"/>
    <w:rsid w:val="00B15850"/>
    <w:rsid w:val="00B158D3"/>
    <w:rsid w:val="00B15B51"/>
    <w:rsid w:val="00B169AD"/>
    <w:rsid w:val="00B16E6B"/>
    <w:rsid w:val="00B16EE2"/>
    <w:rsid w:val="00B1731F"/>
    <w:rsid w:val="00B1749D"/>
    <w:rsid w:val="00B20613"/>
    <w:rsid w:val="00B214D2"/>
    <w:rsid w:val="00B2252A"/>
    <w:rsid w:val="00B225B6"/>
    <w:rsid w:val="00B22BF6"/>
    <w:rsid w:val="00B22E0E"/>
    <w:rsid w:val="00B23488"/>
    <w:rsid w:val="00B2391F"/>
    <w:rsid w:val="00B241EC"/>
    <w:rsid w:val="00B2437E"/>
    <w:rsid w:val="00B24792"/>
    <w:rsid w:val="00B248DA"/>
    <w:rsid w:val="00B25AC5"/>
    <w:rsid w:val="00B269BC"/>
    <w:rsid w:val="00B27A72"/>
    <w:rsid w:val="00B3042C"/>
    <w:rsid w:val="00B30837"/>
    <w:rsid w:val="00B31470"/>
    <w:rsid w:val="00B31659"/>
    <w:rsid w:val="00B31831"/>
    <w:rsid w:val="00B31901"/>
    <w:rsid w:val="00B3282F"/>
    <w:rsid w:val="00B32CE6"/>
    <w:rsid w:val="00B32D2C"/>
    <w:rsid w:val="00B33298"/>
    <w:rsid w:val="00B34944"/>
    <w:rsid w:val="00B34A41"/>
    <w:rsid w:val="00B3554D"/>
    <w:rsid w:val="00B35BE5"/>
    <w:rsid w:val="00B375EA"/>
    <w:rsid w:val="00B37ADD"/>
    <w:rsid w:val="00B4111D"/>
    <w:rsid w:val="00B41950"/>
    <w:rsid w:val="00B41CF5"/>
    <w:rsid w:val="00B42263"/>
    <w:rsid w:val="00B4332B"/>
    <w:rsid w:val="00B43BB8"/>
    <w:rsid w:val="00B44A8F"/>
    <w:rsid w:val="00B45024"/>
    <w:rsid w:val="00B46148"/>
    <w:rsid w:val="00B47347"/>
    <w:rsid w:val="00B473ED"/>
    <w:rsid w:val="00B47ADA"/>
    <w:rsid w:val="00B50222"/>
    <w:rsid w:val="00B51D78"/>
    <w:rsid w:val="00B52871"/>
    <w:rsid w:val="00B5324A"/>
    <w:rsid w:val="00B532EB"/>
    <w:rsid w:val="00B5569F"/>
    <w:rsid w:val="00B5595F"/>
    <w:rsid w:val="00B56D6B"/>
    <w:rsid w:val="00B5749B"/>
    <w:rsid w:val="00B579B7"/>
    <w:rsid w:val="00B57C76"/>
    <w:rsid w:val="00B60111"/>
    <w:rsid w:val="00B61167"/>
    <w:rsid w:val="00B61BF7"/>
    <w:rsid w:val="00B61FF8"/>
    <w:rsid w:val="00B64702"/>
    <w:rsid w:val="00B64C87"/>
    <w:rsid w:val="00B657CD"/>
    <w:rsid w:val="00B657DF"/>
    <w:rsid w:val="00B65C6B"/>
    <w:rsid w:val="00B65EBE"/>
    <w:rsid w:val="00B66050"/>
    <w:rsid w:val="00B6605F"/>
    <w:rsid w:val="00B662E7"/>
    <w:rsid w:val="00B66731"/>
    <w:rsid w:val="00B66CBE"/>
    <w:rsid w:val="00B679BC"/>
    <w:rsid w:val="00B67D9E"/>
    <w:rsid w:val="00B707FD"/>
    <w:rsid w:val="00B70C40"/>
    <w:rsid w:val="00B70D43"/>
    <w:rsid w:val="00B7115D"/>
    <w:rsid w:val="00B7165A"/>
    <w:rsid w:val="00B7182D"/>
    <w:rsid w:val="00B723F4"/>
    <w:rsid w:val="00B72C43"/>
    <w:rsid w:val="00B75903"/>
    <w:rsid w:val="00B7721D"/>
    <w:rsid w:val="00B77676"/>
    <w:rsid w:val="00B77CFF"/>
    <w:rsid w:val="00B805E1"/>
    <w:rsid w:val="00B806DE"/>
    <w:rsid w:val="00B8097F"/>
    <w:rsid w:val="00B80BC7"/>
    <w:rsid w:val="00B80E08"/>
    <w:rsid w:val="00B81E23"/>
    <w:rsid w:val="00B829AF"/>
    <w:rsid w:val="00B839BE"/>
    <w:rsid w:val="00B84D58"/>
    <w:rsid w:val="00B8508B"/>
    <w:rsid w:val="00B85316"/>
    <w:rsid w:val="00B85FB2"/>
    <w:rsid w:val="00B86656"/>
    <w:rsid w:val="00B86DB7"/>
    <w:rsid w:val="00B87F28"/>
    <w:rsid w:val="00B9072C"/>
    <w:rsid w:val="00B90F06"/>
    <w:rsid w:val="00B913F7"/>
    <w:rsid w:val="00B92247"/>
    <w:rsid w:val="00B92E2A"/>
    <w:rsid w:val="00B931E8"/>
    <w:rsid w:val="00B9345F"/>
    <w:rsid w:val="00B938E0"/>
    <w:rsid w:val="00B94912"/>
    <w:rsid w:val="00B95434"/>
    <w:rsid w:val="00B95840"/>
    <w:rsid w:val="00B95E12"/>
    <w:rsid w:val="00B95FF2"/>
    <w:rsid w:val="00B96232"/>
    <w:rsid w:val="00B96B72"/>
    <w:rsid w:val="00B96D28"/>
    <w:rsid w:val="00B975E2"/>
    <w:rsid w:val="00BA067C"/>
    <w:rsid w:val="00BA0DA1"/>
    <w:rsid w:val="00BA1104"/>
    <w:rsid w:val="00BA38F1"/>
    <w:rsid w:val="00BA48A3"/>
    <w:rsid w:val="00BA48D8"/>
    <w:rsid w:val="00BA6567"/>
    <w:rsid w:val="00BA7513"/>
    <w:rsid w:val="00BA7D38"/>
    <w:rsid w:val="00BA7DE3"/>
    <w:rsid w:val="00BB0438"/>
    <w:rsid w:val="00BB050B"/>
    <w:rsid w:val="00BB217A"/>
    <w:rsid w:val="00BB2206"/>
    <w:rsid w:val="00BB270F"/>
    <w:rsid w:val="00BB2782"/>
    <w:rsid w:val="00BB2A9C"/>
    <w:rsid w:val="00BB2AB5"/>
    <w:rsid w:val="00BB4CD5"/>
    <w:rsid w:val="00BB5065"/>
    <w:rsid w:val="00BB5F71"/>
    <w:rsid w:val="00BB6692"/>
    <w:rsid w:val="00BB6BE8"/>
    <w:rsid w:val="00BB7465"/>
    <w:rsid w:val="00BB7611"/>
    <w:rsid w:val="00BC02D7"/>
    <w:rsid w:val="00BC06A6"/>
    <w:rsid w:val="00BC10CE"/>
    <w:rsid w:val="00BC2223"/>
    <w:rsid w:val="00BC27E7"/>
    <w:rsid w:val="00BC284F"/>
    <w:rsid w:val="00BC2EA3"/>
    <w:rsid w:val="00BC37EB"/>
    <w:rsid w:val="00BC4A1F"/>
    <w:rsid w:val="00BC57BE"/>
    <w:rsid w:val="00BC5ABC"/>
    <w:rsid w:val="00BC5C21"/>
    <w:rsid w:val="00BC733A"/>
    <w:rsid w:val="00BC7BB3"/>
    <w:rsid w:val="00BD0B0D"/>
    <w:rsid w:val="00BD11B2"/>
    <w:rsid w:val="00BD11B6"/>
    <w:rsid w:val="00BD43F3"/>
    <w:rsid w:val="00BD4F51"/>
    <w:rsid w:val="00BD5D5E"/>
    <w:rsid w:val="00BD5E8B"/>
    <w:rsid w:val="00BD64E3"/>
    <w:rsid w:val="00BD79A0"/>
    <w:rsid w:val="00BE01E6"/>
    <w:rsid w:val="00BE0839"/>
    <w:rsid w:val="00BE0B5C"/>
    <w:rsid w:val="00BE1988"/>
    <w:rsid w:val="00BE1B12"/>
    <w:rsid w:val="00BE3D41"/>
    <w:rsid w:val="00BE4BD8"/>
    <w:rsid w:val="00BE55F6"/>
    <w:rsid w:val="00BE5928"/>
    <w:rsid w:val="00BE6064"/>
    <w:rsid w:val="00BE63DB"/>
    <w:rsid w:val="00BE737B"/>
    <w:rsid w:val="00BF0182"/>
    <w:rsid w:val="00BF038E"/>
    <w:rsid w:val="00BF078F"/>
    <w:rsid w:val="00BF23EE"/>
    <w:rsid w:val="00BF241D"/>
    <w:rsid w:val="00BF274D"/>
    <w:rsid w:val="00BF33DC"/>
    <w:rsid w:val="00BF39A8"/>
    <w:rsid w:val="00BF41D8"/>
    <w:rsid w:val="00BF68C9"/>
    <w:rsid w:val="00BF71B5"/>
    <w:rsid w:val="00C001BF"/>
    <w:rsid w:val="00C00530"/>
    <w:rsid w:val="00C012E6"/>
    <w:rsid w:val="00C0246E"/>
    <w:rsid w:val="00C02746"/>
    <w:rsid w:val="00C0363B"/>
    <w:rsid w:val="00C038A2"/>
    <w:rsid w:val="00C03E57"/>
    <w:rsid w:val="00C03FDA"/>
    <w:rsid w:val="00C05F66"/>
    <w:rsid w:val="00C0638D"/>
    <w:rsid w:val="00C06699"/>
    <w:rsid w:val="00C06A6C"/>
    <w:rsid w:val="00C10523"/>
    <w:rsid w:val="00C11026"/>
    <w:rsid w:val="00C111B9"/>
    <w:rsid w:val="00C126D6"/>
    <w:rsid w:val="00C12ACD"/>
    <w:rsid w:val="00C13DC9"/>
    <w:rsid w:val="00C14366"/>
    <w:rsid w:val="00C14B1F"/>
    <w:rsid w:val="00C14DCD"/>
    <w:rsid w:val="00C151A7"/>
    <w:rsid w:val="00C15DD0"/>
    <w:rsid w:val="00C15E87"/>
    <w:rsid w:val="00C16F9F"/>
    <w:rsid w:val="00C1736E"/>
    <w:rsid w:val="00C20527"/>
    <w:rsid w:val="00C2283A"/>
    <w:rsid w:val="00C246C6"/>
    <w:rsid w:val="00C24F55"/>
    <w:rsid w:val="00C26D34"/>
    <w:rsid w:val="00C270EE"/>
    <w:rsid w:val="00C273D6"/>
    <w:rsid w:val="00C3045D"/>
    <w:rsid w:val="00C308E2"/>
    <w:rsid w:val="00C30EA9"/>
    <w:rsid w:val="00C31DF4"/>
    <w:rsid w:val="00C322F3"/>
    <w:rsid w:val="00C334FF"/>
    <w:rsid w:val="00C340AF"/>
    <w:rsid w:val="00C34383"/>
    <w:rsid w:val="00C3471D"/>
    <w:rsid w:val="00C3475F"/>
    <w:rsid w:val="00C34E88"/>
    <w:rsid w:val="00C35189"/>
    <w:rsid w:val="00C35D63"/>
    <w:rsid w:val="00C36541"/>
    <w:rsid w:val="00C36935"/>
    <w:rsid w:val="00C37089"/>
    <w:rsid w:val="00C37EF0"/>
    <w:rsid w:val="00C40156"/>
    <w:rsid w:val="00C401A5"/>
    <w:rsid w:val="00C4056B"/>
    <w:rsid w:val="00C41535"/>
    <w:rsid w:val="00C4173F"/>
    <w:rsid w:val="00C41FAA"/>
    <w:rsid w:val="00C42258"/>
    <w:rsid w:val="00C43162"/>
    <w:rsid w:val="00C4360F"/>
    <w:rsid w:val="00C439AC"/>
    <w:rsid w:val="00C43AC7"/>
    <w:rsid w:val="00C43B0C"/>
    <w:rsid w:val="00C4574B"/>
    <w:rsid w:val="00C4634D"/>
    <w:rsid w:val="00C468B8"/>
    <w:rsid w:val="00C508C7"/>
    <w:rsid w:val="00C50FC3"/>
    <w:rsid w:val="00C51696"/>
    <w:rsid w:val="00C516B5"/>
    <w:rsid w:val="00C51B65"/>
    <w:rsid w:val="00C5464C"/>
    <w:rsid w:val="00C54803"/>
    <w:rsid w:val="00C54BA7"/>
    <w:rsid w:val="00C57023"/>
    <w:rsid w:val="00C5783F"/>
    <w:rsid w:val="00C579CF"/>
    <w:rsid w:val="00C57B70"/>
    <w:rsid w:val="00C57D6B"/>
    <w:rsid w:val="00C60034"/>
    <w:rsid w:val="00C6282F"/>
    <w:rsid w:val="00C62BE5"/>
    <w:rsid w:val="00C635FC"/>
    <w:rsid w:val="00C646CC"/>
    <w:rsid w:val="00C64FC1"/>
    <w:rsid w:val="00C65004"/>
    <w:rsid w:val="00C65BA6"/>
    <w:rsid w:val="00C66EB0"/>
    <w:rsid w:val="00C67073"/>
    <w:rsid w:val="00C6758B"/>
    <w:rsid w:val="00C6761B"/>
    <w:rsid w:val="00C67700"/>
    <w:rsid w:val="00C67B14"/>
    <w:rsid w:val="00C70B70"/>
    <w:rsid w:val="00C70DCB"/>
    <w:rsid w:val="00C71418"/>
    <w:rsid w:val="00C716D0"/>
    <w:rsid w:val="00C7199F"/>
    <w:rsid w:val="00C722E8"/>
    <w:rsid w:val="00C73A81"/>
    <w:rsid w:val="00C76900"/>
    <w:rsid w:val="00C76A6F"/>
    <w:rsid w:val="00C76BA0"/>
    <w:rsid w:val="00C776AD"/>
    <w:rsid w:val="00C77D1F"/>
    <w:rsid w:val="00C8011D"/>
    <w:rsid w:val="00C80213"/>
    <w:rsid w:val="00C804E0"/>
    <w:rsid w:val="00C80787"/>
    <w:rsid w:val="00C80DA5"/>
    <w:rsid w:val="00C8135C"/>
    <w:rsid w:val="00C81EF3"/>
    <w:rsid w:val="00C81F12"/>
    <w:rsid w:val="00C82EBD"/>
    <w:rsid w:val="00C83072"/>
    <w:rsid w:val="00C83BE8"/>
    <w:rsid w:val="00C843A8"/>
    <w:rsid w:val="00C843BE"/>
    <w:rsid w:val="00C84DA0"/>
    <w:rsid w:val="00C86A23"/>
    <w:rsid w:val="00C86BAF"/>
    <w:rsid w:val="00C872B7"/>
    <w:rsid w:val="00C8751F"/>
    <w:rsid w:val="00C90D2C"/>
    <w:rsid w:val="00C9164B"/>
    <w:rsid w:val="00C927A8"/>
    <w:rsid w:val="00C92A85"/>
    <w:rsid w:val="00C93497"/>
    <w:rsid w:val="00C94B89"/>
    <w:rsid w:val="00C94EAD"/>
    <w:rsid w:val="00C94F75"/>
    <w:rsid w:val="00C966CD"/>
    <w:rsid w:val="00C9795C"/>
    <w:rsid w:val="00CA0996"/>
    <w:rsid w:val="00CA2176"/>
    <w:rsid w:val="00CA3C5B"/>
    <w:rsid w:val="00CA446B"/>
    <w:rsid w:val="00CA4720"/>
    <w:rsid w:val="00CA4928"/>
    <w:rsid w:val="00CA539C"/>
    <w:rsid w:val="00CA59C2"/>
    <w:rsid w:val="00CA6C3E"/>
    <w:rsid w:val="00CA6FB6"/>
    <w:rsid w:val="00CA7628"/>
    <w:rsid w:val="00CA77CA"/>
    <w:rsid w:val="00CA7A76"/>
    <w:rsid w:val="00CA7D01"/>
    <w:rsid w:val="00CB1007"/>
    <w:rsid w:val="00CB1AA6"/>
    <w:rsid w:val="00CB1D8E"/>
    <w:rsid w:val="00CB1EF7"/>
    <w:rsid w:val="00CB2060"/>
    <w:rsid w:val="00CB2FA9"/>
    <w:rsid w:val="00CB3381"/>
    <w:rsid w:val="00CB37C5"/>
    <w:rsid w:val="00CB40FB"/>
    <w:rsid w:val="00CB4147"/>
    <w:rsid w:val="00CB41A2"/>
    <w:rsid w:val="00CB4524"/>
    <w:rsid w:val="00CB4D5B"/>
    <w:rsid w:val="00CB5484"/>
    <w:rsid w:val="00CB54EC"/>
    <w:rsid w:val="00CB5987"/>
    <w:rsid w:val="00CB5A55"/>
    <w:rsid w:val="00CB67D8"/>
    <w:rsid w:val="00CB7691"/>
    <w:rsid w:val="00CC0ACB"/>
    <w:rsid w:val="00CC1693"/>
    <w:rsid w:val="00CC1DA5"/>
    <w:rsid w:val="00CC1DE3"/>
    <w:rsid w:val="00CC2522"/>
    <w:rsid w:val="00CC4D7C"/>
    <w:rsid w:val="00CC545E"/>
    <w:rsid w:val="00CC6377"/>
    <w:rsid w:val="00CC6F97"/>
    <w:rsid w:val="00CC77B9"/>
    <w:rsid w:val="00CC77C6"/>
    <w:rsid w:val="00CC7B8F"/>
    <w:rsid w:val="00CD05A3"/>
    <w:rsid w:val="00CD1AE2"/>
    <w:rsid w:val="00CD29FF"/>
    <w:rsid w:val="00CD3B43"/>
    <w:rsid w:val="00CD3D88"/>
    <w:rsid w:val="00CD437F"/>
    <w:rsid w:val="00CD4B4C"/>
    <w:rsid w:val="00CD4D45"/>
    <w:rsid w:val="00CD4FD6"/>
    <w:rsid w:val="00CD60A6"/>
    <w:rsid w:val="00CD6602"/>
    <w:rsid w:val="00CD6814"/>
    <w:rsid w:val="00CD6D79"/>
    <w:rsid w:val="00CD7997"/>
    <w:rsid w:val="00CD7CAE"/>
    <w:rsid w:val="00CE0242"/>
    <w:rsid w:val="00CE2CC3"/>
    <w:rsid w:val="00CE3795"/>
    <w:rsid w:val="00CE39E3"/>
    <w:rsid w:val="00CE48F2"/>
    <w:rsid w:val="00CE4C00"/>
    <w:rsid w:val="00CE5B7E"/>
    <w:rsid w:val="00CE69DB"/>
    <w:rsid w:val="00CE793E"/>
    <w:rsid w:val="00CF00C7"/>
    <w:rsid w:val="00CF147E"/>
    <w:rsid w:val="00CF14DF"/>
    <w:rsid w:val="00CF1A93"/>
    <w:rsid w:val="00CF1C86"/>
    <w:rsid w:val="00CF1D56"/>
    <w:rsid w:val="00CF22E6"/>
    <w:rsid w:val="00CF2612"/>
    <w:rsid w:val="00CF2FAD"/>
    <w:rsid w:val="00CF36A4"/>
    <w:rsid w:val="00CF41AD"/>
    <w:rsid w:val="00CF52F8"/>
    <w:rsid w:val="00CF73FA"/>
    <w:rsid w:val="00CF7A20"/>
    <w:rsid w:val="00CF7C6C"/>
    <w:rsid w:val="00D000D4"/>
    <w:rsid w:val="00D01A35"/>
    <w:rsid w:val="00D01A8F"/>
    <w:rsid w:val="00D01B5E"/>
    <w:rsid w:val="00D01C22"/>
    <w:rsid w:val="00D028FB"/>
    <w:rsid w:val="00D03893"/>
    <w:rsid w:val="00D05578"/>
    <w:rsid w:val="00D05DE7"/>
    <w:rsid w:val="00D066F1"/>
    <w:rsid w:val="00D07878"/>
    <w:rsid w:val="00D11739"/>
    <w:rsid w:val="00D13D0A"/>
    <w:rsid w:val="00D14C4F"/>
    <w:rsid w:val="00D14FC6"/>
    <w:rsid w:val="00D16298"/>
    <w:rsid w:val="00D16872"/>
    <w:rsid w:val="00D168C8"/>
    <w:rsid w:val="00D16C8A"/>
    <w:rsid w:val="00D16D6F"/>
    <w:rsid w:val="00D172A3"/>
    <w:rsid w:val="00D20671"/>
    <w:rsid w:val="00D207A3"/>
    <w:rsid w:val="00D20A41"/>
    <w:rsid w:val="00D20B1A"/>
    <w:rsid w:val="00D21BED"/>
    <w:rsid w:val="00D22106"/>
    <w:rsid w:val="00D22320"/>
    <w:rsid w:val="00D24A09"/>
    <w:rsid w:val="00D24DC0"/>
    <w:rsid w:val="00D30863"/>
    <w:rsid w:val="00D309AD"/>
    <w:rsid w:val="00D30B94"/>
    <w:rsid w:val="00D31060"/>
    <w:rsid w:val="00D310B9"/>
    <w:rsid w:val="00D31392"/>
    <w:rsid w:val="00D32126"/>
    <w:rsid w:val="00D322CF"/>
    <w:rsid w:val="00D32957"/>
    <w:rsid w:val="00D3375E"/>
    <w:rsid w:val="00D33DD0"/>
    <w:rsid w:val="00D33DF3"/>
    <w:rsid w:val="00D34444"/>
    <w:rsid w:val="00D34540"/>
    <w:rsid w:val="00D34594"/>
    <w:rsid w:val="00D34B18"/>
    <w:rsid w:val="00D35ED8"/>
    <w:rsid w:val="00D361F3"/>
    <w:rsid w:val="00D3665A"/>
    <w:rsid w:val="00D376EC"/>
    <w:rsid w:val="00D40F41"/>
    <w:rsid w:val="00D42081"/>
    <w:rsid w:val="00D43123"/>
    <w:rsid w:val="00D4337E"/>
    <w:rsid w:val="00D43FA9"/>
    <w:rsid w:val="00D463FE"/>
    <w:rsid w:val="00D46B82"/>
    <w:rsid w:val="00D5096E"/>
    <w:rsid w:val="00D510C6"/>
    <w:rsid w:val="00D51130"/>
    <w:rsid w:val="00D51620"/>
    <w:rsid w:val="00D518E5"/>
    <w:rsid w:val="00D51AE9"/>
    <w:rsid w:val="00D52557"/>
    <w:rsid w:val="00D52622"/>
    <w:rsid w:val="00D52C44"/>
    <w:rsid w:val="00D52FD9"/>
    <w:rsid w:val="00D53FCE"/>
    <w:rsid w:val="00D54319"/>
    <w:rsid w:val="00D5501F"/>
    <w:rsid w:val="00D55756"/>
    <w:rsid w:val="00D55883"/>
    <w:rsid w:val="00D56662"/>
    <w:rsid w:val="00D569D4"/>
    <w:rsid w:val="00D56EA8"/>
    <w:rsid w:val="00D60D7C"/>
    <w:rsid w:val="00D6188E"/>
    <w:rsid w:val="00D6197C"/>
    <w:rsid w:val="00D624C2"/>
    <w:rsid w:val="00D62D0C"/>
    <w:rsid w:val="00D630B0"/>
    <w:rsid w:val="00D63C52"/>
    <w:rsid w:val="00D64D25"/>
    <w:rsid w:val="00D65435"/>
    <w:rsid w:val="00D656AA"/>
    <w:rsid w:val="00D663C9"/>
    <w:rsid w:val="00D66A07"/>
    <w:rsid w:val="00D673EF"/>
    <w:rsid w:val="00D7021F"/>
    <w:rsid w:val="00D7038F"/>
    <w:rsid w:val="00D720E4"/>
    <w:rsid w:val="00D7263F"/>
    <w:rsid w:val="00D72640"/>
    <w:rsid w:val="00D726F0"/>
    <w:rsid w:val="00D736B2"/>
    <w:rsid w:val="00D73BD3"/>
    <w:rsid w:val="00D74B39"/>
    <w:rsid w:val="00D7564D"/>
    <w:rsid w:val="00D75B73"/>
    <w:rsid w:val="00D7645C"/>
    <w:rsid w:val="00D76C28"/>
    <w:rsid w:val="00D76C97"/>
    <w:rsid w:val="00D77537"/>
    <w:rsid w:val="00D77DBB"/>
    <w:rsid w:val="00D77F79"/>
    <w:rsid w:val="00D80298"/>
    <w:rsid w:val="00D8090D"/>
    <w:rsid w:val="00D80ED6"/>
    <w:rsid w:val="00D81341"/>
    <w:rsid w:val="00D813B6"/>
    <w:rsid w:val="00D815FD"/>
    <w:rsid w:val="00D827D6"/>
    <w:rsid w:val="00D827E0"/>
    <w:rsid w:val="00D82969"/>
    <w:rsid w:val="00D8508A"/>
    <w:rsid w:val="00D85715"/>
    <w:rsid w:val="00D85944"/>
    <w:rsid w:val="00D85B97"/>
    <w:rsid w:val="00D863F8"/>
    <w:rsid w:val="00D86983"/>
    <w:rsid w:val="00D86B33"/>
    <w:rsid w:val="00D86D4C"/>
    <w:rsid w:val="00D87781"/>
    <w:rsid w:val="00D8795A"/>
    <w:rsid w:val="00D87AA6"/>
    <w:rsid w:val="00D87FB4"/>
    <w:rsid w:val="00D90A89"/>
    <w:rsid w:val="00D90AD9"/>
    <w:rsid w:val="00D90C7F"/>
    <w:rsid w:val="00D9108C"/>
    <w:rsid w:val="00D91555"/>
    <w:rsid w:val="00D91633"/>
    <w:rsid w:val="00D92960"/>
    <w:rsid w:val="00D929AB"/>
    <w:rsid w:val="00D92D63"/>
    <w:rsid w:val="00D93BA6"/>
    <w:rsid w:val="00D948A7"/>
    <w:rsid w:val="00D94AC3"/>
    <w:rsid w:val="00D94DEC"/>
    <w:rsid w:val="00D956BF"/>
    <w:rsid w:val="00D96829"/>
    <w:rsid w:val="00D9761D"/>
    <w:rsid w:val="00D97BE3"/>
    <w:rsid w:val="00DA02BF"/>
    <w:rsid w:val="00DA0760"/>
    <w:rsid w:val="00DA0CDE"/>
    <w:rsid w:val="00DA10AE"/>
    <w:rsid w:val="00DA11AC"/>
    <w:rsid w:val="00DA127A"/>
    <w:rsid w:val="00DA233F"/>
    <w:rsid w:val="00DA3049"/>
    <w:rsid w:val="00DA3C8A"/>
    <w:rsid w:val="00DA45A9"/>
    <w:rsid w:val="00DA45EC"/>
    <w:rsid w:val="00DA5690"/>
    <w:rsid w:val="00DA580E"/>
    <w:rsid w:val="00DA651C"/>
    <w:rsid w:val="00DA6F91"/>
    <w:rsid w:val="00DA74F0"/>
    <w:rsid w:val="00DA7AF2"/>
    <w:rsid w:val="00DA7CF6"/>
    <w:rsid w:val="00DB0108"/>
    <w:rsid w:val="00DB0E0E"/>
    <w:rsid w:val="00DB17F2"/>
    <w:rsid w:val="00DB388D"/>
    <w:rsid w:val="00DB400B"/>
    <w:rsid w:val="00DB7DEF"/>
    <w:rsid w:val="00DC00CD"/>
    <w:rsid w:val="00DC00EC"/>
    <w:rsid w:val="00DC01FE"/>
    <w:rsid w:val="00DC03AF"/>
    <w:rsid w:val="00DC0B14"/>
    <w:rsid w:val="00DC10AA"/>
    <w:rsid w:val="00DC250C"/>
    <w:rsid w:val="00DC2FBA"/>
    <w:rsid w:val="00DC3E72"/>
    <w:rsid w:val="00DC4142"/>
    <w:rsid w:val="00DC4935"/>
    <w:rsid w:val="00DC5248"/>
    <w:rsid w:val="00DC5C2D"/>
    <w:rsid w:val="00DC6318"/>
    <w:rsid w:val="00DC6555"/>
    <w:rsid w:val="00DC6695"/>
    <w:rsid w:val="00DC7252"/>
    <w:rsid w:val="00DC7557"/>
    <w:rsid w:val="00DC760E"/>
    <w:rsid w:val="00DC7DDD"/>
    <w:rsid w:val="00DD2362"/>
    <w:rsid w:val="00DD309B"/>
    <w:rsid w:val="00DD3731"/>
    <w:rsid w:val="00DD41DB"/>
    <w:rsid w:val="00DD454F"/>
    <w:rsid w:val="00DD49B6"/>
    <w:rsid w:val="00DD4D72"/>
    <w:rsid w:val="00DD50A3"/>
    <w:rsid w:val="00DD5BD0"/>
    <w:rsid w:val="00DD6D03"/>
    <w:rsid w:val="00DE0FB5"/>
    <w:rsid w:val="00DE1268"/>
    <w:rsid w:val="00DE2E70"/>
    <w:rsid w:val="00DE3555"/>
    <w:rsid w:val="00DE368F"/>
    <w:rsid w:val="00DE3AA2"/>
    <w:rsid w:val="00DE3D92"/>
    <w:rsid w:val="00DE4147"/>
    <w:rsid w:val="00DE476C"/>
    <w:rsid w:val="00DE47DE"/>
    <w:rsid w:val="00DE4B87"/>
    <w:rsid w:val="00DE596D"/>
    <w:rsid w:val="00DE5BC7"/>
    <w:rsid w:val="00DE5C78"/>
    <w:rsid w:val="00DE6115"/>
    <w:rsid w:val="00DE657C"/>
    <w:rsid w:val="00DE6ED7"/>
    <w:rsid w:val="00DE7E99"/>
    <w:rsid w:val="00DF2176"/>
    <w:rsid w:val="00DF2435"/>
    <w:rsid w:val="00DF2519"/>
    <w:rsid w:val="00DF2B5A"/>
    <w:rsid w:val="00DF3E6D"/>
    <w:rsid w:val="00DF6055"/>
    <w:rsid w:val="00DF6561"/>
    <w:rsid w:val="00DF697E"/>
    <w:rsid w:val="00DF6EF4"/>
    <w:rsid w:val="00DF79AA"/>
    <w:rsid w:val="00DF7C76"/>
    <w:rsid w:val="00E00835"/>
    <w:rsid w:val="00E01A38"/>
    <w:rsid w:val="00E01E67"/>
    <w:rsid w:val="00E020C9"/>
    <w:rsid w:val="00E02B6E"/>
    <w:rsid w:val="00E041DF"/>
    <w:rsid w:val="00E0489B"/>
    <w:rsid w:val="00E0515A"/>
    <w:rsid w:val="00E05EAF"/>
    <w:rsid w:val="00E06269"/>
    <w:rsid w:val="00E06511"/>
    <w:rsid w:val="00E06E33"/>
    <w:rsid w:val="00E07C20"/>
    <w:rsid w:val="00E07E4E"/>
    <w:rsid w:val="00E07E63"/>
    <w:rsid w:val="00E10066"/>
    <w:rsid w:val="00E102E5"/>
    <w:rsid w:val="00E104A9"/>
    <w:rsid w:val="00E10E14"/>
    <w:rsid w:val="00E117F3"/>
    <w:rsid w:val="00E120F8"/>
    <w:rsid w:val="00E12375"/>
    <w:rsid w:val="00E1348B"/>
    <w:rsid w:val="00E14038"/>
    <w:rsid w:val="00E14E98"/>
    <w:rsid w:val="00E15067"/>
    <w:rsid w:val="00E15691"/>
    <w:rsid w:val="00E16EEB"/>
    <w:rsid w:val="00E16FAC"/>
    <w:rsid w:val="00E17A18"/>
    <w:rsid w:val="00E217ED"/>
    <w:rsid w:val="00E22119"/>
    <w:rsid w:val="00E228AC"/>
    <w:rsid w:val="00E232F4"/>
    <w:rsid w:val="00E23CA9"/>
    <w:rsid w:val="00E245FF"/>
    <w:rsid w:val="00E253EC"/>
    <w:rsid w:val="00E25AF2"/>
    <w:rsid w:val="00E26302"/>
    <w:rsid w:val="00E26710"/>
    <w:rsid w:val="00E273B7"/>
    <w:rsid w:val="00E300F9"/>
    <w:rsid w:val="00E307D5"/>
    <w:rsid w:val="00E307DB"/>
    <w:rsid w:val="00E3172A"/>
    <w:rsid w:val="00E31B59"/>
    <w:rsid w:val="00E320D5"/>
    <w:rsid w:val="00E33123"/>
    <w:rsid w:val="00E3342D"/>
    <w:rsid w:val="00E35236"/>
    <w:rsid w:val="00E35B98"/>
    <w:rsid w:val="00E35EFD"/>
    <w:rsid w:val="00E35F4A"/>
    <w:rsid w:val="00E363FD"/>
    <w:rsid w:val="00E37057"/>
    <w:rsid w:val="00E3716F"/>
    <w:rsid w:val="00E3750B"/>
    <w:rsid w:val="00E37A90"/>
    <w:rsid w:val="00E37F91"/>
    <w:rsid w:val="00E415B4"/>
    <w:rsid w:val="00E429A5"/>
    <w:rsid w:val="00E42B1F"/>
    <w:rsid w:val="00E42CA3"/>
    <w:rsid w:val="00E433D6"/>
    <w:rsid w:val="00E439D4"/>
    <w:rsid w:val="00E43FCB"/>
    <w:rsid w:val="00E44DFD"/>
    <w:rsid w:val="00E44EB7"/>
    <w:rsid w:val="00E46D1D"/>
    <w:rsid w:val="00E46E8A"/>
    <w:rsid w:val="00E505B4"/>
    <w:rsid w:val="00E512B0"/>
    <w:rsid w:val="00E5170C"/>
    <w:rsid w:val="00E51816"/>
    <w:rsid w:val="00E51F11"/>
    <w:rsid w:val="00E52141"/>
    <w:rsid w:val="00E52186"/>
    <w:rsid w:val="00E52D57"/>
    <w:rsid w:val="00E53039"/>
    <w:rsid w:val="00E5333A"/>
    <w:rsid w:val="00E53857"/>
    <w:rsid w:val="00E5419A"/>
    <w:rsid w:val="00E555F9"/>
    <w:rsid w:val="00E5633E"/>
    <w:rsid w:val="00E56A77"/>
    <w:rsid w:val="00E56BC6"/>
    <w:rsid w:val="00E606FB"/>
    <w:rsid w:val="00E60E75"/>
    <w:rsid w:val="00E61675"/>
    <w:rsid w:val="00E61EA7"/>
    <w:rsid w:val="00E6227C"/>
    <w:rsid w:val="00E6251C"/>
    <w:rsid w:val="00E63492"/>
    <w:rsid w:val="00E6372E"/>
    <w:rsid w:val="00E63EF5"/>
    <w:rsid w:val="00E64212"/>
    <w:rsid w:val="00E658FF"/>
    <w:rsid w:val="00E65E34"/>
    <w:rsid w:val="00E65E82"/>
    <w:rsid w:val="00E666CC"/>
    <w:rsid w:val="00E6742A"/>
    <w:rsid w:val="00E674E5"/>
    <w:rsid w:val="00E701B9"/>
    <w:rsid w:val="00E70601"/>
    <w:rsid w:val="00E70EF6"/>
    <w:rsid w:val="00E71C2A"/>
    <w:rsid w:val="00E71E08"/>
    <w:rsid w:val="00E72729"/>
    <w:rsid w:val="00E72EDD"/>
    <w:rsid w:val="00E73715"/>
    <w:rsid w:val="00E73995"/>
    <w:rsid w:val="00E744DD"/>
    <w:rsid w:val="00E7480C"/>
    <w:rsid w:val="00E75AC8"/>
    <w:rsid w:val="00E75C74"/>
    <w:rsid w:val="00E761F3"/>
    <w:rsid w:val="00E76577"/>
    <w:rsid w:val="00E76A10"/>
    <w:rsid w:val="00E77133"/>
    <w:rsid w:val="00E7739A"/>
    <w:rsid w:val="00E777C8"/>
    <w:rsid w:val="00E80240"/>
    <w:rsid w:val="00E80B9E"/>
    <w:rsid w:val="00E80F8C"/>
    <w:rsid w:val="00E83FE6"/>
    <w:rsid w:val="00E846D5"/>
    <w:rsid w:val="00E84732"/>
    <w:rsid w:val="00E8490E"/>
    <w:rsid w:val="00E8539B"/>
    <w:rsid w:val="00E865A5"/>
    <w:rsid w:val="00E8683A"/>
    <w:rsid w:val="00E86BAD"/>
    <w:rsid w:val="00E86CE6"/>
    <w:rsid w:val="00E876C5"/>
    <w:rsid w:val="00E8785C"/>
    <w:rsid w:val="00E87B59"/>
    <w:rsid w:val="00E87B7A"/>
    <w:rsid w:val="00E905AA"/>
    <w:rsid w:val="00E90658"/>
    <w:rsid w:val="00E90886"/>
    <w:rsid w:val="00E91007"/>
    <w:rsid w:val="00E91856"/>
    <w:rsid w:val="00E92298"/>
    <w:rsid w:val="00E9325F"/>
    <w:rsid w:val="00E93C5A"/>
    <w:rsid w:val="00E94998"/>
    <w:rsid w:val="00E94B4A"/>
    <w:rsid w:val="00E94DD8"/>
    <w:rsid w:val="00E9566B"/>
    <w:rsid w:val="00E95879"/>
    <w:rsid w:val="00E95D5E"/>
    <w:rsid w:val="00E9617D"/>
    <w:rsid w:val="00E9623C"/>
    <w:rsid w:val="00E96B29"/>
    <w:rsid w:val="00E97163"/>
    <w:rsid w:val="00E97178"/>
    <w:rsid w:val="00E97514"/>
    <w:rsid w:val="00E97D1C"/>
    <w:rsid w:val="00E97DDA"/>
    <w:rsid w:val="00EA1890"/>
    <w:rsid w:val="00EA29F4"/>
    <w:rsid w:val="00EA3DA6"/>
    <w:rsid w:val="00EA3E64"/>
    <w:rsid w:val="00EA4FCC"/>
    <w:rsid w:val="00EA5330"/>
    <w:rsid w:val="00EA6631"/>
    <w:rsid w:val="00EA6860"/>
    <w:rsid w:val="00EA6BA0"/>
    <w:rsid w:val="00EA74F1"/>
    <w:rsid w:val="00EB191C"/>
    <w:rsid w:val="00EB326A"/>
    <w:rsid w:val="00EB48FF"/>
    <w:rsid w:val="00EB565B"/>
    <w:rsid w:val="00EB5ACE"/>
    <w:rsid w:val="00EB5DDB"/>
    <w:rsid w:val="00EB5E4F"/>
    <w:rsid w:val="00EB64EC"/>
    <w:rsid w:val="00EB702A"/>
    <w:rsid w:val="00EB7824"/>
    <w:rsid w:val="00EB7F26"/>
    <w:rsid w:val="00EC0319"/>
    <w:rsid w:val="00EC06A1"/>
    <w:rsid w:val="00EC0A0B"/>
    <w:rsid w:val="00EC17EB"/>
    <w:rsid w:val="00EC24E3"/>
    <w:rsid w:val="00EC2BB7"/>
    <w:rsid w:val="00EC2C7B"/>
    <w:rsid w:val="00EC3C7A"/>
    <w:rsid w:val="00EC3CC3"/>
    <w:rsid w:val="00EC470B"/>
    <w:rsid w:val="00EC4C3C"/>
    <w:rsid w:val="00EC5D34"/>
    <w:rsid w:val="00EC7016"/>
    <w:rsid w:val="00EC71F7"/>
    <w:rsid w:val="00EC77B1"/>
    <w:rsid w:val="00EC7CDD"/>
    <w:rsid w:val="00ED07A3"/>
    <w:rsid w:val="00ED0B7A"/>
    <w:rsid w:val="00ED0C46"/>
    <w:rsid w:val="00ED0FD0"/>
    <w:rsid w:val="00ED0FEA"/>
    <w:rsid w:val="00ED1039"/>
    <w:rsid w:val="00ED1421"/>
    <w:rsid w:val="00ED1CE2"/>
    <w:rsid w:val="00ED2CD1"/>
    <w:rsid w:val="00ED54F2"/>
    <w:rsid w:val="00ED56ED"/>
    <w:rsid w:val="00ED5C00"/>
    <w:rsid w:val="00ED6268"/>
    <w:rsid w:val="00ED6317"/>
    <w:rsid w:val="00ED78E8"/>
    <w:rsid w:val="00ED7FEC"/>
    <w:rsid w:val="00EE0272"/>
    <w:rsid w:val="00EE029B"/>
    <w:rsid w:val="00EE12B2"/>
    <w:rsid w:val="00EE176A"/>
    <w:rsid w:val="00EE1BE5"/>
    <w:rsid w:val="00EE1C36"/>
    <w:rsid w:val="00EE1DB6"/>
    <w:rsid w:val="00EE1F6A"/>
    <w:rsid w:val="00EE224A"/>
    <w:rsid w:val="00EE5352"/>
    <w:rsid w:val="00EE548C"/>
    <w:rsid w:val="00EE5907"/>
    <w:rsid w:val="00EE6E35"/>
    <w:rsid w:val="00EE7D29"/>
    <w:rsid w:val="00EE7F32"/>
    <w:rsid w:val="00EF11ED"/>
    <w:rsid w:val="00EF154F"/>
    <w:rsid w:val="00EF30FC"/>
    <w:rsid w:val="00EF3294"/>
    <w:rsid w:val="00EF3A22"/>
    <w:rsid w:val="00EF3AC5"/>
    <w:rsid w:val="00EF45C9"/>
    <w:rsid w:val="00EF52B2"/>
    <w:rsid w:val="00EF6928"/>
    <w:rsid w:val="00F00DE1"/>
    <w:rsid w:val="00F0102A"/>
    <w:rsid w:val="00F0163B"/>
    <w:rsid w:val="00F024B3"/>
    <w:rsid w:val="00F03138"/>
    <w:rsid w:val="00F036F4"/>
    <w:rsid w:val="00F03C4D"/>
    <w:rsid w:val="00F04464"/>
    <w:rsid w:val="00F044EF"/>
    <w:rsid w:val="00F04797"/>
    <w:rsid w:val="00F05EC9"/>
    <w:rsid w:val="00F075B8"/>
    <w:rsid w:val="00F104D7"/>
    <w:rsid w:val="00F111F7"/>
    <w:rsid w:val="00F116B1"/>
    <w:rsid w:val="00F11BB4"/>
    <w:rsid w:val="00F12144"/>
    <w:rsid w:val="00F1273D"/>
    <w:rsid w:val="00F127AF"/>
    <w:rsid w:val="00F13261"/>
    <w:rsid w:val="00F146A2"/>
    <w:rsid w:val="00F147E8"/>
    <w:rsid w:val="00F14928"/>
    <w:rsid w:val="00F15225"/>
    <w:rsid w:val="00F15310"/>
    <w:rsid w:val="00F157D7"/>
    <w:rsid w:val="00F164F4"/>
    <w:rsid w:val="00F1658A"/>
    <w:rsid w:val="00F1672D"/>
    <w:rsid w:val="00F1789A"/>
    <w:rsid w:val="00F17D58"/>
    <w:rsid w:val="00F20A34"/>
    <w:rsid w:val="00F2178C"/>
    <w:rsid w:val="00F22920"/>
    <w:rsid w:val="00F236FD"/>
    <w:rsid w:val="00F24440"/>
    <w:rsid w:val="00F24993"/>
    <w:rsid w:val="00F2499F"/>
    <w:rsid w:val="00F25F1A"/>
    <w:rsid w:val="00F2606C"/>
    <w:rsid w:val="00F260C1"/>
    <w:rsid w:val="00F27DD2"/>
    <w:rsid w:val="00F302B8"/>
    <w:rsid w:val="00F32209"/>
    <w:rsid w:val="00F33928"/>
    <w:rsid w:val="00F33A53"/>
    <w:rsid w:val="00F33AC5"/>
    <w:rsid w:val="00F34A4E"/>
    <w:rsid w:val="00F34C43"/>
    <w:rsid w:val="00F364AD"/>
    <w:rsid w:val="00F373FC"/>
    <w:rsid w:val="00F4050F"/>
    <w:rsid w:val="00F4072C"/>
    <w:rsid w:val="00F41099"/>
    <w:rsid w:val="00F41195"/>
    <w:rsid w:val="00F41320"/>
    <w:rsid w:val="00F4149A"/>
    <w:rsid w:val="00F42559"/>
    <w:rsid w:val="00F429B5"/>
    <w:rsid w:val="00F43F9C"/>
    <w:rsid w:val="00F4400A"/>
    <w:rsid w:val="00F44D1E"/>
    <w:rsid w:val="00F46158"/>
    <w:rsid w:val="00F4630C"/>
    <w:rsid w:val="00F46B90"/>
    <w:rsid w:val="00F46EFE"/>
    <w:rsid w:val="00F46F8D"/>
    <w:rsid w:val="00F475E3"/>
    <w:rsid w:val="00F47623"/>
    <w:rsid w:val="00F477BE"/>
    <w:rsid w:val="00F5031D"/>
    <w:rsid w:val="00F507D6"/>
    <w:rsid w:val="00F510B9"/>
    <w:rsid w:val="00F510F0"/>
    <w:rsid w:val="00F516A8"/>
    <w:rsid w:val="00F51CA2"/>
    <w:rsid w:val="00F51CAA"/>
    <w:rsid w:val="00F52B0E"/>
    <w:rsid w:val="00F52D7C"/>
    <w:rsid w:val="00F53975"/>
    <w:rsid w:val="00F53C78"/>
    <w:rsid w:val="00F53D37"/>
    <w:rsid w:val="00F54315"/>
    <w:rsid w:val="00F545E3"/>
    <w:rsid w:val="00F54890"/>
    <w:rsid w:val="00F54D76"/>
    <w:rsid w:val="00F62F0E"/>
    <w:rsid w:val="00F6398F"/>
    <w:rsid w:val="00F65A0E"/>
    <w:rsid w:val="00F65B10"/>
    <w:rsid w:val="00F6678D"/>
    <w:rsid w:val="00F67957"/>
    <w:rsid w:val="00F70070"/>
    <w:rsid w:val="00F70AA7"/>
    <w:rsid w:val="00F70DBA"/>
    <w:rsid w:val="00F71724"/>
    <w:rsid w:val="00F72B2E"/>
    <w:rsid w:val="00F73869"/>
    <w:rsid w:val="00F74F09"/>
    <w:rsid w:val="00F74FBA"/>
    <w:rsid w:val="00F75913"/>
    <w:rsid w:val="00F76152"/>
    <w:rsid w:val="00F763EB"/>
    <w:rsid w:val="00F769EF"/>
    <w:rsid w:val="00F76B27"/>
    <w:rsid w:val="00F76CD7"/>
    <w:rsid w:val="00F773E6"/>
    <w:rsid w:val="00F77BD1"/>
    <w:rsid w:val="00F810C1"/>
    <w:rsid w:val="00F83340"/>
    <w:rsid w:val="00F833FF"/>
    <w:rsid w:val="00F834F6"/>
    <w:rsid w:val="00F84E7B"/>
    <w:rsid w:val="00F86525"/>
    <w:rsid w:val="00F8662B"/>
    <w:rsid w:val="00F86C16"/>
    <w:rsid w:val="00F87A27"/>
    <w:rsid w:val="00F87CE2"/>
    <w:rsid w:val="00F90C79"/>
    <w:rsid w:val="00F92351"/>
    <w:rsid w:val="00F92AFA"/>
    <w:rsid w:val="00F93659"/>
    <w:rsid w:val="00F9392C"/>
    <w:rsid w:val="00F93FC7"/>
    <w:rsid w:val="00F947EE"/>
    <w:rsid w:val="00F96626"/>
    <w:rsid w:val="00F96A7A"/>
    <w:rsid w:val="00F973CD"/>
    <w:rsid w:val="00F97629"/>
    <w:rsid w:val="00F979D2"/>
    <w:rsid w:val="00F97E41"/>
    <w:rsid w:val="00FA0391"/>
    <w:rsid w:val="00FA0675"/>
    <w:rsid w:val="00FA091F"/>
    <w:rsid w:val="00FA0EA5"/>
    <w:rsid w:val="00FA1A0A"/>
    <w:rsid w:val="00FA1C71"/>
    <w:rsid w:val="00FA1E4D"/>
    <w:rsid w:val="00FA2499"/>
    <w:rsid w:val="00FA2F61"/>
    <w:rsid w:val="00FA3794"/>
    <w:rsid w:val="00FA44B9"/>
    <w:rsid w:val="00FA515E"/>
    <w:rsid w:val="00FA51DE"/>
    <w:rsid w:val="00FA63EA"/>
    <w:rsid w:val="00FA641C"/>
    <w:rsid w:val="00FA6D05"/>
    <w:rsid w:val="00FA7C46"/>
    <w:rsid w:val="00FB15AC"/>
    <w:rsid w:val="00FB1A31"/>
    <w:rsid w:val="00FB1A76"/>
    <w:rsid w:val="00FB2961"/>
    <w:rsid w:val="00FB2DF5"/>
    <w:rsid w:val="00FB2EDA"/>
    <w:rsid w:val="00FB30F2"/>
    <w:rsid w:val="00FB3ECE"/>
    <w:rsid w:val="00FB4772"/>
    <w:rsid w:val="00FB4C5B"/>
    <w:rsid w:val="00FB50E5"/>
    <w:rsid w:val="00FB5CCE"/>
    <w:rsid w:val="00FB66F4"/>
    <w:rsid w:val="00FC0940"/>
    <w:rsid w:val="00FC0BA8"/>
    <w:rsid w:val="00FC0D0B"/>
    <w:rsid w:val="00FC1685"/>
    <w:rsid w:val="00FC21AA"/>
    <w:rsid w:val="00FC2961"/>
    <w:rsid w:val="00FC2D3D"/>
    <w:rsid w:val="00FC31B7"/>
    <w:rsid w:val="00FC3C19"/>
    <w:rsid w:val="00FC5D4C"/>
    <w:rsid w:val="00FC6BDD"/>
    <w:rsid w:val="00FD00A5"/>
    <w:rsid w:val="00FD0660"/>
    <w:rsid w:val="00FD1260"/>
    <w:rsid w:val="00FD155E"/>
    <w:rsid w:val="00FD1657"/>
    <w:rsid w:val="00FD1D93"/>
    <w:rsid w:val="00FD2154"/>
    <w:rsid w:val="00FD278F"/>
    <w:rsid w:val="00FD385D"/>
    <w:rsid w:val="00FD3ADC"/>
    <w:rsid w:val="00FD4659"/>
    <w:rsid w:val="00FD4876"/>
    <w:rsid w:val="00FD4964"/>
    <w:rsid w:val="00FD4BD4"/>
    <w:rsid w:val="00FD5595"/>
    <w:rsid w:val="00FD5837"/>
    <w:rsid w:val="00FD7B1E"/>
    <w:rsid w:val="00FD7D7A"/>
    <w:rsid w:val="00FE1978"/>
    <w:rsid w:val="00FE2398"/>
    <w:rsid w:val="00FE2D29"/>
    <w:rsid w:val="00FE2DF8"/>
    <w:rsid w:val="00FE2EF7"/>
    <w:rsid w:val="00FE48DA"/>
    <w:rsid w:val="00FE5823"/>
    <w:rsid w:val="00FE5E28"/>
    <w:rsid w:val="00FE62E2"/>
    <w:rsid w:val="00FE642D"/>
    <w:rsid w:val="00FE7043"/>
    <w:rsid w:val="00FF0023"/>
    <w:rsid w:val="00FF067B"/>
    <w:rsid w:val="00FF0C7F"/>
    <w:rsid w:val="00FF0E70"/>
    <w:rsid w:val="00FF0EBD"/>
    <w:rsid w:val="00FF1B63"/>
    <w:rsid w:val="00FF2133"/>
    <w:rsid w:val="00FF2446"/>
    <w:rsid w:val="00FF33D2"/>
    <w:rsid w:val="00FF3B75"/>
    <w:rsid w:val="00FF3D45"/>
    <w:rsid w:val="00FF3E74"/>
    <w:rsid w:val="00FF41AF"/>
    <w:rsid w:val="00FF65B2"/>
    <w:rsid w:val="00FF7B91"/>
    <w:rsid w:val="00FF7E0F"/>
    <w:rsid w:val="0AE368B2"/>
    <w:rsid w:val="3E12F2E6"/>
    <w:rsid w:val="42064E60"/>
    <w:rsid w:val="544D64FE"/>
    <w:rsid w:val="68A001D5"/>
    <w:rsid w:val="7A7AE1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E359F2"/>
  <w15:chartTrackingRefBased/>
  <w15:docId w15:val="{D972130C-5CB2-454C-BC58-ACD9D495D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D29"/>
    <w:pPr>
      <w:spacing w:before="120" w:after="120" w:line="240" w:lineRule="auto"/>
    </w:pPr>
    <w:rPr>
      <w:rFonts w:ascii="Arial" w:eastAsia="Times New Roman" w:hAnsi="Arial" w:cs="Times New Roman"/>
      <w:sz w:val="21"/>
      <w:szCs w:val="20"/>
      <w:lang w:val="en-GB"/>
    </w:rPr>
  </w:style>
  <w:style w:type="paragraph" w:styleId="Heading1">
    <w:name w:val="heading 1"/>
    <w:basedOn w:val="Normal"/>
    <w:next w:val="Normal"/>
    <w:link w:val="Heading1Char"/>
    <w:uiPriority w:val="9"/>
    <w:qFormat/>
    <w:rsid w:val="007E063E"/>
    <w:pPr>
      <w:keepNext/>
      <w:keepLines/>
      <w:numPr>
        <w:numId w:val="5"/>
      </w:numPr>
      <w:outlineLvl w:val="0"/>
    </w:pPr>
    <w:rPr>
      <w:rFonts w:eastAsiaTheme="majorEastAsia" w:cs="Arial"/>
      <w:sz w:val="32"/>
      <w:szCs w:val="32"/>
    </w:rPr>
  </w:style>
  <w:style w:type="paragraph" w:styleId="Heading2">
    <w:name w:val="heading 2"/>
    <w:basedOn w:val="Normal"/>
    <w:next w:val="Normal"/>
    <w:link w:val="Heading2Char"/>
    <w:uiPriority w:val="9"/>
    <w:unhideWhenUsed/>
    <w:qFormat/>
    <w:rsid w:val="002914C5"/>
    <w:pPr>
      <w:keepNext/>
      <w:keepLines/>
      <w:numPr>
        <w:ilvl w:val="1"/>
        <w:numId w:val="5"/>
      </w:numPr>
      <w:outlineLvl w:val="1"/>
    </w:pPr>
    <w:rPr>
      <w:rFonts w:eastAsiaTheme="majorEastAsia" w:cs="Arial"/>
      <w:b/>
      <w:sz w:val="24"/>
      <w:szCs w:val="26"/>
    </w:rPr>
  </w:style>
  <w:style w:type="paragraph" w:styleId="Heading3">
    <w:name w:val="heading 3"/>
    <w:basedOn w:val="Normal"/>
    <w:next w:val="Normal"/>
    <w:link w:val="Heading3Char"/>
    <w:uiPriority w:val="9"/>
    <w:unhideWhenUsed/>
    <w:qFormat/>
    <w:rsid w:val="002914C5"/>
    <w:pPr>
      <w:keepNext/>
      <w:keepLines/>
      <w:numPr>
        <w:ilvl w:val="2"/>
        <w:numId w:val="5"/>
      </w:numPr>
      <w:outlineLvl w:val="2"/>
    </w:pPr>
    <w:rPr>
      <w:rFonts w:eastAsiaTheme="majorEastAsia" w:cs="Arial"/>
      <w:b/>
      <w:sz w:val="24"/>
      <w:szCs w:val="24"/>
    </w:rPr>
  </w:style>
  <w:style w:type="paragraph" w:styleId="Heading4">
    <w:name w:val="heading 4"/>
    <w:basedOn w:val="Normal"/>
    <w:next w:val="Normal"/>
    <w:link w:val="Heading4Char"/>
    <w:uiPriority w:val="9"/>
    <w:semiHidden/>
    <w:unhideWhenUsed/>
    <w:qFormat/>
    <w:rsid w:val="002914C5"/>
    <w:pPr>
      <w:keepNext/>
      <w:keepLines/>
      <w:numPr>
        <w:ilvl w:val="3"/>
        <w:numId w:val="5"/>
      </w:numPr>
      <w:spacing w:before="40"/>
      <w:outlineLvl w:val="3"/>
    </w:pPr>
    <w:rPr>
      <w:rFonts w:asciiTheme="majorHAnsi" w:eastAsiaTheme="majorEastAsia" w:hAnsiTheme="majorHAnsi" w:cstheme="majorBidi"/>
      <w:i/>
      <w:iCs/>
      <w:color w:val="306785" w:themeColor="accent1" w:themeShade="BF"/>
    </w:rPr>
  </w:style>
  <w:style w:type="paragraph" w:styleId="Heading5">
    <w:name w:val="heading 5"/>
    <w:basedOn w:val="Normal"/>
    <w:next w:val="Normal"/>
    <w:link w:val="Heading5Char"/>
    <w:uiPriority w:val="9"/>
    <w:semiHidden/>
    <w:unhideWhenUsed/>
    <w:qFormat/>
    <w:rsid w:val="002914C5"/>
    <w:pPr>
      <w:keepNext/>
      <w:keepLines/>
      <w:numPr>
        <w:ilvl w:val="4"/>
        <w:numId w:val="5"/>
      </w:numPr>
      <w:spacing w:before="40"/>
      <w:outlineLvl w:val="4"/>
    </w:pPr>
    <w:rPr>
      <w:rFonts w:asciiTheme="majorHAnsi" w:eastAsiaTheme="majorEastAsia" w:hAnsiTheme="majorHAnsi" w:cstheme="majorBidi"/>
      <w:color w:val="306785" w:themeColor="accent1" w:themeShade="BF"/>
    </w:rPr>
  </w:style>
  <w:style w:type="paragraph" w:styleId="Heading6">
    <w:name w:val="heading 6"/>
    <w:basedOn w:val="Normal"/>
    <w:next w:val="Normal"/>
    <w:link w:val="Heading6Char"/>
    <w:uiPriority w:val="9"/>
    <w:semiHidden/>
    <w:unhideWhenUsed/>
    <w:qFormat/>
    <w:rsid w:val="002914C5"/>
    <w:pPr>
      <w:keepNext/>
      <w:keepLines/>
      <w:numPr>
        <w:ilvl w:val="5"/>
        <w:numId w:val="5"/>
      </w:numPr>
      <w:spacing w:before="40"/>
      <w:outlineLvl w:val="5"/>
    </w:pPr>
    <w:rPr>
      <w:rFonts w:asciiTheme="majorHAnsi" w:eastAsiaTheme="majorEastAsia" w:hAnsiTheme="majorHAnsi" w:cstheme="majorBidi"/>
      <w:color w:val="204458" w:themeColor="accent1" w:themeShade="7F"/>
    </w:rPr>
  </w:style>
  <w:style w:type="paragraph" w:styleId="Heading7">
    <w:name w:val="heading 7"/>
    <w:basedOn w:val="Normal"/>
    <w:next w:val="Normal"/>
    <w:link w:val="Heading7Char"/>
    <w:uiPriority w:val="9"/>
    <w:semiHidden/>
    <w:unhideWhenUsed/>
    <w:qFormat/>
    <w:rsid w:val="002914C5"/>
    <w:pPr>
      <w:keepNext/>
      <w:keepLines/>
      <w:numPr>
        <w:ilvl w:val="6"/>
        <w:numId w:val="5"/>
      </w:numPr>
      <w:spacing w:before="40"/>
      <w:outlineLvl w:val="6"/>
    </w:pPr>
    <w:rPr>
      <w:rFonts w:asciiTheme="majorHAnsi" w:eastAsiaTheme="majorEastAsia" w:hAnsiTheme="majorHAnsi" w:cstheme="majorBidi"/>
      <w:i/>
      <w:iCs/>
      <w:color w:val="204458" w:themeColor="accent1" w:themeShade="7F"/>
    </w:rPr>
  </w:style>
  <w:style w:type="paragraph" w:styleId="Heading8">
    <w:name w:val="heading 8"/>
    <w:basedOn w:val="Normal"/>
    <w:next w:val="Normal"/>
    <w:link w:val="Heading8Char"/>
    <w:uiPriority w:val="9"/>
    <w:semiHidden/>
    <w:unhideWhenUsed/>
    <w:qFormat/>
    <w:rsid w:val="002914C5"/>
    <w:pPr>
      <w:keepNext/>
      <w:keepLines/>
      <w:numPr>
        <w:ilvl w:val="7"/>
        <w:numId w:val="5"/>
      </w:numPr>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914C5"/>
    <w:pPr>
      <w:keepNext/>
      <w:keepLines/>
      <w:numPr>
        <w:ilvl w:val="8"/>
        <w:numId w:val="5"/>
      </w:numPr>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C4D7C"/>
    <w:pPr>
      <w:ind w:left="720"/>
      <w:contextualSpacing/>
    </w:pPr>
  </w:style>
  <w:style w:type="paragraph" w:customStyle="1" w:styleId="AP-Style1">
    <w:name w:val="AP-Style1"/>
    <w:basedOn w:val="ListParagraph"/>
    <w:link w:val="AP-Style1Char"/>
    <w:qFormat/>
    <w:rsid w:val="00A455EB"/>
    <w:pPr>
      <w:numPr>
        <w:numId w:val="1"/>
      </w:numPr>
      <w:tabs>
        <w:tab w:val="left" w:pos="360"/>
      </w:tabs>
      <w:spacing w:after="210" w:line="276" w:lineRule="auto"/>
      <w:contextualSpacing w:val="0"/>
      <w:jc w:val="both"/>
    </w:pPr>
    <w:rPr>
      <w:rFonts w:cs="Arial"/>
      <w:b/>
      <w:sz w:val="24"/>
      <w:szCs w:val="21"/>
    </w:rPr>
  </w:style>
  <w:style w:type="paragraph" w:customStyle="1" w:styleId="AP-Style2">
    <w:name w:val="AP-Style2"/>
    <w:basedOn w:val="ListParagraph"/>
    <w:link w:val="AP-Style2Char"/>
    <w:qFormat/>
    <w:rsid w:val="00203AB5"/>
    <w:pPr>
      <w:numPr>
        <w:ilvl w:val="1"/>
        <w:numId w:val="1"/>
      </w:numPr>
      <w:tabs>
        <w:tab w:val="left" w:pos="360"/>
      </w:tabs>
      <w:spacing w:before="240" w:after="240" w:line="276" w:lineRule="auto"/>
      <w:jc w:val="both"/>
    </w:pPr>
    <w:rPr>
      <w:rFonts w:cs="Arial"/>
      <w:b/>
      <w:szCs w:val="21"/>
    </w:rPr>
  </w:style>
  <w:style w:type="character" w:customStyle="1" w:styleId="ListParagraphChar">
    <w:name w:val="List Paragraph Char"/>
    <w:basedOn w:val="DefaultParagraphFont"/>
    <w:link w:val="ListParagraph"/>
    <w:uiPriority w:val="34"/>
    <w:rsid w:val="00306195"/>
    <w:rPr>
      <w:rFonts w:ascii="Arial" w:eastAsia="Times New Roman" w:hAnsi="Arial" w:cs="Times New Roman"/>
      <w:sz w:val="21"/>
      <w:szCs w:val="20"/>
      <w:lang w:val="en-GB"/>
    </w:rPr>
  </w:style>
  <w:style w:type="character" w:customStyle="1" w:styleId="AP-Style1Char">
    <w:name w:val="AP-Style1 Char"/>
    <w:basedOn w:val="ListParagraphChar"/>
    <w:link w:val="AP-Style1"/>
    <w:rsid w:val="00A455EB"/>
    <w:rPr>
      <w:rFonts w:ascii="Arial" w:eastAsia="Times New Roman" w:hAnsi="Arial" w:cs="Arial"/>
      <w:b/>
      <w:sz w:val="24"/>
      <w:szCs w:val="21"/>
      <w:lang w:val="en-GB"/>
    </w:rPr>
  </w:style>
  <w:style w:type="character" w:customStyle="1" w:styleId="AP-Style2Char">
    <w:name w:val="AP-Style2 Char"/>
    <w:basedOn w:val="ListParagraphChar"/>
    <w:link w:val="AP-Style2"/>
    <w:rsid w:val="00203AB5"/>
    <w:rPr>
      <w:rFonts w:ascii="Arial" w:eastAsia="Times New Roman" w:hAnsi="Arial" w:cs="Arial"/>
      <w:b/>
      <w:sz w:val="21"/>
      <w:szCs w:val="21"/>
      <w:lang w:val="en-GB"/>
    </w:rPr>
  </w:style>
  <w:style w:type="paragraph" w:styleId="Header">
    <w:name w:val="header"/>
    <w:basedOn w:val="Normal"/>
    <w:link w:val="HeaderChar"/>
    <w:uiPriority w:val="99"/>
    <w:unhideWhenUsed/>
    <w:rsid w:val="0085405E"/>
    <w:pPr>
      <w:tabs>
        <w:tab w:val="center" w:pos="4513"/>
        <w:tab w:val="right" w:pos="9026"/>
      </w:tabs>
    </w:pPr>
  </w:style>
  <w:style w:type="character" w:customStyle="1" w:styleId="HeaderChar">
    <w:name w:val="Header Char"/>
    <w:basedOn w:val="DefaultParagraphFont"/>
    <w:link w:val="Header"/>
    <w:uiPriority w:val="99"/>
    <w:rsid w:val="0085405E"/>
    <w:rPr>
      <w:rFonts w:ascii="Arial" w:eastAsia="Times New Roman" w:hAnsi="Arial" w:cs="Times New Roman"/>
      <w:sz w:val="21"/>
      <w:szCs w:val="20"/>
      <w:lang w:val="en-GB"/>
    </w:rPr>
  </w:style>
  <w:style w:type="paragraph" w:styleId="Footer">
    <w:name w:val="footer"/>
    <w:basedOn w:val="Normal"/>
    <w:link w:val="FooterChar"/>
    <w:uiPriority w:val="99"/>
    <w:unhideWhenUsed/>
    <w:rsid w:val="0085405E"/>
    <w:pPr>
      <w:tabs>
        <w:tab w:val="center" w:pos="4513"/>
        <w:tab w:val="right" w:pos="9026"/>
      </w:tabs>
    </w:pPr>
  </w:style>
  <w:style w:type="character" w:customStyle="1" w:styleId="FooterChar">
    <w:name w:val="Footer Char"/>
    <w:basedOn w:val="DefaultParagraphFont"/>
    <w:link w:val="Footer"/>
    <w:uiPriority w:val="99"/>
    <w:rsid w:val="0085405E"/>
    <w:rPr>
      <w:rFonts w:ascii="Arial" w:eastAsia="Times New Roman" w:hAnsi="Arial" w:cs="Times New Roman"/>
      <w:sz w:val="21"/>
      <w:szCs w:val="20"/>
      <w:lang w:val="en-GB"/>
    </w:rPr>
  </w:style>
  <w:style w:type="table" w:styleId="TableGrid">
    <w:name w:val="Table Grid"/>
    <w:basedOn w:val="TableNormal"/>
    <w:rsid w:val="00854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para">
    <w:name w:val="Numbered para"/>
    <w:basedOn w:val="Normal"/>
    <w:link w:val="NumberedparaCharChar"/>
    <w:rsid w:val="009523DF"/>
    <w:pPr>
      <w:numPr>
        <w:numId w:val="2"/>
      </w:numPr>
      <w:spacing w:after="240"/>
    </w:pPr>
    <w:rPr>
      <w:rFonts w:eastAsia="PMingLiU"/>
      <w:szCs w:val="24"/>
      <w:lang w:eastAsia="x-none"/>
    </w:rPr>
  </w:style>
  <w:style w:type="character" w:customStyle="1" w:styleId="NumberedparaCharChar">
    <w:name w:val="Numbered para Char Char"/>
    <w:link w:val="Numberedpara"/>
    <w:rsid w:val="009523DF"/>
    <w:rPr>
      <w:rFonts w:ascii="Arial" w:eastAsia="PMingLiU" w:hAnsi="Arial" w:cs="Times New Roman"/>
      <w:sz w:val="21"/>
      <w:szCs w:val="24"/>
      <w:lang w:val="en-GB" w:eastAsia="x-none"/>
    </w:rPr>
  </w:style>
  <w:style w:type="character" w:customStyle="1" w:styleId="Heading1Char">
    <w:name w:val="Heading 1 Char"/>
    <w:basedOn w:val="DefaultParagraphFont"/>
    <w:link w:val="Heading1"/>
    <w:uiPriority w:val="9"/>
    <w:rsid w:val="007E063E"/>
    <w:rPr>
      <w:rFonts w:ascii="Arial" w:eastAsiaTheme="majorEastAsia" w:hAnsi="Arial" w:cs="Arial"/>
      <w:sz w:val="32"/>
      <w:szCs w:val="32"/>
      <w:lang w:val="en-GB"/>
    </w:rPr>
  </w:style>
  <w:style w:type="paragraph" w:styleId="TOCHeading">
    <w:name w:val="TOC Heading"/>
    <w:basedOn w:val="Heading1"/>
    <w:next w:val="Normal"/>
    <w:uiPriority w:val="39"/>
    <w:unhideWhenUsed/>
    <w:qFormat/>
    <w:rsid w:val="00AD1D87"/>
    <w:pPr>
      <w:spacing w:line="259" w:lineRule="auto"/>
      <w:outlineLvl w:val="9"/>
    </w:pPr>
    <w:rPr>
      <w:lang w:val="en-US"/>
    </w:rPr>
  </w:style>
  <w:style w:type="character" w:customStyle="1" w:styleId="Heading2Char">
    <w:name w:val="Heading 2 Char"/>
    <w:basedOn w:val="DefaultParagraphFont"/>
    <w:link w:val="Heading2"/>
    <w:uiPriority w:val="9"/>
    <w:rsid w:val="002914C5"/>
    <w:rPr>
      <w:rFonts w:ascii="Arial" w:eastAsiaTheme="majorEastAsia" w:hAnsi="Arial" w:cs="Arial"/>
      <w:b/>
      <w:sz w:val="24"/>
      <w:szCs w:val="26"/>
      <w:lang w:val="en-GB"/>
    </w:rPr>
  </w:style>
  <w:style w:type="paragraph" w:customStyle="1" w:styleId="Numberedparagraph">
    <w:name w:val="Numbered paragraph"/>
    <w:basedOn w:val="Normal"/>
    <w:link w:val="NumberedparagraphCar"/>
    <w:rsid w:val="002864FF"/>
    <w:pPr>
      <w:numPr>
        <w:numId w:val="4"/>
      </w:numPr>
      <w:spacing w:after="240"/>
    </w:pPr>
  </w:style>
  <w:style w:type="character" w:customStyle="1" w:styleId="NumberedparagraphCar">
    <w:name w:val="Numbered paragraph Car"/>
    <w:basedOn w:val="DefaultParagraphFont"/>
    <w:link w:val="Numberedparagraph"/>
    <w:rsid w:val="002864FF"/>
    <w:rPr>
      <w:rFonts w:ascii="Arial" w:eastAsia="Times New Roman" w:hAnsi="Arial" w:cs="Times New Roman"/>
      <w:sz w:val="21"/>
      <w:szCs w:val="20"/>
      <w:lang w:val="en-GB"/>
    </w:rPr>
  </w:style>
  <w:style w:type="paragraph" w:customStyle="1" w:styleId="Recommendation">
    <w:name w:val="Recommendation"/>
    <w:basedOn w:val="Normal"/>
    <w:rsid w:val="002864FF"/>
    <w:pPr>
      <w:numPr>
        <w:numId w:val="3"/>
      </w:numPr>
      <w:tabs>
        <w:tab w:val="left" w:pos="2693"/>
      </w:tabs>
      <w:spacing w:after="240"/>
    </w:pPr>
  </w:style>
  <w:style w:type="paragraph" w:customStyle="1" w:styleId="Default">
    <w:name w:val="Default"/>
    <w:rsid w:val="002864FF"/>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FootnoteText">
    <w:name w:val="footnote text"/>
    <w:aliases w:val="Schriftart: 9 pt,Schriftart: 10 pt,Schriftart: 8 pt,WB-Fußnotentext,Footnote Text Char2,Footnote Text Char1 Char,Footnote Text Char2 Char Char,Footnote Text Char1 Char Char Char,Footnote Text Char2 Char Char Char Char,Footnote"/>
    <w:basedOn w:val="Normal"/>
    <w:link w:val="FootnoteTextChar"/>
    <w:uiPriority w:val="99"/>
    <w:unhideWhenUsed/>
    <w:qFormat/>
    <w:rsid w:val="002864FF"/>
    <w:rPr>
      <w:rFonts w:ascii="Times New Roman" w:hAnsi="Times New Roman"/>
      <w:sz w:val="20"/>
      <w:lang w:val="en-US"/>
    </w:rPr>
  </w:style>
  <w:style w:type="character" w:customStyle="1" w:styleId="FootnoteTextChar">
    <w:name w:val="Footnote Text Char"/>
    <w:aliases w:val="Schriftart: 9 pt Char,Schriftart: 10 pt Char,Schriftart: 8 pt Char,WB-Fußnotentext Char,Footnote Text Char2 Char,Footnote Text Char1 Char Char,Footnote Text Char2 Char Char Char,Footnote Text Char1 Char Char Char Char,Footnote Char"/>
    <w:basedOn w:val="DefaultParagraphFont"/>
    <w:link w:val="FootnoteText"/>
    <w:uiPriority w:val="99"/>
    <w:rsid w:val="002864FF"/>
    <w:rPr>
      <w:rFonts w:ascii="Times New Roman" w:eastAsia="Times New Roman" w:hAnsi="Times New Roman" w:cs="Times New Roman"/>
      <w:sz w:val="20"/>
      <w:szCs w:val="20"/>
    </w:rPr>
  </w:style>
  <w:style w:type="character" w:styleId="FootnoteReference">
    <w:name w:val="footnote reference"/>
    <w:aliases w:val="Footnote Reference Superscript,ESPON Footnote No,Footnote symbol,ftref,Footnote number,Footnote Reference Number,Footnote reference number,Times 10 Point,Exposant 3 Point,note TESI,SUPERS,EN Footnote Reference,Ref"/>
    <w:basedOn w:val="DefaultParagraphFont"/>
    <w:uiPriority w:val="99"/>
    <w:unhideWhenUsed/>
    <w:rsid w:val="002864FF"/>
    <w:rPr>
      <w:vertAlign w:val="superscript"/>
    </w:rPr>
  </w:style>
  <w:style w:type="paragraph" w:styleId="CommentText">
    <w:name w:val="annotation text"/>
    <w:basedOn w:val="Normal"/>
    <w:link w:val="CommentTextChar"/>
    <w:uiPriority w:val="99"/>
    <w:unhideWhenUsed/>
    <w:rsid w:val="002864FF"/>
    <w:rPr>
      <w:rFonts w:ascii="Times New Roman" w:hAnsi="Times New Roman"/>
      <w:sz w:val="20"/>
      <w:lang w:val="en-US"/>
    </w:rPr>
  </w:style>
  <w:style w:type="character" w:customStyle="1" w:styleId="CommentTextChar">
    <w:name w:val="Comment Text Char"/>
    <w:basedOn w:val="DefaultParagraphFont"/>
    <w:link w:val="CommentText"/>
    <w:uiPriority w:val="99"/>
    <w:rsid w:val="002864F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D3295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2957"/>
    <w:rPr>
      <w:rFonts w:ascii="Segoe UI" w:eastAsia="Times New Roman" w:hAnsi="Segoe UI" w:cs="Segoe UI"/>
      <w:sz w:val="18"/>
      <w:szCs w:val="18"/>
      <w:lang w:val="en-GB"/>
    </w:rPr>
  </w:style>
  <w:style w:type="paragraph" w:styleId="TOC2">
    <w:name w:val="toc 2"/>
    <w:basedOn w:val="Normal"/>
    <w:next w:val="Normal"/>
    <w:autoRedefine/>
    <w:uiPriority w:val="39"/>
    <w:unhideWhenUsed/>
    <w:rsid w:val="00DF2176"/>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DF2176"/>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DF2176"/>
    <w:pPr>
      <w:spacing w:after="100" w:line="259" w:lineRule="auto"/>
      <w:ind w:left="440"/>
    </w:pPr>
    <w:rPr>
      <w:rFonts w:asciiTheme="minorHAnsi" w:eastAsiaTheme="minorEastAsia" w:hAnsiTheme="minorHAnsi"/>
      <w:sz w:val="22"/>
      <w:szCs w:val="22"/>
      <w:lang w:val="en-US"/>
    </w:rPr>
  </w:style>
  <w:style w:type="character" w:styleId="Strong">
    <w:name w:val="Strong"/>
    <w:uiPriority w:val="22"/>
    <w:qFormat/>
    <w:rsid w:val="00543BF8"/>
  </w:style>
  <w:style w:type="character" w:styleId="Hyperlink">
    <w:name w:val="Hyperlink"/>
    <w:basedOn w:val="DefaultParagraphFont"/>
    <w:uiPriority w:val="99"/>
    <w:unhideWhenUsed/>
    <w:rsid w:val="00E01A38"/>
    <w:rPr>
      <w:color w:val="0000FF"/>
      <w:u w:val="single"/>
    </w:rPr>
  </w:style>
  <w:style w:type="character" w:customStyle="1" w:styleId="Heading3Char">
    <w:name w:val="Heading 3 Char"/>
    <w:basedOn w:val="DefaultParagraphFont"/>
    <w:link w:val="Heading3"/>
    <w:uiPriority w:val="9"/>
    <w:rsid w:val="002914C5"/>
    <w:rPr>
      <w:rFonts w:ascii="Arial" w:eastAsiaTheme="majorEastAsia" w:hAnsi="Arial" w:cs="Arial"/>
      <w:b/>
      <w:sz w:val="24"/>
      <w:szCs w:val="24"/>
      <w:lang w:val="en-GB"/>
    </w:rPr>
  </w:style>
  <w:style w:type="character" w:customStyle="1" w:styleId="Heading4Char">
    <w:name w:val="Heading 4 Char"/>
    <w:basedOn w:val="DefaultParagraphFont"/>
    <w:link w:val="Heading4"/>
    <w:uiPriority w:val="9"/>
    <w:semiHidden/>
    <w:rsid w:val="002914C5"/>
    <w:rPr>
      <w:rFonts w:asciiTheme="majorHAnsi" w:eastAsiaTheme="majorEastAsia" w:hAnsiTheme="majorHAnsi" w:cstheme="majorBidi"/>
      <w:i/>
      <w:iCs/>
      <w:color w:val="306785" w:themeColor="accent1" w:themeShade="BF"/>
      <w:sz w:val="21"/>
      <w:szCs w:val="20"/>
      <w:lang w:val="en-GB"/>
    </w:rPr>
  </w:style>
  <w:style w:type="character" w:customStyle="1" w:styleId="Heading5Char">
    <w:name w:val="Heading 5 Char"/>
    <w:basedOn w:val="DefaultParagraphFont"/>
    <w:link w:val="Heading5"/>
    <w:uiPriority w:val="9"/>
    <w:semiHidden/>
    <w:rsid w:val="002914C5"/>
    <w:rPr>
      <w:rFonts w:asciiTheme="majorHAnsi" w:eastAsiaTheme="majorEastAsia" w:hAnsiTheme="majorHAnsi" w:cstheme="majorBidi"/>
      <w:color w:val="306785" w:themeColor="accent1" w:themeShade="BF"/>
      <w:sz w:val="21"/>
      <w:szCs w:val="20"/>
      <w:lang w:val="en-GB"/>
    </w:rPr>
  </w:style>
  <w:style w:type="character" w:customStyle="1" w:styleId="Heading6Char">
    <w:name w:val="Heading 6 Char"/>
    <w:basedOn w:val="DefaultParagraphFont"/>
    <w:link w:val="Heading6"/>
    <w:uiPriority w:val="9"/>
    <w:semiHidden/>
    <w:rsid w:val="002914C5"/>
    <w:rPr>
      <w:rFonts w:asciiTheme="majorHAnsi" w:eastAsiaTheme="majorEastAsia" w:hAnsiTheme="majorHAnsi" w:cstheme="majorBidi"/>
      <w:color w:val="204458" w:themeColor="accent1" w:themeShade="7F"/>
      <w:sz w:val="21"/>
      <w:szCs w:val="20"/>
      <w:lang w:val="en-GB"/>
    </w:rPr>
  </w:style>
  <w:style w:type="character" w:customStyle="1" w:styleId="Heading7Char">
    <w:name w:val="Heading 7 Char"/>
    <w:basedOn w:val="DefaultParagraphFont"/>
    <w:link w:val="Heading7"/>
    <w:uiPriority w:val="9"/>
    <w:semiHidden/>
    <w:rsid w:val="002914C5"/>
    <w:rPr>
      <w:rFonts w:asciiTheme="majorHAnsi" w:eastAsiaTheme="majorEastAsia" w:hAnsiTheme="majorHAnsi" w:cstheme="majorBidi"/>
      <w:i/>
      <w:iCs/>
      <w:color w:val="204458" w:themeColor="accent1" w:themeShade="7F"/>
      <w:sz w:val="21"/>
      <w:szCs w:val="20"/>
      <w:lang w:val="en-GB"/>
    </w:rPr>
  </w:style>
  <w:style w:type="character" w:customStyle="1" w:styleId="Heading8Char">
    <w:name w:val="Heading 8 Char"/>
    <w:basedOn w:val="DefaultParagraphFont"/>
    <w:link w:val="Heading8"/>
    <w:uiPriority w:val="9"/>
    <w:semiHidden/>
    <w:rsid w:val="002914C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2914C5"/>
    <w:rPr>
      <w:rFonts w:asciiTheme="majorHAnsi" w:eastAsiaTheme="majorEastAsia" w:hAnsiTheme="majorHAnsi" w:cstheme="majorBidi"/>
      <w:i/>
      <w:iCs/>
      <w:color w:val="272727" w:themeColor="text1" w:themeTint="D8"/>
      <w:sz w:val="21"/>
      <w:szCs w:val="21"/>
      <w:lang w:val="en-GB"/>
    </w:rPr>
  </w:style>
  <w:style w:type="paragraph" w:styleId="z-TopofForm">
    <w:name w:val="HTML Top of Form"/>
    <w:basedOn w:val="Normal"/>
    <w:next w:val="Normal"/>
    <w:link w:val="z-TopofFormChar"/>
    <w:hidden/>
    <w:uiPriority w:val="99"/>
    <w:semiHidden/>
    <w:unhideWhenUsed/>
    <w:rsid w:val="00FA3794"/>
    <w:pPr>
      <w:pBdr>
        <w:bottom w:val="single" w:sz="6" w:space="1" w:color="auto"/>
      </w:pBdr>
      <w:jc w:val="center"/>
    </w:pPr>
    <w:rPr>
      <w:rFonts w:cs="Arial"/>
      <w:vanish/>
      <w:sz w:val="16"/>
      <w:szCs w:val="16"/>
      <w:lang w:val="en-US"/>
    </w:rPr>
  </w:style>
  <w:style w:type="character" w:customStyle="1" w:styleId="z-TopofFormChar">
    <w:name w:val="z-Top of Form Char"/>
    <w:basedOn w:val="DefaultParagraphFont"/>
    <w:link w:val="z-TopofForm"/>
    <w:uiPriority w:val="99"/>
    <w:semiHidden/>
    <w:rsid w:val="00FA379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A3794"/>
    <w:pPr>
      <w:pBdr>
        <w:top w:val="single" w:sz="6" w:space="1" w:color="auto"/>
      </w:pBdr>
      <w:jc w:val="center"/>
    </w:pPr>
    <w:rPr>
      <w:rFonts w:cs="Arial"/>
      <w:vanish/>
      <w:sz w:val="16"/>
      <w:szCs w:val="16"/>
      <w:lang w:val="en-US"/>
    </w:rPr>
  </w:style>
  <w:style w:type="character" w:customStyle="1" w:styleId="z-BottomofFormChar">
    <w:name w:val="z-Bottom of Form Char"/>
    <w:basedOn w:val="DefaultParagraphFont"/>
    <w:link w:val="z-BottomofForm"/>
    <w:uiPriority w:val="99"/>
    <w:semiHidden/>
    <w:rsid w:val="00FA3794"/>
    <w:rPr>
      <w:rFonts w:ascii="Arial" w:eastAsia="Times New Roman" w:hAnsi="Arial" w:cs="Arial"/>
      <w:vanish/>
      <w:sz w:val="16"/>
      <w:szCs w:val="16"/>
    </w:rPr>
  </w:style>
  <w:style w:type="paragraph" w:styleId="NormalWeb">
    <w:name w:val="Normal (Web)"/>
    <w:basedOn w:val="Normal"/>
    <w:uiPriority w:val="99"/>
    <w:semiHidden/>
    <w:unhideWhenUsed/>
    <w:rsid w:val="009A4A29"/>
    <w:pPr>
      <w:spacing w:before="100" w:beforeAutospacing="1" w:after="100" w:afterAutospacing="1"/>
    </w:pPr>
    <w:rPr>
      <w:rFonts w:ascii="Times New Roman" w:eastAsiaTheme="minorEastAsia" w:hAnsi="Times New Roman"/>
      <w:sz w:val="24"/>
      <w:szCs w:val="24"/>
      <w:lang w:val="en-AU"/>
    </w:rPr>
  </w:style>
  <w:style w:type="character" w:styleId="CommentReference">
    <w:name w:val="annotation reference"/>
    <w:basedOn w:val="DefaultParagraphFont"/>
    <w:uiPriority w:val="99"/>
    <w:semiHidden/>
    <w:unhideWhenUsed/>
    <w:rsid w:val="00D64D25"/>
    <w:rPr>
      <w:sz w:val="16"/>
      <w:szCs w:val="16"/>
    </w:rPr>
  </w:style>
  <w:style w:type="paragraph" w:styleId="CommentSubject">
    <w:name w:val="annotation subject"/>
    <w:basedOn w:val="CommentText"/>
    <w:next w:val="CommentText"/>
    <w:link w:val="CommentSubjectChar"/>
    <w:uiPriority w:val="99"/>
    <w:semiHidden/>
    <w:unhideWhenUsed/>
    <w:rsid w:val="00D64D25"/>
    <w:rPr>
      <w:rFonts w:ascii="Arial" w:hAnsi="Arial"/>
      <w:b/>
      <w:bCs/>
      <w:lang w:val="en-GB"/>
    </w:rPr>
  </w:style>
  <w:style w:type="character" w:customStyle="1" w:styleId="CommentSubjectChar">
    <w:name w:val="Comment Subject Char"/>
    <w:basedOn w:val="CommentTextChar"/>
    <w:link w:val="CommentSubject"/>
    <w:uiPriority w:val="99"/>
    <w:semiHidden/>
    <w:rsid w:val="00D64D25"/>
    <w:rPr>
      <w:rFonts w:ascii="Arial" w:eastAsia="Times New Roman" w:hAnsi="Arial" w:cs="Times New Roman"/>
      <w:b/>
      <w:bCs/>
      <w:sz w:val="20"/>
      <w:szCs w:val="20"/>
      <w:lang w:val="en-GB"/>
    </w:rPr>
  </w:style>
  <w:style w:type="paragraph" w:styleId="NoSpacing">
    <w:name w:val="No Spacing"/>
    <w:uiPriority w:val="1"/>
    <w:qFormat/>
    <w:rsid w:val="006C4E45"/>
    <w:pPr>
      <w:spacing w:after="0" w:line="240" w:lineRule="auto"/>
    </w:pPr>
    <w:rPr>
      <w:rFonts w:ascii="Arial" w:eastAsia="Times New Roman" w:hAnsi="Arial" w:cs="Times New Roman"/>
      <w:sz w:val="21"/>
      <w:szCs w:val="20"/>
      <w:lang w:val="en-GB"/>
    </w:rPr>
  </w:style>
  <w:style w:type="paragraph" w:styleId="Revision">
    <w:name w:val="Revision"/>
    <w:hidden/>
    <w:uiPriority w:val="99"/>
    <w:semiHidden/>
    <w:rsid w:val="008F3083"/>
    <w:pPr>
      <w:spacing w:after="0" w:line="240" w:lineRule="auto"/>
    </w:pPr>
    <w:rPr>
      <w:rFonts w:ascii="Arial" w:eastAsia="Times New Roman" w:hAnsi="Arial" w:cs="Times New Roman"/>
      <w:sz w:val="21"/>
      <w:szCs w:val="20"/>
      <w:lang w:val="en-GB"/>
    </w:rPr>
  </w:style>
  <w:style w:type="character" w:styleId="FollowedHyperlink">
    <w:name w:val="FollowedHyperlink"/>
    <w:basedOn w:val="DefaultParagraphFont"/>
    <w:uiPriority w:val="99"/>
    <w:semiHidden/>
    <w:unhideWhenUsed/>
    <w:rsid w:val="00F76CD7"/>
    <w:rPr>
      <w:color w:val="B2B2B2" w:themeColor="followedHyperlink"/>
      <w:u w:val="single"/>
    </w:rPr>
  </w:style>
  <w:style w:type="table" w:customStyle="1" w:styleId="TableGrid1">
    <w:name w:val="Table Grid1"/>
    <w:basedOn w:val="TableNormal"/>
    <w:next w:val="TableGrid"/>
    <w:rsid w:val="00D879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F0182"/>
    <w:pPr>
      <w:jc w:val="both"/>
    </w:pPr>
    <w:rPr>
      <w:rFonts w:ascii="Times New Roman" w:hAnsi="Times New Roman"/>
      <w:sz w:val="24"/>
      <w:lang w:val="en-US"/>
    </w:rPr>
  </w:style>
  <w:style w:type="character" w:customStyle="1" w:styleId="BodyTextChar">
    <w:name w:val="Body Text Char"/>
    <w:basedOn w:val="DefaultParagraphFont"/>
    <w:link w:val="BodyText"/>
    <w:rsid w:val="00BF0182"/>
    <w:rPr>
      <w:rFonts w:ascii="Times New Roman" w:eastAsia="Times New Roman" w:hAnsi="Times New Roman" w:cs="Times New Roman"/>
      <w:sz w:val="24"/>
      <w:szCs w:val="20"/>
    </w:rPr>
  </w:style>
  <w:style w:type="character" w:customStyle="1" w:styleId="normaltextrun">
    <w:name w:val="normaltextrun"/>
    <w:basedOn w:val="DefaultParagraphFont"/>
    <w:rsid w:val="00CA6C3E"/>
  </w:style>
  <w:style w:type="character" w:customStyle="1" w:styleId="style-scope">
    <w:name w:val="style-scope"/>
    <w:basedOn w:val="DefaultParagraphFont"/>
    <w:rsid w:val="00DB17F2"/>
  </w:style>
  <w:style w:type="character" w:styleId="UnresolvedMention">
    <w:name w:val="Unresolved Mention"/>
    <w:basedOn w:val="DefaultParagraphFont"/>
    <w:uiPriority w:val="99"/>
    <w:semiHidden/>
    <w:unhideWhenUsed/>
    <w:rsid w:val="00DB17F2"/>
    <w:rPr>
      <w:color w:val="605E5C"/>
      <w:shd w:val="clear" w:color="auto" w:fill="E1DFDD"/>
    </w:rPr>
  </w:style>
  <w:style w:type="paragraph" w:customStyle="1" w:styleId="IOSIRATitle">
    <w:name w:val="IOS IRA Title"/>
    <w:basedOn w:val="Numberedpara"/>
    <w:link w:val="IOSIRATitleChar"/>
    <w:qFormat/>
    <w:rsid w:val="00DB17F2"/>
    <w:pPr>
      <w:numPr>
        <w:numId w:val="0"/>
      </w:numPr>
      <w:tabs>
        <w:tab w:val="left" w:pos="720"/>
        <w:tab w:val="left" w:pos="2430"/>
      </w:tabs>
      <w:spacing w:after="0" w:line="276" w:lineRule="auto"/>
      <w:jc w:val="center"/>
    </w:pPr>
    <w:rPr>
      <w:rFonts w:cs="Arial"/>
      <w:b/>
    </w:rPr>
  </w:style>
  <w:style w:type="paragraph" w:customStyle="1" w:styleId="IOSIRATitles">
    <w:name w:val="IOS IRA Titles"/>
    <w:basedOn w:val="IOSIRATitle"/>
    <w:link w:val="IOSIRATitlesChar"/>
    <w:qFormat/>
    <w:rsid w:val="00DB17F2"/>
  </w:style>
  <w:style w:type="character" w:customStyle="1" w:styleId="IOSIRATitleChar">
    <w:name w:val="IOS IRA Title Char"/>
    <w:basedOn w:val="NumberedparaCharChar"/>
    <w:link w:val="IOSIRATitle"/>
    <w:rsid w:val="00DB17F2"/>
    <w:rPr>
      <w:rFonts w:ascii="Arial" w:eastAsia="PMingLiU" w:hAnsi="Arial" w:cs="Arial"/>
      <w:b/>
      <w:sz w:val="21"/>
      <w:szCs w:val="24"/>
      <w:lang w:val="en-GB" w:eastAsia="x-none"/>
    </w:rPr>
  </w:style>
  <w:style w:type="character" w:customStyle="1" w:styleId="IOSIRATitlesChar">
    <w:name w:val="IOS IRA Titles Char"/>
    <w:basedOn w:val="IOSIRATitleChar"/>
    <w:link w:val="IOSIRATitles"/>
    <w:rsid w:val="00DB17F2"/>
    <w:rPr>
      <w:rFonts w:ascii="Arial" w:eastAsia="PMingLiU" w:hAnsi="Arial" w:cs="Arial"/>
      <w:b/>
      <w:sz w:val="21"/>
      <w:szCs w:val="24"/>
      <w:lang w:val="en-GB" w:eastAsia="x-none"/>
    </w:rPr>
  </w:style>
  <w:style w:type="table" w:styleId="PlainTable4">
    <w:name w:val="Plain Table 4"/>
    <w:basedOn w:val="TableNormal"/>
    <w:uiPriority w:val="44"/>
    <w:rsid w:val="00E01E67"/>
    <w:pPr>
      <w:spacing w:after="0" w:line="240" w:lineRule="auto"/>
    </w:pPr>
    <w:rPr>
      <w:rFonts w:eastAsiaTheme="minorEastAsia"/>
      <w:lang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1B1618"/>
    <w:pPr>
      <w:spacing w:before="100" w:beforeAutospacing="1" w:after="100" w:afterAutospacing="1"/>
    </w:pPr>
    <w:rPr>
      <w:rFonts w:ascii="Times New Roman" w:hAnsi="Times New Roman"/>
      <w:sz w:val="24"/>
      <w:szCs w:val="24"/>
      <w:lang w:val="en-US" w:eastAsia="zh-CN"/>
    </w:rPr>
  </w:style>
  <w:style w:type="character" w:customStyle="1" w:styleId="eop">
    <w:name w:val="eop"/>
    <w:basedOn w:val="DefaultParagraphFont"/>
    <w:rsid w:val="001B1618"/>
  </w:style>
  <w:style w:type="paragraph" w:customStyle="1" w:styleId="msonormal0">
    <w:name w:val="msonormal"/>
    <w:basedOn w:val="Normal"/>
    <w:rsid w:val="00C77D1F"/>
    <w:pPr>
      <w:spacing w:before="100" w:beforeAutospacing="1" w:after="100" w:afterAutospacing="1"/>
    </w:pPr>
    <w:rPr>
      <w:rFonts w:ascii="Times New Roman" w:hAnsi="Times New Roman"/>
      <w:sz w:val="24"/>
      <w:szCs w:val="24"/>
      <w:lang w:val="en-US" w:eastAsia="zh-CN"/>
    </w:rPr>
  </w:style>
  <w:style w:type="paragraph" w:customStyle="1" w:styleId="xl63">
    <w:name w:val="xl63"/>
    <w:basedOn w:val="Normal"/>
    <w:rsid w:val="00C77D1F"/>
    <w:pPr>
      <w:spacing w:before="100" w:beforeAutospacing="1" w:after="100" w:afterAutospacing="1"/>
      <w:jc w:val="center"/>
      <w:textAlignment w:val="center"/>
    </w:pPr>
    <w:rPr>
      <w:rFonts w:cs="Arial"/>
      <w:sz w:val="20"/>
      <w:lang w:val="en-US" w:eastAsia="zh-CN"/>
    </w:rPr>
  </w:style>
  <w:style w:type="paragraph" w:customStyle="1" w:styleId="xl64">
    <w:name w:val="xl64"/>
    <w:basedOn w:val="Normal"/>
    <w:rsid w:val="00C77D1F"/>
    <w:pPr>
      <w:spacing w:before="100" w:beforeAutospacing="1" w:after="100" w:afterAutospacing="1"/>
      <w:jc w:val="center"/>
      <w:textAlignment w:val="center"/>
    </w:pPr>
    <w:rPr>
      <w:rFonts w:cs="Arial"/>
      <w:sz w:val="20"/>
      <w:lang w:val="en-US" w:eastAsia="zh-CN"/>
    </w:rPr>
  </w:style>
  <w:style w:type="paragraph" w:customStyle="1" w:styleId="xl65">
    <w:name w:val="xl65"/>
    <w:basedOn w:val="Normal"/>
    <w:rsid w:val="00C77D1F"/>
    <w:pPr>
      <w:spacing w:before="100" w:beforeAutospacing="1" w:after="100" w:afterAutospacing="1"/>
      <w:jc w:val="center"/>
      <w:textAlignment w:val="center"/>
    </w:pPr>
    <w:rPr>
      <w:rFonts w:ascii="Times New Roman" w:hAnsi="Times New Roman"/>
      <w:b/>
      <w:bCs/>
      <w:sz w:val="24"/>
      <w:szCs w:val="24"/>
      <w:lang w:val="en-US" w:eastAsia="zh-CN"/>
    </w:rPr>
  </w:style>
  <w:style w:type="paragraph" w:customStyle="1" w:styleId="xl66">
    <w:name w:val="xl66"/>
    <w:basedOn w:val="Normal"/>
    <w:rsid w:val="00C77D1F"/>
    <w:pPr>
      <w:spacing w:before="100" w:beforeAutospacing="1" w:after="100" w:afterAutospacing="1"/>
      <w:jc w:val="center"/>
      <w:textAlignment w:val="center"/>
    </w:pPr>
    <w:rPr>
      <w:rFonts w:cs="Arial"/>
      <w:b/>
      <w:bCs/>
      <w:color w:val="FF0000"/>
      <w:sz w:val="20"/>
      <w:lang w:val="en-US" w:eastAsia="zh-CN"/>
    </w:rPr>
  </w:style>
  <w:style w:type="paragraph" w:customStyle="1" w:styleId="xl67">
    <w:name w:val="xl67"/>
    <w:basedOn w:val="Normal"/>
    <w:rsid w:val="00C77D1F"/>
    <w:pPr>
      <w:spacing w:before="100" w:beforeAutospacing="1" w:after="100" w:afterAutospacing="1"/>
      <w:jc w:val="center"/>
      <w:textAlignment w:val="center"/>
    </w:pPr>
    <w:rPr>
      <w:rFonts w:cs="Arial"/>
      <w:sz w:val="20"/>
      <w:lang w:val="en-US" w:eastAsia="zh-CN"/>
    </w:rPr>
  </w:style>
  <w:style w:type="paragraph" w:customStyle="1" w:styleId="xl68">
    <w:name w:val="xl68"/>
    <w:basedOn w:val="Normal"/>
    <w:rsid w:val="00C77D1F"/>
    <w:pPr>
      <w:spacing w:before="100" w:beforeAutospacing="1" w:after="100" w:afterAutospacing="1"/>
      <w:jc w:val="center"/>
      <w:textAlignment w:val="center"/>
    </w:pPr>
    <w:rPr>
      <w:rFonts w:cs="Arial"/>
      <w:b/>
      <w:bCs/>
      <w:color w:val="00B050"/>
      <w:sz w:val="20"/>
      <w:lang w:val="en-US" w:eastAsia="zh-CN"/>
    </w:rPr>
  </w:style>
  <w:style w:type="paragraph" w:customStyle="1" w:styleId="xl69">
    <w:name w:val="xl69"/>
    <w:basedOn w:val="Normal"/>
    <w:rsid w:val="00C77D1F"/>
    <w:pPr>
      <w:spacing w:before="100" w:beforeAutospacing="1" w:after="100" w:afterAutospacing="1"/>
      <w:jc w:val="center"/>
      <w:textAlignment w:val="top"/>
    </w:pPr>
    <w:rPr>
      <w:rFonts w:cs="Arial"/>
      <w:sz w:val="20"/>
      <w:lang w:val="en-US" w:eastAsia="zh-CN"/>
    </w:rPr>
  </w:style>
  <w:style w:type="character" w:customStyle="1" w:styleId="-rc-518">
    <w:name w:val="-rc-518"/>
    <w:basedOn w:val="DefaultParagraphFont"/>
    <w:rsid w:val="002C1BB6"/>
  </w:style>
  <w:style w:type="table" w:styleId="GridTable4-Accent1">
    <w:name w:val="Grid Table 4 Accent 1"/>
    <w:basedOn w:val="TableNormal"/>
    <w:uiPriority w:val="49"/>
    <w:rsid w:val="0092076C"/>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884">
      <w:bodyDiv w:val="1"/>
      <w:marLeft w:val="0"/>
      <w:marRight w:val="0"/>
      <w:marTop w:val="0"/>
      <w:marBottom w:val="0"/>
      <w:divBdr>
        <w:top w:val="none" w:sz="0" w:space="0" w:color="auto"/>
        <w:left w:val="none" w:sz="0" w:space="0" w:color="auto"/>
        <w:bottom w:val="none" w:sz="0" w:space="0" w:color="auto"/>
        <w:right w:val="none" w:sz="0" w:space="0" w:color="auto"/>
      </w:divBdr>
    </w:div>
    <w:div w:id="3436044">
      <w:bodyDiv w:val="1"/>
      <w:marLeft w:val="0"/>
      <w:marRight w:val="0"/>
      <w:marTop w:val="0"/>
      <w:marBottom w:val="0"/>
      <w:divBdr>
        <w:top w:val="none" w:sz="0" w:space="0" w:color="auto"/>
        <w:left w:val="none" w:sz="0" w:space="0" w:color="auto"/>
        <w:bottom w:val="none" w:sz="0" w:space="0" w:color="auto"/>
        <w:right w:val="none" w:sz="0" w:space="0" w:color="auto"/>
      </w:divBdr>
    </w:div>
    <w:div w:id="6061549">
      <w:bodyDiv w:val="1"/>
      <w:marLeft w:val="0"/>
      <w:marRight w:val="0"/>
      <w:marTop w:val="0"/>
      <w:marBottom w:val="0"/>
      <w:divBdr>
        <w:top w:val="none" w:sz="0" w:space="0" w:color="auto"/>
        <w:left w:val="none" w:sz="0" w:space="0" w:color="auto"/>
        <w:bottom w:val="none" w:sz="0" w:space="0" w:color="auto"/>
        <w:right w:val="none" w:sz="0" w:space="0" w:color="auto"/>
      </w:divBdr>
      <w:divsChild>
        <w:div w:id="628707047">
          <w:marLeft w:val="0"/>
          <w:marRight w:val="0"/>
          <w:marTop w:val="0"/>
          <w:marBottom w:val="0"/>
          <w:divBdr>
            <w:top w:val="none" w:sz="0" w:space="0" w:color="auto"/>
            <w:left w:val="none" w:sz="0" w:space="0" w:color="auto"/>
            <w:bottom w:val="none" w:sz="0" w:space="0" w:color="auto"/>
            <w:right w:val="none" w:sz="0" w:space="0" w:color="auto"/>
          </w:divBdr>
          <w:divsChild>
            <w:div w:id="13332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224">
      <w:bodyDiv w:val="1"/>
      <w:marLeft w:val="0"/>
      <w:marRight w:val="0"/>
      <w:marTop w:val="0"/>
      <w:marBottom w:val="0"/>
      <w:divBdr>
        <w:top w:val="none" w:sz="0" w:space="0" w:color="auto"/>
        <w:left w:val="none" w:sz="0" w:space="0" w:color="auto"/>
        <w:bottom w:val="none" w:sz="0" w:space="0" w:color="auto"/>
        <w:right w:val="none" w:sz="0" w:space="0" w:color="auto"/>
      </w:divBdr>
    </w:div>
    <w:div w:id="13508316">
      <w:bodyDiv w:val="1"/>
      <w:marLeft w:val="0"/>
      <w:marRight w:val="0"/>
      <w:marTop w:val="0"/>
      <w:marBottom w:val="0"/>
      <w:divBdr>
        <w:top w:val="none" w:sz="0" w:space="0" w:color="auto"/>
        <w:left w:val="none" w:sz="0" w:space="0" w:color="auto"/>
        <w:bottom w:val="none" w:sz="0" w:space="0" w:color="auto"/>
        <w:right w:val="none" w:sz="0" w:space="0" w:color="auto"/>
      </w:divBdr>
    </w:div>
    <w:div w:id="15666467">
      <w:bodyDiv w:val="1"/>
      <w:marLeft w:val="0"/>
      <w:marRight w:val="0"/>
      <w:marTop w:val="0"/>
      <w:marBottom w:val="0"/>
      <w:divBdr>
        <w:top w:val="none" w:sz="0" w:space="0" w:color="auto"/>
        <w:left w:val="none" w:sz="0" w:space="0" w:color="auto"/>
        <w:bottom w:val="none" w:sz="0" w:space="0" w:color="auto"/>
        <w:right w:val="none" w:sz="0" w:space="0" w:color="auto"/>
      </w:divBdr>
    </w:div>
    <w:div w:id="28337874">
      <w:bodyDiv w:val="1"/>
      <w:marLeft w:val="0"/>
      <w:marRight w:val="0"/>
      <w:marTop w:val="0"/>
      <w:marBottom w:val="0"/>
      <w:divBdr>
        <w:top w:val="none" w:sz="0" w:space="0" w:color="auto"/>
        <w:left w:val="none" w:sz="0" w:space="0" w:color="auto"/>
        <w:bottom w:val="none" w:sz="0" w:space="0" w:color="auto"/>
        <w:right w:val="none" w:sz="0" w:space="0" w:color="auto"/>
      </w:divBdr>
    </w:div>
    <w:div w:id="35201270">
      <w:bodyDiv w:val="1"/>
      <w:marLeft w:val="0"/>
      <w:marRight w:val="0"/>
      <w:marTop w:val="0"/>
      <w:marBottom w:val="0"/>
      <w:divBdr>
        <w:top w:val="none" w:sz="0" w:space="0" w:color="auto"/>
        <w:left w:val="none" w:sz="0" w:space="0" w:color="auto"/>
        <w:bottom w:val="none" w:sz="0" w:space="0" w:color="auto"/>
        <w:right w:val="none" w:sz="0" w:space="0" w:color="auto"/>
      </w:divBdr>
    </w:div>
    <w:div w:id="64228418">
      <w:bodyDiv w:val="1"/>
      <w:marLeft w:val="0"/>
      <w:marRight w:val="0"/>
      <w:marTop w:val="0"/>
      <w:marBottom w:val="0"/>
      <w:divBdr>
        <w:top w:val="none" w:sz="0" w:space="0" w:color="auto"/>
        <w:left w:val="none" w:sz="0" w:space="0" w:color="auto"/>
        <w:bottom w:val="none" w:sz="0" w:space="0" w:color="auto"/>
        <w:right w:val="none" w:sz="0" w:space="0" w:color="auto"/>
      </w:divBdr>
    </w:div>
    <w:div w:id="71238443">
      <w:bodyDiv w:val="1"/>
      <w:marLeft w:val="0"/>
      <w:marRight w:val="0"/>
      <w:marTop w:val="0"/>
      <w:marBottom w:val="0"/>
      <w:divBdr>
        <w:top w:val="none" w:sz="0" w:space="0" w:color="auto"/>
        <w:left w:val="none" w:sz="0" w:space="0" w:color="auto"/>
        <w:bottom w:val="none" w:sz="0" w:space="0" w:color="auto"/>
        <w:right w:val="none" w:sz="0" w:space="0" w:color="auto"/>
      </w:divBdr>
    </w:div>
    <w:div w:id="94718661">
      <w:bodyDiv w:val="1"/>
      <w:marLeft w:val="0"/>
      <w:marRight w:val="0"/>
      <w:marTop w:val="0"/>
      <w:marBottom w:val="0"/>
      <w:divBdr>
        <w:top w:val="none" w:sz="0" w:space="0" w:color="auto"/>
        <w:left w:val="none" w:sz="0" w:space="0" w:color="auto"/>
        <w:bottom w:val="none" w:sz="0" w:space="0" w:color="auto"/>
        <w:right w:val="none" w:sz="0" w:space="0" w:color="auto"/>
      </w:divBdr>
    </w:div>
    <w:div w:id="96102125">
      <w:bodyDiv w:val="1"/>
      <w:marLeft w:val="0"/>
      <w:marRight w:val="0"/>
      <w:marTop w:val="0"/>
      <w:marBottom w:val="0"/>
      <w:divBdr>
        <w:top w:val="none" w:sz="0" w:space="0" w:color="auto"/>
        <w:left w:val="none" w:sz="0" w:space="0" w:color="auto"/>
        <w:bottom w:val="none" w:sz="0" w:space="0" w:color="auto"/>
        <w:right w:val="none" w:sz="0" w:space="0" w:color="auto"/>
      </w:divBdr>
    </w:div>
    <w:div w:id="96221873">
      <w:bodyDiv w:val="1"/>
      <w:marLeft w:val="0"/>
      <w:marRight w:val="0"/>
      <w:marTop w:val="0"/>
      <w:marBottom w:val="0"/>
      <w:divBdr>
        <w:top w:val="none" w:sz="0" w:space="0" w:color="auto"/>
        <w:left w:val="none" w:sz="0" w:space="0" w:color="auto"/>
        <w:bottom w:val="none" w:sz="0" w:space="0" w:color="auto"/>
        <w:right w:val="none" w:sz="0" w:space="0" w:color="auto"/>
      </w:divBdr>
    </w:div>
    <w:div w:id="100532808">
      <w:bodyDiv w:val="1"/>
      <w:marLeft w:val="0"/>
      <w:marRight w:val="0"/>
      <w:marTop w:val="0"/>
      <w:marBottom w:val="0"/>
      <w:divBdr>
        <w:top w:val="none" w:sz="0" w:space="0" w:color="auto"/>
        <w:left w:val="none" w:sz="0" w:space="0" w:color="auto"/>
        <w:bottom w:val="none" w:sz="0" w:space="0" w:color="auto"/>
        <w:right w:val="none" w:sz="0" w:space="0" w:color="auto"/>
      </w:divBdr>
    </w:div>
    <w:div w:id="101921501">
      <w:bodyDiv w:val="1"/>
      <w:marLeft w:val="0"/>
      <w:marRight w:val="0"/>
      <w:marTop w:val="0"/>
      <w:marBottom w:val="0"/>
      <w:divBdr>
        <w:top w:val="none" w:sz="0" w:space="0" w:color="auto"/>
        <w:left w:val="none" w:sz="0" w:space="0" w:color="auto"/>
        <w:bottom w:val="none" w:sz="0" w:space="0" w:color="auto"/>
        <w:right w:val="none" w:sz="0" w:space="0" w:color="auto"/>
      </w:divBdr>
    </w:div>
    <w:div w:id="103115014">
      <w:bodyDiv w:val="1"/>
      <w:marLeft w:val="0"/>
      <w:marRight w:val="0"/>
      <w:marTop w:val="0"/>
      <w:marBottom w:val="0"/>
      <w:divBdr>
        <w:top w:val="none" w:sz="0" w:space="0" w:color="auto"/>
        <w:left w:val="none" w:sz="0" w:space="0" w:color="auto"/>
        <w:bottom w:val="none" w:sz="0" w:space="0" w:color="auto"/>
        <w:right w:val="none" w:sz="0" w:space="0" w:color="auto"/>
      </w:divBdr>
    </w:div>
    <w:div w:id="114252260">
      <w:bodyDiv w:val="1"/>
      <w:marLeft w:val="0"/>
      <w:marRight w:val="0"/>
      <w:marTop w:val="0"/>
      <w:marBottom w:val="0"/>
      <w:divBdr>
        <w:top w:val="none" w:sz="0" w:space="0" w:color="auto"/>
        <w:left w:val="none" w:sz="0" w:space="0" w:color="auto"/>
        <w:bottom w:val="none" w:sz="0" w:space="0" w:color="auto"/>
        <w:right w:val="none" w:sz="0" w:space="0" w:color="auto"/>
      </w:divBdr>
    </w:div>
    <w:div w:id="120535993">
      <w:bodyDiv w:val="1"/>
      <w:marLeft w:val="0"/>
      <w:marRight w:val="0"/>
      <w:marTop w:val="0"/>
      <w:marBottom w:val="0"/>
      <w:divBdr>
        <w:top w:val="none" w:sz="0" w:space="0" w:color="auto"/>
        <w:left w:val="none" w:sz="0" w:space="0" w:color="auto"/>
        <w:bottom w:val="none" w:sz="0" w:space="0" w:color="auto"/>
        <w:right w:val="none" w:sz="0" w:space="0" w:color="auto"/>
      </w:divBdr>
    </w:div>
    <w:div w:id="122509119">
      <w:bodyDiv w:val="1"/>
      <w:marLeft w:val="0"/>
      <w:marRight w:val="0"/>
      <w:marTop w:val="0"/>
      <w:marBottom w:val="0"/>
      <w:divBdr>
        <w:top w:val="none" w:sz="0" w:space="0" w:color="auto"/>
        <w:left w:val="none" w:sz="0" w:space="0" w:color="auto"/>
        <w:bottom w:val="none" w:sz="0" w:space="0" w:color="auto"/>
        <w:right w:val="none" w:sz="0" w:space="0" w:color="auto"/>
      </w:divBdr>
    </w:div>
    <w:div w:id="129400042">
      <w:bodyDiv w:val="1"/>
      <w:marLeft w:val="0"/>
      <w:marRight w:val="0"/>
      <w:marTop w:val="0"/>
      <w:marBottom w:val="0"/>
      <w:divBdr>
        <w:top w:val="none" w:sz="0" w:space="0" w:color="auto"/>
        <w:left w:val="none" w:sz="0" w:space="0" w:color="auto"/>
        <w:bottom w:val="none" w:sz="0" w:space="0" w:color="auto"/>
        <w:right w:val="none" w:sz="0" w:space="0" w:color="auto"/>
      </w:divBdr>
    </w:div>
    <w:div w:id="131751709">
      <w:bodyDiv w:val="1"/>
      <w:marLeft w:val="0"/>
      <w:marRight w:val="0"/>
      <w:marTop w:val="0"/>
      <w:marBottom w:val="0"/>
      <w:divBdr>
        <w:top w:val="none" w:sz="0" w:space="0" w:color="auto"/>
        <w:left w:val="none" w:sz="0" w:space="0" w:color="auto"/>
        <w:bottom w:val="none" w:sz="0" w:space="0" w:color="auto"/>
        <w:right w:val="none" w:sz="0" w:space="0" w:color="auto"/>
      </w:divBdr>
    </w:div>
    <w:div w:id="135340611">
      <w:bodyDiv w:val="1"/>
      <w:marLeft w:val="0"/>
      <w:marRight w:val="0"/>
      <w:marTop w:val="0"/>
      <w:marBottom w:val="0"/>
      <w:divBdr>
        <w:top w:val="none" w:sz="0" w:space="0" w:color="auto"/>
        <w:left w:val="none" w:sz="0" w:space="0" w:color="auto"/>
        <w:bottom w:val="none" w:sz="0" w:space="0" w:color="auto"/>
        <w:right w:val="none" w:sz="0" w:space="0" w:color="auto"/>
      </w:divBdr>
    </w:div>
    <w:div w:id="140736493">
      <w:bodyDiv w:val="1"/>
      <w:marLeft w:val="0"/>
      <w:marRight w:val="0"/>
      <w:marTop w:val="0"/>
      <w:marBottom w:val="0"/>
      <w:divBdr>
        <w:top w:val="none" w:sz="0" w:space="0" w:color="auto"/>
        <w:left w:val="none" w:sz="0" w:space="0" w:color="auto"/>
        <w:bottom w:val="none" w:sz="0" w:space="0" w:color="auto"/>
        <w:right w:val="none" w:sz="0" w:space="0" w:color="auto"/>
      </w:divBdr>
    </w:div>
    <w:div w:id="149559379">
      <w:bodyDiv w:val="1"/>
      <w:marLeft w:val="0"/>
      <w:marRight w:val="0"/>
      <w:marTop w:val="0"/>
      <w:marBottom w:val="0"/>
      <w:divBdr>
        <w:top w:val="none" w:sz="0" w:space="0" w:color="auto"/>
        <w:left w:val="none" w:sz="0" w:space="0" w:color="auto"/>
        <w:bottom w:val="none" w:sz="0" w:space="0" w:color="auto"/>
        <w:right w:val="none" w:sz="0" w:space="0" w:color="auto"/>
      </w:divBdr>
    </w:div>
    <w:div w:id="160629062">
      <w:bodyDiv w:val="1"/>
      <w:marLeft w:val="0"/>
      <w:marRight w:val="0"/>
      <w:marTop w:val="0"/>
      <w:marBottom w:val="0"/>
      <w:divBdr>
        <w:top w:val="none" w:sz="0" w:space="0" w:color="auto"/>
        <w:left w:val="none" w:sz="0" w:space="0" w:color="auto"/>
        <w:bottom w:val="none" w:sz="0" w:space="0" w:color="auto"/>
        <w:right w:val="none" w:sz="0" w:space="0" w:color="auto"/>
      </w:divBdr>
      <w:divsChild>
        <w:div w:id="35280772">
          <w:marLeft w:val="0"/>
          <w:marRight w:val="0"/>
          <w:marTop w:val="0"/>
          <w:marBottom w:val="0"/>
          <w:divBdr>
            <w:top w:val="none" w:sz="0" w:space="0" w:color="auto"/>
            <w:left w:val="none" w:sz="0" w:space="0" w:color="auto"/>
            <w:bottom w:val="none" w:sz="0" w:space="0" w:color="auto"/>
            <w:right w:val="none" w:sz="0" w:space="0" w:color="auto"/>
          </w:divBdr>
        </w:div>
        <w:div w:id="159349543">
          <w:marLeft w:val="0"/>
          <w:marRight w:val="0"/>
          <w:marTop w:val="0"/>
          <w:marBottom w:val="0"/>
          <w:divBdr>
            <w:top w:val="none" w:sz="0" w:space="0" w:color="auto"/>
            <w:left w:val="none" w:sz="0" w:space="0" w:color="auto"/>
            <w:bottom w:val="none" w:sz="0" w:space="0" w:color="auto"/>
            <w:right w:val="none" w:sz="0" w:space="0" w:color="auto"/>
          </w:divBdr>
        </w:div>
        <w:div w:id="734661947">
          <w:marLeft w:val="0"/>
          <w:marRight w:val="0"/>
          <w:marTop w:val="0"/>
          <w:marBottom w:val="0"/>
          <w:divBdr>
            <w:top w:val="none" w:sz="0" w:space="0" w:color="auto"/>
            <w:left w:val="none" w:sz="0" w:space="0" w:color="auto"/>
            <w:bottom w:val="none" w:sz="0" w:space="0" w:color="auto"/>
            <w:right w:val="none" w:sz="0" w:space="0" w:color="auto"/>
          </w:divBdr>
        </w:div>
        <w:div w:id="1301040085">
          <w:marLeft w:val="0"/>
          <w:marRight w:val="0"/>
          <w:marTop w:val="0"/>
          <w:marBottom w:val="0"/>
          <w:divBdr>
            <w:top w:val="none" w:sz="0" w:space="0" w:color="auto"/>
            <w:left w:val="none" w:sz="0" w:space="0" w:color="auto"/>
            <w:bottom w:val="none" w:sz="0" w:space="0" w:color="auto"/>
            <w:right w:val="none" w:sz="0" w:space="0" w:color="auto"/>
          </w:divBdr>
        </w:div>
        <w:div w:id="1685159676">
          <w:marLeft w:val="0"/>
          <w:marRight w:val="0"/>
          <w:marTop w:val="0"/>
          <w:marBottom w:val="0"/>
          <w:divBdr>
            <w:top w:val="none" w:sz="0" w:space="0" w:color="auto"/>
            <w:left w:val="none" w:sz="0" w:space="0" w:color="auto"/>
            <w:bottom w:val="none" w:sz="0" w:space="0" w:color="auto"/>
            <w:right w:val="none" w:sz="0" w:space="0" w:color="auto"/>
          </w:divBdr>
        </w:div>
        <w:div w:id="1785270671">
          <w:marLeft w:val="0"/>
          <w:marRight w:val="0"/>
          <w:marTop w:val="0"/>
          <w:marBottom w:val="0"/>
          <w:divBdr>
            <w:top w:val="none" w:sz="0" w:space="0" w:color="auto"/>
            <w:left w:val="none" w:sz="0" w:space="0" w:color="auto"/>
            <w:bottom w:val="none" w:sz="0" w:space="0" w:color="auto"/>
            <w:right w:val="none" w:sz="0" w:space="0" w:color="auto"/>
          </w:divBdr>
        </w:div>
      </w:divsChild>
    </w:div>
    <w:div w:id="163520438">
      <w:bodyDiv w:val="1"/>
      <w:marLeft w:val="0"/>
      <w:marRight w:val="0"/>
      <w:marTop w:val="0"/>
      <w:marBottom w:val="0"/>
      <w:divBdr>
        <w:top w:val="none" w:sz="0" w:space="0" w:color="auto"/>
        <w:left w:val="none" w:sz="0" w:space="0" w:color="auto"/>
        <w:bottom w:val="none" w:sz="0" w:space="0" w:color="auto"/>
        <w:right w:val="none" w:sz="0" w:space="0" w:color="auto"/>
      </w:divBdr>
    </w:div>
    <w:div w:id="165635032">
      <w:bodyDiv w:val="1"/>
      <w:marLeft w:val="0"/>
      <w:marRight w:val="0"/>
      <w:marTop w:val="0"/>
      <w:marBottom w:val="0"/>
      <w:divBdr>
        <w:top w:val="none" w:sz="0" w:space="0" w:color="auto"/>
        <w:left w:val="none" w:sz="0" w:space="0" w:color="auto"/>
        <w:bottom w:val="none" w:sz="0" w:space="0" w:color="auto"/>
        <w:right w:val="none" w:sz="0" w:space="0" w:color="auto"/>
      </w:divBdr>
    </w:div>
    <w:div w:id="190000559">
      <w:bodyDiv w:val="1"/>
      <w:marLeft w:val="0"/>
      <w:marRight w:val="0"/>
      <w:marTop w:val="0"/>
      <w:marBottom w:val="0"/>
      <w:divBdr>
        <w:top w:val="none" w:sz="0" w:space="0" w:color="auto"/>
        <w:left w:val="none" w:sz="0" w:space="0" w:color="auto"/>
        <w:bottom w:val="none" w:sz="0" w:space="0" w:color="auto"/>
        <w:right w:val="none" w:sz="0" w:space="0" w:color="auto"/>
      </w:divBdr>
    </w:div>
    <w:div w:id="192767700">
      <w:bodyDiv w:val="1"/>
      <w:marLeft w:val="0"/>
      <w:marRight w:val="0"/>
      <w:marTop w:val="0"/>
      <w:marBottom w:val="0"/>
      <w:divBdr>
        <w:top w:val="none" w:sz="0" w:space="0" w:color="auto"/>
        <w:left w:val="none" w:sz="0" w:space="0" w:color="auto"/>
        <w:bottom w:val="none" w:sz="0" w:space="0" w:color="auto"/>
        <w:right w:val="none" w:sz="0" w:space="0" w:color="auto"/>
      </w:divBdr>
    </w:div>
    <w:div w:id="194730969">
      <w:bodyDiv w:val="1"/>
      <w:marLeft w:val="0"/>
      <w:marRight w:val="0"/>
      <w:marTop w:val="0"/>
      <w:marBottom w:val="0"/>
      <w:divBdr>
        <w:top w:val="none" w:sz="0" w:space="0" w:color="auto"/>
        <w:left w:val="none" w:sz="0" w:space="0" w:color="auto"/>
        <w:bottom w:val="none" w:sz="0" w:space="0" w:color="auto"/>
        <w:right w:val="none" w:sz="0" w:space="0" w:color="auto"/>
      </w:divBdr>
    </w:div>
    <w:div w:id="197545346">
      <w:bodyDiv w:val="1"/>
      <w:marLeft w:val="0"/>
      <w:marRight w:val="0"/>
      <w:marTop w:val="0"/>
      <w:marBottom w:val="0"/>
      <w:divBdr>
        <w:top w:val="none" w:sz="0" w:space="0" w:color="auto"/>
        <w:left w:val="none" w:sz="0" w:space="0" w:color="auto"/>
        <w:bottom w:val="none" w:sz="0" w:space="0" w:color="auto"/>
        <w:right w:val="none" w:sz="0" w:space="0" w:color="auto"/>
      </w:divBdr>
    </w:div>
    <w:div w:id="204605963">
      <w:bodyDiv w:val="1"/>
      <w:marLeft w:val="0"/>
      <w:marRight w:val="0"/>
      <w:marTop w:val="0"/>
      <w:marBottom w:val="0"/>
      <w:divBdr>
        <w:top w:val="none" w:sz="0" w:space="0" w:color="auto"/>
        <w:left w:val="none" w:sz="0" w:space="0" w:color="auto"/>
        <w:bottom w:val="none" w:sz="0" w:space="0" w:color="auto"/>
        <w:right w:val="none" w:sz="0" w:space="0" w:color="auto"/>
      </w:divBdr>
    </w:div>
    <w:div w:id="205919263">
      <w:bodyDiv w:val="1"/>
      <w:marLeft w:val="0"/>
      <w:marRight w:val="0"/>
      <w:marTop w:val="0"/>
      <w:marBottom w:val="0"/>
      <w:divBdr>
        <w:top w:val="none" w:sz="0" w:space="0" w:color="auto"/>
        <w:left w:val="none" w:sz="0" w:space="0" w:color="auto"/>
        <w:bottom w:val="none" w:sz="0" w:space="0" w:color="auto"/>
        <w:right w:val="none" w:sz="0" w:space="0" w:color="auto"/>
      </w:divBdr>
      <w:divsChild>
        <w:div w:id="206458310">
          <w:marLeft w:val="0"/>
          <w:marRight w:val="0"/>
          <w:marTop w:val="0"/>
          <w:marBottom w:val="0"/>
          <w:divBdr>
            <w:top w:val="none" w:sz="0" w:space="0" w:color="auto"/>
            <w:left w:val="none" w:sz="0" w:space="0" w:color="auto"/>
            <w:bottom w:val="none" w:sz="0" w:space="0" w:color="auto"/>
            <w:right w:val="none" w:sz="0" w:space="0" w:color="auto"/>
          </w:divBdr>
        </w:div>
        <w:div w:id="476264992">
          <w:marLeft w:val="0"/>
          <w:marRight w:val="0"/>
          <w:marTop w:val="0"/>
          <w:marBottom w:val="0"/>
          <w:divBdr>
            <w:top w:val="none" w:sz="0" w:space="0" w:color="auto"/>
            <w:left w:val="none" w:sz="0" w:space="0" w:color="auto"/>
            <w:bottom w:val="none" w:sz="0" w:space="0" w:color="auto"/>
            <w:right w:val="none" w:sz="0" w:space="0" w:color="auto"/>
          </w:divBdr>
        </w:div>
        <w:div w:id="504052810">
          <w:marLeft w:val="0"/>
          <w:marRight w:val="0"/>
          <w:marTop w:val="0"/>
          <w:marBottom w:val="0"/>
          <w:divBdr>
            <w:top w:val="none" w:sz="0" w:space="0" w:color="auto"/>
            <w:left w:val="none" w:sz="0" w:space="0" w:color="auto"/>
            <w:bottom w:val="none" w:sz="0" w:space="0" w:color="auto"/>
            <w:right w:val="none" w:sz="0" w:space="0" w:color="auto"/>
          </w:divBdr>
        </w:div>
        <w:div w:id="1156261901">
          <w:marLeft w:val="0"/>
          <w:marRight w:val="0"/>
          <w:marTop w:val="0"/>
          <w:marBottom w:val="0"/>
          <w:divBdr>
            <w:top w:val="none" w:sz="0" w:space="0" w:color="auto"/>
            <w:left w:val="none" w:sz="0" w:space="0" w:color="auto"/>
            <w:bottom w:val="none" w:sz="0" w:space="0" w:color="auto"/>
            <w:right w:val="none" w:sz="0" w:space="0" w:color="auto"/>
          </w:divBdr>
        </w:div>
        <w:div w:id="1519543147">
          <w:marLeft w:val="0"/>
          <w:marRight w:val="0"/>
          <w:marTop w:val="0"/>
          <w:marBottom w:val="0"/>
          <w:divBdr>
            <w:top w:val="none" w:sz="0" w:space="0" w:color="auto"/>
            <w:left w:val="none" w:sz="0" w:space="0" w:color="auto"/>
            <w:bottom w:val="none" w:sz="0" w:space="0" w:color="auto"/>
            <w:right w:val="none" w:sz="0" w:space="0" w:color="auto"/>
          </w:divBdr>
        </w:div>
        <w:div w:id="1728990349">
          <w:marLeft w:val="0"/>
          <w:marRight w:val="0"/>
          <w:marTop w:val="0"/>
          <w:marBottom w:val="0"/>
          <w:divBdr>
            <w:top w:val="none" w:sz="0" w:space="0" w:color="auto"/>
            <w:left w:val="none" w:sz="0" w:space="0" w:color="auto"/>
            <w:bottom w:val="none" w:sz="0" w:space="0" w:color="auto"/>
            <w:right w:val="none" w:sz="0" w:space="0" w:color="auto"/>
          </w:divBdr>
        </w:div>
        <w:div w:id="1748841115">
          <w:marLeft w:val="-75"/>
          <w:marRight w:val="0"/>
          <w:marTop w:val="30"/>
          <w:marBottom w:val="30"/>
          <w:divBdr>
            <w:top w:val="none" w:sz="0" w:space="0" w:color="auto"/>
            <w:left w:val="none" w:sz="0" w:space="0" w:color="auto"/>
            <w:bottom w:val="none" w:sz="0" w:space="0" w:color="auto"/>
            <w:right w:val="none" w:sz="0" w:space="0" w:color="auto"/>
          </w:divBdr>
          <w:divsChild>
            <w:div w:id="51316777">
              <w:marLeft w:val="0"/>
              <w:marRight w:val="0"/>
              <w:marTop w:val="0"/>
              <w:marBottom w:val="0"/>
              <w:divBdr>
                <w:top w:val="none" w:sz="0" w:space="0" w:color="auto"/>
                <w:left w:val="none" w:sz="0" w:space="0" w:color="auto"/>
                <w:bottom w:val="none" w:sz="0" w:space="0" w:color="auto"/>
                <w:right w:val="none" w:sz="0" w:space="0" w:color="auto"/>
              </w:divBdr>
              <w:divsChild>
                <w:div w:id="278994622">
                  <w:marLeft w:val="0"/>
                  <w:marRight w:val="0"/>
                  <w:marTop w:val="0"/>
                  <w:marBottom w:val="0"/>
                  <w:divBdr>
                    <w:top w:val="none" w:sz="0" w:space="0" w:color="auto"/>
                    <w:left w:val="none" w:sz="0" w:space="0" w:color="auto"/>
                    <w:bottom w:val="none" w:sz="0" w:space="0" w:color="auto"/>
                    <w:right w:val="none" w:sz="0" w:space="0" w:color="auto"/>
                  </w:divBdr>
                </w:div>
              </w:divsChild>
            </w:div>
            <w:div w:id="55663706">
              <w:marLeft w:val="0"/>
              <w:marRight w:val="0"/>
              <w:marTop w:val="0"/>
              <w:marBottom w:val="0"/>
              <w:divBdr>
                <w:top w:val="none" w:sz="0" w:space="0" w:color="auto"/>
                <w:left w:val="none" w:sz="0" w:space="0" w:color="auto"/>
                <w:bottom w:val="none" w:sz="0" w:space="0" w:color="auto"/>
                <w:right w:val="none" w:sz="0" w:space="0" w:color="auto"/>
              </w:divBdr>
              <w:divsChild>
                <w:div w:id="560672698">
                  <w:marLeft w:val="0"/>
                  <w:marRight w:val="0"/>
                  <w:marTop w:val="0"/>
                  <w:marBottom w:val="0"/>
                  <w:divBdr>
                    <w:top w:val="none" w:sz="0" w:space="0" w:color="auto"/>
                    <w:left w:val="none" w:sz="0" w:space="0" w:color="auto"/>
                    <w:bottom w:val="none" w:sz="0" w:space="0" w:color="auto"/>
                    <w:right w:val="none" w:sz="0" w:space="0" w:color="auto"/>
                  </w:divBdr>
                </w:div>
              </w:divsChild>
            </w:div>
            <w:div w:id="62609816">
              <w:marLeft w:val="0"/>
              <w:marRight w:val="0"/>
              <w:marTop w:val="0"/>
              <w:marBottom w:val="0"/>
              <w:divBdr>
                <w:top w:val="none" w:sz="0" w:space="0" w:color="auto"/>
                <w:left w:val="none" w:sz="0" w:space="0" w:color="auto"/>
                <w:bottom w:val="none" w:sz="0" w:space="0" w:color="auto"/>
                <w:right w:val="none" w:sz="0" w:space="0" w:color="auto"/>
              </w:divBdr>
              <w:divsChild>
                <w:div w:id="963541708">
                  <w:marLeft w:val="0"/>
                  <w:marRight w:val="0"/>
                  <w:marTop w:val="0"/>
                  <w:marBottom w:val="0"/>
                  <w:divBdr>
                    <w:top w:val="none" w:sz="0" w:space="0" w:color="auto"/>
                    <w:left w:val="none" w:sz="0" w:space="0" w:color="auto"/>
                    <w:bottom w:val="none" w:sz="0" w:space="0" w:color="auto"/>
                    <w:right w:val="none" w:sz="0" w:space="0" w:color="auto"/>
                  </w:divBdr>
                </w:div>
              </w:divsChild>
            </w:div>
            <w:div w:id="122970023">
              <w:marLeft w:val="0"/>
              <w:marRight w:val="0"/>
              <w:marTop w:val="0"/>
              <w:marBottom w:val="0"/>
              <w:divBdr>
                <w:top w:val="none" w:sz="0" w:space="0" w:color="auto"/>
                <w:left w:val="none" w:sz="0" w:space="0" w:color="auto"/>
                <w:bottom w:val="none" w:sz="0" w:space="0" w:color="auto"/>
                <w:right w:val="none" w:sz="0" w:space="0" w:color="auto"/>
              </w:divBdr>
              <w:divsChild>
                <w:div w:id="1566650205">
                  <w:marLeft w:val="0"/>
                  <w:marRight w:val="0"/>
                  <w:marTop w:val="0"/>
                  <w:marBottom w:val="0"/>
                  <w:divBdr>
                    <w:top w:val="none" w:sz="0" w:space="0" w:color="auto"/>
                    <w:left w:val="none" w:sz="0" w:space="0" w:color="auto"/>
                    <w:bottom w:val="none" w:sz="0" w:space="0" w:color="auto"/>
                    <w:right w:val="none" w:sz="0" w:space="0" w:color="auto"/>
                  </w:divBdr>
                </w:div>
              </w:divsChild>
            </w:div>
            <w:div w:id="133643017">
              <w:marLeft w:val="0"/>
              <w:marRight w:val="0"/>
              <w:marTop w:val="0"/>
              <w:marBottom w:val="0"/>
              <w:divBdr>
                <w:top w:val="none" w:sz="0" w:space="0" w:color="auto"/>
                <w:left w:val="none" w:sz="0" w:space="0" w:color="auto"/>
                <w:bottom w:val="none" w:sz="0" w:space="0" w:color="auto"/>
                <w:right w:val="none" w:sz="0" w:space="0" w:color="auto"/>
              </w:divBdr>
              <w:divsChild>
                <w:div w:id="1715957464">
                  <w:marLeft w:val="0"/>
                  <w:marRight w:val="0"/>
                  <w:marTop w:val="0"/>
                  <w:marBottom w:val="0"/>
                  <w:divBdr>
                    <w:top w:val="none" w:sz="0" w:space="0" w:color="auto"/>
                    <w:left w:val="none" w:sz="0" w:space="0" w:color="auto"/>
                    <w:bottom w:val="none" w:sz="0" w:space="0" w:color="auto"/>
                    <w:right w:val="none" w:sz="0" w:space="0" w:color="auto"/>
                  </w:divBdr>
                </w:div>
              </w:divsChild>
            </w:div>
            <w:div w:id="136339310">
              <w:marLeft w:val="0"/>
              <w:marRight w:val="0"/>
              <w:marTop w:val="0"/>
              <w:marBottom w:val="0"/>
              <w:divBdr>
                <w:top w:val="none" w:sz="0" w:space="0" w:color="auto"/>
                <w:left w:val="none" w:sz="0" w:space="0" w:color="auto"/>
                <w:bottom w:val="none" w:sz="0" w:space="0" w:color="auto"/>
                <w:right w:val="none" w:sz="0" w:space="0" w:color="auto"/>
              </w:divBdr>
              <w:divsChild>
                <w:div w:id="2124226586">
                  <w:marLeft w:val="0"/>
                  <w:marRight w:val="0"/>
                  <w:marTop w:val="0"/>
                  <w:marBottom w:val="0"/>
                  <w:divBdr>
                    <w:top w:val="none" w:sz="0" w:space="0" w:color="auto"/>
                    <w:left w:val="none" w:sz="0" w:space="0" w:color="auto"/>
                    <w:bottom w:val="none" w:sz="0" w:space="0" w:color="auto"/>
                    <w:right w:val="none" w:sz="0" w:space="0" w:color="auto"/>
                  </w:divBdr>
                </w:div>
              </w:divsChild>
            </w:div>
            <w:div w:id="147600952">
              <w:marLeft w:val="0"/>
              <w:marRight w:val="0"/>
              <w:marTop w:val="0"/>
              <w:marBottom w:val="0"/>
              <w:divBdr>
                <w:top w:val="none" w:sz="0" w:space="0" w:color="auto"/>
                <w:left w:val="none" w:sz="0" w:space="0" w:color="auto"/>
                <w:bottom w:val="none" w:sz="0" w:space="0" w:color="auto"/>
                <w:right w:val="none" w:sz="0" w:space="0" w:color="auto"/>
              </w:divBdr>
              <w:divsChild>
                <w:div w:id="657656629">
                  <w:marLeft w:val="0"/>
                  <w:marRight w:val="0"/>
                  <w:marTop w:val="0"/>
                  <w:marBottom w:val="0"/>
                  <w:divBdr>
                    <w:top w:val="none" w:sz="0" w:space="0" w:color="auto"/>
                    <w:left w:val="none" w:sz="0" w:space="0" w:color="auto"/>
                    <w:bottom w:val="none" w:sz="0" w:space="0" w:color="auto"/>
                    <w:right w:val="none" w:sz="0" w:space="0" w:color="auto"/>
                  </w:divBdr>
                </w:div>
              </w:divsChild>
            </w:div>
            <w:div w:id="217130045">
              <w:marLeft w:val="0"/>
              <w:marRight w:val="0"/>
              <w:marTop w:val="0"/>
              <w:marBottom w:val="0"/>
              <w:divBdr>
                <w:top w:val="none" w:sz="0" w:space="0" w:color="auto"/>
                <w:left w:val="none" w:sz="0" w:space="0" w:color="auto"/>
                <w:bottom w:val="none" w:sz="0" w:space="0" w:color="auto"/>
                <w:right w:val="none" w:sz="0" w:space="0" w:color="auto"/>
              </w:divBdr>
              <w:divsChild>
                <w:div w:id="1869297271">
                  <w:marLeft w:val="0"/>
                  <w:marRight w:val="0"/>
                  <w:marTop w:val="0"/>
                  <w:marBottom w:val="0"/>
                  <w:divBdr>
                    <w:top w:val="none" w:sz="0" w:space="0" w:color="auto"/>
                    <w:left w:val="none" w:sz="0" w:space="0" w:color="auto"/>
                    <w:bottom w:val="none" w:sz="0" w:space="0" w:color="auto"/>
                    <w:right w:val="none" w:sz="0" w:space="0" w:color="auto"/>
                  </w:divBdr>
                </w:div>
              </w:divsChild>
            </w:div>
            <w:div w:id="291058892">
              <w:marLeft w:val="0"/>
              <w:marRight w:val="0"/>
              <w:marTop w:val="0"/>
              <w:marBottom w:val="0"/>
              <w:divBdr>
                <w:top w:val="none" w:sz="0" w:space="0" w:color="auto"/>
                <w:left w:val="none" w:sz="0" w:space="0" w:color="auto"/>
                <w:bottom w:val="none" w:sz="0" w:space="0" w:color="auto"/>
                <w:right w:val="none" w:sz="0" w:space="0" w:color="auto"/>
              </w:divBdr>
              <w:divsChild>
                <w:div w:id="996691707">
                  <w:marLeft w:val="0"/>
                  <w:marRight w:val="0"/>
                  <w:marTop w:val="0"/>
                  <w:marBottom w:val="0"/>
                  <w:divBdr>
                    <w:top w:val="none" w:sz="0" w:space="0" w:color="auto"/>
                    <w:left w:val="none" w:sz="0" w:space="0" w:color="auto"/>
                    <w:bottom w:val="none" w:sz="0" w:space="0" w:color="auto"/>
                    <w:right w:val="none" w:sz="0" w:space="0" w:color="auto"/>
                  </w:divBdr>
                </w:div>
              </w:divsChild>
            </w:div>
            <w:div w:id="330838823">
              <w:marLeft w:val="0"/>
              <w:marRight w:val="0"/>
              <w:marTop w:val="0"/>
              <w:marBottom w:val="0"/>
              <w:divBdr>
                <w:top w:val="none" w:sz="0" w:space="0" w:color="auto"/>
                <w:left w:val="none" w:sz="0" w:space="0" w:color="auto"/>
                <w:bottom w:val="none" w:sz="0" w:space="0" w:color="auto"/>
                <w:right w:val="none" w:sz="0" w:space="0" w:color="auto"/>
              </w:divBdr>
              <w:divsChild>
                <w:div w:id="2045136802">
                  <w:marLeft w:val="0"/>
                  <w:marRight w:val="0"/>
                  <w:marTop w:val="0"/>
                  <w:marBottom w:val="0"/>
                  <w:divBdr>
                    <w:top w:val="none" w:sz="0" w:space="0" w:color="auto"/>
                    <w:left w:val="none" w:sz="0" w:space="0" w:color="auto"/>
                    <w:bottom w:val="none" w:sz="0" w:space="0" w:color="auto"/>
                    <w:right w:val="none" w:sz="0" w:space="0" w:color="auto"/>
                  </w:divBdr>
                </w:div>
              </w:divsChild>
            </w:div>
            <w:div w:id="359012099">
              <w:marLeft w:val="0"/>
              <w:marRight w:val="0"/>
              <w:marTop w:val="0"/>
              <w:marBottom w:val="0"/>
              <w:divBdr>
                <w:top w:val="none" w:sz="0" w:space="0" w:color="auto"/>
                <w:left w:val="none" w:sz="0" w:space="0" w:color="auto"/>
                <w:bottom w:val="none" w:sz="0" w:space="0" w:color="auto"/>
                <w:right w:val="none" w:sz="0" w:space="0" w:color="auto"/>
              </w:divBdr>
              <w:divsChild>
                <w:div w:id="1718623027">
                  <w:marLeft w:val="0"/>
                  <w:marRight w:val="0"/>
                  <w:marTop w:val="0"/>
                  <w:marBottom w:val="0"/>
                  <w:divBdr>
                    <w:top w:val="none" w:sz="0" w:space="0" w:color="auto"/>
                    <w:left w:val="none" w:sz="0" w:space="0" w:color="auto"/>
                    <w:bottom w:val="none" w:sz="0" w:space="0" w:color="auto"/>
                    <w:right w:val="none" w:sz="0" w:space="0" w:color="auto"/>
                  </w:divBdr>
                </w:div>
              </w:divsChild>
            </w:div>
            <w:div w:id="363792101">
              <w:marLeft w:val="0"/>
              <w:marRight w:val="0"/>
              <w:marTop w:val="0"/>
              <w:marBottom w:val="0"/>
              <w:divBdr>
                <w:top w:val="none" w:sz="0" w:space="0" w:color="auto"/>
                <w:left w:val="none" w:sz="0" w:space="0" w:color="auto"/>
                <w:bottom w:val="none" w:sz="0" w:space="0" w:color="auto"/>
                <w:right w:val="none" w:sz="0" w:space="0" w:color="auto"/>
              </w:divBdr>
              <w:divsChild>
                <w:div w:id="651255565">
                  <w:marLeft w:val="0"/>
                  <w:marRight w:val="0"/>
                  <w:marTop w:val="0"/>
                  <w:marBottom w:val="0"/>
                  <w:divBdr>
                    <w:top w:val="none" w:sz="0" w:space="0" w:color="auto"/>
                    <w:left w:val="none" w:sz="0" w:space="0" w:color="auto"/>
                    <w:bottom w:val="none" w:sz="0" w:space="0" w:color="auto"/>
                    <w:right w:val="none" w:sz="0" w:space="0" w:color="auto"/>
                  </w:divBdr>
                </w:div>
              </w:divsChild>
            </w:div>
            <w:div w:id="367294230">
              <w:marLeft w:val="0"/>
              <w:marRight w:val="0"/>
              <w:marTop w:val="0"/>
              <w:marBottom w:val="0"/>
              <w:divBdr>
                <w:top w:val="none" w:sz="0" w:space="0" w:color="auto"/>
                <w:left w:val="none" w:sz="0" w:space="0" w:color="auto"/>
                <w:bottom w:val="none" w:sz="0" w:space="0" w:color="auto"/>
                <w:right w:val="none" w:sz="0" w:space="0" w:color="auto"/>
              </w:divBdr>
              <w:divsChild>
                <w:div w:id="1360084300">
                  <w:marLeft w:val="0"/>
                  <w:marRight w:val="0"/>
                  <w:marTop w:val="0"/>
                  <w:marBottom w:val="0"/>
                  <w:divBdr>
                    <w:top w:val="none" w:sz="0" w:space="0" w:color="auto"/>
                    <w:left w:val="none" w:sz="0" w:space="0" w:color="auto"/>
                    <w:bottom w:val="none" w:sz="0" w:space="0" w:color="auto"/>
                    <w:right w:val="none" w:sz="0" w:space="0" w:color="auto"/>
                  </w:divBdr>
                </w:div>
              </w:divsChild>
            </w:div>
            <w:div w:id="406651415">
              <w:marLeft w:val="0"/>
              <w:marRight w:val="0"/>
              <w:marTop w:val="0"/>
              <w:marBottom w:val="0"/>
              <w:divBdr>
                <w:top w:val="none" w:sz="0" w:space="0" w:color="auto"/>
                <w:left w:val="none" w:sz="0" w:space="0" w:color="auto"/>
                <w:bottom w:val="none" w:sz="0" w:space="0" w:color="auto"/>
                <w:right w:val="none" w:sz="0" w:space="0" w:color="auto"/>
              </w:divBdr>
              <w:divsChild>
                <w:div w:id="2074235323">
                  <w:marLeft w:val="0"/>
                  <w:marRight w:val="0"/>
                  <w:marTop w:val="0"/>
                  <w:marBottom w:val="0"/>
                  <w:divBdr>
                    <w:top w:val="none" w:sz="0" w:space="0" w:color="auto"/>
                    <w:left w:val="none" w:sz="0" w:space="0" w:color="auto"/>
                    <w:bottom w:val="none" w:sz="0" w:space="0" w:color="auto"/>
                    <w:right w:val="none" w:sz="0" w:space="0" w:color="auto"/>
                  </w:divBdr>
                </w:div>
              </w:divsChild>
            </w:div>
            <w:div w:id="452092014">
              <w:marLeft w:val="0"/>
              <w:marRight w:val="0"/>
              <w:marTop w:val="0"/>
              <w:marBottom w:val="0"/>
              <w:divBdr>
                <w:top w:val="none" w:sz="0" w:space="0" w:color="auto"/>
                <w:left w:val="none" w:sz="0" w:space="0" w:color="auto"/>
                <w:bottom w:val="none" w:sz="0" w:space="0" w:color="auto"/>
                <w:right w:val="none" w:sz="0" w:space="0" w:color="auto"/>
              </w:divBdr>
              <w:divsChild>
                <w:div w:id="966660685">
                  <w:marLeft w:val="0"/>
                  <w:marRight w:val="0"/>
                  <w:marTop w:val="0"/>
                  <w:marBottom w:val="0"/>
                  <w:divBdr>
                    <w:top w:val="none" w:sz="0" w:space="0" w:color="auto"/>
                    <w:left w:val="none" w:sz="0" w:space="0" w:color="auto"/>
                    <w:bottom w:val="none" w:sz="0" w:space="0" w:color="auto"/>
                    <w:right w:val="none" w:sz="0" w:space="0" w:color="auto"/>
                  </w:divBdr>
                </w:div>
              </w:divsChild>
            </w:div>
            <w:div w:id="538471041">
              <w:marLeft w:val="0"/>
              <w:marRight w:val="0"/>
              <w:marTop w:val="0"/>
              <w:marBottom w:val="0"/>
              <w:divBdr>
                <w:top w:val="none" w:sz="0" w:space="0" w:color="auto"/>
                <w:left w:val="none" w:sz="0" w:space="0" w:color="auto"/>
                <w:bottom w:val="none" w:sz="0" w:space="0" w:color="auto"/>
                <w:right w:val="none" w:sz="0" w:space="0" w:color="auto"/>
              </w:divBdr>
              <w:divsChild>
                <w:div w:id="222372490">
                  <w:marLeft w:val="0"/>
                  <w:marRight w:val="0"/>
                  <w:marTop w:val="0"/>
                  <w:marBottom w:val="0"/>
                  <w:divBdr>
                    <w:top w:val="none" w:sz="0" w:space="0" w:color="auto"/>
                    <w:left w:val="none" w:sz="0" w:space="0" w:color="auto"/>
                    <w:bottom w:val="none" w:sz="0" w:space="0" w:color="auto"/>
                    <w:right w:val="none" w:sz="0" w:space="0" w:color="auto"/>
                  </w:divBdr>
                </w:div>
              </w:divsChild>
            </w:div>
            <w:div w:id="592280232">
              <w:marLeft w:val="0"/>
              <w:marRight w:val="0"/>
              <w:marTop w:val="0"/>
              <w:marBottom w:val="0"/>
              <w:divBdr>
                <w:top w:val="none" w:sz="0" w:space="0" w:color="auto"/>
                <w:left w:val="none" w:sz="0" w:space="0" w:color="auto"/>
                <w:bottom w:val="none" w:sz="0" w:space="0" w:color="auto"/>
                <w:right w:val="none" w:sz="0" w:space="0" w:color="auto"/>
              </w:divBdr>
              <w:divsChild>
                <w:div w:id="551426301">
                  <w:marLeft w:val="0"/>
                  <w:marRight w:val="0"/>
                  <w:marTop w:val="0"/>
                  <w:marBottom w:val="0"/>
                  <w:divBdr>
                    <w:top w:val="none" w:sz="0" w:space="0" w:color="auto"/>
                    <w:left w:val="none" w:sz="0" w:space="0" w:color="auto"/>
                    <w:bottom w:val="none" w:sz="0" w:space="0" w:color="auto"/>
                    <w:right w:val="none" w:sz="0" w:space="0" w:color="auto"/>
                  </w:divBdr>
                </w:div>
              </w:divsChild>
            </w:div>
            <w:div w:id="625618479">
              <w:marLeft w:val="0"/>
              <w:marRight w:val="0"/>
              <w:marTop w:val="0"/>
              <w:marBottom w:val="0"/>
              <w:divBdr>
                <w:top w:val="none" w:sz="0" w:space="0" w:color="auto"/>
                <w:left w:val="none" w:sz="0" w:space="0" w:color="auto"/>
                <w:bottom w:val="none" w:sz="0" w:space="0" w:color="auto"/>
                <w:right w:val="none" w:sz="0" w:space="0" w:color="auto"/>
              </w:divBdr>
              <w:divsChild>
                <w:div w:id="446580662">
                  <w:marLeft w:val="0"/>
                  <w:marRight w:val="0"/>
                  <w:marTop w:val="0"/>
                  <w:marBottom w:val="0"/>
                  <w:divBdr>
                    <w:top w:val="none" w:sz="0" w:space="0" w:color="auto"/>
                    <w:left w:val="none" w:sz="0" w:space="0" w:color="auto"/>
                    <w:bottom w:val="none" w:sz="0" w:space="0" w:color="auto"/>
                    <w:right w:val="none" w:sz="0" w:space="0" w:color="auto"/>
                  </w:divBdr>
                </w:div>
              </w:divsChild>
            </w:div>
            <w:div w:id="637957184">
              <w:marLeft w:val="0"/>
              <w:marRight w:val="0"/>
              <w:marTop w:val="0"/>
              <w:marBottom w:val="0"/>
              <w:divBdr>
                <w:top w:val="none" w:sz="0" w:space="0" w:color="auto"/>
                <w:left w:val="none" w:sz="0" w:space="0" w:color="auto"/>
                <w:bottom w:val="none" w:sz="0" w:space="0" w:color="auto"/>
                <w:right w:val="none" w:sz="0" w:space="0" w:color="auto"/>
              </w:divBdr>
              <w:divsChild>
                <w:div w:id="185559936">
                  <w:marLeft w:val="0"/>
                  <w:marRight w:val="0"/>
                  <w:marTop w:val="0"/>
                  <w:marBottom w:val="0"/>
                  <w:divBdr>
                    <w:top w:val="none" w:sz="0" w:space="0" w:color="auto"/>
                    <w:left w:val="none" w:sz="0" w:space="0" w:color="auto"/>
                    <w:bottom w:val="none" w:sz="0" w:space="0" w:color="auto"/>
                    <w:right w:val="none" w:sz="0" w:space="0" w:color="auto"/>
                  </w:divBdr>
                </w:div>
              </w:divsChild>
            </w:div>
            <w:div w:id="664750583">
              <w:marLeft w:val="0"/>
              <w:marRight w:val="0"/>
              <w:marTop w:val="0"/>
              <w:marBottom w:val="0"/>
              <w:divBdr>
                <w:top w:val="none" w:sz="0" w:space="0" w:color="auto"/>
                <w:left w:val="none" w:sz="0" w:space="0" w:color="auto"/>
                <w:bottom w:val="none" w:sz="0" w:space="0" w:color="auto"/>
                <w:right w:val="none" w:sz="0" w:space="0" w:color="auto"/>
              </w:divBdr>
              <w:divsChild>
                <w:div w:id="713316045">
                  <w:marLeft w:val="0"/>
                  <w:marRight w:val="0"/>
                  <w:marTop w:val="0"/>
                  <w:marBottom w:val="0"/>
                  <w:divBdr>
                    <w:top w:val="none" w:sz="0" w:space="0" w:color="auto"/>
                    <w:left w:val="none" w:sz="0" w:space="0" w:color="auto"/>
                    <w:bottom w:val="none" w:sz="0" w:space="0" w:color="auto"/>
                    <w:right w:val="none" w:sz="0" w:space="0" w:color="auto"/>
                  </w:divBdr>
                </w:div>
              </w:divsChild>
            </w:div>
            <w:div w:id="785734033">
              <w:marLeft w:val="0"/>
              <w:marRight w:val="0"/>
              <w:marTop w:val="0"/>
              <w:marBottom w:val="0"/>
              <w:divBdr>
                <w:top w:val="none" w:sz="0" w:space="0" w:color="auto"/>
                <w:left w:val="none" w:sz="0" w:space="0" w:color="auto"/>
                <w:bottom w:val="none" w:sz="0" w:space="0" w:color="auto"/>
                <w:right w:val="none" w:sz="0" w:space="0" w:color="auto"/>
              </w:divBdr>
              <w:divsChild>
                <w:div w:id="1353651209">
                  <w:marLeft w:val="0"/>
                  <w:marRight w:val="0"/>
                  <w:marTop w:val="0"/>
                  <w:marBottom w:val="0"/>
                  <w:divBdr>
                    <w:top w:val="none" w:sz="0" w:space="0" w:color="auto"/>
                    <w:left w:val="none" w:sz="0" w:space="0" w:color="auto"/>
                    <w:bottom w:val="none" w:sz="0" w:space="0" w:color="auto"/>
                    <w:right w:val="none" w:sz="0" w:space="0" w:color="auto"/>
                  </w:divBdr>
                </w:div>
              </w:divsChild>
            </w:div>
            <w:div w:id="816916296">
              <w:marLeft w:val="0"/>
              <w:marRight w:val="0"/>
              <w:marTop w:val="0"/>
              <w:marBottom w:val="0"/>
              <w:divBdr>
                <w:top w:val="none" w:sz="0" w:space="0" w:color="auto"/>
                <w:left w:val="none" w:sz="0" w:space="0" w:color="auto"/>
                <w:bottom w:val="none" w:sz="0" w:space="0" w:color="auto"/>
                <w:right w:val="none" w:sz="0" w:space="0" w:color="auto"/>
              </w:divBdr>
              <w:divsChild>
                <w:div w:id="111752971">
                  <w:marLeft w:val="0"/>
                  <w:marRight w:val="0"/>
                  <w:marTop w:val="0"/>
                  <w:marBottom w:val="0"/>
                  <w:divBdr>
                    <w:top w:val="none" w:sz="0" w:space="0" w:color="auto"/>
                    <w:left w:val="none" w:sz="0" w:space="0" w:color="auto"/>
                    <w:bottom w:val="none" w:sz="0" w:space="0" w:color="auto"/>
                    <w:right w:val="none" w:sz="0" w:space="0" w:color="auto"/>
                  </w:divBdr>
                </w:div>
              </w:divsChild>
            </w:div>
            <w:div w:id="852572981">
              <w:marLeft w:val="0"/>
              <w:marRight w:val="0"/>
              <w:marTop w:val="0"/>
              <w:marBottom w:val="0"/>
              <w:divBdr>
                <w:top w:val="none" w:sz="0" w:space="0" w:color="auto"/>
                <w:left w:val="none" w:sz="0" w:space="0" w:color="auto"/>
                <w:bottom w:val="none" w:sz="0" w:space="0" w:color="auto"/>
                <w:right w:val="none" w:sz="0" w:space="0" w:color="auto"/>
              </w:divBdr>
              <w:divsChild>
                <w:div w:id="2078045050">
                  <w:marLeft w:val="0"/>
                  <w:marRight w:val="0"/>
                  <w:marTop w:val="0"/>
                  <w:marBottom w:val="0"/>
                  <w:divBdr>
                    <w:top w:val="none" w:sz="0" w:space="0" w:color="auto"/>
                    <w:left w:val="none" w:sz="0" w:space="0" w:color="auto"/>
                    <w:bottom w:val="none" w:sz="0" w:space="0" w:color="auto"/>
                    <w:right w:val="none" w:sz="0" w:space="0" w:color="auto"/>
                  </w:divBdr>
                </w:div>
              </w:divsChild>
            </w:div>
            <w:div w:id="902721213">
              <w:marLeft w:val="0"/>
              <w:marRight w:val="0"/>
              <w:marTop w:val="0"/>
              <w:marBottom w:val="0"/>
              <w:divBdr>
                <w:top w:val="none" w:sz="0" w:space="0" w:color="auto"/>
                <w:left w:val="none" w:sz="0" w:space="0" w:color="auto"/>
                <w:bottom w:val="none" w:sz="0" w:space="0" w:color="auto"/>
                <w:right w:val="none" w:sz="0" w:space="0" w:color="auto"/>
              </w:divBdr>
              <w:divsChild>
                <w:div w:id="264004483">
                  <w:marLeft w:val="0"/>
                  <w:marRight w:val="0"/>
                  <w:marTop w:val="0"/>
                  <w:marBottom w:val="0"/>
                  <w:divBdr>
                    <w:top w:val="none" w:sz="0" w:space="0" w:color="auto"/>
                    <w:left w:val="none" w:sz="0" w:space="0" w:color="auto"/>
                    <w:bottom w:val="none" w:sz="0" w:space="0" w:color="auto"/>
                    <w:right w:val="none" w:sz="0" w:space="0" w:color="auto"/>
                  </w:divBdr>
                </w:div>
              </w:divsChild>
            </w:div>
            <w:div w:id="910501053">
              <w:marLeft w:val="0"/>
              <w:marRight w:val="0"/>
              <w:marTop w:val="0"/>
              <w:marBottom w:val="0"/>
              <w:divBdr>
                <w:top w:val="none" w:sz="0" w:space="0" w:color="auto"/>
                <w:left w:val="none" w:sz="0" w:space="0" w:color="auto"/>
                <w:bottom w:val="none" w:sz="0" w:space="0" w:color="auto"/>
                <w:right w:val="none" w:sz="0" w:space="0" w:color="auto"/>
              </w:divBdr>
              <w:divsChild>
                <w:div w:id="5711309">
                  <w:marLeft w:val="0"/>
                  <w:marRight w:val="0"/>
                  <w:marTop w:val="0"/>
                  <w:marBottom w:val="0"/>
                  <w:divBdr>
                    <w:top w:val="none" w:sz="0" w:space="0" w:color="auto"/>
                    <w:left w:val="none" w:sz="0" w:space="0" w:color="auto"/>
                    <w:bottom w:val="none" w:sz="0" w:space="0" w:color="auto"/>
                    <w:right w:val="none" w:sz="0" w:space="0" w:color="auto"/>
                  </w:divBdr>
                </w:div>
              </w:divsChild>
            </w:div>
            <w:div w:id="977536675">
              <w:marLeft w:val="0"/>
              <w:marRight w:val="0"/>
              <w:marTop w:val="0"/>
              <w:marBottom w:val="0"/>
              <w:divBdr>
                <w:top w:val="none" w:sz="0" w:space="0" w:color="auto"/>
                <w:left w:val="none" w:sz="0" w:space="0" w:color="auto"/>
                <w:bottom w:val="none" w:sz="0" w:space="0" w:color="auto"/>
                <w:right w:val="none" w:sz="0" w:space="0" w:color="auto"/>
              </w:divBdr>
              <w:divsChild>
                <w:div w:id="1159225219">
                  <w:marLeft w:val="0"/>
                  <w:marRight w:val="0"/>
                  <w:marTop w:val="0"/>
                  <w:marBottom w:val="0"/>
                  <w:divBdr>
                    <w:top w:val="none" w:sz="0" w:space="0" w:color="auto"/>
                    <w:left w:val="none" w:sz="0" w:space="0" w:color="auto"/>
                    <w:bottom w:val="none" w:sz="0" w:space="0" w:color="auto"/>
                    <w:right w:val="none" w:sz="0" w:space="0" w:color="auto"/>
                  </w:divBdr>
                </w:div>
              </w:divsChild>
            </w:div>
            <w:div w:id="1019504911">
              <w:marLeft w:val="0"/>
              <w:marRight w:val="0"/>
              <w:marTop w:val="0"/>
              <w:marBottom w:val="0"/>
              <w:divBdr>
                <w:top w:val="none" w:sz="0" w:space="0" w:color="auto"/>
                <w:left w:val="none" w:sz="0" w:space="0" w:color="auto"/>
                <w:bottom w:val="none" w:sz="0" w:space="0" w:color="auto"/>
                <w:right w:val="none" w:sz="0" w:space="0" w:color="auto"/>
              </w:divBdr>
              <w:divsChild>
                <w:div w:id="1439058630">
                  <w:marLeft w:val="0"/>
                  <w:marRight w:val="0"/>
                  <w:marTop w:val="0"/>
                  <w:marBottom w:val="0"/>
                  <w:divBdr>
                    <w:top w:val="none" w:sz="0" w:space="0" w:color="auto"/>
                    <w:left w:val="none" w:sz="0" w:space="0" w:color="auto"/>
                    <w:bottom w:val="none" w:sz="0" w:space="0" w:color="auto"/>
                    <w:right w:val="none" w:sz="0" w:space="0" w:color="auto"/>
                  </w:divBdr>
                </w:div>
              </w:divsChild>
            </w:div>
            <w:div w:id="1040714126">
              <w:marLeft w:val="0"/>
              <w:marRight w:val="0"/>
              <w:marTop w:val="0"/>
              <w:marBottom w:val="0"/>
              <w:divBdr>
                <w:top w:val="none" w:sz="0" w:space="0" w:color="auto"/>
                <w:left w:val="none" w:sz="0" w:space="0" w:color="auto"/>
                <w:bottom w:val="none" w:sz="0" w:space="0" w:color="auto"/>
                <w:right w:val="none" w:sz="0" w:space="0" w:color="auto"/>
              </w:divBdr>
              <w:divsChild>
                <w:div w:id="813059316">
                  <w:marLeft w:val="0"/>
                  <w:marRight w:val="0"/>
                  <w:marTop w:val="0"/>
                  <w:marBottom w:val="0"/>
                  <w:divBdr>
                    <w:top w:val="none" w:sz="0" w:space="0" w:color="auto"/>
                    <w:left w:val="none" w:sz="0" w:space="0" w:color="auto"/>
                    <w:bottom w:val="none" w:sz="0" w:space="0" w:color="auto"/>
                    <w:right w:val="none" w:sz="0" w:space="0" w:color="auto"/>
                  </w:divBdr>
                </w:div>
              </w:divsChild>
            </w:div>
            <w:div w:id="1095780934">
              <w:marLeft w:val="0"/>
              <w:marRight w:val="0"/>
              <w:marTop w:val="0"/>
              <w:marBottom w:val="0"/>
              <w:divBdr>
                <w:top w:val="none" w:sz="0" w:space="0" w:color="auto"/>
                <w:left w:val="none" w:sz="0" w:space="0" w:color="auto"/>
                <w:bottom w:val="none" w:sz="0" w:space="0" w:color="auto"/>
                <w:right w:val="none" w:sz="0" w:space="0" w:color="auto"/>
              </w:divBdr>
              <w:divsChild>
                <w:div w:id="1743604366">
                  <w:marLeft w:val="0"/>
                  <w:marRight w:val="0"/>
                  <w:marTop w:val="0"/>
                  <w:marBottom w:val="0"/>
                  <w:divBdr>
                    <w:top w:val="none" w:sz="0" w:space="0" w:color="auto"/>
                    <w:left w:val="none" w:sz="0" w:space="0" w:color="auto"/>
                    <w:bottom w:val="none" w:sz="0" w:space="0" w:color="auto"/>
                    <w:right w:val="none" w:sz="0" w:space="0" w:color="auto"/>
                  </w:divBdr>
                </w:div>
              </w:divsChild>
            </w:div>
            <w:div w:id="1096747686">
              <w:marLeft w:val="0"/>
              <w:marRight w:val="0"/>
              <w:marTop w:val="0"/>
              <w:marBottom w:val="0"/>
              <w:divBdr>
                <w:top w:val="none" w:sz="0" w:space="0" w:color="auto"/>
                <w:left w:val="none" w:sz="0" w:space="0" w:color="auto"/>
                <w:bottom w:val="none" w:sz="0" w:space="0" w:color="auto"/>
                <w:right w:val="none" w:sz="0" w:space="0" w:color="auto"/>
              </w:divBdr>
              <w:divsChild>
                <w:div w:id="995961016">
                  <w:marLeft w:val="0"/>
                  <w:marRight w:val="0"/>
                  <w:marTop w:val="0"/>
                  <w:marBottom w:val="0"/>
                  <w:divBdr>
                    <w:top w:val="none" w:sz="0" w:space="0" w:color="auto"/>
                    <w:left w:val="none" w:sz="0" w:space="0" w:color="auto"/>
                    <w:bottom w:val="none" w:sz="0" w:space="0" w:color="auto"/>
                    <w:right w:val="none" w:sz="0" w:space="0" w:color="auto"/>
                  </w:divBdr>
                </w:div>
              </w:divsChild>
            </w:div>
            <w:div w:id="1120413732">
              <w:marLeft w:val="0"/>
              <w:marRight w:val="0"/>
              <w:marTop w:val="0"/>
              <w:marBottom w:val="0"/>
              <w:divBdr>
                <w:top w:val="none" w:sz="0" w:space="0" w:color="auto"/>
                <w:left w:val="none" w:sz="0" w:space="0" w:color="auto"/>
                <w:bottom w:val="none" w:sz="0" w:space="0" w:color="auto"/>
                <w:right w:val="none" w:sz="0" w:space="0" w:color="auto"/>
              </w:divBdr>
              <w:divsChild>
                <w:div w:id="797260259">
                  <w:marLeft w:val="0"/>
                  <w:marRight w:val="0"/>
                  <w:marTop w:val="0"/>
                  <w:marBottom w:val="0"/>
                  <w:divBdr>
                    <w:top w:val="none" w:sz="0" w:space="0" w:color="auto"/>
                    <w:left w:val="none" w:sz="0" w:space="0" w:color="auto"/>
                    <w:bottom w:val="none" w:sz="0" w:space="0" w:color="auto"/>
                    <w:right w:val="none" w:sz="0" w:space="0" w:color="auto"/>
                  </w:divBdr>
                </w:div>
              </w:divsChild>
            </w:div>
            <w:div w:id="1212499424">
              <w:marLeft w:val="0"/>
              <w:marRight w:val="0"/>
              <w:marTop w:val="0"/>
              <w:marBottom w:val="0"/>
              <w:divBdr>
                <w:top w:val="none" w:sz="0" w:space="0" w:color="auto"/>
                <w:left w:val="none" w:sz="0" w:space="0" w:color="auto"/>
                <w:bottom w:val="none" w:sz="0" w:space="0" w:color="auto"/>
                <w:right w:val="none" w:sz="0" w:space="0" w:color="auto"/>
              </w:divBdr>
              <w:divsChild>
                <w:div w:id="1292326416">
                  <w:marLeft w:val="0"/>
                  <w:marRight w:val="0"/>
                  <w:marTop w:val="0"/>
                  <w:marBottom w:val="0"/>
                  <w:divBdr>
                    <w:top w:val="none" w:sz="0" w:space="0" w:color="auto"/>
                    <w:left w:val="none" w:sz="0" w:space="0" w:color="auto"/>
                    <w:bottom w:val="none" w:sz="0" w:space="0" w:color="auto"/>
                    <w:right w:val="none" w:sz="0" w:space="0" w:color="auto"/>
                  </w:divBdr>
                </w:div>
              </w:divsChild>
            </w:div>
            <w:div w:id="1217622994">
              <w:marLeft w:val="0"/>
              <w:marRight w:val="0"/>
              <w:marTop w:val="0"/>
              <w:marBottom w:val="0"/>
              <w:divBdr>
                <w:top w:val="none" w:sz="0" w:space="0" w:color="auto"/>
                <w:left w:val="none" w:sz="0" w:space="0" w:color="auto"/>
                <w:bottom w:val="none" w:sz="0" w:space="0" w:color="auto"/>
                <w:right w:val="none" w:sz="0" w:space="0" w:color="auto"/>
              </w:divBdr>
              <w:divsChild>
                <w:div w:id="790132773">
                  <w:marLeft w:val="0"/>
                  <w:marRight w:val="0"/>
                  <w:marTop w:val="0"/>
                  <w:marBottom w:val="0"/>
                  <w:divBdr>
                    <w:top w:val="none" w:sz="0" w:space="0" w:color="auto"/>
                    <w:left w:val="none" w:sz="0" w:space="0" w:color="auto"/>
                    <w:bottom w:val="none" w:sz="0" w:space="0" w:color="auto"/>
                    <w:right w:val="none" w:sz="0" w:space="0" w:color="auto"/>
                  </w:divBdr>
                </w:div>
              </w:divsChild>
            </w:div>
            <w:div w:id="1400056399">
              <w:marLeft w:val="0"/>
              <w:marRight w:val="0"/>
              <w:marTop w:val="0"/>
              <w:marBottom w:val="0"/>
              <w:divBdr>
                <w:top w:val="none" w:sz="0" w:space="0" w:color="auto"/>
                <w:left w:val="none" w:sz="0" w:space="0" w:color="auto"/>
                <w:bottom w:val="none" w:sz="0" w:space="0" w:color="auto"/>
                <w:right w:val="none" w:sz="0" w:space="0" w:color="auto"/>
              </w:divBdr>
              <w:divsChild>
                <w:div w:id="121120422">
                  <w:marLeft w:val="0"/>
                  <w:marRight w:val="0"/>
                  <w:marTop w:val="0"/>
                  <w:marBottom w:val="0"/>
                  <w:divBdr>
                    <w:top w:val="none" w:sz="0" w:space="0" w:color="auto"/>
                    <w:left w:val="none" w:sz="0" w:space="0" w:color="auto"/>
                    <w:bottom w:val="none" w:sz="0" w:space="0" w:color="auto"/>
                    <w:right w:val="none" w:sz="0" w:space="0" w:color="auto"/>
                  </w:divBdr>
                </w:div>
              </w:divsChild>
            </w:div>
            <w:div w:id="1405372788">
              <w:marLeft w:val="0"/>
              <w:marRight w:val="0"/>
              <w:marTop w:val="0"/>
              <w:marBottom w:val="0"/>
              <w:divBdr>
                <w:top w:val="none" w:sz="0" w:space="0" w:color="auto"/>
                <w:left w:val="none" w:sz="0" w:space="0" w:color="auto"/>
                <w:bottom w:val="none" w:sz="0" w:space="0" w:color="auto"/>
                <w:right w:val="none" w:sz="0" w:space="0" w:color="auto"/>
              </w:divBdr>
              <w:divsChild>
                <w:div w:id="896748972">
                  <w:marLeft w:val="0"/>
                  <w:marRight w:val="0"/>
                  <w:marTop w:val="0"/>
                  <w:marBottom w:val="0"/>
                  <w:divBdr>
                    <w:top w:val="none" w:sz="0" w:space="0" w:color="auto"/>
                    <w:left w:val="none" w:sz="0" w:space="0" w:color="auto"/>
                    <w:bottom w:val="none" w:sz="0" w:space="0" w:color="auto"/>
                    <w:right w:val="none" w:sz="0" w:space="0" w:color="auto"/>
                  </w:divBdr>
                </w:div>
              </w:divsChild>
            </w:div>
            <w:div w:id="1411198199">
              <w:marLeft w:val="0"/>
              <w:marRight w:val="0"/>
              <w:marTop w:val="0"/>
              <w:marBottom w:val="0"/>
              <w:divBdr>
                <w:top w:val="none" w:sz="0" w:space="0" w:color="auto"/>
                <w:left w:val="none" w:sz="0" w:space="0" w:color="auto"/>
                <w:bottom w:val="none" w:sz="0" w:space="0" w:color="auto"/>
                <w:right w:val="none" w:sz="0" w:space="0" w:color="auto"/>
              </w:divBdr>
              <w:divsChild>
                <w:div w:id="260113243">
                  <w:marLeft w:val="0"/>
                  <w:marRight w:val="0"/>
                  <w:marTop w:val="0"/>
                  <w:marBottom w:val="0"/>
                  <w:divBdr>
                    <w:top w:val="none" w:sz="0" w:space="0" w:color="auto"/>
                    <w:left w:val="none" w:sz="0" w:space="0" w:color="auto"/>
                    <w:bottom w:val="none" w:sz="0" w:space="0" w:color="auto"/>
                    <w:right w:val="none" w:sz="0" w:space="0" w:color="auto"/>
                  </w:divBdr>
                </w:div>
              </w:divsChild>
            </w:div>
            <w:div w:id="1431316311">
              <w:marLeft w:val="0"/>
              <w:marRight w:val="0"/>
              <w:marTop w:val="0"/>
              <w:marBottom w:val="0"/>
              <w:divBdr>
                <w:top w:val="none" w:sz="0" w:space="0" w:color="auto"/>
                <w:left w:val="none" w:sz="0" w:space="0" w:color="auto"/>
                <w:bottom w:val="none" w:sz="0" w:space="0" w:color="auto"/>
                <w:right w:val="none" w:sz="0" w:space="0" w:color="auto"/>
              </w:divBdr>
              <w:divsChild>
                <w:div w:id="901793869">
                  <w:marLeft w:val="0"/>
                  <w:marRight w:val="0"/>
                  <w:marTop w:val="0"/>
                  <w:marBottom w:val="0"/>
                  <w:divBdr>
                    <w:top w:val="none" w:sz="0" w:space="0" w:color="auto"/>
                    <w:left w:val="none" w:sz="0" w:space="0" w:color="auto"/>
                    <w:bottom w:val="none" w:sz="0" w:space="0" w:color="auto"/>
                    <w:right w:val="none" w:sz="0" w:space="0" w:color="auto"/>
                  </w:divBdr>
                </w:div>
              </w:divsChild>
            </w:div>
            <w:div w:id="1431967505">
              <w:marLeft w:val="0"/>
              <w:marRight w:val="0"/>
              <w:marTop w:val="0"/>
              <w:marBottom w:val="0"/>
              <w:divBdr>
                <w:top w:val="none" w:sz="0" w:space="0" w:color="auto"/>
                <w:left w:val="none" w:sz="0" w:space="0" w:color="auto"/>
                <w:bottom w:val="none" w:sz="0" w:space="0" w:color="auto"/>
                <w:right w:val="none" w:sz="0" w:space="0" w:color="auto"/>
              </w:divBdr>
              <w:divsChild>
                <w:div w:id="2100831143">
                  <w:marLeft w:val="0"/>
                  <w:marRight w:val="0"/>
                  <w:marTop w:val="0"/>
                  <w:marBottom w:val="0"/>
                  <w:divBdr>
                    <w:top w:val="none" w:sz="0" w:space="0" w:color="auto"/>
                    <w:left w:val="none" w:sz="0" w:space="0" w:color="auto"/>
                    <w:bottom w:val="none" w:sz="0" w:space="0" w:color="auto"/>
                    <w:right w:val="none" w:sz="0" w:space="0" w:color="auto"/>
                  </w:divBdr>
                </w:div>
              </w:divsChild>
            </w:div>
            <w:div w:id="1544631059">
              <w:marLeft w:val="0"/>
              <w:marRight w:val="0"/>
              <w:marTop w:val="0"/>
              <w:marBottom w:val="0"/>
              <w:divBdr>
                <w:top w:val="none" w:sz="0" w:space="0" w:color="auto"/>
                <w:left w:val="none" w:sz="0" w:space="0" w:color="auto"/>
                <w:bottom w:val="none" w:sz="0" w:space="0" w:color="auto"/>
                <w:right w:val="none" w:sz="0" w:space="0" w:color="auto"/>
              </w:divBdr>
              <w:divsChild>
                <w:div w:id="822048418">
                  <w:marLeft w:val="0"/>
                  <w:marRight w:val="0"/>
                  <w:marTop w:val="0"/>
                  <w:marBottom w:val="0"/>
                  <w:divBdr>
                    <w:top w:val="none" w:sz="0" w:space="0" w:color="auto"/>
                    <w:left w:val="none" w:sz="0" w:space="0" w:color="auto"/>
                    <w:bottom w:val="none" w:sz="0" w:space="0" w:color="auto"/>
                    <w:right w:val="none" w:sz="0" w:space="0" w:color="auto"/>
                  </w:divBdr>
                </w:div>
              </w:divsChild>
            </w:div>
            <w:div w:id="1578704344">
              <w:marLeft w:val="0"/>
              <w:marRight w:val="0"/>
              <w:marTop w:val="0"/>
              <w:marBottom w:val="0"/>
              <w:divBdr>
                <w:top w:val="none" w:sz="0" w:space="0" w:color="auto"/>
                <w:left w:val="none" w:sz="0" w:space="0" w:color="auto"/>
                <w:bottom w:val="none" w:sz="0" w:space="0" w:color="auto"/>
                <w:right w:val="none" w:sz="0" w:space="0" w:color="auto"/>
              </w:divBdr>
              <w:divsChild>
                <w:div w:id="1348215492">
                  <w:marLeft w:val="0"/>
                  <w:marRight w:val="0"/>
                  <w:marTop w:val="0"/>
                  <w:marBottom w:val="0"/>
                  <w:divBdr>
                    <w:top w:val="none" w:sz="0" w:space="0" w:color="auto"/>
                    <w:left w:val="none" w:sz="0" w:space="0" w:color="auto"/>
                    <w:bottom w:val="none" w:sz="0" w:space="0" w:color="auto"/>
                    <w:right w:val="none" w:sz="0" w:space="0" w:color="auto"/>
                  </w:divBdr>
                </w:div>
              </w:divsChild>
            </w:div>
            <w:div w:id="1605729668">
              <w:marLeft w:val="0"/>
              <w:marRight w:val="0"/>
              <w:marTop w:val="0"/>
              <w:marBottom w:val="0"/>
              <w:divBdr>
                <w:top w:val="none" w:sz="0" w:space="0" w:color="auto"/>
                <w:left w:val="none" w:sz="0" w:space="0" w:color="auto"/>
                <w:bottom w:val="none" w:sz="0" w:space="0" w:color="auto"/>
                <w:right w:val="none" w:sz="0" w:space="0" w:color="auto"/>
              </w:divBdr>
              <w:divsChild>
                <w:div w:id="755327736">
                  <w:marLeft w:val="0"/>
                  <w:marRight w:val="0"/>
                  <w:marTop w:val="0"/>
                  <w:marBottom w:val="0"/>
                  <w:divBdr>
                    <w:top w:val="none" w:sz="0" w:space="0" w:color="auto"/>
                    <w:left w:val="none" w:sz="0" w:space="0" w:color="auto"/>
                    <w:bottom w:val="none" w:sz="0" w:space="0" w:color="auto"/>
                    <w:right w:val="none" w:sz="0" w:space="0" w:color="auto"/>
                  </w:divBdr>
                </w:div>
              </w:divsChild>
            </w:div>
            <w:div w:id="1665279140">
              <w:marLeft w:val="0"/>
              <w:marRight w:val="0"/>
              <w:marTop w:val="0"/>
              <w:marBottom w:val="0"/>
              <w:divBdr>
                <w:top w:val="none" w:sz="0" w:space="0" w:color="auto"/>
                <w:left w:val="none" w:sz="0" w:space="0" w:color="auto"/>
                <w:bottom w:val="none" w:sz="0" w:space="0" w:color="auto"/>
                <w:right w:val="none" w:sz="0" w:space="0" w:color="auto"/>
              </w:divBdr>
              <w:divsChild>
                <w:div w:id="837581485">
                  <w:marLeft w:val="0"/>
                  <w:marRight w:val="0"/>
                  <w:marTop w:val="0"/>
                  <w:marBottom w:val="0"/>
                  <w:divBdr>
                    <w:top w:val="none" w:sz="0" w:space="0" w:color="auto"/>
                    <w:left w:val="none" w:sz="0" w:space="0" w:color="auto"/>
                    <w:bottom w:val="none" w:sz="0" w:space="0" w:color="auto"/>
                    <w:right w:val="none" w:sz="0" w:space="0" w:color="auto"/>
                  </w:divBdr>
                </w:div>
              </w:divsChild>
            </w:div>
            <w:div w:id="1773428288">
              <w:marLeft w:val="0"/>
              <w:marRight w:val="0"/>
              <w:marTop w:val="0"/>
              <w:marBottom w:val="0"/>
              <w:divBdr>
                <w:top w:val="none" w:sz="0" w:space="0" w:color="auto"/>
                <w:left w:val="none" w:sz="0" w:space="0" w:color="auto"/>
                <w:bottom w:val="none" w:sz="0" w:space="0" w:color="auto"/>
                <w:right w:val="none" w:sz="0" w:space="0" w:color="auto"/>
              </w:divBdr>
              <w:divsChild>
                <w:div w:id="423306572">
                  <w:marLeft w:val="0"/>
                  <w:marRight w:val="0"/>
                  <w:marTop w:val="0"/>
                  <w:marBottom w:val="0"/>
                  <w:divBdr>
                    <w:top w:val="none" w:sz="0" w:space="0" w:color="auto"/>
                    <w:left w:val="none" w:sz="0" w:space="0" w:color="auto"/>
                    <w:bottom w:val="none" w:sz="0" w:space="0" w:color="auto"/>
                    <w:right w:val="none" w:sz="0" w:space="0" w:color="auto"/>
                  </w:divBdr>
                </w:div>
              </w:divsChild>
            </w:div>
            <w:div w:id="1779518457">
              <w:marLeft w:val="0"/>
              <w:marRight w:val="0"/>
              <w:marTop w:val="0"/>
              <w:marBottom w:val="0"/>
              <w:divBdr>
                <w:top w:val="none" w:sz="0" w:space="0" w:color="auto"/>
                <w:left w:val="none" w:sz="0" w:space="0" w:color="auto"/>
                <w:bottom w:val="none" w:sz="0" w:space="0" w:color="auto"/>
                <w:right w:val="none" w:sz="0" w:space="0" w:color="auto"/>
              </w:divBdr>
              <w:divsChild>
                <w:div w:id="1899511632">
                  <w:marLeft w:val="0"/>
                  <w:marRight w:val="0"/>
                  <w:marTop w:val="0"/>
                  <w:marBottom w:val="0"/>
                  <w:divBdr>
                    <w:top w:val="none" w:sz="0" w:space="0" w:color="auto"/>
                    <w:left w:val="none" w:sz="0" w:space="0" w:color="auto"/>
                    <w:bottom w:val="none" w:sz="0" w:space="0" w:color="auto"/>
                    <w:right w:val="none" w:sz="0" w:space="0" w:color="auto"/>
                  </w:divBdr>
                </w:div>
              </w:divsChild>
            </w:div>
            <w:div w:id="1824348949">
              <w:marLeft w:val="0"/>
              <w:marRight w:val="0"/>
              <w:marTop w:val="0"/>
              <w:marBottom w:val="0"/>
              <w:divBdr>
                <w:top w:val="none" w:sz="0" w:space="0" w:color="auto"/>
                <w:left w:val="none" w:sz="0" w:space="0" w:color="auto"/>
                <w:bottom w:val="none" w:sz="0" w:space="0" w:color="auto"/>
                <w:right w:val="none" w:sz="0" w:space="0" w:color="auto"/>
              </w:divBdr>
              <w:divsChild>
                <w:div w:id="887448092">
                  <w:marLeft w:val="0"/>
                  <w:marRight w:val="0"/>
                  <w:marTop w:val="0"/>
                  <w:marBottom w:val="0"/>
                  <w:divBdr>
                    <w:top w:val="none" w:sz="0" w:space="0" w:color="auto"/>
                    <w:left w:val="none" w:sz="0" w:space="0" w:color="auto"/>
                    <w:bottom w:val="none" w:sz="0" w:space="0" w:color="auto"/>
                    <w:right w:val="none" w:sz="0" w:space="0" w:color="auto"/>
                  </w:divBdr>
                </w:div>
              </w:divsChild>
            </w:div>
            <w:div w:id="1829518008">
              <w:marLeft w:val="0"/>
              <w:marRight w:val="0"/>
              <w:marTop w:val="0"/>
              <w:marBottom w:val="0"/>
              <w:divBdr>
                <w:top w:val="none" w:sz="0" w:space="0" w:color="auto"/>
                <w:left w:val="none" w:sz="0" w:space="0" w:color="auto"/>
                <w:bottom w:val="none" w:sz="0" w:space="0" w:color="auto"/>
                <w:right w:val="none" w:sz="0" w:space="0" w:color="auto"/>
              </w:divBdr>
              <w:divsChild>
                <w:div w:id="1714646367">
                  <w:marLeft w:val="0"/>
                  <w:marRight w:val="0"/>
                  <w:marTop w:val="0"/>
                  <w:marBottom w:val="0"/>
                  <w:divBdr>
                    <w:top w:val="none" w:sz="0" w:space="0" w:color="auto"/>
                    <w:left w:val="none" w:sz="0" w:space="0" w:color="auto"/>
                    <w:bottom w:val="none" w:sz="0" w:space="0" w:color="auto"/>
                    <w:right w:val="none" w:sz="0" w:space="0" w:color="auto"/>
                  </w:divBdr>
                </w:div>
              </w:divsChild>
            </w:div>
            <w:div w:id="1879052865">
              <w:marLeft w:val="0"/>
              <w:marRight w:val="0"/>
              <w:marTop w:val="0"/>
              <w:marBottom w:val="0"/>
              <w:divBdr>
                <w:top w:val="none" w:sz="0" w:space="0" w:color="auto"/>
                <w:left w:val="none" w:sz="0" w:space="0" w:color="auto"/>
                <w:bottom w:val="none" w:sz="0" w:space="0" w:color="auto"/>
                <w:right w:val="none" w:sz="0" w:space="0" w:color="auto"/>
              </w:divBdr>
              <w:divsChild>
                <w:div w:id="1569265929">
                  <w:marLeft w:val="0"/>
                  <w:marRight w:val="0"/>
                  <w:marTop w:val="0"/>
                  <w:marBottom w:val="0"/>
                  <w:divBdr>
                    <w:top w:val="none" w:sz="0" w:space="0" w:color="auto"/>
                    <w:left w:val="none" w:sz="0" w:space="0" w:color="auto"/>
                    <w:bottom w:val="none" w:sz="0" w:space="0" w:color="auto"/>
                    <w:right w:val="none" w:sz="0" w:space="0" w:color="auto"/>
                  </w:divBdr>
                </w:div>
              </w:divsChild>
            </w:div>
            <w:div w:id="1898198114">
              <w:marLeft w:val="0"/>
              <w:marRight w:val="0"/>
              <w:marTop w:val="0"/>
              <w:marBottom w:val="0"/>
              <w:divBdr>
                <w:top w:val="none" w:sz="0" w:space="0" w:color="auto"/>
                <w:left w:val="none" w:sz="0" w:space="0" w:color="auto"/>
                <w:bottom w:val="none" w:sz="0" w:space="0" w:color="auto"/>
                <w:right w:val="none" w:sz="0" w:space="0" w:color="auto"/>
              </w:divBdr>
              <w:divsChild>
                <w:div w:id="1545556770">
                  <w:marLeft w:val="0"/>
                  <w:marRight w:val="0"/>
                  <w:marTop w:val="0"/>
                  <w:marBottom w:val="0"/>
                  <w:divBdr>
                    <w:top w:val="none" w:sz="0" w:space="0" w:color="auto"/>
                    <w:left w:val="none" w:sz="0" w:space="0" w:color="auto"/>
                    <w:bottom w:val="none" w:sz="0" w:space="0" w:color="auto"/>
                    <w:right w:val="none" w:sz="0" w:space="0" w:color="auto"/>
                  </w:divBdr>
                </w:div>
              </w:divsChild>
            </w:div>
            <w:div w:id="1951013811">
              <w:marLeft w:val="0"/>
              <w:marRight w:val="0"/>
              <w:marTop w:val="0"/>
              <w:marBottom w:val="0"/>
              <w:divBdr>
                <w:top w:val="none" w:sz="0" w:space="0" w:color="auto"/>
                <w:left w:val="none" w:sz="0" w:space="0" w:color="auto"/>
                <w:bottom w:val="none" w:sz="0" w:space="0" w:color="auto"/>
                <w:right w:val="none" w:sz="0" w:space="0" w:color="auto"/>
              </w:divBdr>
              <w:divsChild>
                <w:div w:id="210312978">
                  <w:marLeft w:val="0"/>
                  <w:marRight w:val="0"/>
                  <w:marTop w:val="0"/>
                  <w:marBottom w:val="0"/>
                  <w:divBdr>
                    <w:top w:val="none" w:sz="0" w:space="0" w:color="auto"/>
                    <w:left w:val="none" w:sz="0" w:space="0" w:color="auto"/>
                    <w:bottom w:val="none" w:sz="0" w:space="0" w:color="auto"/>
                    <w:right w:val="none" w:sz="0" w:space="0" w:color="auto"/>
                  </w:divBdr>
                </w:div>
              </w:divsChild>
            </w:div>
            <w:div w:id="1987397638">
              <w:marLeft w:val="0"/>
              <w:marRight w:val="0"/>
              <w:marTop w:val="0"/>
              <w:marBottom w:val="0"/>
              <w:divBdr>
                <w:top w:val="none" w:sz="0" w:space="0" w:color="auto"/>
                <w:left w:val="none" w:sz="0" w:space="0" w:color="auto"/>
                <w:bottom w:val="none" w:sz="0" w:space="0" w:color="auto"/>
                <w:right w:val="none" w:sz="0" w:space="0" w:color="auto"/>
              </w:divBdr>
              <w:divsChild>
                <w:div w:id="309411721">
                  <w:marLeft w:val="0"/>
                  <w:marRight w:val="0"/>
                  <w:marTop w:val="0"/>
                  <w:marBottom w:val="0"/>
                  <w:divBdr>
                    <w:top w:val="none" w:sz="0" w:space="0" w:color="auto"/>
                    <w:left w:val="none" w:sz="0" w:space="0" w:color="auto"/>
                    <w:bottom w:val="none" w:sz="0" w:space="0" w:color="auto"/>
                    <w:right w:val="none" w:sz="0" w:space="0" w:color="auto"/>
                  </w:divBdr>
                </w:div>
              </w:divsChild>
            </w:div>
            <w:div w:id="2012683617">
              <w:marLeft w:val="0"/>
              <w:marRight w:val="0"/>
              <w:marTop w:val="0"/>
              <w:marBottom w:val="0"/>
              <w:divBdr>
                <w:top w:val="none" w:sz="0" w:space="0" w:color="auto"/>
                <w:left w:val="none" w:sz="0" w:space="0" w:color="auto"/>
                <w:bottom w:val="none" w:sz="0" w:space="0" w:color="auto"/>
                <w:right w:val="none" w:sz="0" w:space="0" w:color="auto"/>
              </w:divBdr>
              <w:divsChild>
                <w:div w:id="993796251">
                  <w:marLeft w:val="0"/>
                  <w:marRight w:val="0"/>
                  <w:marTop w:val="0"/>
                  <w:marBottom w:val="0"/>
                  <w:divBdr>
                    <w:top w:val="none" w:sz="0" w:space="0" w:color="auto"/>
                    <w:left w:val="none" w:sz="0" w:space="0" w:color="auto"/>
                    <w:bottom w:val="none" w:sz="0" w:space="0" w:color="auto"/>
                    <w:right w:val="none" w:sz="0" w:space="0" w:color="auto"/>
                  </w:divBdr>
                </w:div>
              </w:divsChild>
            </w:div>
            <w:div w:id="2037150338">
              <w:marLeft w:val="0"/>
              <w:marRight w:val="0"/>
              <w:marTop w:val="0"/>
              <w:marBottom w:val="0"/>
              <w:divBdr>
                <w:top w:val="none" w:sz="0" w:space="0" w:color="auto"/>
                <w:left w:val="none" w:sz="0" w:space="0" w:color="auto"/>
                <w:bottom w:val="none" w:sz="0" w:space="0" w:color="auto"/>
                <w:right w:val="none" w:sz="0" w:space="0" w:color="auto"/>
              </w:divBdr>
              <w:divsChild>
                <w:div w:id="397477668">
                  <w:marLeft w:val="0"/>
                  <w:marRight w:val="0"/>
                  <w:marTop w:val="0"/>
                  <w:marBottom w:val="0"/>
                  <w:divBdr>
                    <w:top w:val="none" w:sz="0" w:space="0" w:color="auto"/>
                    <w:left w:val="none" w:sz="0" w:space="0" w:color="auto"/>
                    <w:bottom w:val="none" w:sz="0" w:space="0" w:color="auto"/>
                    <w:right w:val="none" w:sz="0" w:space="0" w:color="auto"/>
                  </w:divBdr>
                </w:div>
              </w:divsChild>
            </w:div>
            <w:div w:id="2057771530">
              <w:marLeft w:val="0"/>
              <w:marRight w:val="0"/>
              <w:marTop w:val="0"/>
              <w:marBottom w:val="0"/>
              <w:divBdr>
                <w:top w:val="none" w:sz="0" w:space="0" w:color="auto"/>
                <w:left w:val="none" w:sz="0" w:space="0" w:color="auto"/>
                <w:bottom w:val="none" w:sz="0" w:space="0" w:color="auto"/>
                <w:right w:val="none" w:sz="0" w:space="0" w:color="auto"/>
              </w:divBdr>
              <w:divsChild>
                <w:div w:id="323242996">
                  <w:marLeft w:val="0"/>
                  <w:marRight w:val="0"/>
                  <w:marTop w:val="0"/>
                  <w:marBottom w:val="0"/>
                  <w:divBdr>
                    <w:top w:val="none" w:sz="0" w:space="0" w:color="auto"/>
                    <w:left w:val="none" w:sz="0" w:space="0" w:color="auto"/>
                    <w:bottom w:val="none" w:sz="0" w:space="0" w:color="auto"/>
                    <w:right w:val="none" w:sz="0" w:space="0" w:color="auto"/>
                  </w:divBdr>
                </w:div>
              </w:divsChild>
            </w:div>
            <w:div w:id="2094279327">
              <w:marLeft w:val="0"/>
              <w:marRight w:val="0"/>
              <w:marTop w:val="0"/>
              <w:marBottom w:val="0"/>
              <w:divBdr>
                <w:top w:val="none" w:sz="0" w:space="0" w:color="auto"/>
                <w:left w:val="none" w:sz="0" w:space="0" w:color="auto"/>
                <w:bottom w:val="none" w:sz="0" w:space="0" w:color="auto"/>
                <w:right w:val="none" w:sz="0" w:space="0" w:color="auto"/>
              </w:divBdr>
              <w:divsChild>
                <w:div w:id="1261639284">
                  <w:marLeft w:val="0"/>
                  <w:marRight w:val="0"/>
                  <w:marTop w:val="0"/>
                  <w:marBottom w:val="0"/>
                  <w:divBdr>
                    <w:top w:val="none" w:sz="0" w:space="0" w:color="auto"/>
                    <w:left w:val="none" w:sz="0" w:space="0" w:color="auto"/>
                    <w:bottom w:val="none" w:sz="0" w:space="0" w:color="auto"/>
                    <w:right w:val="none" w:sz="0" w:space="0" w:color="auto"/>
                  </w:divBdr>
                </w:div>
              </w:divsChild>
            </w:div>
            <w:div w:id="2114281280">
              <w:marLeft w:val="0"/>
              <w:marRight w:val="0"/>
              <w:marTop w:val="0"/>
              <w:marBottom w:val="0"/>
              <w:divBdr>
                <w:top w:val="none" w:sz="0" w:space="0" w:color="auto"/>
                <w:left w:val="none" w:sz="0" w:space="0" w:color="auto"/>
                <w:bottom w:val="none" w:sz="0" w:space="0" w:color="auto"/>
                <w:right w:val="none" w:sz="0" w:space="0" w:color="auto"/>
              </w:divBdr>
              <w:divsChild>
                <w:div w:id="1784375640">
                  <w:marLeft w:val="0"/>
                  <w:marRight w:val="0"/>
                  <w:marTop w:val="0"/>
                  <w:marBottom w:val="0"/>
                  <w:divBdr>
                    <w:top w:val="none" w:sz="0" w:space="0" w:color="auto"/>
                    <w:left w:val="none" w:sz="0" w:space="0" w:color="auto"/>
                    <w:bottom w:val="none" w:sz="0" w:space="0" w:color="auto"/>
                    <w:right w:val="none" w:sz="0" w:space="0" w:color="auto"/>
                  </w:divBdr>
                </w:div>
              </w:divsChild>
            </w:div>
            <w:div w:id="2120292818">
              <w:marLeft w:val="0"/>
              <w:marRight w:val="0"/>
              <w:marTop w:val="0"/>
              <w:marBottom w:val="0"/>
              <w:divBdr>
                <w:top w:val="none" w:sz="0" w:space="0" w:color="auto"/>
                <w:left w:val="none" w:sz="0" w:space="0" w:color="auto"/>
                <w:bottom w:val="none" w:sz="0" w:space="0" w:color="auto"/>
                <w:right w:val="none" w:sz="0" w:space="0" w:color="auto"/>
              </w:divBdr>
              <w:divsChild>
                <w:div w:id="12409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9628">
          <w:marLeft w:val="0"/>
          <w:marRight w:val="0"/>
          <w:marTop w:val="0"/>
          <w:marBottom w:val="0"/>
          <w:divBdr>
            <w:top w:val="none" w:sz="0" w:space="0" w:color="auto"/>
            <w:left w:val="none" w:sz="0" w:space="0" w:color="auto"/>
            <w:bottom w:val="none" w:sz="0" w:space="0" w:color="auto"/>
            <w:right w:val="none" w:sz="0" w:space="0" w:color="auto"/>
          </w:divBdr>
        </w:div>
        <w:div w:id="1829469151">
          <w:marLeft w:val="0"/>
          <w:marRight w:val="0"/>
          <w:marTop w:val="0"/>
          <w:marBottom w:val="0"/>
          <w:divBdr>
            <w:top w:val="none" w:sz="0" w:space="0" w:color="auto"/>
            <w:left w:val="none" w:sz="0" w:space="0" w:color="auto"/>
            <w:bottom w:val="none" w:sz="0" w:space="0" w:color="auto"/>
            <w:right w:val="none" w:sz="0" w:space="0" w:color="auto"/>
          </w:divBdr>
        </w:div>
        <w:div w:id="1876506392">
          <w:marLeft w:val="0"/>
          <w:marRight w:val="0"/>
          <w:marTop w:val="0"/>
          <w:marBottom w:val="0"/>
          <w:divBdr>
            <w:top w:val="none" w:sz="0" w:space="0" w:color="auto"/>
            <w:left w:val="none" w:sz="0" w:space="0" w:color="auto"/>
            <w:bottom w:val="none" w:sz="0" w:space="0" w:color="auto"/>
            <w:right w:val="none" w:sz="0" w:space="0" w:color="auto"/>
          </w:divBdr>
        </w:div>
        <w:div w:id="2017264536">
          <w:marLeft w:val="0"/>
          <w:marRight w:val="0"/>
          <w:marTop w:val="0"/>
          <w:marBottom w:val="0"/>
          <w:divBdr>
            <w:top w:val="none" w:sz="0" w:space="0" w:color="auto"/>
            <w:left w:val="none" w:sz="0" w:space="0" w:color="auto"/>
            <w:bottom w:val="none" w:sz="0" w:space="0" w:color="auto"/>
            <w:right w:val="none" w:sz="0" w:space="0" w:color="auto"/>
          </w:divBdr>
        </w:div>
        <w:div w:id="2140372098">
          <w:marLeft w:val="0"/>
          <w:marRight w:val="0"/>
          <w:marTop w:val="0"/>
          <w:marBottom w:val="0"/>
          <w:divBdr>
            <w:top w:val="none" w:sz="0" w:space="0" w:color="auto"/>
            <w:left w:val="none" w:sz="0" w:space="0" w:color="auto"/>
            <w:bottom w:val="none" w:sz="0" w:space="0" w:color="auto"/>
            <w:right w:val="none" w:sz="0" w:space="0" w:color="auto"/>
          </w:divBdr>
        </w:div>
      </w:divsChild>
    </w:div>
    <w:div w:id="208347343">
      <w:bodyDiv w:val="1"/>
      <w:marLeft w:val="0"/>
      <w:marRight w:val="0"/>
      <w:marTop w:val="0"/>
      <w:marBottom w:val="0"/>
      <w:divBdr>
        <w:top w:val="none" w:sz="0" w:space="0" w:color="auto"/>
        <w:left w:val="none" w:sz="0" w:space="0" w:color="auto"/>
        <w:bottom w:val="none" w:sz="0" w:space="0" w:color="auto"/>
        <w:right w:val="none" w:sz="0" w:space="0" w:color="auto"/>
      </w:divBdr>
    </w:div>
    <w:div w:id="224294651">
      <w:bodyDiv w:val="1"/>
      <w:marLeft w:val="0"/>
      <w:marRight w:val="0"/>
      <w:marTop w:val="0"/>
      <w:marBottom w:val="0"/>
      <w:divBdr>
        <w:top w:val="none" w:sz="0" w:space="0" w:color="auto"/>
        <w:left w:val="none" w:sz="0" w:space="0" w:color="auto"/>
        <w:bottom w:val="none" w:sz="0" w:space="0" w:color="auto"/>
        <w:right w:val="none" w:sz="0" w:space="0" w:color="auto"/>
      </w:divBdr>
    </w:div>
    <w:div w:id="228460396">
      <w:bodyDiv w:val="1"/>
      <w:marLeft w:val="0"/>
      <w:marRight w:val="0"/>
      <w:marTop w:val="0"/>
      <w:marBottom w:val="0"/>
      <w:divBdr>
        <w:top w:val="none" w:sz="0" w:space="0" w:color="auto"/>
        <w:left w:val="none" w:sz="0" w:space="0" w:color="auto"/>
        <w:bottom w:val="none" w:sz="0" w:space="0" w:color="auto"/>
        <w:right w:val="none" w:sz="0" w:space="0" w:color="auto"/>
      </w:divBdr>
    </w:div>
    <w:div w:id="236405649">
      <w:bodyDiv w:val="1"/>
      <w:marLeft w:val="0"/>
      <w:marRight w:val="0"/>
      <w:marTop w:val="0"/>
      <w:marBottom w:val="0"/>
      <w:divBdr>
        <w:top w:val="none" w:sz="0" w:space="0" w:color="auto"/>
        <w:left w:val="none" w:sz="0" w:space="0" w:color="auto"/>
        <w:bottom w:val="none" w:sz="0" w:space="0" w:color="auto"/>
        <w:right w:val="none" w:sz="0" w:space="0" w:color="auto"/>
      </w:divBdr>
    </w:div>
    <w:div w:id="243413179">
      <w:bodyDiv w:val="1"/>
      <w:marLeft w:val="0"/>
      <w:marRight w:val="0"/>
      <w:marTop w:val="0"/>
      <w:marBottom w:val="0"/>
      <w:divBdr>
        <w:top w:val="none" w:sz="0" w:space="0" w:color="auto"/>
        <w:left w:val="none" w:sz="0" w:space="0" w:color="auto"/>
        <w:bottom w:val="none" w:sz="0" w:space="0" w:color="auto"/>
        <w:right w:val="none" w:sz="0" w:space="0" w:color="auto"/>
      </w:divBdr>
    </w:div>
    <w:div w:id="266817328">
      <w:bodyDiv w:val="1"/>
      <w:marLeft w:val="0"/>
      <w:marRight w:val="0"/>
      <w:marTop w:val="0"/>
      <w:marBottom w:val="0"/>
      <w:divBdr>
        <w:top w:val="none" w:sz="0" w:space="0" w:color="auto"/>
        <w:left w:val="none" w:sz="0" w:space="0" w:color="auto"/>
        <w:bottom w:val="none" w:sz="0" w:space="0" w:color="auto"/>
        <w:right w:val="none" w:sz="0" w:space="0" w:color="auto"/>
      </w:divBdr>
    </w:div>
    <w:div w:id="285359968">
      <w:bodyDiv w:val="1"/>
      <w:marLeft w:val="0"/>
      <w:marRight w:val="0"/>
      <w:marTop w:val="0"/>
      <w:marBottom w:val="0"/>
      <w:divBdr>
        <w:top w:val="none" w:sz="0" w:space="0" w:color="auto"/>
        <w:left w:val="none" w:sz="0" w:space="0" w:color="auto"/>
        <w:bottom w:val="none" w:sz="0" w:space="0" w:color="auto"/>
        <w:right w:val="none" w:sz="0" w:space="0" w:color="auto"/>
      </w:divBdr>
    </w:div>
    <w:div w:id="303244497">
      <w:bodyDiv w:val="1"/>
      <w:marLeft w:val="0"/>
      <w:marRight w:val="0"/>
      <w:marTop w:val="0"/>
      <w:marBottom w:val="0"/>
      <w:divBdr>
        <w:top w:val="none" w:sz="0" w:space="0" w:color="auto"/>
        <w:left w:val="none" w:sz="0" w:space="0" w:color="auto"/>
        <w:bottom w:val="none" w:sz="0" w:space="0" w:color="auto"/>
        <w:right w:val="none" w:sz="0" w:space="0" w:color="auto"/>
      </w:divBdr>
    </w:div>
    <w:div w:id="319239092">
      <w:bodyDiv w:val="1"/>
      <w:marLeft w:val="0"/>
      <w:marRight w:val="0"/>
      <w:marTop w:val="0"/>
      <w:marBottom w:val="0"/>
      <w:divBdr>
        <w:top w:val="none" w:sz="0" w:space="0" w:color="auto"/>
        <w:left w:val="none" w:sz="0" w:space="0" w:color="auto"/>
        <w:bottom w:val="none" w:sz="0" w:space="0" w:color="auto"/>
        <w:right w:val="none" w:sz="0" w:space="0" w:color="auto"/>
      </w:divBdr>
    </w:div>
    <w:div w:id="320542985">
      <w:bodyDiv w:val="1"/>
      <w:marLeft w:val="0"/>
      <w:marRight w:val="0"/>
      <w:marTop w:val="0"/>
      <w:marBottom w:val="0"/>
      <w:divBdr>
        <w:top w:val="none" w:sz="0" w:space="0" w:color="auto"/>
        <w:left w:val="none" w:sz="0" w:space="0" w:color="auto"/>
        <w:bottom w:val="none" w:sz="0" w:space="0" w:color="auto"/>
        <w:right w:val="none" w:sz="0" w:space="0" w:color="auto"/>
      </w:divBdr>
    </w:div>
    <w:div w:id="321399031">
      <w:bodyDiv w:val="1"/>
      <w:marLeft w:val="0"/>
      <w:marRight w:val="0"/>
      <w:marTop w:val="0"/>
      <w:marBottom w:val="0"/>
      <w:divBdr>
        <w:top w:val="none" w:sz="0" w:space="0" w:color="auto"/>
        <w:left w:val="none" w:sz="0" w:space="0" w:color="auto"/>
        <w:bottom w:val="none" w:sz="0" w:space="0" w:color="auto"/>
        <w:right w:val="none" w:sz="0" w:space="0" w:color="auto"/>
      </w:divBdr>
    </w:div>
    <w:div w:id="325324184">
      <w:bodyDiv w:val="1"/>
      <w:marLeft w:val="0"/>
      <w:marRight w:val="0"/>
      <w:marTop w:val="0"/>
      <w:marBottom w:val="0"/>
      <w:divBdr>
        <w:top w:val="none" w:sz="0" w:space="0" w:color="auto"/>
        <w:left w:val="none" w:sz="0" w:space="0" w:color="auto"/>
        <w:bottom w:val="none" w:sz="0" w:space="0" w:color="auto"/>
        <w:right w:val="none" w:sz="0" w:space="0" w:color="auto"/>
      </w:divBdr>
    </w:div>
    <w:div w:id="327439773">
      <w:bodyDiv w:val="1"/>
      <w:marLeft w:val="0"/>
      <w:marRight w:val="0"/>
      <w:marTop w:val="0"/>
      <w:marBottom w:val="0"/>
      <w:divBdr>
        <w:top w:val="none" w:sz="0" w:space="0" w:color="auto"/>
        <w:left w:val="none" w:sz="0" w:space="0" w:color="auto"/>
        <w:bottom w:val="none" w:sz="0" w:space="0" w:color="auto"/>
        <w:right w:val="none" w:sz="0" w:space="0" w:color="auto"/>
      </w:divBdr>
    </w:div>
    <w:div w:id="369839961">
      <w:bodyDiv w:val="1"/>
      <w:marLeft w:val="0"/>
      <w:marRight w:val="0"/>
      <w:marTop w:val="0"/>
      <w:marBottom w:val="0"/>
      <w:divBdr>
        <w:top w:val="none" w:sz="0" w:space="0" w:color="auto"/>
        <w:left w:val="none" w:sz="0" w:space="0" w:color="auto"/>
        <w:bottom w:val="none" w:sz="0" w:space="0" w:color="auto"/>
        <w:right w:val="none" w:sz="0" w:space="0" w:color="auto"/>
      </w:divBdr>
    </w:div>
    <w:div w:id="379088812">
      <w:bodyDiv w:val="1"/>
      <w:marLeft w:val="0"/>
      <w:marRight w:val="0"/>
      <w:marTop w:val="0"/>
      <w:marBottom w:val="0"/>
      <w:divBdr>
        <w:top w:val="none" w:sz="0" w:space="0" w:color="auto"/>
        <w:left w:val="none" w:sz="0" w:space="0" w:color="auto"/>
        <w:bottom w:val="none" w:sz="0" w:space="0" w:color="auto"/>
        <w:right w:val="none" w:sz="0" w:space="0" w:color="auto"/>
      </w:divBdr>
    </w:div>
    <w:div w:id="383455963">
      <w:bodyDiv w:val="1"/>
      <w:marLeft w:val="0"/>
      <w:marRight w:val="0"/>
      <w:marTop w:val="0"/>
      <w:marBottom w:val="0"/>
      <w:divBdr>
        <w:top w:val="none" w:sz="0" w:space="0" w:color="auto"/>
        <w:left w:val="none" w:sz="0" w:space="0" w:color="auto"/>
        <w:bottom w:val="none" w:sz="0" w:space="0" w:color="auto"/>
        <w:right w:val="none" w:sz="0" w:space="0" w:color="auto"/>
      </w:divBdr>
    </w:div>
    <w:div w:id="390079826">
      <w:bodyDiv w:val="1"/>
      <w:marLeft w:val="0"/>
      <w:marRight w:val="0"/>
      <w:marTop w:val="0"/>
      <w:marBottom w:val="0"/>
      <w:divBdr>
        <w:top w:val="none" w:sz="0" w:space="0" w:color="auto"/>
        <w:left w:val="none" w:sz="0" w:space="0" w:color="auto"/>
        <w:bottom w:val="none" w:sz="0" w:space="0" w:color="auto"/>
        <w:right w:val="none" w:sz="0" w:space="0" w:color="auto"/>
      </w:divBdr>
    </w:div>
    <w:div w:id="393822480">
      <w:bodyDiv w:val="1"/>
      <w:marLeft w:val="0"/>
      <w:marRight w:val="0"/>
      <w:marTop w:val="0"/>
      <w:marBottom w:val="0"/>
      <w:divBdr>
        <w:top w:val="none" w:sz="0" w:space="0" w:color="auto"/>
        <w:left w:val="none" w:sz="0" w:space="0" w:color="auto"/>
        <w:bottom w:val="none" w:sz="0" w:space="0" w:color="auto"/>
        <w:right w:val="none" w:sz="0" w:space="0" w:color="auto"/>
      </w:divBdr>
    </w:div>
    <w:div w:id="395514622">
      <w:bodyDiv w:val="1"/>
      <w:marLeft w:val="0"/>
      <w:marRight w:val="0"/>
      <w:marTop w:val="0"/>
      <w:marBottom w:val="0"/>
      <w:divBdr>
        <w:top w:val="none" w:sz="0" w:space="0" w:color="auto"/>
        <w:left w:val="none" w:sz="0" w:space="0" w:color="auto"/>
        <w:bottom w:val="none" w:sz="0" w:space="0" w:color="auto"/>
        <w:right w:val="none" w:sz="0" w:space="0" w:color="auto"/>
      </w:divBdr>
    </w:div>
    <w:div w:id="402916385">
      <w:bodyDiv w:val="1"/>
      <w:marLeft w:val="0"/>
      <w:marRight w:val="0"/>
      <w:marTop w:val="0"/>
      <w:marBottom w:val="0"/>
      <w:divBdr>
        <w:top w:val="none" w:sz="0" w:space="0" w:color="auto"/>
        <w:left w:val="none" w:sz="0" w:space="0" w:color="auto"/>
        <w:bottom w:val="none" w:sz="0" w:space="0" w:color="auto"/>
        <w:right w:val="none" w:sz="0" w:space="0" w:color="auto"/>
      </w:divBdr>
    </w:div>
    <w:div w:id="408770502">
      <w:bodyDiv w:val="1"/>
      <w:marLeft w:val="0"/>
      <w:marRight w:val="0"/>
      <w:marTop w:val="0"/>
      <w:marBottom w:val="0"/>
      <w:divBdr>
        <w:top w:val="none" w:sz="0" w:space="0" w:color="auto"/>
        <w:left w:val="none" w:sz="0" w:space="0" w:color="auto"/>
        <w:bottom w:val="none" w:sz="0" w:space="0" w:color="auto"/>
        <w:right w:val="none" w:sz="0" w:space="0" w:color="auto"/>
      </w:divBdr>
    </w:div>
    <w:div w:id="438373684">
      <w:bodyDiv w:val="1"/>
      <w:marLeft w:val="0"/>
      <w:marRight w:val="0"/>
      <w:marTop w:val="0"/>
      <w:marBottom w:val="0"/>
      <w:divBdr>
        <w:top w:val="none" w:sz="0" w:space="0" w:color="auto"/>
        <w:left w:val="none" w:sz="0" w:space="0" w:color="auto"/>
        <w:bottom w:val="none" w:sz="0" w:space="0" w:color="auto"/>
        <w:right w:val="none" w:sz="0" w:space="0" w:color="auto"/>
      </w:divBdr>
    </w:div>
    <w:div w:id="455027090">
      <w:bodyDiv w:val="1"/>
      <w:marLeft w:val="0"/>
      <w:marRight w:val="0"/>
      <w:marTop w:val="0"/>
      <w:marBottom w:val="0"/>
      <w:divBdr>
        <w:top w:val="none" w:sz="0" w:space="0" w:color="auto"/>
        <w:left w:val="none" w:sz="0" w:space="0" w:color="auto"/>
        <w:bottom w:val="none" w:sz="0" w:space="0" w:color="auto"/>
        <w:right w:val="none" w:sz="0" w:space="0" w:color="auto"/>
      </w:divBdr>
    </w:div>
    <w:div w:id="455223317">
      <w:bodyDiv w:val="1"/>
      <w:marLeft w:val="0"/>
      <w:marRight w:val="0"/>
      <w:marTop w:val="0"/>
      <w:marBottom w:val="0"/>
      <w:divBdr>
        <w:top w:val="none" w:sz="0" w:space="0" w:color="auto"/>
        <w:left w:val="none" w:sz="0" w:space="0" w:color="auto"/>
        <w:bottom w:val="none" w:sz="0" w:space="0" w:color="auto"/>
        <w:right w:val="none" w:sz="0" w:space="0" w:color="auto"/>
      </w:divBdr>
    </w:div>
    <w:div w:id="470942691">
      <w:bodyDiv w:val="1"/>
      <w:marLeft w:val="0"/>
      <w:marRight w:val="0"/>
      <w:marTop w:val="0"/>
      <w:marBottom w:val="0"/>
      <w:divBdr>
        <w:top w:val="none" w:sz="0" w:space="0" w:color="auto"/>
        <w:left w:val="none" w:sz="0" w:space="0" w:color="auto"/>
        <w:bottom w:val="none" w:sz="0" w:space="0" w:color="auto"/>
        <w:right w:val="none" w:sz="0" w:space="0" w:color="auto"/>
      </w:divBdr>
    </w:div>
    <w:div w:id="473452286">
      <w:bodyDiv w:val="1"/>
      <w:marLeft w:val="0"/>
      <w:marRight w:val="0"/>
      <w:marTop w:val="0"/>
      <w:marBottom w:val="0"/>
      <w:divBdr>
        <w:top w:val="none" w:sz="0" w:space="0" w:color="auto"/>
        <w:left w:val="none" w:sz="0" w:space="0" w:color="auto"/>
        <w:bottom w:val="none" w:sz="0" w:space="0" w:color="auto"/>
        <w:right w:val="none" w:sz="0" w:space="0" w:color="auto"/>
      </w:divBdr>
    </w:div>
    <w:div w:id="485441181">
      <w:bodyDiv w:val="1"/>
      <w:marLeft w:val="0"/>
      <w:marRight w:val="0"/>
      <w:marTop w:val="0"/>
      <w:marBottom w:val="0"/>
      <w:divBdr>
        <w:top w:val="none" w:sz="0" w:space="0" w:color="auto"/>
        <w:left w:val="none" w:sz="0" w:space="0" w:color="auto"/>
        <w:bottom w:val="none" w:sz="0" w:space="0" w:color="auto"/>
        <w:right w:val="none" w:sz="0" w:space="0" w:color="auto"/>
      </w:divBdr>
    </w:div>
    <w:div w:id="497186921">
      <w:bodyDiv w:val="1"/>
      <w:marLeft w:val="0"/>
      <w:marRight w:val="0"/>
      <w:marTop w:val="0"/>
      <w:marBottom w:val="0"/>
      <w:divBdr>
        <w:top w:val="none" w:sz="0" w:space="0" w:color="auto"/>
        <w:left w:val="none" w:sz="0" w:space="0" w:color="auto"/>
        <w:bottom w:val="none" w:sz="0" w:space="0" w:color="auto"/>
        <w:right w:val="none" w:sz="0" w:space="0" w:color="auto"/>
      </w:divBdr>
    </w:div>
    <w:div w:id="500892840">
      <w:bodyDiv w:val="1"/>
      <w:marLeft w:val="0"/>
      <w:marRight w:val="0"/>
      <w:marTop w:val="0"/>
      <w:marBottom w:val="0"/>
      <w:divBdr>
        <w:top w:val="none" w:sz="0" w:space="0" w:color="auto"/>
        <w:left w:val="none" w:sz="0" w:space="0" w:color="auto"/>
        <w:bottom w:val="none" w:sz="0" w:space="0" w:color="auto"/>
        <w:right w:val="none" w:sz="0" w:space="0" w:color="auto"/>
      </w:divBdr>
    </w:div>
    <w:div w:id="501820157">
      <w:bodyDiv w:val="1"/>
      <w:marLeft w:val="0"/>
      <w:marRight w:val="0"/>
      <w:marTop w:val="0"/>
      <w:marBottom w:val="0"/>
      <w:divBdr>
        <w:top w:val="none" w:sz="0" w:space="0" w:color="auto"/>
        <w:left w:val="none" w:sz="0" w:space="0" w:color="auto"/>
        <w:bottom w:val="none" w:sz="0" w:space="0" w:color="auto"/>
        <w:right w:val="none" w:sz="0" w:space="0" w:color="auto"/>
      </w:divBdr>
    </w:div>
    <w:div w:id="510417753">
      <w:bodyDiv w:val="1"/>
      <w:marLeft w:val="0"/>
      <w:marRight w:val="0"/>
      <w:marTop w:val="0"/>
      <w:marBottom w:val="0"/>
      <w:divBdr>
        <w:top w:val="none" w:sz="0" w:space="0" w:color="auto"/>
        <w:left w:val="none" w:sz="0" w:space="0" w:color="auto"/>
        <w:bottom w:val="none" w:sz="0" w:space="0" w:color="auto"/>
        <w:right w:val="none" w:sz="0" w:space="0" w:color="auto"/>
      </w:divBdr>
    </w:div>
    <w:div w:id="515732606">
      <w:bodyDiv w:val="1"/>
      <w:marLeft w:val="0"/>
      <w:marRight w:val="0"/>
      <w:marTop w:val="0"/>
      <w:marBottom w:val="0"/>
      <w:divBdr>
        <w:top w:val="none" w:sz="0" w:space="0" w:color="auto"/>
        <w:left w:val="none" w:sz="0" w:space="0" w:color="auto"/>
        <w:bottom w:val="none" w:sz="0" w:space="0" w:color="auto"/>
        <w:right w:val="none" w:sz="0" w:space="0" w:color="auto"/>
      </w:divBdr>
    </w:div>
    <w:div w:id="524750242">
      <w:bodyDiv w:val="1"/>
      <w:marLeft w:val="0"/>
      <w:marRight w:val="0"/>
      <w:marTop w:val="0"/>
      <w:marBottom w:val="0"/>
      <w:divBdr>
        <w:top w:val="none" w:sz="0" w:space="0" w:color="auto"/>
        <w:left w:val="none" w:sz="0" w:space="0" w:color="auto"/>
        <w:bottom w:val="none" w:sz="0" w:space="0" w:color="auto"/>
        <w:right w:val="none" w:sz="0" w:space="0" w:color="auto"/>
      </w:divBdr>
    </w:div>
    <w:div w:id="534585106">
      <w:bodyDiv w:val="1"/>
      <w:marLeft w:val="0"/>
      <w:marRight w:val="0"/>
      <w:marTop w:val="0"/>
      <w:marBottom w:val="0"/>
      <w:divBdr>
        <w:top w:val="none" w:sz="0" w:space="0" w:color="auto"/>
        <w:left w:val="none" w:sz="0" w:space="0" w:color="auto"/>
        <w:bottom w:val="none" w:sz="0" w:space="0" w:color="auto"/>
        <w:right w:val="none" w:sz="0" w:space="0" w:color="auto"/>
      </w:divBdr>
    </w:div>
    <w:div w:id="538708625">
      <w:bodyDiv w:val="1"/>
      <w:marLeft w:val="0"/>
      <w:marRight w:val="0"/>
      <w:marTop w:val="0"/>
      <w:marBottom w:val="0"/>
      <w:divBdr>
        <w:top w:val="none" w:sz="0" w:space="0" w:color="auto"/>
        <w:left w:val="none" w:sz="0" w:space="0" w:color="auto"/>
        <w:bottom w:val="none" w:sz="0" w:space="0" w:color="auto"/>
        <w:right w:val="none" w:sz="0" w:space="0" w:color="auto"/>
      </w:divBdr>
    </w:div>
    <w:div w:id="570777054">
      <w:bodyDiv w:val="1"/>
      <w:marLeft w:val="0"/>
      <w:marRight w:val="0"/>
      <w:marTop w:val="0"/>
      <w:marBottom w:val="0"/>
      <w:divBdr>
        <w:top w:val="none" w:sz="0" w:space="0" w:color="auto"/>
        <w:left w:val="none" w:sz="0" w:space="0" w:color="auto"/>
        <w:bottom w:val="none" w:sz="0" w:space="0" w:color="auto"/>
        <w:right w:val="none" w:sz="0" w:space="0" w:color="auto"/>
      </w:divBdr>
    </w:div>
    <w:div w:id="593168216">
      <w:bodyDiv w:val="1"/>
      <w:marLeft w:val="0"/>
      <w:marRight w:val="0"/>
      <w:marTop w:val="0"/>
      <w:marBottom w:val="0"/>
      <w:divBdr>
        <w:top w:val="none" w:sz="0" w:space="0" w:color="auto"/>
        <w:left w:val="none" w:sz="0" w:space="0" w:color="auto"/>
        <w:bottom w:val="none" w:sz="0" w:space="0" w:color="auto"/>
        <w:right w:val="none" w:sz="0" w:space="0" w:color="auto"/>
      </w:divBdr>
    </w:div>
    <w:div w:id="599607789">
      <w:bodyDiv w:val="1"/>
      <w:marLeft w:val="0"/>
      <w:marRight w:val="0"/>
      <w:marTop w:val="0"/>
      <w:marBottom w:val="0"/>
      <w:divBdr>
        <w:top w:val="none" w:sz="0" w:space="0" w:color="auto"/>
        <w:left w:val="none" w:sz="0" w:space="0" w:color="auto"/>
        <w:bottom w:val="none" w:sz="0" w:space="0" w:color="auto"/>
        <w:right w:val="none" w:sz="0" w:space="0" w:color="auto"/>
      </w:divBdr>
    </w:div>
    <w:div w:id="602885136">
      <w:bodyDiv w:val="1"/>
      <w:marLeft w:val="0"/>
      <w:marRight w:val="0"/>
      <w:marTop w:val="0"/>
      <w:marBottom w:val="0"/>
      <w:divBdr>
        <w:top w:val="none" w:sz="0" w:space="0" w:color="auto"/>
        <w:left w:val="none" w:sz="0" w:space="0" w:color="auto"/>
        <w:bottom w:val="none" w:sz="0" w:space="0" w:color="auto"/>
        <w:right w:val="none" w:sz="0" w:space="0" w:color="auto"/>
      </w:divBdr>
    </w:div>
    <w:div w:id="605427803">
      <w:bodyDiv w:val="1"/>
      <w:marLeft w:val="0"/>
      <w:marRight w:val="0"/>
      <w:marTop w:val="0"/>
      <w:marBottom w:val="0"/>
      <w:divBdr>
        <w:top w:val="none" w:sz="0" w:space="0" w:color="auto"/>
        <w:left w:val="none" w:sz="0" w:space="0" w:color="auto"/>
        <w:bottom w:val="none" w:sz="0" w:space="0" w:color="auto"/>
        <w:right w:val="none" w:sz="0" w:space="0" w:color="auto"/>
      </w:divBdr>
      <w:divsChild>
        <w:div w:id="1270160500">
          <w:marLeft w:val="120"/>
          <w:marRight w:val="120"/>
          <w:marTop w:val="120"/>
          <w:marBottom w:val="120"/>
          <w:divBdr>
            <w:top w:val="none" w:sz="0" w:space="0" w:color="auto"/>
            <w:left w:val="none" w:sz="0" w:space="0" w:color="auto"/>
            <w:bottom w:val="none" w:sz="0" w:space="0" w:color="auto"/>
            <w:right w:val="none" w:sz="0" w:space="0" w:color="auto"/>
          </w:divBdr>
          <w:divsChild>
            <w:div w:id="697583606">
              <w:marLeft w:val="0"/>
              <w:marRight w:val="0"/>
              <w:marTop w:val="0"/>
              <w:marBottom w:val="0"/>
              <w:divBdr>
                <w:top w:val="none" w:sz="0" w:space="0" w:color="auto"/>
                <w:left w:val="single" w:sz="6" w:space="6" w:color="CCCCCC"/>
                <w:bottom w:val="single" w:sz="6" w:space="6" w:color="CCCCCC"/>
                <w:right w:val="single" w:sz="6" w:space="6" w:color="CCCCCC"/>
              </w:divBdr>
              <w:divsChild>
                <w:div w:id="1583298028">
                  <w:marLeft w:val="0"/>
                  <w:marRight w:val="0"/>
                  <w:marTop w:val="0"/>
                  <w:marBottom w:val="0"/>
                  <w:divBdr>
                    <w:top w:val="none" w:sz="0" w:space="0" w:color="auto"/>
                    <w:left w:val="none" w:sz="0" w:space="0" w:color="auto"/>
                    <w:bottom w:val="none" w:sz="0" w:space="0" w:color="auto"/>
                    <w:right w:val="none" w:sz="0" w:space="0" w:color="auto"/>
                  </w:divBdr>
                  <w:divsChild>
                    <w:div w:id="1324625439">
                      <w:marLeft w:val="0"/>
                      <w:marRight w:val="0"/>
                      <w:marTop w:val="0"/>
                      <w:marBottom w:val="0"/>
                      <w:divBdr>
                        <w:top w:val="none" w:sz="0" w:space="0" w:color="auto"/>
                        <w:left w:val="none" w:sz="0" w:space="0" w:color="auto"/>
                        <w:bottom w:val="none" w:sz="0" w:space="0" w:color="auto"/>
                        <w:right w:val="none" w:sz="0" w:space="0" w:color="auto"/>
                      </w:divBdr>
                      <w:divsChild>
                        <w:div w:id="676804811">
                          <w:marLeft w:val="0"/>
                          <w:marRight w:val="0"/>
                          <w:marTop w:val="0"/>
                          <w:marBottom w:val="0"/>
                          <w:divBdr>
                            <w:top w:val="none" w:sz="0" w:space="0" w:color="auto"/>
                            <w:left w:val="none" w:sz="0" w:space="0" w:color="auto"/>
                            <w:bottom w:val="none" w:sz="0" w:space="0" w:color="auto"/>
                            <w:right w:val="none" w:sz="0" w:space="0" w:color="auto"/>
                          </w:divBdr>
                          <w:divsChild>
                            <w:div w:id="670065161">
                              <w:marLeft w:val="0"/>
                              <w:marRight w:val="0"/>
                              <w:marTop w:val="0"/>
                              <w:marBottom w:val="0"/>
                              <w:divBdr>
                                <w:top w:val="none" w:sz="0" w:space="0" w:color="auto"/>
                                <w:left w:val="none" w:sz="0" w:space="0" w:color="auto"/>
                                <w:bottom w:val="none" w:sz="0" w:space="0" w:color="auto"/>
                                <w:right w:val="none" w:sz="0" w:space="0" w:color="auto"/>
                              </w:divBdr>
                              <w:divsChild>
                                <w:div w:id="302350122">
                                  <w:marLeft w:val="0"/>
                                  <w:marRight w:val="0"/>
                                  <w:marTop w:val="0"/>
                                  <w:marBottom w:val="0"/>
                                  <w:divBdr>
                                    <w:top w:val="none" w:sz="0" w:space="0" w:color="auto"/>
                                    <w:left w:val="none" w:sz="0" w:space="0" w:color="auto"/>
                                    <w:bottom w:val="none" w:sz="0" w:space="0" w:color="auto"/>
                                    <w:right w:val="none" w:sz="0" w:space="0" w:color="auto"/>
                                  </w:divBdr>
                                  <w:divsChild>
                                    <w:div w:id="1314992716">
                                      <w:marLeft w:val="0"/>
                                      <w:marRight w:val="0"/>
                                      <w:marTop w:val="0"/>
                                      <w:marBottom w:val="0"/>
                                      <w:divBdr>
                                        <w:top w:val="none" w:sz="0" w:space="0" w:color="auto"/>
                                        <w:left w:val="none" w:sz="0" w:space="0" w:color="auto"/>
                                        <w:bottom w:val="none" w:sz="0" w:space="0" w:color="auto"/>
                                        <w:right w:val="none" w:sz="0" w:space="0" w:color="auto"/>
                                      </w:divBdr>
                                    </w:div>
                                    <w:div w:id="147039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2612162">
      <w:bodyDiv w:val="1"/>
      <w:marLeft w:val="0"/>
      <w:marRight w:val="0"/>
      <w:marTop w:val="0"/>
      <w:marBottom w:val="0"/>
      <w:divBdr>
        <w:top w:val="none" w:sz="0" w:space="0" w:color="auto"/>
        <w:left w:val="none" w:sz="0" w:space="0" w:color="auto"/>
        <w:bottom w:val="none" w:sz="0" w:space="0" w:color="auto"/>
        <w:right w:val="none" w:sz="0" w:space="0" w:color="auto"/>
      </w:divBdr>
    </w:div>
    <w:div w:id="636959994">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656955614">
      <w:bodyDiv w:val="1"/>
      <w:marLeft w:val="0"/>
      <w:marRight w:val="0"/>
      <w:marTop w:val="0"/>
      <w:marBottom w:val="0"/>
      <w:divBdr>
        <w:top w:val="none" w:sz="0" w:space="0" w:color="auto"/>
        <w:left w:val="none" w:sz="0" w:space="0" w:color="auto"/>
        <w:bottom w:val="none" w:sz="0" w:space="0" w:color="auto"/>
        <w:right w:val="none" w:sz="0" w:space="0" w:color="auto"/>
      </w:divBdr>
    </w:div>
    <w:div w:id="660616763">
      <w:bodyDiv w:val="1"/>
      <w:marLeft w:val="0"/>
      <w:marRight w:val="0"/>
      <w:marTop w:val="0"/>
      <w:marBottom w:val="0"/>
      <w:divBdr>
        <w:top w:val="none" w:sz="0" w:space="0" w:color="auto"/>
        <w:left w:val="none" w:sz="0" w:space="0" w:color="auto"/>
        <w:bottom w:val="none" w:sz="0" w:space="0" w:color="auto"/>
        <w:right w:val="none" w:sz="0" w:space="0" w:color="auto"/>
      </w:divBdr>
    </w:div>
    <w:div w:id="663699844">
      <w:bodyDiv w:val="1"/>
      <w:marLeft w:val="0"/>
      <w:marRight w:val="0"/>
      <w:marTop w:val="0"/>
      <w:marBottom w:val="0"/>
      <w:divBdr>
        <w:top w:val="none" w:sz="0" w:space="0" w:color="auto"/>
        <w:left w:val="none" w:sz="0" w:space="0" w:color="auto"/>
        <w:bottom w:val="none" w:sz="0" w:space="0" w:color="auto"/>
        <w:right w:val="none" w:sz="0" w:space="0" w:color="auto"/>
      </w:divBdr>
    </w:div>
    <w:div w:id="664164202">
      <w:bodyDiv w:val="1"/>
      <w:marLeft w:val="0"/>
      <w:marRight w:val="0"/>
      <w:marTop w:val="0"/>
      <w:marBottom w:val="0"/>
      <w:divBdr>
        <w:top w:val="none" w:sz="0" w:space="0" w:color="auto"/>
        <w:left w:val="none" w:sz="0" w:space="0" w:color="auto"/>
        <w:bottom w:val="none" w:sz="0" w:space="0" w:color="auto"/>
        <w:right w:val="none" w:sz="0" w:space="0" w:color="auto"/>
      </w:divBdr>
    </w:div>
    <w:div w:id="677854428">
      <w:bodyDiv w:val="1"/>
      <w:marLeft w:val="0"/>
      <w:marRight w:val="0"/>
      <w:marTop w:val="0"/>
      <w:marBottom w:val="0"/>
      <w:divBdr>
        <w:top w:val="none" w:sz="0" w:space="0" w:color="auto"/>
        <w:left w:val="none" w:sz="0" w:space="0" w:color="auto"/>
        <w:bottom w:val="none" w:sz="0" w:space="0" w:color="auto"/>
        <w:right w:val="none" w:sz="0" w:space="0" w:color="auto"/>
      </w:divBdr>
    </w:div>
    <w:div w:id="680820177">
      <w:bodyDiv w:val="1"/>
      <w:marLeft w:val="0"/>
      <w:marRight w:val="0"/>
      <w:marTop w:val="0"/>
      <w:marBottom w:val="0"/>
      <w:divBdr>
        <w:top w:val="none" w:sz="0" w:space="0" w:color="auto"/>
        <w:left w:val="none" w:sz="0" w:space="0" w:color="auto"/>
        <w:bottom w:val="none" w:sz="0" w:space="0" w:color="auto"/>
        <w:right w:val="none" w:sz="0" w:space="0" w:color="auto"/>
      </w:divBdr>
    </w:div>
    <w:div w:id="700785760">
      <w:bodyDiv w:val="1"/>
      <w:marLeft w:val="0"/>
      <w:marRight w:val="0"/>
      <w:marTop w:val="0"/>
      <w:marBottom w:val="0"/>
      <w:divBdr>
        <w:top w:val="none" w:sz="0" w:space="0" w:color="auto"/>
        <w:left w:val="none" w:sz="0" w:space="0" w:color="auto"/>
        <w:bottom w:val="none" w:sz="0" w:space="0" w:color="auto"/>
        <w:right w:val="none" w:sz="0" w:space="0" w:color="auto"/>
      </w:divBdr>
    </w:div>
    <w:div w:id="723261891">
      <w:bodyDiv w:val="1"/>
      <w:marLeft w:val="0"/>
      <w:marRight w:val="0"/>
      <w:marTop w:val="0"/>
      <w:marBottom w:val="0"/>
      <w:divBdr>
        <w:top w:val="none" w:sz="0" w:space="0" w:color="auto"/>
        <w:left w:val="none" w:sz="0" w:space="0" w:color="auto"/>
        <w:bottom w:val="none" w:sz="0" w:space="0" w:color="auto"/>
        <w:right w:val="none" w:sz="0" w:space="0" w:color="auto"/>
      </w:divBdr>
    </w:div>
    <w:div w:id="729613253">
      <w:bodyDiv w:val="1"/>
      <w:marLeft w:val="0"/>
      <w:marRight w:val="0"/>
      <w:marTop w:val="0"/>
      <w:marBottom w:val="0"/>
      <w:divBdr>
        <w:top w:val="none" w:sz="0" w:space="0" w:color="auto"/>
        <w:left w:val="none" w:sz="0" w:space="0" w:color="auto"/>
        <w:bottom w:val="none" w:sz="0" w:space="0" w:color="auto"/>
        <w:right w:val="none" w:sz="0" w:space="0" w:color="auto"/>
      </w:divBdr>
    </w:div>
    <w:div w:id="737367712">
      <w:bodyDiv w:val="1"/>
      <w:marLeft w:val="0"/>
      <w:marRight w:val="0"/>
      <w:marTop w:val="0"/>
      <w:marBottom w:val="0"/>
      <w:divBdr>
        <w:top w:val="none" w:sz="0" w:space="0" w:color="auto"/>
        <w:left w:val="none" w:sz="0" w:space="0" w:color="auto"/>
        <w:bottom w:val="none" w:sz="0" w:space="0" w:color="auto"/>
        <w:right w:val="none" w:sz="0" w:space="0" w:color="auto"/>
      </w:divBdr>
      <w:divsChild>
        <w:div w:id="1783308315">
          <w:marLeft w:val="120"/>
          <w:marRight w:val="120"/>
          <w:marTop w:val="120"/>
          <w:marBottom w:val="120"/>
          <w:divBdr>
            <w:top w:val="none" w:sz="0" w:space="0" w:color="auto"/>
            <w:left w:val="none" w:sz="0" w:space="0" w:color="auto"/>
            <w:bottom w:val="none" w:sz="0" w:space="0" w:color="auto"/>
            <w:right w:val="none" w:sz="0" w:space="0" w:color="auto"/>
          </w:divBdr>
          <w:divsChild>
            <w:div w:id="1685672428">
              <w:marLeft w:val="0"/>
              <w:marRight w:val="0"/>
              <w:marTop w:val="0"/>
              <w:marBottom w:val="0"/>
              <w:divBdr>
                <w:top w:val="none" w:sz="0" w:space="0" w:color="auto"/>
                <w:left w:val="single" w:sz="6" w:space="6" w:color="CCCCCC"/>
                <w:bottom w:val="single" w:sz="6" w:space="6" w:color="CCCCCC"/>
                <w:right w:val="single" w:sz="6" w:space="6" w:color="CCCCCC"/>
              </w:divBdr>
              <w:divsChild>
                <w:div w:id="1285692153">
                  <w:marLeft w:val="0"/>
                  <w:marRight w:val="0"/>
                  <w:marTop w:val="0"/>
                  <w:marBottom w:val="0"/>
                  <w:divBdr>
                    <w:top w:val="none" w:sz="0" w:space="0" w:color="auto"/>
                    <w:left w:val="none" w:sz="0" w:space="0" w:color="auto"/>
                    <w:bottom w:val="none" w:sz="0" w:space="0" w:color="auto"/>
                    <w:right w:val="none" w:sz="0" w:space="0" w:color="auto"/>
                  </w:divBdr>
                  <w:divsChild>
                    <w:div w:id="1481459248">
                      <w:marLeft w:val="0"/>
                      <w:marRight w:val="0"/>
                      <w:marTop w:val="0"/>
                      <w:marBottom w:val="0"/>
                      <w:divBdr>
                        <w:top w:val="none" w:sz="0" w:space="0" w:color="auto"/>
                        <w:left w:val="none" w:sz="0" w:space="0" w:color="auto"/>
                        <w:bottom w:val="none" w:sz="0" w:space="0" w:color="auto"/>
                        <w:right w:val="none" w:sz="0" w:space="0" w:color="auto"/>
                      </w:divBdr>
                      <w:divsChild>
                        <w:div w:id="1821343074">
                          <w:marLeft w:val="0"/>
                          <w:marRight w:val="0"/>
                          <w:marTop w:val="0"/>
                          <w:marBottom w:val="0"/>
                          <w:divBdr>
                            <w:top w:val="none" w:sz="0" w:space="0" w:color="auto"/>
                            <w:left w:val="none" w:sz="0" w:space="0" w:color="auto"/>
                            <w:bottom w:val="none" w:sz="0" w:space="0" w:color="auto"/>
                            <w:right w:val="none" w:sz="0" w:space="0" w:color="auto"/>
                          </w:divBdr>
                          <w:divsChild>
                            <w:div w:id="907155657">
                              <w:marLeft w:val="0"/>
                              <w:marRight w:val="0"/>
                              <w:marTop w:val="0"/>
                              <w:marBottom w:val="0"/>
                              <w:divBdr>
                                <w:top w:val="none" w:sz="0" w:space="0" w:color="auto"/>
                                <w:left w:val="none" w:sz="0" w:space="0" w:color="auto"/>
                                <w:bottom w:val="none" w:sz="0" w:space="0" w:color="auto"/>
                                <w:right w:val="none" w:sz="0" w:space="0" w:color="auto"/>
                              </w:divBdr>
                              <w:divsChild>
                                <w:div w:id="820316035">
                                  <w:marLeft w:val="0"/>
                                  <w:marRight w:val="0"/>
                                  <w:marTop w:val="0"/>
                                  <w:marBottom w:val="0"/>
                                  <w:divBdr>
                                    <w:top w:val="none" w:sz="0" w:space="0" w:color="auto"/>
                                    <w:left w:val="none" w:sz="0" w:space="0" w:color="auto"/>
                                    <w:bottom w:val="none" w:sz="0" w:space="0" w:color="auto"/>
                                    <w:right w:val="none" w:sz="0" w:space="0" w:color="auto"/>
                                  </w:divBdr>
                                  <w:divsChild>
                                    <w:div w:id="69011835">
                                      <w:marLeft w:val="0"/>
                                      <w:marRight w:val="0"/>
                                      <w:marTop w:val="0"/>
                                      <w:marBottom w:val="0"/>
                                      <w:divBdr>
                                        <w:top w:val="none" w:sz="0" w:space="0" w:color="auto"/>
                                        <w:left w:val="none" w:sz="0" w:space="0" w:color="auto"/>
                                        <w:bottom w:val="none" w:sz="0" w:space="0" w:color="auto"/>
                                        <w:right w:val="none" w:sz="0" w:space="0" w:color="auto"/>
                                      </w:divBdr>
                                    </w:div>
                                    <w:div w:id="11793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245406">
      <w:bodyDiv w:val="1"/>
      <w:marLeft w:val="0"/>
      <w:marRight w:val="0"/>
      <w:marTop w:val="0"/>
      <w:marBottom w:val="0"/>
      <w:divBdr>
        <w:top w:val="none" w:sz="0" w:space="0" w:color="auto"/>
        <w:left w:val="none" w:sz="0" w:space="0" w:color="auto"/>
        <w:bottom w:val="none" w:sz="0" w:space="0" w:color="auto"/>
        <w:right w:val="none" w:sz="0" w:space="0" w:color="auto"/>
      </w:divBdr>
    </w:div>
    <w:div w:id="783967061">
      <w:bodyDiv w:val="1"/>
      <w:marLeft w:val="0"/>
      <w:marRight w:val="0"/>
      <w:marTop w:val="0"/>
      <w:marBottom w:val="0"/>
      <w:divBdr>
        <w:top w:val="none" w:sz="0" w:space="0" w:color="auto"/>
        <w:left w:val="none" w:sz="0" w:space="0" w:color="auto"/>
        <w:bottom w:val="none" w:sz="0" w:space="0" w:color="auto"/>
        <w:right w:val="none" w:sz="0" w:space="0" w:color="auto"/>
      </w:divBdr>
    </w:div>
    <w:div w:id="784081842">
      <w:bodyDiv w:val="1"/>
      <w:marLeft w:val="0"/>
      <w:marRight w:val="0"/>
      <w:marTop w:val="0"/>
      <w:marBottom w:val="0"/>
      <w:divBdr>
        <w:top w:val="none" w:sz="0" w:space="0" w:color="auto"/>
        <w:left w:val="none" w:sz="0" w:space="0" w:color="auto"/>
        <w:bottom w:val="none" w:sz="0" w:space="0" w:color="auto"/>
        <w:right w:val="none" w:sz="0" w:space="0" w:color="auto"/>
      </w:divBdr>
    </w:div>
    <w:div w:id="787430016">
      <w:bodyDiv w:val="1"/>
      <w:marLeft w:val="0"/>
      <w:marRight w:val="0"/>
      <w:marTop w:val="0"/>
      <w:marBottom w:val="0"/>
      <w:divBdr>
        <w:top w:val="none" w:sz="0" w:space="0" w:color="auto"/>
        <w:left w:val="none" w:sz="0" w:space="0" w:color="auto"/>
        <w:bottom w:val="none" w:sz="0" w:space="0" w:color="auto"/>
        <w:right w:val="none" w:sz="0" w:space="0" w:color="auto"/>
      </w:divBdr>
    </w:div>
    <w:div w:id="796264100">
      <w:bodyDiv w:val="1"/>
      <w:marLeft w:val="0"/>
      <w:marRight w:val="0"/>
      <w:marTop w:val="0"/>
      <w:marBottom w:val="0"/>
      <w:divBdr>
        <w:top w:val="none" w:sz="0" w:space="0" w:color="auto"/>
        <w:left w:val="none" w:sz="0" w:space="0" w:color="auto"/>
        <w:bottom w:val="none" w:sz="0" w:space="0" w:color="auto"/>
        <w:right w:val="none" w:sz="0" w:space="0" w:color="auto"/>
      </w:divBdr>
    </w:div>
    <w:div w:id="806095516">
      <w:bodyDiv w:val="1"/>
      <w:marLeft w:val="0"/>
      <w:marRight w:val="0"/>
      <w:marTop w:val="0"/>
      <w:marBottom w:val="0"/>
      <w:divBdr>
        <w:top w:val="none" w:sz="0" w:space="0" w:color="auto"/>
        <w:left w:val="none" w:sz="0" w:space="0" w:color="auto"/>
        <w:bottom w:val="none" w:sz="0" w:space="0" w:color="auto"/>
        <w:right w:val="none" w:sz="0" w:space="0" w:color="auto"/>
      </w:divBdr>
    </w:div>
    <w:div w:id="811798375">
      <w:bodyDiv w:val="1"/>
      <w:marLeft w:val="0"/>
      <w:marRight w:val="0"/>
      <w:marTop w:val="0"/>
      <w:marBottom w:val="0"/>
      <w:divBdr>
        <w:top w:val="none" w:sz="0" w:space="0" w:color="auto"/>
        <w:left w:val="none" w:sz="0" w:space="0" w:color="auto"/>
        <w:bottom w:val="none" w:sz="0" w:space="0" w:color="auto"/>
        <w:right w:val="none" w:sz="0" w:space="0" w:color="auto"/>
      </w:divBdr>
    </w:div>
    <w:div w:id="823157158">
      <w:bodyDiv w:val="1"/>
      <w:marLeft w:val="0"/>
      <w:marRight w:val="0"/>
      <w:marTop w:val="0"/>
      <w:marBottom w:val="0"/>
      <w:divBdr>
        <w:top w:val="none" w:sz="0" w:space="0" w:color="auto"/>
        <w:left w:val="none" w:sz="0" w:space="0" w:color="auto"/>
        <w:bottom w:val="none" w:sz="0" w:space="0" w:color="auto"/>
        <w:right w:val="none" w:sz="0" w:space="0" w:color="auto"/>
      </w:divBdr>
    </w:div>
    <w:div w:id="838543687">
      <w:bodyDiv w:val="1"/>
      <w:marLeft w:val="0"/>
      <w:marRight w:val="0"/>
      <w:marTop w:val="0"/>
      <w:marBottom w:val="0"/>
      <w:divBdr>
        <w:top w:val="none" w:sz="0" w:space="0" w:color="auto"/>
        <w:left w:val="none" w:sz="0" w:space="0" w:color="auto"/>
        <w:bottom w:val="none" w:sz="0" w:space="0" w:color="auto"/>
        <w:right w:val="none" w:sz="0" w:space="0" w:color="auto"/>
      </w:divBdr>
    </w:div>
    <w:div w:id="849636160">
      <w:bodyDiv w:val="1"/>
      <w:marLeft w:val="0"/>
      <w:marRight w:val="0"/>
      <w:marTop w:val="0"/>
      <w:marBottom w:val="0"/>
      <w:divBdr>
        <w:top w:val="none" w:sz="0" w:space="0" w:color="auto"/>
        <w:left w:val="none" w:sz="0" w:space="0" w:color="auto"/>
        <w:bottom w:val="none" w:sz="0" w:space="0" w:color="auto"/>
        <w:right w:val="none" w:sz="0" w:space="0" w:color="auto"/>
      </w:divBdr>
    </w:div>
    <w:div w:id="857625316">
      <w:bodyDiv w:val="1"/>
      <w:marLeft w:val="0"/>
      <w:marRight w:val="0"/>
      <w:marTop w:val="0"/>
      <w:marBottom w:val="0"/>
      <w:divBdr>
        <w:top w:val="none" w:sz="0" w:space="0" w:color="auto"/>
        <w:left w:val="none" w:sz="0" w:space="0" w:color="auto"/>
        <w:bottom w:val="none" w:sz="0" w:space="0" w:color="auto"/>
        <w:right w:val="none" w:sz="0" w:space="0" w:color="auto"/>
      </w:divBdr>
    </w:div>
    <w:div w:id="859470761">
      <w:bodyDiv w:val="1"/>
      <w:marLeft w:val="0"/>
      <w:marRight w:val="0"/>
      <w:marTop w:val="0"/>
      <w:marBottom w:val="0"/>
      <w:divBdr>
        <w:top w:val="none" w:sz="0" w:space="0" w:color="auto"/>
        <w:left w:val="none" w:sz="0" w:space="0" w:color="auto"/>
        <w:bottom w:val="none" w:sz="0" w:space="0" w:color="auto"/>
        <w:right w:val="none" w:sz="0" w:space="0" w:color="auto"/>
      </w:divBdr>
    </w:div>
    <w:div w:id="868957221">
      <w:bodyDiv w:val="1"/>
      <w:marLeft w:val="0"/>
      <w:marRight w:val="0"/>
      <w:marTop w:val="0"/>
      <w:marBottom w:val="0"/>
      <w:divBdr>
        <w:top w:val="none" w:sz="0" w:space="0" w:color="auto"/>
        <w:left w:val="none" w:sz="0" w:space="0" w:color="auto"/>
        <w:bottom w:val="none" w:sz="0" w:space="0" w:color="auto"/>
        <w:right w:val="none" w:sz="0" w:space="0" w:color="auto"/>
      </w:divBdr>
    </w:div>
    <w:div w:id="879394749">
      <w:bodyDiv w:val="1"/>
      <w:marLeft w:val="0"/>
      <w:marRight w:val="0"/>
      <w:marTop w:val="0"/>
      <w:marBottom w:val="0"/>
      <w:divBdr>
        <w:top w:val="none" w:sz="0" w:space="0" w:color="auto"/>
        <w:left w:val="none" w:sz="0" w:space="0" w:color="auto"/>
        <w:bottom w:val="none" w:sz="0" w:space="0" w:color="auto"/>
        <w:right w:val="none" w:sz="0" w:space="0" w:color="auto"/>
      </w:divBdr>
    </w:div>
    <w:div w:id="884561901">
      <w:bodyDiv w:val="1"/>
      <w:marLeft w:val="0"/>
      <w:marRight w:val="0"/>
      <w:marTop w:val="0"/>
      <w:marBottom w:val="0"/>
      <w:divBdr>
        <w:top w:val="none" w:sz="0" w:space="0" w:color="auto"/>
        <w:left w:val="none" w:sz="0" w:space="0" w:color="auto"/>
        <w:bottom w:val="none" w:sz="0" w:space="0" w:color="auto"/>
        <w:right w:val="none" w:sz="0" w:space="0" w:color="auto"/>
      </w:divBdr>
    </w:div>
    <w:div w:id="946279938">
      <w:bodyDiv w:val="1"/>
      <w:marLeft w:val="0"/>
      <w:marRight w:val="0"/>
      <w:marTop w:val="0"/>
      <w:marBottom w:val="0"/>
      <w:divBdr>
        <w:top w:val="none" w:sz="0" w:space="0" w:color="auto"/>
        <w:left w:val="none" w:sz="0" w:space="0" w:color="auto"/>
        <w:bottom w:val="none" w:sz="0" w:space="0" w:color="auto"/>
        <w:right w:val="none" w:sz="0" w:space="0" w:color="auto"/>
      </w:divBdr>
    </w:div>
    <w:div w:id="961106404">
      <w:bodyDiv w:val="1"/>
      <w:marLeft w:val="0"/>
      <w:marRight w:val="0"/>
      <w:marTop w:val="0"/>
      <w:marBottom w:val="0"/>
      <w:divBdr>
        <w:top w:val="none" w:sz="0" w:space="0" w:color="auto"/>
        <w:left w:val="none" w:sz="0" w:space="0" w:color="auto"/>
        <w:bottom w:val="none" w:sz="0" w:space="0" w:color="auto"/>
        <w:right w:val="none" w:sz="0" w:space="0" w:color="auto"/>
      </w:divBdr>
    </w:div>
    <w:div w:id="977613708">
      <w:bodyDiv w:val="1"/>
      <w:marLeft w:val="0"/>
      <w:marRight w:val="0"/>
      <w:marTop w:val="0"/>
      <w:marBottom w:val="0"/>
      <w:divBdr>
        <w:top w:val="none" w:sz="0" w:space="0" w:color="auto"/>
        <w:left w:val="none" w:sz="0" w:space="0" w:color="auto"/>
        <w:bottom w:val="none" w:sz="0" w:space="0" w:color="auto"/>
        <w:right w:val="none" w:sz="0" w:space="0" w:color="auto"/>
      </w:divBdr>
    </w:div>
    <w:div w:id="983580105">
      <w:bodyDiv w:val="1"/>
      <w:marLeft w:val="0"/>
      <w:marRight w:val="0"/>
      <w:marTop w:val="0"/>
      <w:marBottom w:val="0"/>
      <w:divBdr>
        <w:top w:val="none" w:sz="0" w:space="0" w:color="auto"/>
        <w:left w:val="none" w:sz="0" w:space="0" w:color="auto"/>
        <w:bottom w:val="none" w:sz="0" w:space="0" w:color="auto"/>
        <w:right w:val="none" w:sz="0" w:space="0" w:color="auto"/>
      </w:divBdr>
    </w:div>
    <w:div w:id="984894590">
      <w:bodyDiv w:val="1"/>
      <w:marLeft w:val="0"/>
      <w:marRight w:val="0"/>
      <w:marTop w:val="0"/>
      <w:marBottom w:val="0"/>
      <w:divBdr>
        <w:top w:val="none" w:sz="0" w:space="0" w:color="auto"/>
        <w:left w:val="none" w:sz="0" w:space="0" w:color="auto"/>
        <w:bottom w:val="none" w:sz="0" w:space="0" w:color="auto"/>
        <w:right w:val="none" w:sz="0" w:space="0" w:color="auto"/>
      </w:divBdr>
    </w:div>
    <w:div w:id="1000548264">
      <w:bodyDiv w:val="1"/>
      <w:marLeft w:val="0"/>
      <w:marRight w:val="0"/>
      <w:marTop w:val="0"/>
      <w:marBottom w:val="0"/>
      <w:divBdr>
        <w:top w:val="none" w:sz="0" w:space="0" w:color="auto"/>
        <w:left w:val="none" w:sz="0" w:space="0" w:color="auto"/>
        <w:bottom w:val="none" w:sz="0" w:space="0" w:color="auto"/>
        <w:right w:val="none" w:sz="0" w:space="0" w:color="auto"/>
      </w:divBdr>
    </w:div>
    <w:div w:id="1002586453">
      <w:bodyDiv w:val="1"/>
      <w:marLeft w:val="0"/>
      <w:marRight w:val="0"/>
      <w:marTop w:val="0"/>
      <w:marBottom w:val="0"/>
      <w:divBdr>
        <w:top w:val="none" w:sz="0" w:space="0" w:color="auto"/>
        <w:left w:val="none" w:sz="0" w:space="0" w:color="auto"/>
        <w:bottom w:val="none" w:sz="0" w:space="0" w:color="auto"/>
        <w:right w:val="none" w:sz="0" w:space="0" w:color="auto"/>
      </w:divBdr>
    </w:div>
    <w:div w:id="1003820572">
      <w:bodyDiv w:val="1"/>
      <w:marLeft w:val="0"/>
      <w:marRight w:val="0"/>
      <w:marTop w:val="0"/>
      <w:marBottom w:val="0"/>
      <w:divBdr>
        <w:top w:val="none" w:sz="0" w:space="0" w:color="auto"/>
        <w:left w:val="none" w:sz="0" w:space="0" w:color="auto"/>
        <w:bottom w:val="none" w:sz="0" w:space="0" w:color="auto"/>
        <w:right w:val="none" w:sz="0" w:space="0" w:color="auto"/>
      </w:divBdr>
    </w:div>
    <w:div w:id="1012682590">
      <w:bodyDiv w:val="1"/>
      <w:marLeft w:val="0"/>
      <w:marRight w:val="0"/>
      <w:marTop w:val="0"/>
      <w:marBottom w:val="0"/>
      <w:divBdr>
        <w:top w:val="none" w:sz="0" w:space="0" w:color="auto"/>
        <w:left w:val="none" w:sz="0" w:space="0" w:color="auto"/>
        <w:bottom w:val="none" w:sz="0" w:space="0" w:color="auto"/>
        <w:right w:val="none" w:sz="0" w:space="0" w:color="auto"/>
      </w:divBdr>
    </w:div>
    <w:div w:id="1014916852">
      <w:bodyDiv w:val="1"/>
      <w:marLeft w:val="0"/>
      <w:marRight w:val="0"/>
      <w:marTop w:val="0"/>
      <w:marBottom w:val="0"/>
      <w:divBdr>
        <w:top w:val="none" w:sz="0" w:space="0" w:color="auto"/>
        <w:left w:val="none" w:sz="0" w:space="0" w:color="auto"/>
        <w:bottom w:val="none" w:sz="0" w:space="0" w:color="auto"/>
        <w:right w:val="none" w:sz="0" w:space="0" w:color="auto"/>
      </w:divBdr>
    </w:div>
    <w:div w:id="1023940295">
      <w:bodyDiv w:val="1"/>
      <w:marLeft w:val="0"/>
      <w:marRight w:val="0"/>
      <w:marTop w:val="0"/>
      <w:marBottom w:val="0"/>
      <w:divBdr>
        <w:top w:val="none" w:sz="0" w:space="0" w:color="auto"/>
        <w:left w:val="none" w:sz="0" w:space="0" w:color="auto"/>
        <w:bottom w:val="none" w:sz="0" w:space="0" w:color="auto"/>
        <w:right w:val="none" w:sz="0" w:space="0" w:color="auto"/>
      </w:divBdr>
    </w:div>
    <w:div w:id="1029136844">
      <w:bodyDiv w:val="1"/>
      <w:marLeft w:val="0"/>
      <w:marRight w:val="0"/>
      <w:marTop w:val="0"/>
      <w:marBottom w:val="0"/>
      <w:divBdr>
        <w:top w:val="none" w:sz="0" w:space="0" w:color="auto"/>
        <w:left w:val="none" w:sz="0" w:space="0" w:color="auto"/>
        <w:bottom w:val="none" w:sz="0" w:space="0" w:color="auto"/>
        <w:right w:val="none" w:sz="0" w:space="0" w:color="auto"/>
      </w:divBdr>
    </w:div>
    <w:div w:id="1044793838">
      <w:bodyDiv w:val="1"/>
      <w:marLeft w:val="0"/>
      <w:marRight w:val="0"/>
      <w:marTop w:val="0"/>
      <w:marBottom w:val="0"/>
      <w:divBdr>
        <w:top w:val="none" w:sz="0" w:space="0" w:color="auto"/>
        <w:left w:val="none" w:sz="0" w:space="0" w:color="auto"/>
        <w:bottom w:val="none" w:sz="0" w:space="0" w:color="auto"/>
        <w:right w:val="none" w:sz="0" w:space="0" w:color="auto"/>
      </w:divBdr>
    </w:div>
    <w:div w:id="1047488016">
      <w:bodyDiv w:val="1"/>
      <w:marLeft w:val="0"/>
      <w:marRight w:val="0"/>
      <w:marTop w:val="0"/>
      <w:marBottom w:val="0"/>
      <w:divBdr>
        <w:top w:val="none" w:sz="0" w:space="0" w:color="auto"/>
        <w:left w:val="none" w:sz="0" w:space="0" w:color="auto"/>
        <w:bottom w:val="none" w:sz="0" w:space="0" w:color="auto"/>
        <w:right w:val="none" w:sz="0" w:space="0" w:color="auto"/>
      </w:divBdr>
    </w:div>
    <w:div w:id="1048383545">
      <w:bodyDiv w:val="1"/>
      <w:marLeft w:val="0"/>
      <w:marRight w:val="0"/>
      <w:marTop w:val="0"/>
      <w:marBottom w:val="0"/>
      <w:divBdr>
        <w:top w:val="none" w:sz="0" w:space="0" w:color="auto"/>
        <w:left w:val="none" w:sz="0" w:space="0" w:color="auto"/>
        <w:bottom w:val="none" w:sz="0" w:space="0" w:color="auto"/>
        <w:right w:val="none" w:sz="0" w:space="0" w:color="auto"/>
      </w:divBdr>
    </w:div>
    <w:div w:id="1053431115">
      <w:bodyDiv w:val="1"/>
      <w:marLeft w:val="0"/>
      <w:marRight w:val="0"/>
      <w:marTop w:val="0"/>
      <w:marBottom w:val="0"/>
      <w:divBdr>
        <w:top w:val="none" w:sz="0" w:space="0" w:color="auto"/>
        <w:left w:val="none" w:sz="0" w:space="0" w:color="auto"/>
        <w:bottom w:val="none" w:sz="0" w:space="0" w:color="auto"/>
        <w:right w:val="none" w:sz="0" w:space="0" w:color="auto"/>
      </w:divBdr>
    </w:div>
    <w:div w:id="1084956012">
      <w:bodyDiv w:val="1"/>
      <w:marLeft w:val="0"/>
      <w:marRight w:val="0"/>
      <w:marTop w:val="0"/>
      <w:marBottom w:val="0"/>
      <w:divBdr>
        <w:top w:val="none" w:sz="0" w:space="0" w:color="auto"/>
        <w:left w:val="none" w:sz="0" w:space="0" w:color="auto"/>
        <w:bottom w:val="none" w:sz="0" w:space="0" w:color="auto"/>
        <w:right w:val="none" w:sz="0" w:space="0" w:color="auto"/>
      </w:divBdr>
    </w:div>
    <w:div w:id="1089237282">
      <w:bodyDiv w:val="1"/>
      <w:marLeft w:val="0"/>
      <w:marRight w:val="0"/>
      <w:marTop w:val="0"/>
      <w:marBottom w:val="0"/>
      <w:divBdr>
        <w:top w:val="none" w:sz="0" w:space="0" w:color="auto"/>
        <w:left w:val="none" w:sz="0" w:space="0" w:color="auto"/>
        <w:bottom w:val="none" w:sz="0" w:space="0" w:color="auto"/>
        <w:right w:val="none" w:sz="0" w:space="0" w:color="auto"/>
      </w:divBdr>
    </w:div>
    <w:div w:id="1109350411">
      <w:bodyDiv w:val="1"/>
      <w:marLeft w:val="0"/>
      <w:marRight w:val="0"/>
      <w:marTop w:val="0"/>
      <w:marBottom w:val="0"/>
      <w:divBdr>
        <w:top w:val="none" w:sz="0" w:space="0" w:color="auto"/>
        <w:left w:val="none" w:sz="0" w:space="0" w:color="auto"/>
        <w:bottom w:val="none" w:sz="0" w:space="0" w:color="auto"/>
        <w:right w:val="none" w:sz="0" w:space="0" w:color="auto"/>
      </w:divBdr>
    </w:div>
    <w:div w:id="1125392528">
      <w:bodyDiv w:val="1"/>
      <w:marLeft w:val="0"/>
      <w:marRight w:val="0"/>
      <w:marTop w:val="0"/>
      <w:marBottom w:val="0"/>
      <w:divBdr>
        <w:top w:val="none" w:sz="0" w:space="0" w:color="auto"/>
        <w:left w:val="none" w:sz="0" w:space="0" w:color="auto"/>
        <w:bottom w:val="none" w:sz="0" w:space="0" w:color="auto"/>
        <w:right w:val="none" w:sz="0" w:space="0" w:color="auto"/>
      </w:divBdr>
    </w:div>
    <w:div w:id="1151748630">
      <w:bodyDiv w:val="1"/>
      <w:marLeft w:val="0"/>
      <w:marRight w:val="0"/>
      <w:marTop w:val="0"/>
      <w:marBottom w:val="0"/>
      <w:divBdr>
        <w:top w:val="none" w:sz="0" w:space="0" w:color="auto"/>
        <w:left w:val="none" w:sz="0" w:space="0" w:color="auto"/>
        <w:bottom w:val="none" w:sz="0" w:space="0" w:color="auto"/>
        <w:right w:val="none" w:sz="0" w:space="0" w:color="auto"/>
      </w:divBdr>
    </w:div>
    <w:div w:id="1174227117">
      <w:bodyDiv w:val="1"/>
      <w:marLeft w:val="0"/>
      <w:marRight w:val="0"/>
      <w:marTop w:val="0"/>
      <w:marBottom w:val="0"/>
      <w:divBdr>
        <w:top w:val="none" w:sz="0" w:space="0" w:color="auto"/>
        <w:left w:val="none" w:sz="0" w:space="0" w:color="auto"/>
        <w:bottom w:val="none" w:sz="0" w:space="0" w:color="auto"/>
        <w:right w:val="none" w:sz="0" w:space="0" w:color="auto"/>
      </w:divBdr>
    </w:div>
    <w:div w:id="1180896688">
      <w:bodyDiv w:val="1"/>
      <w:marLeft w:val="0"/>
      <w:marRight w:val="0"/>
      <w:marTop w:val="0"/>
      <w:marBottom w:val="0"/>
      <w:divBdr>
        <w:top w:val="none" w:sz="0" w:space="0" w:color="auto"/>
        <w:left w:val="none" w:sz="0" w:space="0" w:color="auto"/>
        <w:bottom w:val="none" w:sz="0" w:space="0" w:color="auto"/>
        <w:right w:val="none" w:sz="0" w:space="0" w:color="auto"/>
      </w:divBdr>
    </w:div>
    <w:div w:id="1181703909">
      <w:bodyDiv w:val="1"/>
      <w:marLeft w:val="0"/>
      <w:marRight w:val="0"/>
      <w:marTop w:val="0"/>
      <w:marBottom w:val="0"/>
      <w:divBdr>
        <w:top w:val="none" w:sz="0" w:space="0" w:color="auto"/>
        <w:left w:val="none" w:sz="0" w:space="0" w:color="auto"/>
        <w:bottom w:val="none" w:sz="0" w:space="0" w:color="auto"/>
        <w:right w:val="none" w:sz="0" w:space="0" w:color="auto"/>
      </w:divBdr>
    </w:div>
    <w:div w:id="1192299326">
      <w:bodyDiv w:val="1"/>
      <w:marLeft w:val="0"/>
      <w:marRight w:val="0"/>
      <w:marTop w:val="0"/>
      <w:marBottom w:val="0"/>
      <w:divBdr>
        <w:top w:val="none" w:sz="0" w:space="0" w:color="auto"/>
        <w:left w:val="none" w:sz="0" w:space="0" w:color="auto"/>
        <w:bottom w:val="none" w:sz="0" w:space="0" w:color="auto"/>
        <w:right w:val="none" w:sz="0" w:space="0" w:color="auto"/>
      </w:divBdr>
    </w:div>
    <w:div w:id="1194686042">
      <w:bodyDiv w:val="1"/>
      <w:marLeft w:val="0"/>
      <w:marRight w:val="0"/>
      <w:marTop w:val="0"/>
      <w:marBottom w:val="0"/>
      <w:divBdr>
        <w:top w:val="none" w:sz="0" w:space="0" w:color="auto"/>
        <w:left w:val="none" w:sz="0" w:space="0" w:color="auto"/>
        <w:bottom w:val="none" w:sz="0" w:space="0" w:color="auto"/>
        <w:right w:val="none" w:sz="0" w:space="0" w:color="auto"/>
      </w:divBdr>
    </w:div>
    <w:div w:id="1224565435">
      <w:bodyDiv w:val="1"/>
      <w:marLeft w:val="0"/>
      <w:marRight w:val="0"/>
      <w:marTop w:val="0"/>
      <w:marBottom w:val="0"/>
      <w:divBdr>
        <w:top w:val="none" w:sz="0" w:space="0" w:color="auto"/>
        <w:left w:val="none" w:sz="0" w:space="0" w:color="auto"/>
        <w:bottom w:val="none" w:sz="0" w:space="0" w:color="auto"/>
        <w:right w:val="none" w:sz="0" w:space="0" w:color="auto"/>
      </w:divBdr>
    </w:div>
    <w:div w:id="1230727254">
      <w:bodyDiv w:val="1"/>
      <w:marLeft w:val="0"/>
      <w:marRight w:val="0"/>
      <w:marTop w:val="0"/>
      <w:marBottom w:val="0"/>
      <w:divBdr>
        <w:top w:val="none" w:sz="0" w:space="0" w:color="auto"/>
        <w:left w:val="none" w:sz="0" w:space="0" w:color="auto"/>
        <w:bottom w:val="none" w:sz="0" w:space="0" w:color="auto"/>
        <w:right w:val="none" w:sz="0" w:space="0" w:color="auto"/>
      </w:divBdr>
    </w:div>
    <w:div w:id="1237714274">
      <w:bodyDiv w:val="1"/>
      <w:marLeft w:val="0"/>
      <w:marRight w:val="0"/>
      <w:marTop w:val="0"/>
      <w:marBottom w:val="0"/>
      <w:divBdr>
        <w:top w:val="none" w:sz="0" w:space="0" w:color="auto"/>
        <w:left w:val="none" w:sz="0" w:space="0" w:color="auto"/>
        <w:bottom w:val="none" w:sz="0" w:space="0" w:color="auto"/>
        <w:right w:val="none" w:sz="0" w:space="0" w:color="auto"/>
      </w:divBdr>
    </w:div>
    <w:div w:id="1261989623">
      <w:bodyDiv w:val="1"/>
      <w:marLeft w:val="0"/>
      <w:marRight w:val="0"/>
      <w:marTop w:val="0"/>
      <w:marBottom w:val="0"/>
      <w:divBdr>
        <w:top w:val="none" w:sz="0" w:space="0" w:color="auto"/>
        <w:left w:val="none" w:sz="0" w:space="0" w:color="auto"/>
        <w:bottom w:val="none" w:sz="0" w:space="0" w:color="auto"/>
        <w:right w:val="none" w:sz="0" w:space="0" w:color="auto"/>
      </w:divBdr>
    </w:div>
    <w:div w:id="1275867547">
      <w:bodyDiv w:val="1"/>
      <w:marLeft w:val="0"/>
      <w:marRight w:val="0"/>
      <w:marTop w:val="0"/>
      <w:marBottom w:val="0"/>
      <w:divBdr>
        <w:top w:val="none" w:sz="0" w:space="0" w:color="auto"/>
        <w:left w:val="none" w:sz="0" w:space="0" w:color="auto"/>
        <w:bottom w:val="none" w:sz="0" w:space="0" w:color="auto"/>
        <w:right w:val="none" w:sz="0" w:space="0" w:color="auto"/>
      </w:divBdr>
    </w:div>
    <w:div w:id="1300259223">
      <w:bodyDiv w:val="1"/>
      <w:marLeft w:val="0"/>
      <w:marRight w:val="0"/>
      <w:marTop w:val="0"/>
      <w:marBottom w:val="0"/>
      <w:divBdr>
        <w:top w:val="none" w:sz="0" w:space="0" w:color="auto"/>
        <w:left w:val="none" w:sz="0" w:space="0" w:color="auto"/>
        <w:bottom w:val="none" w:sz="0" w:space="0" w:color="auto"/>
        <w:right w:val="none" w:sz="0" w:space="0" w:color="auto"/>
      </w:divBdr>
    </w:div>
    <w:div w:id="1302273842">
      <w:bodyDiv w:val="1"/>
      <w:marLeft w:val="0"/>
      <w:marRight w:val="0"/>
      <w:marTop w:val="0"/>
      <w:marBottom w:val="0"/>
      <w:divBdr>
        <w:top w:val="none" w:sz="0" w:space="0" w:color="auto"/>
        <w:left w:val="none" w:sz="0" w:space="0" w:color="auto"/>
        <w:bottom w:val="none" w:sz="0" w:space="0" w:color="auto"/>
        <w:right w:val="none" w:sz="0" w:space="0" w:color="auto"/>
      </w:divBdr>
    </w:div>
    <w:div w:id="1316370368">
      <w:bodyDiv w:val="1"/>
      <w:marLeft w:val="0"/>
      <w:marRight w:val="0"/>
      <w:marTop w:val="0"/>
      <w:marBottom w:val="0"/>
      <w:divBdr>
        <w:top w:val="none" w:sz="0" w:space="0" w:color="auto"/>
        <w:left w:val="none" w:sz="0" w:space="0" w:color="auto"/>
        <w:bottom w:val="none" w:sz="0" w:space="0" w:color="auto"/>
        <w:right w:val="none" w:sz="0" w:space="0" w:color="auto"/>
      </w:divBdr>
    </w:div>
    <w:div w:id="1317799196">
      <w:bodyDiv w:val="1"/>
      <w:marLeft w:val="0"/>
      <w:marRight w:val="0"/>
      <w:marTop w:val="0"/>
      <w:marBottom w:val="0"/>
      <w:divBdr>
        <w:top w:val="none" w:sz="0" w:space="0" w:color="auto"/>
        <w:left w:val="none" w:sz="0" w:space="0" w:color="auto"/>
        <w:bottom w:val="none" w:sz="0" w:space="0" w:color="auto"/>
        <w:right w:val="none" w:sz="0" w:space="0" w:color="auto"/>
      </w:divBdr>
    </w:div>
    <w:div w:id="1324159403">
      <w:bodyDiv w:val="1"/>
      <w:marLeft w:val="0"/>
      <w:marRight w:val="0"/>
      <w:marTop w:val="0"/>
      <w:marBottom w:val="0"/>
      <w:divBdr>
        <w:top w:val="none" w:sz="0" w:space="0" w:color="auto"/>
        <w:left w:val="none" w:sz="0" w:space="0" w:color="auto"/>
        <w:bottom w:val="none" w:sz="0" w:space="0" w:color="auto"/>
        <w:right w:val="none" w:sz="0" w:space="0" w:color="auto"/>
      </w:divBdr>
    </w:div>
    <w:div w:id="1324624383">
      <w:bodyDiv w:val="1"/>
      <w:marLeft w:val="0"/>
      <w:marRight w:val="0"/>
      <w:marTop w:val="0"/>
      <w:marBottom w:val="0"/>
      <w:divBdr>
        <w:top w:val="none" w:sz="0" w:space="0" w:color="auto"/>
        <w:left w:val="none" w:sz="0" w:space="0" w:color="auto"/>
        <w:bottom w:val="none" w:sz="0" w:space="0" w:color="auto"/>
        <w:right w:val="none" w:sz="0" w:space="0" w:color="auto"/>
      </w:divBdr>
    </w:div>
    <w:div w:id="1324818863">
      <w:bodyDiv w:val="1"/>
      <w:marLeft w:val="0"/>
      <w:marRight w:val="0"/>
      <w:marTop w:val="0"/>
      <w:marBottom w:val="0"/>
      <w:divBdr>
        <w:top w:val="none" w:sz="0" w:space="0" w:color="auto"/>
        <w:left w:val="none" w:sz="0" w:space="0" w:color="auto"/>
        <w:bottom w:val="none" w:sz="0" w:space="0" w:color="auto"/>
        <w:right w:val="none" w:sz="0" w:space="0" w:color="auto"/>
      </w:divBdr>
    </w:div>
    <w:div w:id="1325350775">
      <w:bodyDiv w:val="1"/>
      <w:marLeft w:val="0"/>
      <w:marRight w:val="0"/>
      <w:marTop w:val="0"/>
      <w:marBottom w:val="0"/>
      <w:divBdr>
        <w:top w:val="none" w:sz="0" w:space="0" w:color="auto"/>
        <w:left w:val="none" w:sz="0" w:space="0" w:color="auto"/>
        <w:bottom w:val="none" w:sz="0" w:space="0" w:color="auto"/>
        <w:right w:val="none" w:sz="0" w:space="0" w:color="auto"/>
      </w:divBdr>
    </w:div>
    <w:div w:id="1334645405">
      <w:bodyDiv w:val="1"/>
      <w:marLeft w:val="0"/>
      <w:marRight w:val="0"/>
      <w:marTop w:val="0"/>
      <w:marBottom w:val="0"/>
      <w:divBdr>
        <w:top w:val="none" w:sz="0" w:space="0" w:color="auto"/>
        <w:left w:val="none" w:sz="0" w:space="0" w:color="auto"/>
        <w:bottom w:val="none" w:sz="0" w:space="0" w:color="auto"/>
        <w:right w:val="none" w:sz="0" w:space="0" w:color="auto"/>
      </w:divBdr>
    </w:div>
    <w:div w:id="1352804713">
      <w:bodyDiv w:val="1"/>
      <w:marLeft w:val="0"/>
      <w:marRight w:val="0"/>
      <w:marTop w:val="0"/>
      <w:marBottom w:val="0"/>
      <w:divBdr>
        <w:top w:val="none" w:sz="0" w:space="0" w:color="auto"/>
        <w:left w:val="none" w:sz="0" w:space="0" w:color="auto"/>
        <w:bottom w:val="none" w:sz="0" w:space="0" w:color="auto"/>
        <w:right w:val="none" w:sz="0" w:space="0" w:color="auto"/>
      </w:divBdr>
    </w:div>
    <w:div w:id="1356423442">
      <w:bodyDiv w:val="1"/>
      <w:marLeft w:val="0"/>
      <w:marRight w:val="0"/>
      <w:marTop w:val="0"/>
      <w:marBottom w:val="0"/>
      <w:divBdr>
        <w:top w:val="none" w:sz="0" w:space="0" w:color="auto"/>
        <w:left w:val="none" w:sz="0" w:space="0" w:color="auto"/>
        <w:bottom w:val="none" w:sz="0" w:space="0" w:color="auto"/>
        <w:right w:val="none" w:sz="0" w:space="0" w:color="auto"/>
      </w:divBdr>
    </w:div>
    <w:div w:id="1363093263">
      <w:bodyDiv w:val="1"/>
      <w:marLeft w:val="0"/>
      <w:marRight w:val="0"/>
      <w:marTop w:val="0"/>
      <w:marBottom w:val="0"/>
      <w:divBdr>
        <w:top w:val="none" w:sz="0" w:space="0" w:color="auto"/>
        <w:left w:val="none" w:sz="0" w:space="0" w:color="auto"/>
        <w:bottom w:val="none" w:sz="0" w:space="0" w:color="auto"/>
        <w:right w:val="none" w:sz="0" w:space="0" w:color="auto"/>
      </w:divBdr>
    </w:div>
    <w:div w:id="1373534066">
      <w:bodyDiv w:val="1"/>
      <w:marLeft w:val="0"/>
      <w:marRight w:val="0"/>
      <w:marTop w:val="0"/>
      <w:marBottom w:val="0"/>
      <w:divBdr>
        <w:top w:val="none" w:sz="0" w:space="0" w:color="auto"/>
        <w:left w:val="none" w:sz="0" w:space="0" w:color="auto"/>
        <w:bottom w:val="none" w:sz="0" w:space="0" w:color="auto"/>
        <w:right w:val="none" w:sz="0" w:space="0" w:color="auto"/>
      </w:divBdr>
    </w:div>
    <w:div w:id="1378965490">
      <w:bodyDiv w:val="1"/>
      <w:marLeft w:val="0"/>
      <w:marRight w:val="0"/>
      <w:marTop w:val="0"/>
      <w:marBottom w:val="0"/>
      <w:divBdr>
        <w:top w:val="none" w:sz="0" w:space="0" w:color="auto"/>
        <w:left w:val="none" w:sz="0" w:space="0" w:color="auto"/>
        <w:bottom w:val="none" w:sz="0" w:space="0" w:color="auto"/>
        <w:right w:val="none" w:sz="0" w:space="0" w:color="auto"/>
      </w:divBdr>
    </w:div>
    <w:div w:id="1379278947">
      <w:bodyDiv w:val="1"/>
      <w:marLeft w:val="0"/>
      <w:marRight w:val="0"/>
      <w:marTop w:val="0"/>
      <w:marBottom w:val="0"/>
      <w:divBdr>
        <w:top w:val="none" w:sz="0" w:space="0" w:color="auto"/>
        <w:left w:val="none" w:sz="0" w:space="0" w:color="auto"/>
        <w:bottom w:val="none" w:sz="0" w:space="0" w:color="auto"/>
        <w:right w:val="none" w:sz="0" w:space="0" w:color="auto"/>
      </w:divBdr>
    </w:div>
    <w:div w:id="1391229168">
      <w:bodyDiv w:val="1"/>
      <w:marLeft w:val="0"/>
      <w:marRight w:val="0"/>
      <w:marTop w:val="0"/>
      <w:marBottom w:val="0"/>
      <w:divBdr>
        <w:top w:val="none" w:sz="0" w:space="0" w:color="auto"/>
        <w:left w:val="none" w:sz="0" w:space="0" w:color="auto"/>
        <w:bottom w:val="none" w:sz="0" w:space="0" w:color="auto"/>
        <w:right w:val="none" w:sz="0" w:space="0" w:color="auto"/>
      </w:divBdr>
    </w:div>
    <w:div w:id="1393190214">
      <w:bodyDiv w:val="1"/>
      <w:marLeft w:val="0"/>
      <w:marRight w:val="0"/>
      <w:marTop w:val="0"/>
      <w:marBottom w:val="0"/>
      <w:divBdr>
        <w:top w:val="none" w:sz="0" w:space="0" w:color="auto"/>
        <w:left w:val="none" w:sz="0" w:space="0" w:color="auto"/>
        <w:bottom w:val="none" w:sz="0" w:space="0" w:color="auto"/>
        <w:right w:val="none" w:sz="0" w:space="0" w:color="auto"/>
      </w:divBdr>
      <w:divsChild>
        <w:div w:id="1793598325">
          <w:marLeft w:val="0"/>
          <w:marRight w:val="0"/>
          <w:marTop w:val="0"/>
          <w:marBottom w:val="0"/>
          <w:divBdr>
            <w:top w:val="none" w:sz="0" w:space="0" w:color="auto"/>
            <w:left w:val="none" w:sz="0" w:space="0" w:color="auto"/>
            <w:bottom w:val="none" w:sz="0" w:space="0" w:color="auto"/>
            <w:right w:val="none" w:sz="0" w:space="0" w:color="auto"/>
          </w:divBdr>
        </w:div>
      </w:divsChild>
    </w:div>
    <w:div w:id="1398284950">
      <w:bodyDiv w:val="1"/>
      <w:marLeft w:val="0"/>
      <w:marRight w:val="0"/>
      <w:marTop w:val="0"/>
      <w:marBottom w:val="0"/>
      <w:divBdr>
        <w:top w:val="none" w:sz="0" w:space="0" w:color="auto"/>
        <w:left w:val="none" w:sz="0" w:space="0" w:color="auto"/>
        <w:bottom w:val="none" w:sz="0" w:space="0" w:color="auto"/>
        <w:right w:val="none" w:sz="0" w:space="0" w:color="auto"/>
      </w:divBdr>
    </w:div>
    <w:div w:id="1401292111">
      <w:bodyDiv w:val="1"/>
      <w:marLeft w:val="0"/>
      <w:marRight w:val="0"/>
      <w:marTop w:val="0"/>
      <w:marBottom w:val="0"/>
      <w:divBdr>
        <w:top w:val="none" w:sz="0" w:space="0" w:color="auto"/>
        <w:left w:val="none" w:sz="0" w:space="0" w:color="auto"/>
        <w:bottom w:val="none" w:sz="0" w:space="0" w:color="auto"/>
        <w:right w:val="none" w:sz="0" w:space="0" w:color="auto"/>
      </w:divBdr>
    </w:div>
    <w:div w:id="1433821418">
      <w:bodyDiv w:val="1"/>
      <w:marLeft w:val="0"/>
      <w:marRight w:val="0"/>
      <w:marTop w:val="0"/>
      <w:marBottom w:val="0"/>
      <w:divBdr>
        <w:top w:val="none" w:sz="0" w:space="0" w:color="auto"/>
        <w:left w:val="none" w:sz="0" w:space="0" w:color="auto"/>
        <w:bottom w:val="none" w:sz="0" w:space="0" w:color="auto"/>
        <w:right w:val="none" w:sz="0" w:space="0" w:color="auto"/>
      </w:divBdr>
    </w:div>
    <w:div w:id="1439905718">
      <w:bodyDiv w:val="1"/>
      <w:marLeft w:val="0"/>
      <w:marRight w:val="0"/>
      <w:marTop w:val="0"/>
      <w:marBottom w:val="0"/>
      <w:divBdr>
        <w:top w:val="none" w:sz="0" w:space="0" w:color="auto"/>
        <w:left w:val="none" w:sz="0" w:space="0" w:color="auto"/>
        <w:bottom w:val="none" w:sz="0" w:space="0" w:color="auto"/>
        <w:right w:val="none" w:sz="0" w:space="0" w:color="auto"/>
      </w:divBdr>
    </w:div>
    <w:div w:id="1449857860">
      <w:bodyDiv w:val="1"/>
      <w:marLeft w:val="0"/>
      <w:marRight w:val="0"/>
      <w:marTop w:val="0"/>
      <w:marBottom w:val="0"/>
      <w:divBdr>
        <w:top w:val="none" w:sz="0" w:space="0" w:color="auto"/>
        <w:left w:val="none" w:sz="0" w:space="0" w:color="auto"/>
        <w:bottom w:val="none" w:sz="0" w:space="0" w:color="auto"/>
        <w:right w:val="none" w:sz="0" w:space="0" w:color="auto"/>
      </w:divBdr>
    </w:div>
    <w:div w:id="1462916773">
      <w:bodyDiv w:val="1"/>
      <w:marLeft w:val="0"/>
      <w:marRight w:val="0"/>
      <w:marTop w:val="0"/>
      <w:marBottom w:val="0"/>
      <w:divBdr>
        <w:top w:val="none" w:sz="0" w:space="0" w:color="auto"/>
        <w:left w:val="none" w:sz="0" w:space="0" w:color="auto"/>
        <w:bottom w:val="none" w:sz="0" w:space="0" w:color="auto"/>
        <w:right w:val="none" w:sz="0" w:space="0" w:color="auto"/>
      </w:divBdr>
    </w:div>
    <w:div w:id="1471829438">
      <w:bodyDiv w:val="1"/>
      <w:marLeft w:val="0"/>
      <w:marRight w:val="0"/>
      <w:marTop w:val="0"/>
      <w:marBottom w:val="0"/>
      <w:divBdr>
        <w:top w:val="none" w:sz="0" w:space="0" w:color="auto"/>
        <w:left w:val="none" w:sz="0" w:space="0" w:color="auto"/>
        <w:bottom w:val="none" w:sz="0" w:space="0" w:color="auto"/>
        <w:right w:val="none" w:sz="0" w:space="0" w:color="auto"/>
      </w:divBdr>
    </w:div>
    <w:div w:id="1479541285">
      <w:bodyDiv w:val="1"/>
      <w:marLeft w:val="0"/>
      <w:marRight w:val="0"/>
      <w:marTop w:val="0"/>
      <w:marBottom w:val="0"/>
      <w:divBdr>
        <w:top w:val="none" w:sz="0" w:space="0" w:color="auto"/>
        <w:left w:val="none" w:sz="0" w:space="0" w:color="auto"/>
        <w:bottom w:val="none" w:sz="0" w:space="0" w:color="auto"/>
        <w:right w:val="none" w:sz="0" w:space="0" w:color="auto"/>
      </w:divBdr>
    </w:div>
    <w:div w:id="1482309984">
      <w:bodyDiv w:val="1"/>
      <w:marLeft w:val="0"/>
      <w:marRight w:val="0"/>
      <w:marTop w:val="0"/>
      <w:marBottom w:val="0"/>
      <w:divBdr>
        <w:top w:val="none" w:sz="0" w:space="0" w:color="auto"/>
        <w:left w:val="none" w:sz="0" w:space="0" w:color="auto"/>
        <w:bottom w:val="none" w:sz="0" w:space="0" w:color="auto"/>
        <w:right w:val="none" w:sz="0" w:space="0" w:color="auto"/>
      </w:divBdr>
    </w:div>
    <w:div w:id="1490099173">
      <w:bodyDiv w:val="1"/>
      <w:marLeft w:val="0"/>
      <w:marRight w:val="0"/>
      <w:marTop w:val="0"/>
      <w:marBottom w:val="0"/>
      <w:divBdr>
        <w:top w:val="none" w:sz="0" w:space="0" w:color="auto"/>
        <w:left w:val="none" w:sz="0" w:space="0" w:color="auto"/>
        <w:bottom w:val="none" w:sz="0" w:space="0" w:color="auto"/>
        <w:right w:val="none" w:sz="0" w:space="0" w:color="auto"/>
      </w:divBdr>
    </w:div>
    <w:div w:id="1500729901">
      <w:bodyDiv w:val="1"/>
      <w:marLeft w:val="0"/>
      <w:marRight w:val="0"/>
      <w:marTop w:val="0"/>
      <w:marBottom w:val="0"/>
      <w:divBdr>
        <w:top w:val="none" w:sz="0" w:space="0" w:color="auto"/>
        <w:left w:val="none" w:sz="0" w:space="0" w:color="auto"/>
        <w:bottom w:val="none" w:sz="0" w:space="0" w:color="auto"/>
        <w:right w:val="none" w:sz="0" w:space="0" w:color="auto"/>
      </w:divBdr>
    </w:div>
    <w:div w:id="1502503104">
      <w:bodyDiv w:val="1"/>
      <w:marLeft w:val="0"/>
      <w:marRight w:val="0"/>
      <w:marTop w:val="0"/>
      <w:marBottom w:val="0"/>
      <w:divBdr>
        <w:top w:val="none" w:sz="0" w:space="0" w:color="auto"/>
        <w:left w:val="none" w:sz="0" w:space="0" w:color="auto"/>
        <w:bottom w:val="none" w:sz="0" w:space="0" w:color="auto"/>
        <w:right w:val="none" w:sz="0" w:space="0" w:color="auto"/>
      </w:divBdr>
    </w:div>
    <w:div w:id="1503356884">
      <w:bodyDiv w:val="1"/>
      <w:marLeft w:val="0"/>
      <w:marRight w:val="0"/>
      <w:marTop w:val="0"/>
      <w:marBottom w:val="0"/>
      <w:divBdr>
        <w:top w:val="none" w:sz="0" w:space="0" w:color="auto"/>
        <w:left w:val="none" w:sz="0" w:space="0" w:color="auto"/>
        <w:bottom w:val="none" w:sz="0" w:space="0" w:color="auto"/>
        <w:right w:val="none" w:sz="0" w:space="0" w:color="auto"/>
      </w:divBdr>
    </w:div>
    <w:div w:id="1511069412">
      <w:bodyDiv w:val="1"/>
      <w:marLeft w:val="0"/>
      <w:marRight w:val="0"/>
      <w:marTop w:val="0"/>
      <w:marBottom w:val="0"/>
      <w:divBdr>
        <w:top w:val="none" w:sz="0" w:space="0" w:color="auto"/>
        <w:left w:val="none" w:sz="0" w:space="0" w:color="auto"/>
        <w:bottom w:val="none" w:sz="0" w:space="0" w:color="auto"/>
        <w:right w:val="none" w:sz="0" w:space="0" w:color="auto"/>
      </w:divBdr>
    </w:div>
    <w:div w:id="1513763186">
      <w:bodyDiv w:val="1"/>
      <w:marLeft w:val="0"/>
      <w:marRight w:val="0"/>
      <w:marTop w:val="0"/>
      <w:marBottom w:val="0"/>
      <w:divBdr>
        <w:top w:val="none" w:sz="0" w:space="0" w:color="auto"/>
        <w:left w:val="none" w:sz="0" w:space="0" w:color="auto"/>
        <w:bottom w:val="none" w:sz="0" w:space="0" w:color="auto"/>
        <w:right w:val="none" w:sz="0" w:space="0" w:color="auto"/>
      </w:divBdr>
    </w:div>
    <w:div w:id="1536044732">
      <w:bodyDiv w:val="1"/>
      <w:marLeft w:val="0"/>
      <w:marRight w:val="0"/>
      <w:marTop w:val="0"/>
      <w:marBottom w:val="0"/>
      <w:divBdr>
        <w:top w:val="none" w:sz="0" w:space="0" w:color="auto"/>
        <w:left w:val="none" w:sz="0" w:space="0" w:color="auto"/>
        <w:bottom w:val="none" w:sz="0" w:space="0" w:color="auto"/>
        <w:right w:val="none" w:sz="0" w:space="0" w:color="auto"/>
      </w:divBdr>
    </w:div>
    <w:div w:id="1545675371">
      <w:bodyDiv w:val="1"/>
      <w:marLeft w:val="0"/>
      <w:marRight w:val="0"/>
      <w:marTop w:val="0"/>
      <w:marBottom w:val="0"/>
      <w:divBdr>
        <w:top w:val="none" w:sz="0" w:space="0" w:color="auto"/>
        <w:left w:val="none" w:sz="0" w:space="0" w:color="auto"/>
        <w:bottom w:val="none" w:sz="0" w:space="0" w:color="auto"/>
        <w:right w:val="none" w:sz="0" w:space="0" w:color="auto"/>
      </w:divBdr>
    </w:div>
    <w:div w:id="1549027357">
      <w:bodyDiv w:val="1"/>
      <w:marLeft w:val="0"/>
      <w:marRight w:val="0"/>
      <w:marTop w:val="0"/>
      <w:marBottom w:val="0"/>
      <w:divBdr>
        <w:top w:val="none" w:sz="0" w:space="0" w:color="auto"/>
        <w:left w:val="none" w:sz="0" w:space="0" w:color="auto"/>
        <w:bottom w:val="none" w:sz="0" w:space="0" w:color="auto"/>
        <w:right w:val="none" w:sz="0" w:space="0" w:color="auto"/>
      </w:divBdr>
    </w:div>
    <w:div w:id="1549606085">
      <w:bodyDiv w:val="1"/>
      <w:marLeft w:val="0"/>
      <w:marRight w:val="0"/>
      <w:marTop w:val="0"/>
      <w:marBottom w:val="0"/>
      <w:divBdr>
        <w:top w:val="none" w:sz="0" w:space="0" w:color="auto"/>
        <w:left w:val="none" w:sz="0" w:space="0" w:color="auto"/>
        <w:bottom w:val="none" w:sz="0" w:space="0" w:color="auto"/>
        <w:right w:val="none" w:sz="0" w:space="0" w:color="auto"/>
      </w:divBdr>
    </w:div>
    <w:div w:id="1553612815">
      <w:bodyDiv w:val="1"/>
      <w:marLeft w:val="0"/>
      <w:marRight w:val="0"/>
      <w:marTop w:val="0"/>
      <w:marBottom w:val="0"/>
      <w:divBdr>
        <w:top w:val="none" w:sz="0" w:space="0" w:color="auto"/>
        <w:left w:val="none" w:sz="0" w:space="0" w:color="auto"/>
        <w:bottom w:val="none" w:sz="0" w:space="0" w:color="auto"/>
        <w:right w:val="none" w:sz="0" w:space="0" w:color="auto"/>
      </w:divBdr>
    </w:div>
    <w:div w:id="1553689907">
      <w:bodyDiv w:val="1"/>
      <w:marLeft w:val="0"/>
      <w:marRight w:val="0"/>
      <w:marTop w:val="0"/>
      <w:marBottom w:val="0"/>
      <w:divBdr>
        <w:top w:val="none" w:sz="0" w:space="0" w:color="auto"/>
        <w:left w:val="none" w:sz="0" w:space="0" w:color="auto"/>
        <w:bottom w:val="none" w:sz="0" w:space="0" w:color="auto"/>
        <w:right w:val="none" w:sz="0" w:space="0" w:color="auto"/>
      </w:divBdr>
    </w:div>
    <w:div w:id="1563787201">
      <w:bodyDiv w:val="1"/>
      <w:marLeft w:val="0"/>
      <w:marRight w:val="0"/>
      <w:marTop w:val="0"/>
      <w:marBottom w:val="0"/>
      <w:divBdr>
        <w:top w:val="none" w:sz="0" w:space="0" w:color="auto"/>
        <w:left w:val="none" w:sz="0" w:space="0" w:color="auto"/>
        <w:bottom w:val="none" w:sz="0" w:space="0" w:color="auto"/>
        <w:right w:val="none" w:sz="0" w:space="0" w:color="auto"/>
      </w:divBdr>
    </w:div>
    <w:div w:id="1579437075">
      <w:bodyDiv w:val="1"/>
      <w:marLeft w:val="0"/>
      <w:marRight w:val="0"/>
      <w:marTop w:val="0"/>
      <w:marBottom w:val="0"/>
      <w:divBdr>
        <w:top w:val="none" w:sz="0" w:space="0" w:color="auto"/>
        <w:left w:val="none" w:sz="0" w:space="0" w:color="auto"/>
        <w:bottom w:val="none" w:sz="0" w:space="0" w:color="auto"/>
        <w:right w:val="none" w:sz="0" w:space="0" w:color="auto"/>
      </w:divBdr>
    </w:div>
    <w:div w:id="1595047142">
      <w:bodyDiv w:val="1"/>
      <w:marLeft w:val="0"/>
      <w:marRight w:val="0"/>
      <w:marTop w:val="0"/>
      <w:marBottom w:val="0"/>
      <w:divBdr>
        <w:top w:val="none" w:sz="0" w:space="0" w:color="auto"/>
        <w:left w:val="none" w:sz="0" w:space="0" w:color="auto"/>
        <w:bottom w:val="none" w:sz="0" w:space="0" w:color="auto"/>
        <w:right w:val="none" w:sz="0" w:space="0" w:color="auto"/>
      </w:divBdr>
    </w:div>
    <w:div w:id="1597444214">
      <w:bodyDiv w:val="1"/>
      <w:marLeft w:val="0"/>
      <w:marRight w:val="0"/>
      <w:marTop w:val="0"/>
      <w:marBottom w:val="0"/>
      <w:divBdr>
        <w:top w:val="none" w:sz="0" w:space="0" w:color="auto"/>
        <w:left w:val="none" w:sz="0" w:space="0" w:color="auto"/>
        <w:bottom w:val="none" w:sz="0" w:space="0" w:color="auto"/>
        <w:right w:val="none" w:sz="0" w:space="0" w:color="auto"/>
      </w:divBdr>
    </w:div>
    <w:div w:id="1604806140">
      <w:bodyDiv w:val="1"/>
      <w:marLeft w:val="0"/>
      <w:marRight w:val="0"/>
      <w:marTop w:val="0"/>
      <w:marBottom w:val="0"/>
      <w:divBdr>
        <w:top w:val="none" w:sz="0" w:space="0" w:color="auto"/>
        <w:left w:val="none" w:sz="0" w:space="0" w:color="auto"/>
        <w:bottom w:val="none" w:sz="0" w:space="0" w:color="auto"/>
        <w:right w:val="none" w:sz="0" w:space="0" w:color="auto"/>
      </w:divBdr>
      <w:divsChild>
        <w:div w:id="114756321">
          <w:marLeft w:val="0"/>
          <w:marRight w:val="0"/>
          <w:marTop w:val="0"/>
          <w:marBottom w:val="0"/>
          <w:divBdr>
            <w:top w:val="none" w:sz="0" w:space="0" w:color="auto"/>
            <w:left w:val="none" w:sz="0" w:space="0" w:color="auto"/>
            <w:bottom w:val="none" w:sz="0" w:space="0" w:color="auto"/>
            <w:right w:val="none" w:sz="0" w:space="0" w:color="auto"/>
          </w:divBdr>
          <w:divsChild>
            <w:div w:id="3017485">
              <w:marLeft w:val="0"/>
              <w:marRight w:val="0"/>
              <w:marTop w:val="0"/>
              <w:marBottom w:val="0"/>
              <w:divBdr>
                <w:top w:val="none" w:sz="0" w:space="0" w:color="auto"/>
                <w:left w:val="none" w:sz="0" w:space="0" w:color="auto"/>
                <w:bottom w:val="none" w:sz="0" w:space="0" w:color="auto"/>
                <w:right w:val="none" w:sz="0" w:space="0" w:color="auto"/>
              </w:divBdr>
            </w:div>
            <w:div w:id="1257327024">
              <w:marLeft w:val="0"/>
              <w:marRight w:val="0"/>
              <w:marTop w:val="0"/>
              <w:marBottom w:val="0"/>
              <w:divBdr>
                <w:top w:val="none" w:sz="0" w:space="0" w:color="auto"/>
                <w:left w:val="none" w:sz="0" w:space="0" w:color="auto"/>
                <w:bottom w:val="none" w:sz="0" w:space="0" w:color="auto"/>
                <w:right w:val="none" w:sz="0" w:space="0" w:color="auto"/>
              </w:divBdr>
            </w:div>
            <w:div w:id="1883639148">
              <w:marLeft w:val="0"/>
              <w:marRight w:val="0"/>
              <w:marTop w:val="0"/>
              <w:marBottom w:val="0"/>
              <w:divBdr>
                <w:top w:val="none" w:sz="0" w:space="0" w:color="auto"/>
                <w:left w:val="none" w:sz="0" w:space="0" w:color="auto"/>
                <w:bottom w:val="none" w:sz="0" w:space="0" w:color="auto"/>
                <w:right w:val="none" w:sz="0" w:space="0" w:color="auto"/>
              </w:divBdr>
            </w:div>
          </w:divsChild>
        </w:div>
        <w:div w:id="312683415">
          <w:marLeft w:val="0"/>
          <w:marRight w:val="0"/>
          <w:marTop w:val="0"/>
          <w:marBottom w:val="0"/>
          <w:divBdr>
            <w:top w:val="none" w:sz="0" w:space="0" w:color="auto"/>
            <w:left w:val="none" w:sz="0" w:space="0" w:color="auto"/>
            <w:bottom w:val="none" w:sz="0" w:space="0" w:color="auto"/>
            <w:right w:val="none" w:sz="0" w:space="0" w:color="auto"/>
          </w:divBdr>
          <w:divsChild>
            <w:div w:id="342902378">
              <w:marLeft w:val="0"/>
              <w:marRight w:val="0"/>
              <w:marTop w:val="0"/>
              <w:marBottom w:val="0"/>
              <w:divBdr>
                <w:top w:val="none" w:sz="0" w:space="0" w:color="auto"/>
                <w:left w:val="none" w:sz="0" w:space="0" w:color="auto"/>
                <w:bottom w:val="none" w:sz="0" w:space="0" w:color="auto"/>
                <w:right w:val="none" w:sz="0" w:space="0" w:color="auto"/>
              </w:divBdr>
            </w:div>
            <w:div w:id="1408186481">
              <w:marLeft w:val="0"/>
              <w:marRight w:val="0"/>
              <w:marTop w:val="0"/>
              <w:marBottom w:val="0"/>
              <w:divBdr>
                <w:top w:val="none" w:sz="0" w:space="0" w:color="auto"/>
                <w:left w:val="none" w:sz="0" w:space="0" w:color="auto"/>
                <w:bottom w:val="none" w:sz="0" w:space="0" w:color="auto"/>
                <w:right w:val="none" w:sz="0" w:space="0" w:color="auto"/>
              </w:divBdr>
            </w:div>
            <w:div w:id="1467235593">
              <w:marLeft w:val="0"/>
              <w:marRight w:val="0"/>
              <w:marTop w:val="0"/>
              <w:marBottom w:val="0"/>
              <w:divBdr>
                <w:top w:val="none" w:sz="0" w:space="0" w:color="auto"/>
                <w:left w:val="none" w:sz="0" w:space="0" w:color="auto"/>
                <w:bottom w:val="none" w:sz="0" w:space="0" w:color="auto"/>
                <w:right w:val="none" w:sz="0" w:space="0" w:color="auto"/>
              </w:divBdr>
            </w:div>
            <w:div w:id="1556044123">
              <w:marLeft w:val="0"/>
              <w:marRight w:val="0"/>
              <w:marTop w:val="0"/>
              <w:marBottom w:val="0"/>
              <w:divBdr>
                <w:top w:val="none" w:sz="0" w:space="0" w:color="auto"/>
                <w:left w:val="none" w:sz="0" w:space="0" w:color="auto"/>
                <w:bottom w:val="none" w:sz="0" w:space="0" w:color="auto"/>
                <w:right w:val="none" w:sz="0" w:space="0" w:color="auto"/>
              </w:divBdr>
            </w:div>
          </w:divsChild>
        </w:div>
        <w:div w:id="642081195">
          <w:marLeft w:val="0"/>
          <w:marRight w:val="0"/>
          <w:marTop w:val="0"/>
          <w:marBottom w:val="0"/>
          <w:divBdr>
            <w:top w:val="none" w:sz="0" w:space="0" w:color="auto"/>
            <w:left w:val="none" w:sz="0" w:space="0" w:color="auto"/>
            <w:bottom w:val="none" w:sz="0" w:space="0" w:color="auto"/>
            <w:right w:val="none" w:sz="0" w:space="0" w:color="auto"/>
          </w:divBdr>
        </w:div>
        <w:div w:id="970283991">
          <w:marLeft w:val="0"/>
          <w:marRight w:val="0"/>
          <w:marTop w:val="0"/>
          <w:marBottom w:val="0"/>
          <w:divBdr>
            <w:top w:val="none" w:sz="0" w:space="0" w:color="auto"/>
            <w:left w:val="none" w:sz="0" w:space="0" w:color="auto"/>
            <w:bottom w:val="none" w:sz="0" w:space="0" w:color="auto"/>
            <w:right w:val="none" w:sz="0" w:space="0" w:color="auto"/>
          </w:divBdr>
        </w:div>
        <w:div w:id="1243757517">
          <w:marLeft w:val="0"/>
          <w:marRight w:val="0"/>
          <w:marTop w:val="0"/>
          <w:marBottom w:val="0"/>
          <w:divBdr>
            <w:top w:val="none" w:sz="0" w:space="0" w:color="auto"/>
            <w:left w:val="none" w:sz="0" w:space="0" w:color="auto"/>
            <w:bottom w:val="none" w:sz="0" w:space="0" w:color="auto"/>
            <w:right w:val="none" w:sz="0" w:space="0" w:color="auto"/>
          </w:divBdr>
        </w:div>
        <w:div w:id="1396509893">
          <w:marLeft w:val="0"/>
          <w:marRight w:val="0"/>
          <w:marTop w:val="0"/>
          <w:marBottom w:val="0"/>
          <w:divBdr>
            <w:top w:val="none" w:sz="0" w:space="0" w:color="auto"/>
            <w:left w:val="none" w:sz="0" w:space="0" w:color="auto"/>
            <w:bottom w:val="none" w:sz="0" w:space="0" w:color="auto"/>
            <w:right w:val="none" w:sz="0" w:space="0" w:color="auto"/>
          </w:divBdr>
          <w:divsChild>
            <w:div w:id="161892678">
              <w:marLeft w:val="0"/>
              <w:marRight w:val="0"/>
              <w:marTop w:val="0"/>
              <w:marBottom w:val="0"/>
              <w:divBdr>
                <w:top w:val="none" w:sz="0" w:space="0" w:color="auto"/>
                <w:left w:val="none" w:sz="0" w:space="0" w:color="auto"/>
                <w:bottom w:val="none" w:sz="0" w:space="0" w:color="auto"/>
                <w:right w:val="none" w:sz="0" w:space="0" w:color="auto"/>
              </w:divBdr>
            </w:div>
            <w:div w:id="1521621780">
              <w:marLeft w:val="0"/>
              <w:marRight w:val="0"/>
              <w:marTop w:val="0"/>
              <w:marBottom w:val="0"/>
              <w:divBdr>
                <w:top w:val="none" w:sz="0" w:space="0" w:color="auto"/>
                <w:left w:val="none" w:sz="0" w:space="0" w:color="auto"/>
                <w:bottom w:val="none" w:sz="0" w:space="0" w:color="auto"/>
                <w:right w:val="none" w:sz="0" w:space="0" w:color="auto"/>
              </w:divBdr>
            </w:div>
          </w:divsChild>
        </w:div>
        <w:div w:id="1643074957">
          <w:marLeft w:val="0"/>
          <w:marRight w:val="0"/>
          <w:marTop w:val="0"/>
          <w:marBottom w:val="0"/>
          <w:divBdr>
            <w:top w:val="none" w:sz="0" w:space="0" w:color="auto"/>
            <w:left w:val="none" w:sz="0" w:space="0" w:color="auto"/>
            <w:bottom w:val="none" w:sz="0" w:space="0" w:color="auto"/>
            <w:right w:val="none" w:sz="0" w:space="0" w:color="auto"/>
          </w:divBdr>
        </w:div>
        <w:div w:id="1739087480">
          <w:marLeft w:val="0"/>
          <w:marRight w:val="0"/>
          <w:marTop w:val="0"/>
          <w:marBottom w:val="0"/>
          <w:divBdr>
            <w:top w:val="none" w:sz="0" w:space="0" w:color="auto"/>
            <w:left w:val="none" w:sz="0" w:space="0" w:color="auto"/>
            <w:bottom w:val="none" w:sz="0" w:space="0" w:color="auto"/>
            <w:right w:val="none" w:sz="0" w:space="0" w:color="auto"/>
          </w:divBdr>
        </w:div>
        <w:div w:id="1951276904">
          <w:marLeft w:val="0"/>
          <w:marRight w:val="0"/>
          <w:marTop w:val="0"/>
          <w:marBottom w:val="0"/>
          <w:divBdr>
            <w:top w:val="none" w:sz="0" w:space="0" w:color="auto"/>
            <w:left w:val="none" w:sz="0" w:space="0" w:color="auto"/>
            <w:bottom w:val="none" w:sz="0" w:space="0" w:color="auto"/>
            <w:right w:val="none" w:sz="0" w:space="0" w:color="auto"/>
          </w:divBdr>
          <w:divsChild>
            <w:div w:id="1551575300">
              <w:marLeft w:val="0"/>
              <w:marRight w:val="0"/>
              <w:marTop w:val="0"/>
              <w:marBottom w:val="0"/>
              <w:divBdr>
                <w:top w:val="none" w:sz="0" w:space="0" w:color="auto"/>
                <w:left w:val="none" w:sz="0" w:space="0" w:color="auto"/>
                <w:bottom w:val="none" w:sz="0" w:space="0" w:color="auto"/>
                <w:right w:val="none" w:sz="0" w:space="0" w:color="auto"/>
              </w:divBdr>
            </w:div>
            <w:div w:id="1766268583">
              <w:marLeft w:val="0"/>
              <w:marRight w:val="0"/>
              <w:marTop w:val="0"/>
              <w:marBottom w:val="0"/>
              <w:divBdr>
                <w:top w:val="none" w:sz="0" w:space="0" w:color="auto"/>
                <w:left w:val="none" w:sz="0" w:space="0" w:color="auto"/>
                <w:bottom w:val="none" w:sz="0" w:space="0" w:color="auto"/>
                <w:right w:val="none" w:sz="0" w:space="0" w:color="auto"/>
              </w:divBdr>
            </w:div>
          </w:divsChild>
        </w:div>
        <w:div w:id="2103719732">
          <w:marLeft w:val="0"/>
          <w:marRight w:val="0"/>
          <w:marTop w:val="0"/>
          <w:marBottom w:val="0"/>
          <w:divBdr>
            <w:top w:val="none" w:sz="0" w:space="0" w:color="auto"/>
            <w:left w:val="none" w:sz="0" w:space="0" w:color="auto"/>
            <w:bottom w:val="none" w:sz="0" w:space="0" w:color="auto"/>
            <w:right w:val="none" w:sz="0" w:space="0" w:color="auto"/>
          </w:divBdr>
        </w:div>
      </w:divsChild>
    </w:div>
    <w:div w:id="1607157312">
      <w:bodyDiv w:val="1"/>
      <w:marLeft w:val="0"/>
      <w:marRight w:val="0"/>
      <w:marTop w:val="0"/>
      <w:marBottom w:val="0"/>
      <w:divBdr>
        <w:top w:val="none" w:sz="0" w:space="0" w:color="auto"/>
        <w:left w:val="none" w:sz="0" w:space="0" w:color="auto"/>
        <w:bottom w:val="none" w:sz="0" w:space="0" w:color="auto"/>
        <w:right w:val="none" w:sz="0" w:space="0" w:color="auto"/>
      </w:divBdr>
    </w:div>
    <w:div w:id="1628319922">
      <w:bodyDiv w:val="1"/>
      <w:marLeft w:val="0"/>
      <w:marRight w:val="0"/>
      <w:marTop w:val="0"/>
      <w:marBottom w:val="0"/>
      <w:divBdr>
        <w:top w:val="none" w:sz="0" w:space="0" w:color="auto"/>
        <w:left w:val="none" w:sz="0" w:space="0" w:color="auto"/>
        <w:bottom w:val="none" w:sz="0" w:space="0" w:color="auto"/>
        <w:right w:val="none" w:sz="0" w:space="0" w:color="auto"/>
      </w:divBdr>
    </w:div>
    <w:div w:id="1633095794">
      <w:bodyDiv w:val="1"/>
      <w:marLeft w:val="0"/>
      <w:marRight w:val="0"/>
      <w:marTop w:val="0"/>
      <w:marBottom w:val="0"/>
      <w:divBdr>
        <w:top w:val="none" w:sz="0" w:space="0" w:color="auto"/>
        <w:left w:val="none" w:sz="0" w:space="0" w:color="auto"/>
        <w:bottom w:val="none" w:sz="0" w:space="0" w:color="auto"/>
        <w:right w:val="none" w:sz="0" w:space="0" w:color="auto"/>
      </w:divBdr>
    </w:div>
    <w:div w:id="1644430563">
      <w:bodyDiv w:val="1"/>
      <w:marLeft w:val="0"/>
      <w:marRight w:val="0"/>
      <w:marTop w:val="0"/>
      <w:marBottom w:val="0"/>
      <w:divBdr>
        <w:top w:val="none" w:sz="0" w:space="0" w:color="auto"/>
        <w:left w:val="none" w:sz="0" w:space="0" w:color="auto"/>
        <w:bottom w:val="none" w:sz="0" w:space="0" w:color="auto"/>
        <w:right w:val="none" w:sz="0" w:space="0" w:color="auto"/>
      </w:divBdr>
    </w:div>
    <w:div w:id="1646543274">
      <w:bodyDiv w:val="1"/>
      <w:marLeft w:val="0"/>
      <w:marRight w:val="0"/>
      <w:marTop w:val="0"/>
      <w:marBottom w:val="0"/>
      <w:divBdr>
        <w:top w:val="none" w:sz="0" w:space="0" w:color="auto"/>
        <w:left w:val="none" w:sz="0" w:space="0" w:color="auto"/>
        <w:bottom w:val="none" w:sz="0" w:space="0" w:color="auto"/>
        <w:right w:val="none" w:sz="0" w:space="0" w:color="auto"/>
      </w:divBdr>
    </w:div>
    <w:div w:id="1662735790">
      <w:bodyDiv w:val="1"/>
      <w:marLeft w:val="0"/>
      <w:marRight w:val="0"/>
      <w:marTop w:val="0"/>
      <w:marBottom w:val="0"/>
      <w:divBdr>
        <w:top w:val="none" w:sz="0" w:space="0" w:color="auto"/>
        <w:left w:val="none" w:sz="0" w:space="0" w:color="auto"/>
        <w:bottom w:val="none" w:sz="0" w:space="0" w:color="auto"/>
        <w:right w:val="none" w:sz="0" w:space="0" w:color="auto"/>
      </w:divBdr>
    </w:div>
    <w:div w:id="1676572871">
      <w:bodyDiv w:val="1"/>
      <w:marLeft w:val="0"/>
      <w:marRight w:val="0"/>
      <w:marTop w:val="0"/>
      <w:marBottom w:val="0"/>
      <w:divBdr>
        <w:top w:val="none" w:sz="0" w:space="0" w:color="auto"/>
        <w:left w:val="none" w:sz="0" w:space="0" w:color="auto"/>
        <w:bottom w:val="none" w:sz="0" w:space="0" w:color="auto"/>
        <w:right w:val="none" w:sz="0" w:space="0" w:color="auto"/>
      </w:divBdr>
    </w:div>
    <w:div w:id="1679575306">
      <w:bodyDiv w:val="1"/>
      <w:marLeft w:val="0"/>
      <w:marRight w:val="0"/>
      <w:marTop w:val="0"/>
      <w:marBottom w:val="0"/>
      <w:divBdr>
        <w:top w:val="none" w:sz="0" w:space="0" w:color="auto"/>
        <w:left w:val="none" w:sz="0" w:space="0" w:color="auto"/>
        <w:bottom w:val="none" w:sz="0" w:space="0" w:color="auto"/>
        <w:right w:val="none" w:sz="0" w:space="0" w:color="auto"/>
      </w:divBdr>
    </w:div>
    <w:div w:id="1697272128">
      <w:bodyDiv w:val="1"/>
      <w:marLeft w:val="0"/>
      <w:marRight w:val="0"/>
      <w:marTop w:val="0"/>
      <w:marBottom w:val="0"/>
      <w:divBdr>
        <w:top w:val="none" w:sz="0" w:space="0" w:color="auto"/>
        <w:left w:val="none" w:sz="0" w:space="0" w:color="auto"/>
        <w:bottom w:val="none" w:sz="0" w:space="0" w:color="auto"/>
        <w:right w:val="none" w:sz="0" w:space="0" w:color="auto"/>
      </w:divBdr>
    </w:div>
    <w:div w:id="1723287114">
      <w:bodyDiv w:val="1"/>
      <w:marLeft w:val="0"/>
      <w:marRight w:val="0"/>
      <w:marTop w:val="0"/>
      <w:marBottom w:val="0"/>
      <w:divBdr>
        <w:top w:val="none" w:sz="0" w:space="0" w:color="auto"/>
        <w:left w:val="none" w:sz="0" w:space="0" w:color="auto"/>
        <w:bottom w:val="none" w:sz="0" w:space="0" w:color="auto"/>
        <w:right w:val="none" w:sz="0" w:space="0" w:color="auto"/>
      </w:divBdr>
    </w:div>
    <w:div w:id="1776516325">
      <w:bodyDiv w:val="1"/>
      <w:marLeft w:val="0"/>
      <w:marRight w:val="0"/>
      <w:marTop w:val="0"/>
      <w:marBottom w:val="0"/>
      <w:divBdr>
        <w:top w:val="none" w:sz="0" w:space="0" w:color="auto"/>
        <w:left w:val="none" w:sz="0" w:space="0" w:color="auto"/>
        <w:bottom w:val="none" w:sz="0" w:space="0" w:color="auto"/>
        <w:right w:val="none" w:sz="0" w:space="0" w:color="auto"/>
      </w:divBdr>
    </w:div>
    <w:div w:id="1783301214">
      <w:bodyDiv w:val="1"/>
      <w:marLeft w:val="0"/>
      <w:marRight w:val="0"/>
      <w:marTop w:val="0"/>
      <w:marBottom w:val="0"/>
      <w:divBdr>
        <w:top w:val="none" w:sz="0" w:space="0" w:color="auto"/>
        <w:left w:val="none" w:sz="0" w:space="0" w:color="auto"/>
        <w:bottom w:val="none" w:sz="0" w:space="0" w:color="auto"/>
        <w:right w:val="none" w:sz="0" w:space="0" w:color="auto"/>
      </w:divBdr>
    </w:div>
    <w:div w:id="1783764597">
      <w:bodyDiv w:val="1"/>
      <w:marLeft w:val="0"/>
      <w:marRight w:val="0"/>
      <w:marTop w:val="0"/>
      <w:marBottom w:val="0"/>
      <w:divBdr>
        <w:top w:val="none" w:sz="0" w:space="0" w:color="auto"/>
        <w:left w:val="none" w:sz="0" w:space="0" w:color="auto"/>
        <w:bottom w:val="none" w:sz="0" w:space="0" w:color="auto"/>
        <w:right w:val="none" w:sz="0" w:space="0" w:color="auto"/>
      </w:divBdr>
    </w:div>
    <w:div w:id="1783837568">
      <w:bodyDiv w:val="1"/>
      <w:marLeft w:val="0"/>
      <w:marRight w:val="0"/>
      <w:marTop w:val="0"/>
      <w:marBottom w:val="0"/>
      <w:divBdr>
        <w:top w:val="none" w:sz="0" w:space="0" w:color="auto"/>
        <w:left w:val="none" w:sz="0" w:space="0" w:color="auto"/>
        <w:bottom w:val="none" w:sz="0" w:space="0" w:color="auto"/>
        <w:right w:val="none" w:sz="0" w:space="0" w:color="auto"/>
      </w:divBdr>
    </w:div>
    <w:div w:id="1785881428">
      <w:bodyDiv w:val="1"/>
      <w:marLeft w:val="0"/>
      <w:marRight w:val="0"/>
      <w:marTop w:val="0"/>
      <w:marBottom w:val="0"/>
      <w:divBdr>
        <w:top w:val="none" w:sz="0" w:space="0" w:color="auto"/>
        <w:left w:val="none" w:sz="0" w:space="0" w:color="auto"/>
        <w:bottom w:val="none" w:sz="0" w:space="0" w:color="auto"/>
        <w:right w:val="none" w:sz="0" w:space="0" w:color="auto"/>
      </w:divBdr>
    </w:div>
    <w:div w:id="1799639554">
      <w:bodyDiv w:val="1"/>
      <w:marLeft w:val="0"/>
      <w:marRight w:val="0"/>
      <w:marTop w:val="0"/>
      <w:marBottom w:val="0"/>
      <w:divBdr>
        <w:top w:val="none" w:sz="0" w:space="0" w:color="auto"/>
        <w:left w:val="none" w:sz="0" w:space="0" w:color="auto"/>
        <w:bottom w:val="none" w:sz="0" w:space="0" w:color="auto"/>
        <w:right w:val="none" w:sz="0" w:space="0" w:color="auto"/>
      </w:divBdr>
    </w:div>
    <w:div w:id="1804540870">
      <w:bodyDiv w:val="1"/>
      <w:marLeft w:val="0"/>
      <w:marRight w:val="0"/>
      <w:marTop w:val="0"/>
      <w:marBottom w:val="0"/>
      <w:divBdr>
        <w:top w:val="none" w:sz="0" w:space="0" w:color="auto"/>
        <w:left w:val="none" w:sz="0" w:space="0" w:color="auto"/>
        <w:bottom w:val="none" w:sz="0" w:space="0" w:color="auto"/>
        <w:right w:val="none" w:sz="0" w:space="0" w:color="auto"/>
      </w:divBdr>
    </w:div>
    <w:div w:id="1817919506">
      <w:bodyDiv w:val="1"/>
      <w:marLeft w:val="0"/>
      <w:marRight w:val="0"/>
      <w:marTop w:val="0"/>
      <w:marBottom w:val="0"/>
      <w:divBdr>
        <w:top w:val="none" w:sz="0" w:space="0" w:color="auto"/>
        <w:left w:val="none" w:sz="0" w:space="0" w:color="auto"/>
        <w:bottom w:val="none" w:sz="0" w:space="0" w:color="auto"/>
        <w:right w:val="none" w:sz="0" w:space="0" w:color="auto"/>
      </w:divBdr>
    </w:div>
    <w:div w:id="1820733920">
      <w:bodyDiv w:val="1"/>
      <w:marLeft w:val="0"/>
      <w:marRight w:val="0"/>
      <w:marTop w:val="0"/>
      <w:marBottom w:val="0"/>
      <w:divBdr>
        <w:top w:val="none" w:sz="0" w:space="0" w:color="auto"/>
        <w:left w:val="none" w:sz="0" w:space="0" w:color="auto"/>
        <w:bottom w:val="none" w:sz="0" w:space="0" w:color="auto"/>
        <w:right w:val="none" w:sz="0" w:space="0" w:color="auto"/>
      </w:divBdr>
      <w:divsChild>
        <w:div w:id="1434475653">
          <w:marLeft w:val="0"/>
          <w:marRight w:val="0"/>
          <w:marTop w:val="0"/>
          <w:marBottom w:val="0"/>
          <w:divBdr>
            <w:top w:val="none" w:sz="0" w:space="0" w:color="auto"/>
            <w:left w:val="none" w:sz="0" w:space="0" w:color="auto"/>
            <w:bottom w:val="none" w:sz="0" w:space="0" w:color="auto"/>
            <w:right w:val="none" w:sz="0" w:space="0" w:color="auto"/>
          </w:divBdr>
          <w:divsChild>
            <w:div w:id="6125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69985">
      <w:bodyDiv w:val="1"/>
      <w:marLeft w:val="0"/>
      <w:marRight w:val="0"/>
      <w:marTop w:val="0"/>
      <w:marBottom w:val="0"/>
      <w:divBdr>
        <w:top w:val="none" w:sz="0" w:space="0" w:color="auto"/>
        <w:left w:val="none" w:sz="0" w:space="0" w:color="auto"/>
        <w:bottom w:val="none" w:sz="0" w:space="0" w:color="auto"/>
        <w:right w:val="none" w:sz="0" w:space="0" w:color="auto"/>
      </w:divBdr>
    </w:div>
    <w:div w:id="1833138312">
      <w:bodyDiv w:val="1"/>
      <w:marLeft w:val="0"/>
      <w:marRight w:val="0"/>
      <w:marTop w:val="0"/>
      <w:marBottom w:val="0"/>
      <w:divBdr>
        <w:top w:val="none" w:sz="0" w:space="0" w:color="auto"/>
        <w:left w:val="none" w:sz="0" w:space="0" w:color="auto"/>
        <w:bottom w:val="none" w:sz="0" w:space="0" w:color="auto"/>
        <w:right w:val="none" w:sz="0" w:space="0" w:color="auto"/>
      </w:divBdr>
    </w:div>
    <w:div w:id="1851336949">
      <w:bodyDiv w:val="1"/>
      <w:marLeft w:val="0"/>
      <w:marRight w:val="0"/>
      <w:marTop w:val="0"/>
      <w:marBottom w:val="0"/>
      <w:divBdr>
        <w:top w:val="none" w:sz="0" w:space="0" w:color="auto"/>
        <w:left w:val="none" w:sz="0" w:space="0" w:color="auto"/>
        <w:bottom w:val="none" w:sz="0" w:space="0" w:color="auto"/>
        <w:right w:val="none" w:sz="0" w:space="0" w:color="auto"/>
      </w:divBdr>
    </w:div>
    <w:div w:id="1867207913">
      <w:bodyDiv w:val="1"/>
      <w:marLeft w:val="0"/>
      <w:marRight w:val="0"/>
      <w:marTop w:val="0"/>
      <w:marBottom w:val="0"/>
      <w:divBdr>
        <w:top w:val="none" w:sz="0" w:space="0" w:color="auto"/>
        <w:left w:val="none" w:sz="0" w:space="0" w:color="auto"/>
        <w:bottom w:val="none" w:sz="0" w:space="0" w:color="auto"/>
        <w:right w:val="none" w:sz="0" w:space="0" w:color="auto"/>
      </w:divBdr>
    </w:div>
    <w:div w:id="1871455955">
      <w:bodyDiv w:val="1"/>
      <w:marLeft w:val="0"/>
      <w:marRight w:val="0"/>
      <w:marTop w:val="0"/>
      <w:marBottom w:val="0"/>
      <w:divBdr>
        <w:top w:val="none" w:sz="0" w:space="0" w:color="auto"/>
        <w:left w:val="none" w:sz="0" w:space="0" w:color="auto"/>
        <w:bottom w:val="none" w:sz="0" w:space="0" w:color="auto"/>
        <w:right w:val="none" w:sz="0" w:space="0" w:color="auto"/>
      </w:divBdr>
    </w:div>
    <w:div w:id="1900899968">
      <w:bodyDiv w:val="1"/>
      <w:marLeft w:val="0"/>
      <w:marRight w:val="0"/>
      <w:marTop w:val="0"/>
      <w:marBottom w:val="0"/>
      <w:divBdr>
        <w:top w:val="none" w:sz="0" w:space="0" w:color="auto"/>
        <w:left w:val="none" w:sz="0" w:space="0" w:color="auto"/>
        <w:bottom w:val="none" w:sz="0" w:space="0" w:color="auto"/>
        <w:right w:val="none" w:sz="0" w:space="0" w:color="auto"/>
      </w:divBdr>
    </w:div>
    <w:div w:id="1905945768">
      <w:bodyDiv w:val="1"/>
      <w:marLeft w:val="0"/>
      <w:marRight w:val="0"/>
      <w:marTop w:val="0"/>
      <w:marBottom w:val="0"/>
      <w:divBdr>
        <w:top w:val="none" w:sz="0" w:space="0" w:color="auto"/>
        <w:left w:val="none" w:sz="0" w:space="0" w:color="auto"/>
        <w:bottom w:val="none" w:sz="0" w:space="0" w:color="auto"/>
        <w:right w:val="none" w:sz="0" w:space="0" w:color="auto"/>
      </w:divBdr>
    </w:div>
    <w:div w:id="1910726773">
      <w:bodyDiv w:val="1"/>
      <w:marLeft w:val="0"/>
      <w:marRight w:val="0"/>
      <w:marTop w:val="0"/>
      <w:marBottom w:val="0"/>
      <w:divBdr>
        <w:top w:val="none" w:sz="0" w:space="0" w:color="auto"/>
        <w:left w:val="none" w:sz="0" w:space="0" w:color="auto"/>
        <w:bottom w:val="none" w:sz="0" w:space="0" w:color="auto"/>
        <w:right w:val="none" w:sz="0" w:space="0" w:color="auto"/>
      </w:divBdr>
    </w:div>
    <w:div w:id="1915318708">
      <w:bodyDiv w:val="1"/>
      <w:marLeft w:val="0"/>
      <w:marRight w:val="0"/>
      <w:marTop w:val="0"/>
      <w:marBottom w:val="0"/>
      <w:divBdr>
        <w:top w:val="none" w:sz="0" w:space="0" w:color="auto"/>
        <w:left w:val="none" w:sz="0" w:space="0" w:color="auto"/>
        <w:bottom w:val="none" w:sz="0" w:space="0" w:color="auto"/>
        <w:right w:val="none" w:sz="0" w:space="0" w:color="auto"/>
      </w:divBdr>
    </w:div>
    <w:div w:id="1918126342">
      <w:bodyDiv w:val="1"/>
      <w:marLeft w:val="0"/>
      <w:marRight w:val="0"/>
      <w:marTop w:val="0"/>
      <w:marBottom w:val="0"/>
      <w:divBdr>
        <w:top w:val="none" w:sz="0" w:space="0" w:color="auto"/>
        <w:left w:val="none" w:sz="0" w:space="0" w:color="auto"/>
        <w:bottom w:val="none" w:sz="0" w:space="0" w:color="auto"/>
        <w:right w:val="none" w:sz="0" w:space="0" w:color="auto"/>
      </w:divBdr>
    </w:div>
    <w:div w:id="1919900996">
      <w:bodyDiv w:val="1"/>
      <w:marLeft w:val="0"/>
      <w:marRight w:val="0"/>
      <w:marTop w:val="0"/>
      <w:marBottom w:val="0"/>
      <w:divBdr>
        <w:top w:val="none" w:sz="0" w:space="0" w:color="auto"/>
        <w:left w:val="none" w:sz="0" w:space="0" w:color="auto"/>
        <w:bottom w:val="none" w:sz="0" w:space="0" w:color="auto"/>
        <w:right w:val="none" w:sz="0" w:space="0" w:color="auto"/>
      </w:divBdr>
    </w:div>
    <w:div w:id="1923177129">
      <w:bodyDiv w:val="1"/>
      <w:marLeft w:val="0"/>
      <w:marRight w:val="0"/>
      <w:marTop w:val="0"/>
      <w:marBottom w:val="0"/>
      <w:divBdr>
        <w:top w:val="none" w:sz="0" w:space="0" w:color="auto"/>
        <w:left w:val="none" w:sz="0" w:space="0" w:color="auto"/>
        <w:bottom w:val="none" w:sz="0" w:space="0" w:color="auto"/>
        <w:right w:val="none" w:sz="0" w:space="0" w:color="auto"/>
      </w:divBdr>
    </w:div>
    <w:div w:id="1924102306">
      <w:bodyDiv w:val="1"/>
      <w:marLeft w:val="0"/>
      <w:marRight w:val="0"/>
      <w:marTop w:val="0"/>
      <w:marBottom w:val="0"/>
      <w:divBdr>
        <w:top w:val="none" w:sz="0" w:space="0" w:color="auto"/>
        <w:left w:val="none" w:sz="0" w:space="0" w:color="auto"/>
        <w:bottom w:val="none" w:sz="0" w:space="0" w:color="auto"/>
        <w:right w:val="none" w:sz="0" w:space="0" w:color="auto"/>
      </w:divBdr>
    </w:div>
    <w:div w:id="1927153046">
      <w:bodyDiv w:val="1"/>
      <w:marLeft w:val="0"/>
      <w:marRight w:val="0"/>
      <w:marTop w:val="0"/>
      <w:marBottom w:val="0"/>
      <w:divBdr>
        <w:top w:val="none" w:sz="0" w:space="0" w:color="auto"/>
        <w:left w:val="none" w:sz="0" w:space="0" w:color="auto"/>
        <w:bottom w:val="none" w:sz="0" w:space="0" w:color="auto"/>
        <w:right w:val="none" w:sz="0" w:space="0" w:color="auto"/>
      </w:divBdr>
    </w:div>
    <w:div w:id="1952931523">
      <w:bodyDiv w:val="1"/>
      <w:marLeft w:val="0"/>
      <w:marRight w:val="0"/>
      <w:marTop w:val="0"/>
      <w:marBottom w:val="0"/>
      <w:divBdr>
        <w:top w:val="none" w:sz="0" w:space="0" w:color="auto"/>
        <w:left w:val="none" w:sz="0" w:space="0" w:color="auto"/>
        <w:bottom w:val="none" w:sz="0" w:space="0" w:color="auto"/>
        <w:right w:val="none" w:sz="0" w:space="0" w:color="auto"/>
      </w:divBdr>
    </w:div>
    <w:div w:id="1959018854">
      <w:bodyDiv w:val="1"/>
      <w:marLeft w:val="0"/>
      <w:marRight w:val="0"/>
      <w:marTop w:val="0"/>
      <w:marBottom w:val="0"/>
      <w:divBdr>
        <w:top w:val="none" w:sz="0" w:space="0" w:color="auto"/>
        <w:left w:val="none" w:sz="0" w:space="0" w:color="auto"/>
        <w:bottom w:val="none" w:sz="0" w:space="0" w:color="auto"/>
        <w:right w:val="none" w:sz="0" w:space="0" w:color="auto"/>
      </w:divBdr>
    </w:div>
    <w:div w:id="1959095269">
      <w:bodyDiv w:val="1"/>
      <w:marLeft w:val="0"/>
      <w:marRight w:val="0"/>
      <w:marTop w:val="0"/>
      <w:marBottom w:val="0"/>
      <w:divBdr>
        <w:top w:val="none" w:sz="0" w:space="0" w:color="auto"/>
        <w:left w:val="none" w:sz="0" w:space="0" w:color="auto"/>
        <w:bottom w:val="none" w:sz="0" w:space="0" w:color="auto"/>
        <w:right w:val="none" w:sz="0" w:space="0" w:color="auto"/>
      </w:divBdr>
    </w:div>
    <w:div w:id="1971935935">
      <w:bodyDiv w:val="1"/>
      <w:marLeft w:val="0"/>
      <w:marRight w:val="0"/>
      <w:marTop w:val="0"/>
      <w:marBottom w:val="0"/>
      <w:divBdr>
        <w:top w:val="none" w:sz="0" w:space="0" w:color="auto"/>
        <w:left w:val="none" w:sz="0" w:space="0" w:color="auto"/>
        <w:bottom w:val="none" w:sz="0" w:space="0" w:color="auto"/>
        <w:right w:val="none" w:sz="0" w:space="0" w:color="auto"/>
      </w:divBdr>
    </w:div>
    <w:div w:id="1995142806">
      <w:bodyDiv w:val="1"/>
      <w:marLeft w:val="0"/>
      <w:marRight w:val="0"/>
      <w:marTop w:val="0"/>
      <w:marBottom w:val="0"/>
      <w:divBdr>
        <w:top w:val="none" w:sz="0" w:space="0" w:color="auto"/>
        <w:left w:val="none" w:sz="0" w:space="0" w:color="auto"/>
        <w:bottom w:val="none" w:sz="0" w:space="0" w:color="auto"/>
        <w:right w:val="none" w:sz="0" w:space="0" w:color="auto"/>
      </w:divBdr>
    </w:div>
    <w:div w:id="2010211337">
      <w:bodyDiv w:val="1"/>
      <w:marLeft w:val="0"/>
      <w:marRight w:val="0"/>
      <w:marTop w:val="0"/>
      <w:marBottom w:val="0"/>
      <w:divBdr>
        <w:top w:val="none" w:sz="0" w:space="0" w:color="auto"/>
        <w:left w:val="none" w:sz="0" w:space="0" w:color="auto"/>
        <w:bottom w:val="none" w:sz="0" w:space="0" w:color="auto"/>
        <w:right w:val="none" w:sz="0" w:space="0" w:color="auto"/>
      </w:divBdr>
    </w:div>
    <w:div w:id="2015838189">
      <w:bodyDiv w:val="1"/>
      <w:marLeft w:val="0"/>
      <w:marRight w:val="0"/>
      <w:marTop w:val="0"/>
      <w:marBottom w:val="0"/>
      <w:divBdr>
        <w:top w:val="none" w:sz="0" w:space="0" w:color="auto"/>
        <w:left w:val="none" w:sz="0" w:space="0" w:color="auto"/>
        <w:bottom w:val="none" w:sz="0" w:space="0" w:color="auto"/>
        <w:right w:val="none" w:sz="0" w:space="0" w:color="auto"/>
      </w:divBdr>
      <w:divsChild>
        <w:div w:id="26489132">
          <w:marLeft w:val="0"/>
          <w:marRight w:val="0"/>
          <w:marTop w:val="0"/>
          <w:marBottom w:val="0"/>
          <w:divBdr>
            <w:top w:val="none" w:sz="0" w:space="0" w:color="auto"/>
            <w:left w:val="none" w:sz="0" w:space="0" w:color="auto"/>
            <w:bottom w:val="none" w:sz="0" w:space="0" w:color="auto"/>
            <w:right w:val="none" w:sz="0" w:space="0" w:color="auto"/>
          </w:divBdr>
        </w:div>
        <w:div w:id="1561133873">
          <w:marLeft w:val="0"/>
          <w:marRight w:val="0"/>
          <w:marTop w:val="0"/>
          <w:marBottom w:val="0"/>
          <w:divBdr>
            <w:top w:val="none" w:sz="0" w:space="0" w:color="auto"/>
            <w:left w:val="none" w:sz="0" w:space="0" w:color="auto"/>
            <w:bottom w:val="none" w:sz="0" w:space="0" w:color="auto"/>
            <w:right w:val="none" w:sz="0" w:space="0" w:color="auto"/>
          </w:divBdr>
        </w:div>
        <w:div w:id="2034376476">
          <w:marLeft w:val="0"/>
          <w:marRight w:val="0"/>
          <w:marTop w:val="0"/>
          <w:marBottom w:val="0"/>
          <w:divBdr>
            <w:top w:val="none" w:sz="0" w:space="0" w:color="auto"/>
            <w:left w:val="none" w:sz="0" w:space="0" w:color="auto"/>
            <w:bottom w:val="none" w:sz="0" w:space="0" w:color="auto"/>
            <w:right w:val="none" w:sz="0" w:space="0" w:color="auto"/>
          </w:divBdr>
        </w:div>
      </w:divsChild>
    </w:div>
    <w:div w:id="2043289408">
      <w:bodyDiv w:val="1"/>
      <w:marLeft w:val="0"/>
      <w:marRight w:val="0"/>
      <w:marTop w:val="0"/>
      <w:marBottom w:val="0"/>
      <w:divBdr>
        <w:top w:val="none" w:sz="0" w:space="0" w:color="auto"/>
        <w:left w:val="none" w:sz="0" w:space="0" w:color="auto"/>
        <w:bottom w:val="none" w:sz="0" w:space="0" w:color="auto"/>
        <w:right w:val="none" w:sz="0" w:space="0" w:color="auto"/>
      </w:divBdr>
    </w:div>
    <w:div w:id="2043821197">
      <w:bodyDiv w:val="1"/>
      <w:marLeft w:val="0"/>
      <w:marRight w:val="0"/>
      <w:marTop w:val="0"/>
      <w:marBottom w:val="0"/>
      <w:divBdr>
        <w:top w:val="none" w:sz="0" w:space="0" w:color="auto"/>
        <w:left w:val="none" w:sz="0" w:space="0" w:color="auto"/>
        <w:bottom w:val="none" w:sz="0" w:space="0" w:color="auto"/>
        <w:right w:val="none" w:sz="0" w:space="0" w:color="auto"/>
      </w:divBdr>
    </w:div>
    <w:div w:id="2045014048">
      <w:bodyDiv w:val="1"/>
      <w:marLeft w:val="0"/>
      <w:marRight w:val="0"/>
      <w:marTop w:val="0"/>
      <w:marBottom w:val="0"/>
      <w:divBdr>
        <w:top w:val="none" w:sz="0" w:space="0" w:color="auto"/>
        <w:left w:val="none" w:sz="0" w:space="0" w:color="auto"/>
        <w:bottom w:val="none" w:sz="0" w:space="0" w:color="auto"/>
        <w:right w:val="none" w:sz="0" w:space="0" w:color="auto"/>
      </w:divBdr>
    </w:div>
    <w:div w:id="2054453101">
      <w:bodyDiv w:val="1"/>
      <w:marLeft w:val="0"/>
      <w:marRight w:val="0"/>
      <w:marTop w:val="0"/>
      <w:marBottom w:val="0"/>
      <w:divBdr>
        <w:top w:val="none" w:sz="0" w:space="0" w:color="auto"/>
        <w:left w:val="none" w:sz="0" w:space="0" w:color="auto"/>
        <w:bottom w:val="none" w:sz="0" w:space="0" w:color="auto"/>
        <w:right w:val="none" w:sz="0" w:space="0" w:color="auto"/>
      </w:divBdr>
      <w:divsChild>
        <w:div w:id="1595553415">
          <w:marLeft w:val="0"/>
          <w:marRight w:val="0"/>
          <w:marTop w:val="0"/>
          <w:marBottom w:val="0"/>
          <w:divBdr>
            <w:top w:val="none" w:sz="0" w:space="0" w:color="auto"/>
            <w:left w:val="none" w:sz="0" w:space="0" w:color="auto"/>
            <w:bottom w:val="none" w:sz="0" w:space="0" w:color="auto"/>
            <w:right w:val="none" w:sz="0" w:space="0" w:color="auto"/>
          </w:divBdr>
          <w:divsChild>
            <w:div w:id="1999266468">
              <w:marLeft w:val="0"/>
              <w:marRight w:val="0"/>
              <w:marTop w:val="0"/>
              <w:marBottom w:val="0"/>
              <w:divBdr>
                <w:top w:val="none" w:sz="0" w:space="0" w:color="auto"/>
                <w:left w:val="none" w:sz="0" w:space="0" w:color="auto"/>
                <w:bottom w:val="none" w:sz="0" w:space="0" w:color="auto"/>
                <w:right w:val="none" w:sz="0" w:space="0" w:color="auto"/>
              </w:divBdr>
              <w:divsChild>
                <w:div w:id="1353916101">
                  <w:marLeft w:val="0"/>
                  <w:marRight w:val="0"/>
                  <w:marTop w:val="0"/>
                  <w:marBottom w:val="0"/>
                  <w:divBdr>
                    <w:top w:val="none" w:sz="0" w:space="0" w:color="auto"/>
                    <w:left w:val="none" w:sz="0" w:space="0" w:color="auto"/>
                    <w:bottom w:val="none" w:sz="0" w:space="0" w:color="auto"/>
                    <w:right w:val="none" w:sz="0" w:space="0" w:color="auto"/>
                  </w:divBdr>
                  <w:divsChild>
                    <w:div w:id="1201475867">
                      <w:marLeft w:val="0"/>
                      <w:marRight w:val="0"/>
                      <w:marTop w:val="0"/>
                      <w:marBottom w:val="0"/>
                      <w:divBdr>
                        <w:top w:val="none" w:sz="0" w:space="0" w:color="auto"/>
                        <w:left w:val="none" w:sz="0" w:space="0" w:color="auto"/>
                        <w:bottom w:val="none" w:sz="0" w:space="0" w:color="auto"/>
                        <w:right w:val="none" w:sz="0" w:space="0" w:color="auto"/>
                      </w:divBdr>
                      <w:divsChild>
                        <w:div w:id="484469629">
                          <w:marLeft w:val="0"/>
                          <w:marRight w:val="0"/>
                          <w:marTop w:val="15"/>
                          <w:marBottom w:val="0"/>
                          <w:divBdr>
                            <w:top w:val="none" w:sz="0" w:space="0" w:color="auto"/>
                            <w:left w:val="none" w:sz="0" w:space="0" w:color="auto"/>
                            <w:bottom w:val="none" w:sz="0" w:space="0" w:color="auto"/>
                            <w:right w:val="none" w:sz="0" w:space="0" w:color="auto"/>
                          </w:divBdr>
                          <w:divsChild>
                            <w:div w:id="1572155356">
                              <w:marLeft w:val="0"/>
                              <w:marRight w:val="0"/>
                              <w:marTop w:val="0"/>
                              <w:marBottom w:val="0"/>
                              <w:divBdr>
                                <w:top w:val="none" w:sz="0" w:space="0" w:color="auto"/>
                                <w:left w:val="none" w:sz="0" w:space="0" w:color="auto"/>
                                <w:bottom w:val="none" w:sz="0" w:space="0" w:color="auto"/>
                                <w:right w:val="none" w:sz="0" w:space="0" w:color="auto"/>
                              </w:divBdr>
                              <w:divsChild>
                                <w:div w:id="585308104">
                                  <w:marLeft w:val="0"/>
                                  <w:marRight w:val="0"/>
                                  <w:marTop w:val="0"/>
                                  <w:marBottom w:val="0"/>
                                  <w:divBdr>
                                    <w:top w:val="none" w:sz="0" w:space="0" w:color="auto"/>
                                    <w:left w:val="none" w:sz="0" w:space="0" w:color="auto"/>
                                    <w:bottom w:val="none" w:sz="0" w:space="0" w:color="auto"/>
                                    <w:right w:val="none" w:sz="0" w:space="0" w:color="auto"/>
                                  </w:divBdr>
                                </w:div>
                                <w:div w:id="935403647">
                                  <w:marLeft w:val="0"/>
                                  <w:marRight w:val="0"/>
                                  <w:marTop w:val="0"/>
                                  <w:marBottom w:val="0"/>
                                  <w:divBdr>
                                    <w:top w:val="none" w:sz="0" w:space="0" w:color="auto"/>
                                    <w:left w:val="none" w:sz="0" w:space="0" w:color="auto"/>
                                    <w:bottom w:val="none" w:sz="0" w:space="0" w:color="auto"/>
                                    <w:right w:val="none" w:sz="0" w:space="0" w:color="auto"/>
                                  </w:divBdr>
                                </w:div>
                                <w:div w:id="1033186252">
                                  <w:marLeft w:val="0"/>
                                  <w:marRight w:val="0"/>
                                  <w:marTop w:val="0"/>
                                  <w:marBottom w:val="0"/>
                                  <w:divBdr>
                                    <w:top w:val="none" w:sz="0" w:space="0" w:color="auto"/>
                                    <w:left w:val="none" w:sz="0" w:space="0" w:color="auto"/>
                                    <w:bottom w:val="none" w:sz="0" w:space="0" w:color="auto"/>
                                    <w:right w:val="none" w:sz="0" w:space="0" w:color="auto"/>
                                  </w:divBdr>
                                </w:div>
                                <w:div w:id="1103838537">
                                  <w:marLeft w:val="0"/>
                                  <w:marRight w:val="0"/>
                                  <w:marTop w:val="0"/>
                                  <w:marBottom w:val="0"/>
                                  <w:divBdr>
                                    <w:top w:val="none" w:sz="0" w:space="0" w:color="auto"/>
                                    <w:left w:val="none" w:sz="0" w:space="0" w:color="auto"/>
                                    <w:bottom w:val="none" w:sz="0" w:space="0" w:color="auto"/>
                                    <w:right w:val="none" w:sz="0" w:space="0" w:color="auto"/>
                                  </w:divBdr>
                                </w:div>
                                <w:div w:id="1379742969">
                                  <w:marLeft w:val="0"/>
                                  <w:marRight w:val="0"/>
                                  <w:marTop w:val="0"/>
                                  <w:marBottom w:val="0"/>
                                  <w:divBdr>
                                    <w:top w:val="none" w:sz="0" w:space="0" w:color="auto"/>
                                    <w:left w:val="none" w:sz="0" w:space="0" w:color="auto"/>
                                    <w:bottom w:val="none" w:sz="0" w:space="0" w:color="auto"/>
                                    <w:right w:val="none" w:sz="0" w:space="0" w:color="auto"/>
                                  </w:divBdr>
                                </w:div>
                                <w:div w:id="18296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966376">
      <w:bodyDiv w:val="1"/>
      <w:marLeft w:val="0"/>
      <w:marRight w:val="0"/>
      <w:marTop w:val="0"/>
      <w:marBottom w:val="0"/>
      <w:divBdr>
        <w:top w:val="none" w:sz="0" w:space="0" w:color="auto"/>
        <w:left w:val="none" w:sz="0" w:space="0" w:color="auto"/>
        <w:bottom w:val="none" w:sz="0" w:space="0" w:color="auto"/>
        <w:right w:val="none" w:sz="0" w:space="0" w:color="auto"/>
      </w:divBdr>
    </w:div>
    <w:div w:id="2075617232">
      <w:bodyDiv w:val="1"/>
      <w:marLeft w:val="0"/>
      <w:marRight w:val="0"/>
      <w:marTop w:val="0"/>
      <w:marBottom w:val="0"/>
      <w:divBdr>
        <w:top w:val="none" w:sz="0" w:space="0" w:color="auto"/>
        <w:left w:val="none" w:sz="0" w:space="0" w:color="auto"/>
        <w:bottom w:val="none" w:sz="0" w:space="0" w:color="auto"/>
        <w:right w:val="none" w:sz="0" w:space="0" w:color="auto"/>
      </w:divBdr>
    </w:div>
    <w:div w:id="2090418588">
      <w:bodyDiv w:val="1"/>
      <w:marLeft w:val="0"/>
      <w:marRight w:val="0"/>
      <w:marTop w:val="0"/>
      <w:marBottom w:val="0"/>
      <w:divBdr>
        <w:top w:val="none" w:sz="0" w:space="0" w:color="auto"/>
        <w:left w:val="none" w:sz="0" w:space="0" w:color="auto"/>
        <w:bottom w:val="none" w:sz="0" w:space="0" w:color="auto"/>
        <w:right w:val="none" w:sz="0" w:space="0" w:color="auto"/>
      </w:divBdr>
    </w:div>
    <w:div w:id="2093889256">
      <w:bodyDiv w:val="1"/>
      <w:marLeft w:val="0"/>
      <w:marRight w:val="0"/>
      <w:marTop w:val="0"/>
      <w:marBottom w:val="0"/>
      <w:divBdr>
        <w:top w:val="none" w:sz="0" w:space="0" w:color="auto"/>
        <w:left w:val="none" w:sz="0" w:space="0" w:color="auto"/>
        <w:bottom w:val="none" w:sz="0" w:space="0" w:color="auto"/>
        <w:right w:val="none" w:sz="0" w:space="0" w:color="auto"/>
      </w:divBdr>
    </w:div>
    <w:div w:id="2115396061">
      <w:bodyDiv w:val="1"/>
      <w:marLeft w:val="0"/>
      <w:marRight w:val="0"/>
      <w:marTop w:val="0"/>
      <w:marBottom w:val="0"/>
      <w:divBdr>
        <w:top w:val="none" w:sz="0" w:space="0" w:color="auto"/>
        <w:left w:val="none" w:sz="0" w:space="0" w:color="auto"/>
        <w:bottom w:val="none" w:sz="0" w:space="0" w:color="auto"/>
        <w:right w:val="none" w:sz="0" w:space="0" w:color="auto"/>
      </w:divBdr>
    </w:div>
    <w:div w:id="2123188794">
      <w:bodyDiv w:val="1"/>
      <w:marLeft w:val="0"/>
      <w:marRight w:val="0"/>
      <w:marTop w:val="0"/>
      <w:marBottom w:val="0"/>
      <w:divBdr>
        <w:top w:val="none" w:sz="0" w:space="0" w:color="auto"/>
        <w:left w:val="none" w:sz="0" w:space="0" w:color="auto"/>
        <w:bottom w:val="none" w:sz="0" w:space="0" w:color="auto"/>
        <w:right w:val="none" w:sz="0" w:space="0" w:color="auto"/>
      </w:divBdr>
    </w:div>
    <w:div w:id="2136633052">
      <w:bodyDiv w:val="1"/>
      <w:marLeft w:val="0"/>
      <w:marRight w:val="0"/>
      <w:marTop w:val="0"/>
      <w:marBottom w:val="0"/>
      <w:divBdr>
        <w:top w:val="none" w:sz="0" w:space="0" w:color="auto"/>
        <w:left w:val="none" w:sz="0" w:space="0" w:color="auto"/>
        <w:bottom w:val="none" w:sz="0" w:space="0" w:color="auto"/>
        <w:right w:val="none" w:sz="0" w:space="0" w:color="auto"/>
      </w:divBdr>
    </w:div>
    <w:div w:id="213983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20.emf"/><Relationship Id="rId21" Type="http://schemas.openxmlformats.org/officeDocument/2006/relationships/chart" Target="charts/chart1.xml"/><Relationship Id="rId34" Type="http://schemas.openxmlformats.org/officeDocument/2006/relationships/image" Target="media/image15.png"/><Relationship Id="rId42" Type="http://schemas.openxmlformats.org/officeDocument/2006/relationships/image" Target="media/image23.emf"/><Relationship Id="rId47" Type="http://schemas.openxmlformats.org/officeDocument/2006/relationships/image" Target="media/image27.emf"/><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microsoft.com/office/2007/relationships/diagramDrawing" Target="diagrams/drawing1.xm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hyperlink" Target="https://www.transparency.org/en/cpi/2021" TargetMode="External"/><Relationship Id="rId29" Type="http://schemas.openxmlformats.org/officeDocument/2006/relationships/image" Target="media/image10.png"/><Relationship Id="rId11" Type="http://schemas.openxmlformats.org/officeDocument/2006/relationships/comments" Target="comment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1.xml"/><Relationship Id="rId66" Type="http://schemas.openxmlformats.org/officeDocument/2006/relationships/diagramQuickStyle" Target="diagrams/quickStyle1.xml"/><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chart" Target="charts/chart3.xml"/><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header" Target="header3.xml"/><Relationship Id="rId65" Type="http://schemas.openxmlformats.org/officeDocument/2006/relationships/diagramLayout" Target="diagrams/layout1.xml"/><Relationship Id="rId73" Type="http://schemas.microsoft.com/office/2007/relationships/diagramDrawing" Target="diagrams/drawing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chart" Target="charts/chart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package" Target="embeddings/Microsoft_Visio_Drawing.vsdx"/><Relationship Id="rId48" Type="http://schemas.openxmlformats.org/officeDocument/2006/relationships/image" Target="media/image28.emf"/><Relationship Id="rId56" Type="http://schemas.openxmlformats.org/officeDocument/2006/relationships/image" Target="media/image36.png"/><Relationship Id="rId64" Type="http://schemas.openxmlformats.org/officeDocument/2006/relationships/diagramData" Target="diagrams/data1.xml"/><Relationship Id="rId69" Type="http://schemas.openxmlformats.org/officeDocument/2006/relationships/diagramData" Target="diagrams/data2.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diagramColors" Target="diagrams/colors2.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data.worldbank.org/indicator/SP.POP.TOT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header" Target="header2.xml"/><Relationship Id="rId67" Type="http://schemas.openxmlformats.org/officeDocument/2006/relationships/diagramColors" Target="diagrams/colors1.xm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diagramLayout" Target="diagrams/layout2.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38.tiff"/></Relationships>
</file>

<file path=word/charts/_rels/chart1.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Harare/1.%20Planning/Security/Copy%20of%20Staff%20List%20-%20Zimbabwe%2013%20April%20202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Harare/1.%20Planning/Security/Copy%20of%20Staff%20List%20-%20Zimbabwe%2013%20April%20202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unesco.sharepoint.com/sites/IOSTeam/Shared%20Documents/Audit/Internal%20Audit/Audits%20and%20other%20assignments/2022/Harare/1.%20Planning/Security/Copy%20of%20Staff%20List%20-%20Zimbabwe%2013%20April%20202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Nat'l Staff in</a:t>
            </a:r>
            <a:r>
              <a:rPr lang="en-US" baseline="0"/>
              <a:t> Zimbabwe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7135490572512361E-2"/>
          <c:y val="7.761283309272244E-3"/>
          <c:w val="0.92763157894736847"/>
          <c:h val="0.52917063032095613"/>
        </c:manualLayout>
      </c:layout>
      <c:barChart>
        <c:barDir val="col"/>
        <c:grouping val="clustered"/>
        <c:varyColors val="0"/>
        <c:ser>
          <c:idx val="0"/>
          <c:order val="0"/>
          <c:tx>
            <c:strRef>
              <c:f>'IRA summary'!$C$29</c:f>
              <c:strCache>
                <c:ptCount val="1"/>
                <c:pt idx="0">
                  <c:v>Nat'l Staff</c:v>
                </c:pt>
              </c:strCache>
            </c:strRef>
          </c:tx>
          <c:spPr>
            <a:solidFill>
              <a:schemeClr val="accent1"/>
            </a:solidFill>
            <a:ln>
              <a:noFill/>
            </a:ln>
            <a:effectLst/>
          </c:spPr>
          <c:invertIfNegative val="0"/>
          <c:dPt>
            <c:idx val="6"/>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1-D3D9-4A1F-97F7-06907D387A8C}"/>
              </c:ext>
            </c:extLst>
          </c:dPt>
          <c:dLbls>
            <c:dLbl>
              <c:idx val="1"/>
              <c:layout>
                <c:manualLayout>
                  <c:x val="9.526724353802065E-4"/>
                  <c:y val="7.304601899196494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3D9-4A1F-97F7-06907D387A8C}"/>
                </c:ext>
              </c:extLst>
            </c:dLbl>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'IRA summary'!$B$30:$B$54</c:f>
              <c:strCache>
                <c:ptCount val="25"/>
                <c:pt idx="0">
                  <c:v>WFP</c:v>
                </c:pt>
                <c:pt idx="1">
                  <c:v>UNDP</c:v>
                </c:pt>
                <c:pt idx="2">
                  <c:v>UNICEF</c:v>
                </c:pt>
                <c:pt idx="3">
                  <c:v>WHO</c:v>
                </c:pt>
                <c:pt idx="4">
                  <c:v>FAO</c:v>
                </c:pt>
                <c:pt idx="5">
                  <c:v>UNOPS</c:v>
                </c:pt>
                <c:pt idx="6">
                  <c:v>UNESCO</c:v>
                </c:pt>
                <c:pt idx="7">
                  <c:v>UNFPA</c:v>
                </c:pt>
                <c:pt idx="8">
                  <c:v>UNWOMEN</c:v>
                </c:pt>
                <c:pt idx="9">
                  <c:v>UNHCR</c:v>
                </c:pt>
                <c:pt idx="10">
                  <c:v>World Bank</c:v>
                </c:pt>
                <c:pt idx="11">
                  <c:v>ILO</c:v>
                </c:pt>
                <c:pt idx="12">
                  <c:v>IOM</c:v>
                </c:pt>
                <c:pt idx="13">
                  <c:v>UNDSS</c:v>
                </c:pt>
                <c:pt idx="14">
                  <c:v>UNAIDS</c:v>
                </c:pt>
                <c:pt idx="15">
                  <c:v>UNRCO</c:v>
                </c:pt>
                <c:pt idx="16">
                  <c:v>UNIC</c:v>
                </c:pt>
                <c:pt idx="17">
                  <c:v>IMF</c:v>
                </c:pt>
                <c:pt idx="18">
                  <c:v>ITC</c:v>
                </c:pt>
                <c:pt idx="19">
                  <c:v>UNOCHA</c:v>
                </c:pt>
                <c:pt idx="20">
                  <c:v>UNOPS GEF</c:v>
                </c:pt>
                <c:pt idx="21">
                  <c:v>ITU</c:v>
                </c:pt>
                <c:pt idx="22">
                  <c:v>UNIDO</c:v>
                </c:pt>
                <c:pt idx="23">
                  <c:v>UNCTAD</c:v>
                </c:pt>
                <c:pt idx="24">
                  <c:v>UPU</c:v>
                </c:pt>
              </c:strCache>
            </c:strRef>
          </c:cat>
          <c:val>
            <c:numRef>
              <c:f>'IRA summary'!$C$30:$C$54</c:f>
              <c:numCache>
                <c:formatCode>General</c:formatCode>
                <c:ptCount val="25"/>
                <c:pt idx="0">
                  <c:v>183</c:v>
                </c:pt>
                <c:pt idx="1">
                  <c:v>169</c:v>
                </c:pt>
                <c:pt idx="2">
                  <c:v>108</c:v>
                </c:pt>
                <c:pt idx="3">
                  <c:v>78</c:v>
                </c:pt>
                <c:pt idx="4">
                  <c:v>73</c:v>
                </c:pt>
                <c:pt idx="5">
                  <c:v>54</c:v>
                </c:pt>
                <c:pt idx="6">
                  <c:v>42</c:v>
                </c:pt>
                <c:pt idx="7">
                  <c:v>34</c:v>
                </c:pt>
                <c:pt idx="8">
                  <c:v>26</c:v>
                </c:pt>
                <c:pt idx="9">
                  <c:v>23</c:v>
                </c:pt>
                <c:pt idx="10">
                  <c:v>20</c:v>
                </c:pt>
                <c:pt idx="11">
                  <c:v>17</c:v>
                </c:pt>
                <c:pt idx="12">
                  <c:v>14</c:v>
                </c:pt>
                <c:pt idx="13">
                  <c:v>9</c:v>
                </c:pt>
                <c:pt idx="14">
                  <c:v>6</c:v>
                </c:pt>
                <c:pt idx="15">
                  <c:v>6</c:v>
                </c:pt>
                <c:pt idx="16">
                  <c:v>4</c:v>
                </c:pt>
                <c:pt idx="17">
                  <c:v>3</c:v>
                </c:pt>
                <c:pt idx="18">
                  <c:v>2</c:v>
                </c:pt>
                <c:pt idx="19">
                  <c:v>2</c:v>
                </c:pt>
                <c:pt idx="20">
                  <c:v>2</c:v>
                </c:pt>
                <c:pt idx="21">
                  <c:v>1</c:v>
                </c:pt>
                <c:pt idx="22">
                  <c:v>1</c:v>
                </c:pt>
                <c:pt idx="23">
                  <c:v>0</c:v>
                </c:pt>
                <c:pt idx="24">
                  <c:v>0</c:v>
                </c:pt>
              </c:numCache>
            </c:numRef>
          </c:val>
          <c:extLst>
            <c:ext xmlns:c16="http://schemas.microsoft.com/office/drawing/2014/chart" uri="{C3380CC4-5D6E-409C-BE32-E72D297353CC}">
              <c16:uniqueId val="{00000003-D3D9-4A1F-97F7-06907D387A8C}"/>
            </c:ext>
          </c:extLst>
        </c:ser>
        <c:dLbls>
          <c:showLegendKey val="0"/>
          <c:showVal val="0"/>
          <c:showCatName val="0"/>
          <c:showSerName val="0"/>
          <c:showPercent val="0"/>
          <c:showBubbleSize val="0"/>
        </c:dLbls>
        <c:gapWidth val="219"/>
        <c:overlap val="-27"/>
        <c:axId val="1136052272"/>
        <c:axId val="1136053256"/>
      </c:barChart>
      <c:catAx>
        <c:axId val="1136052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53256"/>
        <c:crosses val="autoZero"/>
        <c:auto val="1"/>
        <c:lblAlgn val="ctr"/>
        <c:lblOffset val="100"/>
        <c:noMultiLvlLbl val="0"/>
      </c:catAx>
      <c:valAx>
        <c:axId val="1136053256"/>
        <c:scaling>
          <c:orientation val="minMax"/>
        </c:scaling>
        <c:delete val="1"/>
        <c:axPos val="l"/>
        <c:numFmt formatCode="General" sourceLinked="1"/>
        <c:majorTickMark val="none"/>
        <c:minorTickMark val="none"/>
        <c:tickLblPos val="nextTo"/>
        <c:crossAx val="1136052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Int'l Staff in Zimbabwe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1022430845563279E-2"/>
          <c:y val="0.26343843843843845"/>
          <c:w val="0.84703451204753755"/>
          <c:h val="0.3455256437539902"/>
        </c:manualLayout>
      </c:layout>
      <c:barChart>
        <c:barDir val="col"/>
        <c:grouping val="clustered"/>
        <c:varyColors val="0"/>
        <c:ser>
          <c:idx val="0"/>
          <c:order val="0"/>
          <c:tx>
            <c:strRef>
              <c:f>'IRA summary'!$C$59</c:f>
              <c:strCache>
                <c:ptCount val="1"/>
                <c:pt idx="0">
                  <c:v>Int'l Staff</c:v>
                </c:pt>
              </c:strCache>
            </c:strRef>
          </c:tx>
          <c:spPr>
            <a:solidFill>
              <a:schemeClr val="accent1"/>
            </a:solidFill>
            <a:ln>
              <a:noFill/>
            </a:ln>
            <a:effectLst/>
          </c:spPr>
          <c:invertIfNegative val="0"/>
          <c:dPt>
            <c:idx val="2"/>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1-F5B7-4673-B74C-F22C8DADB15B}"/>
              </c:ext>
            </c:extLst>
          </c:dPt>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'IRA summary'!$B$60:$B$84</c:f>
              <c:strCache>
                <c:ptCount val="25"/>
                <c:pt idx="0">
                  <c:v>WHO</c:v>
                </c:pt>
                <c:pt idx="1">
                  <c:v>UNICEF</c:v>
                </c:pt>
                <c:pt idx="2">
                  <c:v>UNESCO</c:v>
                </c:pt>
                <c:pt idx="3">
                  <c:v>WFP</c:v>
                </c:pt>
                <c:pt idx="4">
                  <c:v>UNDP</c:v>
                </c:pt>
                <c:pt idx="5">
                  <c:v>FAO</c:v>
                </c:pt>
                <c:pt idx="6">
                  <c:v>UNOPS</c:v>
                </c:pt>
                <c:pt idx="7">
                  <c:v>UNRCO</c:v>
                </c:pt>
                <c:pt idx="8">
                  <c:v>UNHCR</c:v>
                </c:pt>
                <c:pt idx="9">
                  <c:v>UNFPA</c:v>
                </c:pt>
                <c:pt idx="10">
                  <c:v>IOM</c:v>
                </c:pt>
                <c:pt idx="11">
                  <c:v>UNWOMEN</c:v>
                </c:pt>
                <c:pt idx="12">
                  <c:v>UNAIDS</c:v>
                </c:pt>
                <c:pt idx="13">
                  <c:v>World Bank</c:v>
                </c:pt>
                <c:pt idx="14">
                  <c:v>ILO</c:v>
                </c:pt>
                <c:pt idx="15">
                  <c:v>ITU</c:v>
                </c:pt>
                <c:pt idx="16">
                  <c:v>UNCTAD</c:v>
                </c:pt>
                <c:pt idx="17">
                  <c:v>UNDSS</c:v>
                </c:pt>
                <c:pt idx="18">
                  <c:v>UNOCHA</c:v>
                </c:pt>
                <c:pt idx="19">
                  <c:v>IMF</c:v>
                </c:pt>
                <c:pt idx="20">
                  <c:v>UPU</c:v>
                </c:pt>
                <c:pt idx="21">
                  <c:v>ITC</c:v>
                </c:pt>
                <c:pt idx="22">
                  <c:v>UNIC</c:v>
                </c:pt>
                <c:pt idx="23">
                  <c:v>UNIDO</c:v>
                </c:pt>
                <c:pt idx="24">
                  <c:v>UNOPS GEF</c:v>
                </c:pt>
              </c:strCache>
            </c:strRef>
          </c:cat>
          <c:val>
            <c:numRef>
              <c:f>'IRA summary'!$C$60:$C$84</c:f>
              <c:numCache>
                <c:formatCode>General</c:formatCode>
                <c:ptCount val="25"/>
                <c:pt idx="0">
                  <c:v>42</c:v>
                </c:pt>
                <c:pt idx="1">
                  <c:v>23</c:v>
                </c:pt>
                <c:pt idx="2">
                  <c:v>18</c:v>
                </c:pt>
                <c:pt idx="3">
                  <c:v>16</c:v>
                </c:pt>
                <c:pt idx="4">
                  <c:v>15</c:v>
                </c:pt>
                <c:pt idx="5">
                  <c:v>13</c:v>
                </c:pt>
                <c:pt idx="6">
                  <c:v>12</c:v>
                </c:pt>
                <c:pt idx="7">
                  <c:v>10</c:v>
                </c:pt>
                <c:pt idx="8">
                  <c:v>9</c:v>
                </c:pt>
                <c:pt idx="9">
                  <c:v>6</c:v>
                </c:pt>
                <c:pt idx="10">
                  <c:v>5</c:v>
                </c:pt>
                <c:pt idx="11">
                  <c:v>5</c:v>
                </c:pt>
                <c:pt idx="12">
                  <c:v>4</c:v>
                </c:pt>
                <c:pt idx="13">
                  <c:v>3</c:v>
                </c:pt>
                <c:pt idx="14">
                  <c:v>2</c:v>
                </c:pt>
                <c:pt idx="15">
                  <c:v>2</c:v>
                </c:pt>
                <c:pt idx="16">
                  <c:v>2</c:v>
                </c:pt>
                <c:pt idx="17">
                  <c:v>2</c:v>
                </c:pt>
                <c:pt idx="18">
                  <c:v>2</c:v>
                </c:pt>
                <c:pt idx="19">
                  <c:v>1</c:v>
                </c:pt>
                <c:pt idx="20">
                  <c:v>1</c:v>
                </c:pt>
                <c:pt idx="21">
                  <c:v>0</c:v>
                </c:pt>
                <c:pt idx="22">
                  <c:v>0</c:v>
                </c:pt>
                <c:pt idx="23">
                  <c:v>0</c:v>
                </c:pt>
                <c:pt idx="24">
                  <c:v>0</c:v>
                </c:pt>
              </c:numCache>
            </c:numRef>
          </c:val>
          <c:extLst>
            <c:ext xmlns:c16="http://schemas.microsoft.com/office/drawing/2014/chart" uri="{C3380CC4-5D6E-409C-BE32-E72D297353CC}">
              <c16:uniqueId val="{00000002-F5B7-4673-B74C-F22C8DADB15B}"/>
            </c:ext>
          </c:extLst>
        </c:ser>
        <c:dLbls>
          <c:showLegendKey val="0"/>
          <c:showVal val="0"/>
          <c:showCatName val="0"/>
          <c:showSerName val="0"/>
          <c:showPercent val="0"/>
          <c:showBubbleSize val="0"/>
        </c:dLbls>
        <c:gapWidth val="219"/>
        <c:overlap val="-27"/>
        <c:axId val="1003395392"/>
        <c:axId val="1003394408"/>
      </c:barChart>
      <c:catAx>
        <c:axId val="1003395392"/>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3394408"/>
        <c:crosses val="autoZero"/>
        <c:auto val="1"/>
        <c:lblAlgn val="ctr"/>
        <c:lblOffset val="100"/>
        <c:noMultiLvlLbl val="0"/>
      </c:catAx>
      <c:valAx>
        <c:axId val="1003394408"/>
        <c:scaling>
          <c:orientation val="minMax"/>
        </c:scaling>
        <c:delete val="1"/>
        <c:axPos val="l"/>
        <c:numFmt formatCode="General" sourceLinked="1"/>
        <c:majorTickMark val="none"/>
        <c:minorTickMark val="none"/>
        <c:tickLblPos val="nextTo"/>
        <c:crossAx val="1003395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UN Nat'l and</a:t>
            </a:r>
            <a:r>
              <a:rPr lang="en-GB" baseline="0"/>
              <a:t> Int'l Staff in Zimbabwe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6"/>
            <c:invertIfNegative val="0"/>
            <c:bubble3D val="0"/>
            <c:spPr>
              <a:solidFill>
                <a:schemeClr val="accent3">
                  <a:lumMod val="40000"/>
                  <a:lumOff val="60000"/>
                </a:schemeClr>
              </a:solidFill>
              <a:ln>
                <a:noFill/>
              </a:ln>
              <a:effectLst/>
            </c:spPr>
            <c:extLst>
              <c:ext xmlns:c16="http://schemas.microsoft.com/office/drawing/2014/chart" uri="{C3380CC4-5D6E-409C-BE32-E72D297353CC}">
                <c16:uniqueId val="{00000001-6343-4102-80E9-7C82003FF60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'IRA summary'!$B$88:$B$112</c:f>
              <c:strCache>
                <c:ptCount val="25"/>
                <c:pt idx="0">
                  <c:v>WFP</c:v>
                </c:pt>
                <c:pt idx="1">
                  <c:v>UNDP</c:v>
                </c:pt>
                <c:pt idx="2">
                  <c:v>UNICEF</c:v>
                </c:pt>
                <c:pt idx="3">
                  <c:v>WHO</c:v>
                </c:pt>
                <c:pt idx="4">
                  <c:v>FAO</c:v>
                </c:pt>
                <c:pt idx="5">
                  <c:v>UNOPS</c:v>
                </c:pt>
                <c:pt idx="6">
                  <c:v>UNESCO</c:v>
                </c:pt>
                <c:pt idx="7">
                  <c:v>UNFPA</c:v>
                </c:pt>
                <c:pt idx="8">
                  <c:v>UNHCR</c:v>
                </c:pt>
                <c:pt idx="9">
                  <c:v>UNWOMEN</c:v>
                </c:pt>
                <c:pt idx="10">
                  <c:v>World Bank</c:v>
                </c:pt>
                <c:pt idx="11">
                  <c:v>ILO</c:v>
                </c:pt>
                <c:pt idx="12">
                  <c:v>IOM</c:v>
                </c:pt>
                <c:pt idx="13">
                  <c:v>UNRCO</c:v>
                </c:pt>
                <c:pt idx="14">
                  <c:v>UNDSS</c:v>
                </c:pt>
                <c:pt idx="15">
                  <c:v>UNAIDS</c:v>
                </c:pt>
                <c:pt idx="16">
                  <c:v>IMF</c:v>
                </c:pt>
                <c:pt idx="17">
                  <c:v>UNIC</c:v>
                </c:pt>
                <c:pt idx="18">
                  <c:v>UNOCHA</c:v>
                </c:pt>
                <c:pt idx="19">
                  <c:v>ITU</c:v>
                </c:pt>
                <c:pt idx="20">
                  <c:v>ITC</c:v>
                </c:pt>
                <c:pt idx="21">
                  <c:v>UNCTAD</c:v>
                </c:pt>
                <c:pt idx="22">
                  <c:v>UNOPS GEF</c:v>
                </c:pt>
                <c:pt idx="23">
                  <c:v>UNIDO</c:v>
                </c:pt>
                <c:pt idx="24">
                  <c:v>UPU</c:v>
                </c:pt>
              </c:strCache>
            </c:strRef>
          </c:cat>
          <c:val>
            <c:numRef>
              <c:f>'IRA summary'!$C$88:$C$112</c:f>
              <c:numCache>
                <c:formatCode>General</c:formatCode>
                <c:ptCount val="25"/>
                <c:pt idx="0">
                  <c:v>199</c:v>
                </c:pt>
                <c:pt idx="1">
                  <c:v>184</c:v>
                </c:pt>
                <c:pt idx="2">
                  <c:v>131</c:v>
                </c:pt>
                <c:pt idx="3">
                  <c:v>120</c:v>
                </c:pt>
                <c:pt idx="4">
                  <c:v>86</c:v>
                </c:pt>
                <c:pt idx="5">
                  <c:v>66</c:v>
                </c:pt>
                <c:pt idx="6">
                  <c:v>60</c:v>
                </c:pt>
                <c:pt idx="7">
                  <c:v>40</c:v>
                </c:pt>
                <c:pt idx="8">
                  <c:v>32</c:v>
                </c:pt>
                <c:pt idx="9">
                  <c:v>31</c:v>
                </c:pt>
                <c:pt idx="10">
                  <c:v>23</c:v>
                </c:pt>
                <c:pt idx="11">
                  <c:v>19</c:v>
                </c:pt>
                <c:pt idx="12">
                  <c:v>19</c:v>
                </c:pt>
                <c:pt idx="13">
                  <c:v>16</c:v>
                </c:pt>
                <c:pt idx="14">
                  <c:v>11</c:v>
                </c:pt>
                <c:pt idx="15">
                  <c:v>10</c:v>
                </c:pt>
                <c:pt idx="16">
                  <c:v>4</c:v>
                </c:pt>
                <c:pt idx="17">
                  <c:v>4</c:v>
                </c:pt>
                <c:pt idx="18">
                  <c:v>4</c:v>
                </c:pt>
                <c:pt idx="19">
                  <c:v>3</c:v>
                </c:pt>
                <c:pt idx="20">
                  <c:v>2</c:v>
                </c:pt>
                <c:pt idx="21">
                  <c:v>2</c:v>
                </c:pt>
                <c:pt idx="22">
                  <c:v>2</c:v>
                </c:pt>
                <c:pt idx="23">
                  <c:v>1</c:v>
                </c:pt>
                <c:pt idx="24">
                  <c:v>1</c:v>
                </c:pt>
              </c:numCache>
            </c:numRef>
          </c:val>
          <c:extLst>
            <c:ext xmlns:c16="http://schemas.microsoft.com/office/drawing/2014/chart" uri="{C3380CC4-5D6E-409C-BE32-E72D297353CC}">
              <c16:uniqueId val="{00000002-6343-4102-80E9-7C82003FF60F}"/>
            </c:ext>
          </c:extLst>
        </c:ser>
        <c:dLbls>
          <c:showLegendKey val="0"/>
          <c:showVal val="0"/>
          <c:showCatName val="0"/>
          <c:showSerName val="0"/>
          <c:showPercent val="0"/>
          <c:showBubbleSize val="0"/>
        </c:dLbls>
        <c:gapWidth val="219"/>
        <c:overlap val="-27"/>
        <c:axId val="1050376232"/>
        <c:axId val="1050370984"/>
      </c:barChart>
      <c:catAx>
        <c:axId val="1050376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0370984"/>
        <c:crosses val="autoZero"/>
        <c:auto val="1"/>
        <c:lblAlgn val="ctr"/>
        <c:lblOffset val="100"/>
        <c:noMultiLvlLbl val="0"/>
      </c:catAx>
      <c:valAx>
        <c:axId val="1050370984"/>
        <c:scaling>
          <c:orientation val="minMax"/>
        </c:scaling>
        <c:delete val="1"/>
        <c:axPos val="l"/>
        <c:numFmt formatCode="General" sourceLinked="1"/>
        <c:majorTickMark val="none"/>
        <c:minorTickMark val="none"/>
        <c:tickLblPos val="nextTo"/>
        <c:crossAx val="1050376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36610A-C4BF-4767-8001-B9EFDC3D7D32}" type="doc">
      <dgm:prSet loTypeId="urn:microsoft.com/office/officeart/2005/8/layout/chevronAccent+Icon" loCatId="process" qsTypeId="urn:microsoft.com/office/officeart/2005/8/quickstyle/simple1" qsCatId="simple" csTypeId="urn:microsoft.com/office/officeart/2005/8/colors/accent1_2" csCatId="accent1" phldr="1"/>
      <dgm:spPr/>
    </dgm:pt>
    <dgm:pt modelId="{5E0C3C40-E1CD-4CAF-ABEF-DF3C3497364D}">
      <dgm:prSet phldrT="[Text]" custT="1"/>
      <dgm:spPr/>
      <dgm:t>
        <a:bodyPr/>
        <a:lstStyle/>
        <a:p>
          <a:r>
            <a:rPr lang="en-US" sz="900" dirty="0">
              <a:latin typeface="Arial" panose="020B0604020202020204" pitchFamily="34" charset="0"/>
              <a:cs typeface="Arial" panose="020B0604020202020204" pitchFamily="34" charset="0"/>
            </a:rPr>
            <a:t>Planning</a:t>
          </a:r>
        </a:p>
      </dgm:t>
    </dgm:pt>
    <dgm:pt modelId="{D8634679-3F5A-428A-84C3-01C66FC2BD85}" type="parTrans" cxnId="{71FADFC2-0DDE-455F-AE52-CEB9F4BA5DD9}">
      <dgm:prSet/>
      <dgm:spPr/>
      <dgm:t>
        <a:bodyPr/>
        <a:lstStyle/>
        <a:p>
          <a:endParaRPr lang="en-US" sz="900">
            <a:latin typeface="Arial" panose="020B0604020202020204" pitchFamily="34" charset="0"/>
            <a:cs typeface="Arial" panose="020B0604020202020204" pitchFamily="34" charset="0"/>
          </a:endParaRPr>
        </a:p>
      </dgm:t>
    </dgm:pt>
    <dgm:pt modelId="{C5149445-71D2-43B7-8B5E-338D0DA289CA}" type="sibTrans" cxnId="{71FADFC2-0DDE-455F-AE52-CEB9F4BA5DD9}">
      <dgm:prSet/>
      <dgm:spPr/>
      <dgm:t>
        <a:bodyPr/>
        <a:lstStyle/>
        <a:p>
          <a:endParaRPr lang="en-US" sz="900">
            <a:latin typeface="Arial" panose="020B0604020202020204" pitchFamily="34" charset="0"/>
            <a:cs typeface="Arial" panose="020B0604020202020204" pitchFamily="34" charset="0"/>
          </a:endParaRPr>
        </a:p>
      </dgm:t>
    </dgm:pt>
    <dgm:pt modelId="{BCDD125E-5D58-42E1-AAA1-BD28E4FD26F0}">
      <dgm:prSet custT="1"/>
      <dgm:spPr/>
      <dgm:t>
        <a:bodyPr/>
        <a:lstStyle/>
        <a:p>
          <a:r>
            <a:rPr lang="en-US" sz="900" dirty="0">
              <a:latin typeface="Arial" panose="020B0604020202020204" pitchFamily="34" charset="0"/>
              <a:cs typeface="Arial" panose="020B0604020202020204" pitchFamily="34" charset="0"/>
            </a:rPr>
            <a:t>Draft Report</a:t>
          </a:r>
        </a:p>
      </dgm:t>
    </dgm:pt>
    <dgm:pt modelId="{10CD110C-ABD0-4FD5-BB27-C17EABCFE57B}" type="parTrans" cxnId="{79A4E872-5725-4607-B593-B41B60A2C333}">
      <dgm:prSet/>
      <dgm:spPr/>
      <dgm:t>
        <a:bodyPr/>
        <a:lstStyle/>
        <a:p>
          <a:endParaRPr lang="en-US" sz="900">
            <a:latin typeface="Arial" panose="020B0604020202020204" pitchFamily="34" charset="0"/>
            <a:cs typeface="Arial" panose="020B0604020202020204" pitchFamily="34" charset="0"/>
          </a:endParaRPr>
        </a:p>
      </dgm:t>
    </dgm:pt>
    <dgm:pt modelId="{F0A1F33A-7377-41D3-AEC5-833B5F76ADCB}" type="sibTrans" cxnId="{79A4E872-5725-4607-B593-B41B60A2C333}">
      <dgm:prSet/>
      <dgm:spPr/>
      <dgm:t>
        <a:bodyPr/>
        <a:lstStyle/>
        <a:p>
          <a:endParaRPr lang="en-US" sz="900">
            <a:latin typeface="Arial" panose="020B0604020202020204" pitchFamily="34" charset="0"/>
            <a:cs typeface="Arial" panose="020B0604020202020204" pitchFamily="34" charset="0"/>
          </a:endParaRPr>
        </a:p>
      </dgm:t>
    </dgm:pt>
    <dgm:pt modelId="{C293E120-CB78-4903-B3BF-2B4A23B87647}">
      <dgm:prSet custT="1"/>
      <dgm:spPr/>
      <dgm:t>
        <a:bodyPr/>
        <a:lstStyle/>
        <a:p>
          <a:r>
            <a:rPr lang="en-US" sz="900" dirty="0">
              <a:latin typeface="Arial" panose="020B0604020202020204" pitchFamily="34" charset="0"/>
              <a:cs typeface="Arial" panose="020B0604020202020204" pitchFamily="34" charset="0"/>
            </a:rPr>
            <a:t>Comments</a:t>
          </a:r>
        </a:p>
      </dgm:t>
    </dgm:pt>
    <dgm:pt modelId="{B2E9DEAB-E287-4341-B2FB-C52BFC64B8CC}" type="parTrans" cxnId="{BB946B0F-C040-4BBA-BD82-50A683DD6923}">
      <dgm:prSet/>
      <dgm:spPr/>
      <dgm:t>
        <a:bodyPr/>
        <a:lstStyle/>
        <a:p>
          <a:endParaRPr lang="en-US" sz="900">
            <a:latin typeface="Arial" panose="020B0604020202020204" pitchFamily="34" charset="0"/>
            <a:cs typeface="Arial" panose="020B0604020202020204" pitchFamily="34" charset="0"/>
          </a:endParaRPr>
        </a:p>
      </dgm:t>
    </dgm:pt>
    <dgm:pt modelId="{4BEA2FA0-B0EA-41D3-9B23-E59C952CAA40}" type="sibTrans" cxnId="{BB946B0F-C040-4BBA-BD82-50A683DD6923}">
      <dgm:prSet/>
      <dgm:spPr/>
      <dgm:t>
        <a:bodyPr/>
        <a:lstStyle/>
        <a:p>
          <a:endParaRPr lang="en-US" sz="900">
            <a:latin typeface="Arial" panose="020B0604020202020204" pitchFamily="34" charset="0"/>
            <a:cs typeface="Arial" panose="020B0604020202020204" pitchFamily="34" charset="0"/>
          </a:endParaRPr>
        </a:p>
      </dgm:t>
    </dgm:pt>
    <dgm:pt modelId="{603E9FE9-F458-4E23-85EA-FD0CE28A4557}">
      <dgm:prSet custT="1"/>
      <dgm:spPr/>
      <dgm:t>
        <a:bodyPr/>
        <a:lstStyle/>
        <a:p>
          <a:r>
            <a:rPr lang="en-US" sz="900" dirty="0">
              <a:latin typeface="Arial" panose="020B0604020202020204" pitchFamily="34" charset="0"/>
              <a:cs typeface="Arial" panose="020B0604020202020204" pitchFamily="34" charset="0"/>
            </a:rPr>
            <a:t>Finalization</a:t>
          </a:r>
        </a:p>
      </dgm:t>
    </dgm:pt>
    <dgm:pt modelId="{5FCDBDF5-0C9D-45E2-8176-4169B3F132F8}" type="parTrans" cxnId="{28594F63-D643-4ED5-8900-2C846F29C3DD}">
      <dgm:prSet/>
      <dgm:spPr/>
      <dgm:t>
        <a:bodyPr/>
        <a:lstStyle/>
        <a:p>
          <a:endParaRPr lang="en-US" sz="900">
            <a:latin typeface="Arial" panose="020B0604020202020204" pitchFamily="34" charset="0"/>
            <a:cs typeface="Arial" panose="020B0604020202020204" pitchFamily="34" charset="0"/>
          </a:endParaRPr>
        </a:p>
      </dgm:t>
    </dgm:pt>
    <dgm:pt modelId="{DF028437-44BA-4BA4-9644-33C7AED43A51}" type="sibTrans" cxnId="{28594F63-D643-4ED5-8900-2C846F29C3DD}">
      <dgm:prSet/>
      <dgm:spPr/>
      <dgm:t>
        <a:bodyPr/>
        <a:lstStyle/>
        <a:p>
          <a:endParaRPr lang="en-US" sz="900">
            <a:latin typeface="Arial" panose="020B0604020202020204" pitchFamily="34" charset="0"/>
            <a:cs typeface="Arial" panose="020B0604020202020204" pitchFamily="34" charset="0"/>
          </a:endParaRPr>
        </a:p>
      </dgm:t>
    </dgm:pt>
    <dgm:pt modelId="{F239EB84-E860-48C2-9326-03E0DBF1C2CB}">
      <dgm:prSet custT="1"/>
      <dgm:spPr/>
      <dgm:t>
        <a:bodyPr/>
        <a:lstStyle/>
        <a:p>
          <a:r>
            <a:rPr lang="en-US" sz="900" dirty="0">
              <a:latin typeface="Arial" panose="020B0604020202020204" pitchFamily="34" charset="0"/>
              <a:cs typeface="Arial" panose="020B0604020202020204" pitchFamily="34" charset="0"/>
            </a:rPr>
            <a:t>Field work</a:t>
          </a:r>
        </a:p>
      </dgm:t>
    </dgm:pt>
    <dgm:pt modelId="{B6B40132-2B2D-4DCE-9EBF-FD777DE5BA8F}" type="parTrans" cxnId="{FC6D9EFB-16B1-44D0-A5B9-FC0F2A002D79}">
      <dgm:prSet/>
      <dgm:spPr/>
      <dgm:t>
        <a:bodyPr/>
        <a:lstStyle/>
        <a:p>
          <a:endParaRPr lang="en-US" sz="900">
            <a:latin typeface="Arial" panose="020B0604020202020204" pitchFamily="34" charset="0"/>
            <a:cs typeface="Arial" panose="020B0604020202020204" pitchFamily="34" charset="0"/>
          </a:endParaRPr>
        </a:p>
      </dgm:t>
    </dgm:pt>
    <dgm:pt modelId="{8C527649-222D-49E0-A632-35138088C08F}" type="sibTrans" cxnId="{FC6D9EFB-16B1-44D0-A5B9-FC0F2A002D79}">
      <dgm:prSet/>
      <dgm:spPr/>
      <dgm:t>
        <a:bodyPr/>
        <a:lstStyle/>
        <a:p>
          <a:endParaRPr lang="en-US" sz="900">
            <a:latin typeface="Arial" panose="020B0604020202020204" pitchFamily="34" charset="0"/>
            <a:cs typeface="Arial" panose="020B0604020202020204" pitchFamily="34" charset="0"/>
          </a:endParaRPr>
        </a:p>
      </dgm:t>
    </dgm:pt>
    <dgm:pt modelId="{7691D88C-9B07-4AA6-A6CE-B4C9810F4103}" type="pres">
      <dgm:prSet presAssocID="{3836610A-C4BF-4767-8001-B9EFDC3D7D32}" presName="Name0" presStyleCnt="0">
        <dgm:presLayoutVars>
          <dgm:dir/>
          <dgm:resizeHandles val="exact"/>
        </dgm:presLayoutVars>
      </dgm:prSet>
      <dgm:spPr/>
    </dgm:pt>
    <dgm:pt modelId="{E6DFA0BE-6774-4061-B2E4-6672CC60DD8F}" type="pres">
      <dgm:prSet presAssocID="{5E0C3C40-E1CD-4CAF-ABEF-DF3C3497364D}" presName="composite" presStyleCnt="0"/>
      <dgm:spPr/>
    </dgm:pt>
    <dgm:pt modelId="{2627021E-90B1-4A3D-98BF-9727B612FF50}" type="pres">
      <dgm:prSet presAssocID="{5E0C3C40-E1CD-4CAF-ABEF-DF3C3497364D}" presName="bgChev" presStyleLbl="node1" presStyleIdx="0" presStyleCnt="5"/>
      <dgm:spPr/>
    </dgm:pt>
    <dgm:pt modelId="{A18BE48E-85FA-400E-9A03-454698424EBC}" type="pres">
      <dgm:prSet presAssocID="{5E0C3C40-E1CD-4CAF-ABEF-DF3C3497364D}" presName="txNode" presStyleLbl="fgAcc1" presStyleIdx="0" presStyleCnt="5">
        <dgm:presLayoutVars>
          <dgm:bulletEnabled val="1"/>
        </dgm:presLayoutVars>
      </dgm:prSet>
      <dgm:spPr/>
    </dgm:pt>
    <dgm:pt modelId="{AA4C5299-263A-4AD9-B292-8E3C042826FB}" type="pres">
      <dgm:prSet presAssocID="{C5149445-71D2-43B7-8B5E-338D0DA289CA}" presName="compositeSpace" presStyleCnt="0"/>
      <dgm:spPr/>
    </dgm:pt>
    <dgm:pt modelId="{8A289D50-8614-43D8-A0FB-A16B3DD0F080}" type="pres">
      <dgm:prSet presAssocID="{F239EB84-E860-48C2-9326-03E0DBF1C2CB}" presName="composite" presStyleCnt="0"/>
      <dgm:spPr/>
    </dgm:pt>
    <dgm:pt modelId="{F39FA6DF-2A1E-4750-A1CF-D0273984A5E7}" type="pres">
      <dgm:prSet presAssocID="{F239EB84-E860-48C2-9326-03E0DBF1C2CB}" presName="bgChev" presStyleLbl="node1" presStyleIdx="1" presStyleCnt="5"/>
      <dgm:spPr/>
    </dgm:pt>
    <dgm:pt modelId="{EF1159E8-C220-492D-BB3F-3D3CCF144C63}" type="pres">
      <dgm:prSet presAssocID="{F239EB84-E860-48C2-9326-03E0DBF1C2CB}" presName="txNode" presStyleLbl="fgAcc1" presStyleIdx="1" presStyleCnt="5">
        <dgm:presLayoutVars>
          <dgm:bulletEnabled val="1"/>
        </dgm:presLayoutVars>
      </dgm:prSet>
      <dgm:spPr/>
    </dgm:pt>
    <dgm:pt modelId="{122867F4-72FD-4749-AF22-EE417E18CBF8}" type="pres">
      <dgm:prSet presAssocID="{8C527649-222D-49E0-A632-35138088C08F}" presName="compositeSpace" presStyleCnt="0"/>
      <dgm:spPr/>
    </dgm:pt>
    <dgm:pt modelId="{19345C57-355C-4F0A-B60C-4E3806F67081}" type="pres">
      <dgm:prSet presAssocID="{BCDD125E-5D58-42E1-AAA1-BD28E4FD26F0}" presName="composite" presStyleCnt="0"/>
      <dgm:spPr/>
    </dgm:pt>
    <dgm:pt modelId="{D5A179CC-C3B6-427F-9BCA-4FD33E127239}" type="pres">
      <dgm:prSet presAssocID="{BCDD125E-5D58-42E1-AAA1-BD28E4FD26F0}" presName="bgChev" presStyleLbl="node1" presStyleIdx="2" presStyleCnt="5"/>
      <dgm:spPr/>
    </dgm:pt>
    <dgm:pt modelId="{C0232DD8-88E6-43E5-A8F2-627449D4940F}" type="pres">
      <dgm:prSet presAssocID="{BCDD125E-5D58-42E1-AAA1-BD28E4FD26F0}" presName="txNode" presStyleLbl="fgAcc1" presStyleIdx="2" presStyleCnt="5">
        <dgm:presLayoutVars>
          <dgm:bulletEnabled val="1"/>
        </dgm:presLayoutVars>
      </dgm:prSet>
      <dgm:spPr/>
    </dgm:pt>
    <dgm:pt modelId="{DAF27BDA-3553-4A54-AEBD-1E58A737E008}" type="pres">
      <dgm:prSet presAssocID="{F0A1F33A-7377-41D3-AEC5-833B5F76ADCB}" presName="compositeSpace" presStyleCnt="0"/>
      <dgm:spPr/>
    </dgm:pt>
    <dgm:pt modelId="{FE8B88CB-4FB8-4BDE-98C9-A9E1ABCB60E9}" type="pres">
      <dgm:prSet presAssocID="{C293E120-CB78-4903-B3BF-2B4A23B87647}" presName="composite" presStyleCnt="0"/>
      <dgm:spPr/>
    </dgm:pt>
    <dgm:pt modelId="{5473D468-2E95-4017-BC97-568643B8A043}" type="pres">
      <dgm:prSet presAssocID="{C293E120-CB78-4903-B3BF-2B4A23B87647}" presName="bgChev" presStyleLbl="node1" presStyleIdx="3" presStyleCnt="5"/>
      <dgm:spPr/>
    </dgm:pt>
    <dgm:pt modelId="{9F7A2B1D-5D11-49B5-8A19-E5789C42CCDA}" type="pres">
      <dgm:prSet presAssocID="{C293E120-CB78-4903-B3BF-2B4A23B87647}" presName="txNode" presStyleLbl="fgAcc1" presStyleIdx="3" presStyleCnt="5">
        <dgm:presLayoutVars>
          <dgm:bulletEnabled val="1"/>
        </dgm:presLayoutVars>
      </dgm:prSet>
      <dgm:spPr/>
    </dgm:pt>
    <dgm:pt modelId="{6226E5F5-FB6F-4123-B962-492E40F6D616}" type="pres">
      <dgm:prSet presAssocID="{4BEA2FA0-B0EA-41D3-9B23-E59C952CAA40}" presName="compositeSpace" presStyleCnt="0"/>
      <dgm:spPr/>
    </dgm:pt>
    <dgm:pt modelId="{8C41233C-9B5E-43BE-AF4C-FAD09F6057E1}" type="pres">
      <dgm:prSet presAssocID="{603E9FE9-F458-4E23-85EA-FD0CE28A4557}" presName="composite" presStyleCnt="0"/>
      <dgm:spPr/>
    </dgm:pt>
    <dgm:pt modelId="{DA456A59-7B41-4AED-8079-BBD5A7162B8A}" type="pres">
      <dgm:prSet presAssocID="{603E9FE9-F458-4E23-85EA-FD0CE28A4557}" presName="bgChev" presStyleLbl="node1" presStyleIdx="4" presStyleCnt="5"/>
      <dgm:spPr/>
    </dgm:pt>
    <dgm:pt modelId="{708BFE15-2701-43B2-A891-33B764F982F9}" type="pres">
      <dgm:prSet presAssocID="{603E9FE9-F458-4E23-85EA-FD0CE28A4557}" presName="txNode" presStyleLbl="fgAcc1" presStyleIdx="4" presStyleCnt="5" custScaleX="134837">
        <dgm:presLayoutVars>
          <dgm:bulletEnabled val="1"/>
        </dgm:presLayoutVars>
      </dgm:prSet>
      <dgm:spPr/>
    </dgm:pt>
  </dgm:ptLst>
  <dgm:cxnLst>
    <dgm:cxn modelId="{BB946B0F-C040-4BBA-BD82-50A683DD6923}" srcId="{3836610A-C4BF-4767-8001-B9EFDC3D7D32}" destId="{C293E120-CB78-4903-B3BF-2B4A23B87647}" srcOrd="3" destOrd="0" parTransId="{B2E9DEAB-E287-4341-B2FB-C52BFC64B8CC}" sibTransId="{4BEA2FA0-B0EA-41D3-9B23-E59C952CAA40}"/>
    <dgm:cxn modelId="{DA54F611-201B-47D3-A22D-2081A3981200}" type="presOf" srcId="{F239EB84-E860-48C2-9326-03E0DBF1C2CB}" destId="{EF1159E8-C220-492D-BB3F-3D3CCF144C63}" srcOrd="0" destOrd="0" presId="urn:microsoft.com/office/officeart/2005/8/layout/chevronAccent+Icon"/>
    <dgm:cxn modelId="{28594F63-D643-4ED5-8900-2C846F29C3DD}" srcId="{3836610A-C4BF-4767-8001-B9EFDC3D7D32}" destId="{603E9FE9-F458-4E23-85EA-FD0CE28A4557}" srcOrd="4" destOrd="0" parTransId="{5FCDBDF5-0C9D-45E2-8176-4169B3F132F8}" sibTransId="{DF028437-44BA-4BA4-9644-33C7AED43A51}"/>
    <dgm:cxn modelId="{060D044F-383E-4E95-B6B1-8614C166D0E9}" type="presOf" srcId="{603E9FE9-F458-4E23-85EA-FD0CE28A4557}" destId="{708BFE15-2701-43B2-A891-33B764F982F9}" srcOrd="0" destOrd="0" presId="urn:microsoft.com/office/officeart/2005/8/layout/chevronAccent+Icon"/>
    <dgm:cxn modelId="{79A4E872-5725-4607-B593-B41B60A2C333}" srcId="{3836610A-C4BF-4767-8001-B9EFDC3D7D32}" destId="{BCDD125E-5D58-42E1-AAA1-BD28E4FD26F0}" srcOrd="2" destOrd="0" parTransId="{10CD110C-ABD0-4FD5-BB27-C17EABCFE57B}" sibTransId="{F0A1F33A-7377-41D3-AEC5-833B5F76ADCB}"/>
    <dgm:cxn modelId="{C2FDA48F-5FA3-4B4F-B9B4-910EA6E2FD26}" type="presOf" srcId="{3836610A-C4BF-4767-8001-B9EFDC3D7D32}" destId="{7691D88C-9B07-4AA6-A6CE-B4C9810F4103}" srcOrd="0" destOrd="0" presId="urn:microsoft.com/office/officeart/2005/8/layout/chevronAccent+Icon"/>
    <dgm:cxn modelId="{71FADFC2-0DDE-455F-AE52-CEB9F4BA5DD9}" srcId="{3836610A-C4BF-4767-8001-B9EFDC3D7D32}" destId="{5E0C3C40-E1CD-4CAF-ABEF-DF3C3497364D}" srcOrd="0" destOrd="0" parTransId="{D8634679-3F5A-428A-84C3-01C66FC2BD85}" sibTransId="{C5149445-71D2-43B7-8B5E-338D0DA289CA}"/>
    <dgm:cxn modelId="{FE6E1BCE-12F8-43A1-B176-0597596D7B39}" type="presOf" srcId="{C293E120-CB78-4903-B3BF-2B4A23B87647}" destId="{9F7A2B1D-5D11-49B5-8A19-E5789C42CCDA}" srcOrd="0" destOrd="0" presId="urn:microsoft.com/office/officeart/2005/8/layout/chevronAccent+Icon"/>
    <dgm:cxn modelId="{F2EFE3CF-26BC-4000-99E4-0A973EFC9BB5}" type="presOf" srcId="{5E0C3C40-E1CD-4CAF-ABEF-DF3C3497364D}" destId="{A18BE48E-85FA-400E-9A03-454698424EBC}" srcOrd="0" destOrd="0" presId="urn:microsoft.com/office/officeart/2005/8/layout/chevronAccent+Icon"/>
    <dgm:cxn modelId="{5AB36BE9-A856-49A9-87B2-DE4D029088AF}" type="presOf" srcId="{BCDD125E-5D58-42E1-AAA1-BD28E4FD26F0}" destId="{C0232DD8-88E6-43E5-A8F2-627449D4940F}" srcOrd="0" destOrd="0" presId="urn:microsoft.com/office/officeart/2005/8/layout/chevronAccent+Icon"/>
    <dgm:cxn modelId="{FC6D9EFB-16B1-44D0-A5B9-FC0F2A002D79}" srcId="{3836610A-C4BF-4767-8001-B9EFDC3D7D32}" destId="{F239EB84-E860-48C2-9326-03E0DBF1C2CB}" srcOrd="1" destOrd="0" parTransId="{B6B40132-2B2D-4DCE-9EBF-FD777DE5BA8F}" sibTransId="{8C527649-222D-49E0-A632-35138088C08F}"/>
    <dgm:cxn modelId="{C3EB1546-2E03-4ABC-A210-058C05468876}" type="presParOf" srcId="{7691D88C-9B07-4AA6-A6CE-B4C9810F4103}" destId="{E6DFA0BE-6774-4061-B2E4-6672CC60DD8F}" srcOrd="0" destOrd="0" presId="urn:microsoft.com/office/officeart/2005/8/layout/chevronAccent+Icon"/>
    <dgm:cxn modelId="{FEA8522A-AB04-47DA-BD9D-3795F868EB4C}" type="presParOf" srcId="{E6DFA0BE-6774-4061-B2E4-6672CC60DD8F}" destId="{2627021E-90B1-4A3D-98BF-9727B612FF50}" srcOrd="0" destOrd="0" presId="urn:microsoft.com/office/officeart/2005/8/layout/chevronAccent+Icon"/>
    <dgm:cxn modelId="{49EC6107-0A1E-4251-847D-5C10963F7A7D}" type="presParOf" srcId="{E6DFA0BE-6774-4061-B2E4-6672CC60DD8F}" destId="{A18BE48E-85FA-400E-9A03-454698424EBC}" srcOrd="1" destOrd="0" presId="urn:microsoft.com/office/officeart/2005/8/layout/chevronAccent+Icon"/>
    <dgm:cxn modelId="{D367F4AF-AF96-4978-ABD1-A62111038440}" type="presParOf" srcId="{7691D88C-9B07-4AA6-A6CE-B4C9810F4103}" destId="{AA4C5299-263A-4AD9-B292-8E3C042826FB}" srcOrd="1" destOrd="0" presId="urn:microsoft.com/office/officeart/2005/8/layout/chevronAccent+Icon"/>
    <dgm:cxn modelId="{A664FF25-8D37-49D1-9D65-2A099DC52DC6}" type="presParOf" srcId="{7691D88C-9B07-4AA6-A6CE-B4C9810F4103}" destId="{8A289D50-8614-43D8-A0FB-A16B3DD0F080}" srcOrd="2" destOrd="0" presId="urn:microsoft.com/office/officeart/2005/8/layout/chevronAccent+Icon"/>
    <dgm:cxn modelId="{B7B1059A-BD61-4EDF-BDC8-61D942D5EEED}" type="presParOf" srcId="{8A289D50-8614-43D8-A0FB-A16B3DD0F080}" destId="{F39FA6DF-2A1E-4750-A1CF-D0273984A5E7}" srcOrd="0" destOrd="0" presId="urn:microsoft.com/office/officeart/2005/8/layout/chevronAccent+Icon"/>
    <dgm:cxn modelId="{6377F44A-DA80-412E-B4F8-7083B9CD9133}" type="presParOf" srcId="{8A289D50-8614-43D8-A0FB-A16B3DD0F080}" destId="{EF1159E8-C220-492D-BB3F-3D3CCF144C63}" srcOrd="1" destOrd="0" presId="urn:microsoft.com/office/officeart/2005/8/layout/chevronAccent+Icon"/>
    <dgm:cxn modelId="{1ECCFD46-2428-4E39-979F-CE79B650E320}" type="presParOf" srcId="{7691D88C-9B07-4AA6-A6CE-B4C9810F4103}" destId="{122867F4-72FD-4749-AF22-EE417E18CBF8}" srcOrd="3" destOrd="0" presId="urn:microsoft.com/office/officeart/2005/8/layout/chevronAccent+Icon"/>
    <dgm:cxn modelId="{287B5D36-7141-4154-8596-877887F48D7F}" type="presParOf" srcId="{7691D88C-9B07-4AA6-A6CE-B4C9810F4103}" destId="{19345C57-355C-4F0A-B60C-4E3806F67081}" srcOrd="4" destOrd="0" presId="urn:microsoft.com/office/officeart/2005/8/layout/chevronAccent+Icon"/>
    <dgm:cxn modelId="{811BD8A4-9E25-4795-8FD5-F2FAF1493539}" type="presParOf" srcId="{19345C57-355C-4F0A-B60C-4E3806F67081}" destId="{D5A179CC-C3B6-427F-9BCA-4FD33E127239}" srcOrd="0" destOrd="0" presId="urn:microsoft.com/office/officeart/2005/8/layout/chevronAccent+Icon"/>
    <dgm:cxn modelId="{0FD1637D-DCD0-4D56-A8FF-ABBF3E17456F}" type="presParOf" srcId="{19345C57-355C-4F0A-B60C-4E3806F67081}" destId="{C0232DD8-88E6-43E5-A8F2-627449D4940F}" srcOrd="1" destOrd="0" presId="urn:microsoft.com/office/officeart/2005/8/layout/chevronAccent+Icon"/>
    <dgm:cxn modelId="{79180DA7-7358-46C9-BB64-BDBFF3B2F978}" type="presParOf" srcId="{7691D88C-9B07-4AA6-A6CE-B4C9810F4103}" destId="{DAF27BDA-3553-4A54-AEBD-1E58A737E008}" srcOrd="5" destOrd="0" presId="urn:microsoft.com/office/officeart/2005/8/layout/chevronAccent+Icon"/>
    <dgm:cxn modelId="{9E70D8FE-B6B6-467E-80C1-CF5716E61557}" type="presParOf" srcId="{7691D88C-9B07-4AA6-A6CE-B4C9810F4103}" destId="{FE8B88CB-4FB8-4BDE-98C9-A9E1ABCB60E9}" srcOrd="6" destOrd="0" presId="urn:microsoft.com/office/officeart/2005/8/layout/chevronAccent+Icon"/>
    <dgm:cxn modelId="{4F51D4AC-4102-45F6-897D-C51D877BAEAA}" type="presParOf" srcId="{FE8B88CB-4FB8-4BDE-98C9-A9E1ABCB60E9}" destId="{5473D468-2E95-4017-BC97-568643B8A043}" srcOrd="0" destOrd="0" presId="urn:microsoft.com/office/officeart/2005/8/layout/chevronAccent+Icon"/>
    <dgm:cxn modelId="{1ABD8AE9-2D6C-41FB-8017-C86D9F559B63}" type="presParOf" srcId="{FE8B88CB-4FB8-4BDE-98C9-A9E1ABCB60E9}" destId="{9F7A2B1D-5D11-49B5-8A19-E5789C42CCDA}" srcOrd="1" destOrd="0" presId="urn:microsoft.com/office/officeart/2005/8/layout/chevronAccent+Icon"/>
    <dgm:cxn modelId="{171AE700-8ED3-4834-936C-33F100DB8C56}" type="presParOf" srcId="{7691D88C-9B07-4AA6-A6CE-B4C9810F4103}" destId="{6226E5F5-FB6F-4123-B962-492E40F6D616}" srcOrd="7" destOrd="0" presId="urn:microsoft.com/office/officeart/2005/8/layout/chevronAccent+Icon"/>
    <dgm:cxn modelId="{470A16DD-F642-4184-8427-3DB994334E0E}" type="presParOf" srcId="{7691D88C-9B07-4AA6-A6CE-B4C9810F4103}" destId="{8C41233C-9B5E-43BE-AF4C-FAD09F6057E1}" srcOrd="8" destOrd="0" presId="urn:microsoft.com/office/officeart/2005/8/layout/chevronAccent+Icon"/>
    <dgm:cxn modelId="{5D172175-0EE4-4DCD-9C53-E014288D0C8A}" type="presParOf" srcId="{8C41233C-9B5E-43BE-AF4C-FAD09F6057E1}" destId="{DA456A59-7B41-4AED-8079-BBD5A7162B8A}" srcOrd="0" destOrd="0" presId="urn:microsoft.com/office/officeart/2005/8/layout/chevronAccent+Icon"/>
    <dgm:cxn modelId="{DF9900EE-877B-47AD-99BD-EFFCAE98C656}" type="presParOf" srcId="{8C41233C-9B5E-43BE-AF4C-FAD09F6057E1}" destId="{708BFE15-2701-43B2-A891-33B764F982F9}" srcOrd="1" destOrd="0" presId="urn:microsoft.com/office/officeart/2005/8/layout/chevronAccent+Icon"/>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80C92E-25FC-4AD5-85EF-8A8CA1F665D1}" type="doc">
      <dgm:prSet loTypeId="urn:microsoft.com/office/officeart/2005/8/layout/hProcess11" loCatId="process" qsTypeId="urn:microsoft.com/office/officeart/2005/8/quickstyle/simple1" qsCatId="simple" csTypeId="urn:microsoft.com/office/officeart/2005/8/colors/accent0_2" csCatId="mainScheme" phldr="1"/>
      <dgm:spPr/>
      <dgm:t>
        <a:bodyPr/>
        <a:lstStyle/>
        <a:p>
          <a:endParaRPr lang="en-US"/>
        </a:p>
      </dgm:t>
    </dgm:pt>
    <dgm:pt modelId="{150B4053-9EDF-4880-A071-65C4271F86AF}">
      <dgm:prSet custT="1"/>
      <dgm:spPr/>
      <dgm:t>
        <a:bodyPr/>
        <a:lstStyle/>
        <a:p>
          <a:pPr algn="l"/>
          <a:r>
            <a:rPr lang="en-US" sz="800" dirty="0">
              <a:latin typeface="Arial" panose="020B0604020202020204" pitchFamily="34" charset="0"/>
              <a:cs typeface="Arial" panose="020B0604020202020204" pitchFamily="34" charset="0"/>
            </a:rPr>
            <a:t>IOS/AUD concludes Fieldwork 5 to 12 weeks depending on the scope of the assignment. </a:t>
          </a:r>
        </a:p>
        <a:p>
          <a:pPr algn="l"/>
          <a:r>
            <a:rPr lang="en-US" sz="800" dirty="0">
              <a:latin typeface="Arial" panose="020B0604020202020204" pitchFamily="34" charset="0"/>
              <a:cs typeface="Arial" panose="020B0604020202020204" pitchFamily="34" charset="0"/>
            </a:rPr>
            <a:t>IOS/AUD shares preliminary findings with the Audit client during fieldwork and start discussing the Agreed Management Actions</a:t>
          </a:r>
        </a:p>
      </dgm:t>
    </dgm:pt>
    <dgm:pt modelId="{238277CB-DAD1-43AE-9B73-208BA00C2468}" type="parTrans" cxnId="{9B81D107-CF45-4709-B16A-0F1032162EED}">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FB9F155F-3333-4BF8-AC49-09B7B5B46404}" type="sibTrans" cxnId="{9B81D107-CF45-4709-B16A-0F1032162EED}">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9F99FB7B-3A8F-446B-87E4-6BCE1609A278}">
      <dgm:prSet custT="1"/>
      <dgm:spPr/>
      <dgm:t>
        <a:bodyPr/>
        <a:lstStyle/>
        <a:p>
          <a:pPr algn="l"/>
          <a:r>
            <a:rPr lang="en-US" sz="800" dirty="0">
              <a:latin typeface="Arial" panose="020B0604020202020204" pitchFamily="34" charset="0"/>
              <a:cs typeface="Arial" panose="020B0604020202020204" pitchFamily="34" charset="0"/>
            </a:rPr>
            <a:t>IOS/AUD circulates a draft report maximum 2 weeks after the exit meeting/ End of fieldwork</a:t>
          </a:r>
        </a:p>
      </dgm:t>
    </dgm:pt>
    <dgm:pt modelId="{79909AF2-B4E6-48CB-B274-EB2FB724CB26}" type="parTrans" cxnId="{252F1543-7049-41D6-851D-FE7D03AC63BB}">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79866746-F65F-4B5A-B93F-AD8C3EB876F4}" type="sibTrans" cxnId="{252F1543-7049-41D6-851D-FE7D03AC63BB}">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CE6BD1A0-8823-47AD-84AC-4498A16C84D4}">
      <dgm:prSet phldrT="[Text]" custT="1"/>
      <dgm:spPr/>
      <dgm:t>
        <a:bodyPr/>
        <a:lstStyle/>
        <a:p>
          <a:pPr algn="l"/>
          <a:r>
            <a:rPr lang="en-US" sz="800" dirty="0">
              <a:latin typeface="Arial" panose="020B0604020202020204" pitchFamily="34" charset="0"/>
              <a:cs typeface="Arial" panose="020B0604020202020204" pitchFamily="34" charset="0"/>
            </a:rPr>
            <a:t>IOS/AUD concludes the planning phase 2 to 6 weeks depending on the scope of the assignment </a:t>
          </a:r>
        </a:p>
      </dgm:t>
    </dgm:pt>
    <dgm:pt modelId="{C6D5E9D3-1D06-4630-8F92-6398753267D1}" type="sibTrans" cxnId="{64ADCF37-9562-4247-BF12-9AEE402077D5}">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F6F738F5-AE8F-4445-B733-CB5C99B4F6AD}" type="parTrans" cxnId="{64ADCF37-9562-4247-BF12-9AEE402077D5}">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BF19C2C4-4496-4CE7-BAE2-ECD4DBFEDE46}">
      <dgm:prSet custT="1"/>
      <dgm:spPr/>
      <dgm:t>
        <a:bodyPr/>
        <a:lstStyle/>
        <a:p>
          <a:pPr algn="l"/>
          <a:r>
            <a:rPr lang="en-US" sz="800">
              <a:latin typeface="Arial" panose="020B0604020202020204" pitchFamily="34" charset="0"/>
              <a:cs typeface="Arial" panose="020B0604020202020204" pitchFamily="34" charset="0"/>
            </a:rPr>
            <a:t>Audit Client provides final comments maximum 2 weeks after receiving the draft report</a:t>
          </a:r>
          <a:endParaRPr lang="en-US" sz="800" dirty="0">
            <a:latin typeface="Arial" panose="020B0604020202020204" pitchFamily="34" charset="0"/>
            <a:cs typeface="Arial" panose="020B0604020202020204" pitchFamily="34" charset="0"/>
          </a:endParaRPr>
        </a:p>
      </dgm:t>
    </dgm:pt>
    <dgm:pt modelId="{CC956208-E585-4F84-9902-6DCB1973A2BF}" type="sibTrans" cxnId="{04B95BCE-13A3-4D33-8802-16B5FA66593E}">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C5392CF1-03EA-47FC-ABB5-DC93A5138972}" type="parTrans" cxnId="{04B95BCE-13A3-4D33-8802-16B5FA66593E}">
      <dgm:prSet/>
      <dgm:spPr/>
      <dgm:t>
        <a:bodyPr/>
        <a:lstStyle/>
        <a:p>
          <a:endParaRPr lang="en-US" sz="800">
            <a:solidFill>
              <a:schemeClr val="tx1"/>
            </a:solidFill>
            <a:latin typeface="Arial" panose="020B0604020202020204" pitchFamily="34" charset="0"/>
            <a:cs typeface="Arial" panose="020B0604020202020204" pitchFamily="34" charset="0"/>
          </a:endParaRPr>
        </a:p>
      </dgm:t>
    </dgm:pt>
    <dgm:pt modelId="{DB3AD72A-74C1-45DB-9E93-D5C69997F81E}">
      <dgm:prSet custT="1"/>
      <dgm:spPr/>
      <dgm:t>
        <a:bodyPr/>
        <a:lstStyle/>
        <a:p>
          <a:pPr algn="l"/>
          <a:r>
            <a:rPr lang="en-US" sz="800">
              <a:latin typeface="Arial" panose="020B0604020202020204" pitchFamily="34" charset="0"/>
              <a:cs typeface="Arial" panose="020B0604020202020204" pitchFamily="34" charset="0"/>
            </a:rPr>
            <a:t>IOS/AUD issues final Report issued one week after receipt of final comments and action plans. Agreed Management Actions are available for follow-up in TeamMate+ in the next 4-6 weeks</a:t>
          </a:r>
          <a:endParaRPr lang="en-US" sz="800" dirty="0">
            <a:latin typeface="Arial" panose="020B0604020202020204" pitchFamily="34" charset="0"/>
            <a:cs typeface="Arial" panose="020B0604020202020204" pitchFamily="34" charset="0"/>
          </a:endParaRPr>
        </a:p>
      </dgm:t>
    </dgm:pt>
    <dgm:pt modelId="{37F3E09A-9EC3-45B1-853B-7B16C4C06001}" type="sibTrans" cxnId="{81A2F4A7-8C4C-4CD8-BB8A-28A58A2101EB}">
      <dgm:prSet/>
      <dgm:spPr/>
      <dgm:t>
        <a:bodyPr/>
        <a:lstStyle/>
        <a:p>
          <a:endParaRPr lang="en-US" sz="800">
            <a:latin typeface="Arial" panose="020B0604020202020204" pitchFamily="34" charset="0"/>
            <a:cs typeface="Arial" panose="020B0604020202020204" pitchFamily="34" charset="0"/>
          </a:endParaRPr>
        </a:p>
      </dgm:t>
    </dgm:pt>
    <dgm:pt modelId="{5EC04BC5-E7B1-49C9-9DCA-B5E7F321983E}" type="parTrans" cxnId="{81A2F4A7-8C4C-4CD8-BB8A-28A58A2101EB}">
      <dgm:prSet/>
      <dgm:spPr/>
      <dgm:t>
        <a:bodyPr/>
        <a:lstStyle/>
        <a:p>
          <a:endParaRPr lang="en-US" sz="800">
            <a:latin typeface="Arial" panose="020B0604020202020204" pitchFamily="34" charset="0"/>
            <a:cs typeface="Arial" panose="020B0604020202020204" pitchFamily="34" charset="0"/>
          </a:endParaRPr>
        </a:p>
      </dgm:t>
    </dgm:pt>
    <dgm:pt modelId="{C6519880-0A3C-4909-B368-9D7222DA223E}" type="pres">
      <dgm:prSet presAssocID="{AD80C92E-25FC-4AD5-85EF-8A8CA1F665D1}" presName="Name0" presStyleCnt="0">
        <dgm:presLayoutVars>
          <dgm:dir/>
          <dgm:resizeHandles val="exact"/>
        </dgm:presLayoutVars>
      </dgm:prSet>
      <dgm:spPr/>
    </dgm:pt>
    <dgm:pt modelId="{4E19738D-E9AB-4EED-9987-B420A899BE69}" type="pres">
      <dgm:prSet presAssocID="{AD80C92E-25FC-4AD5-85EF-8A8CA1F665D1}" presName="arrow" presStyleLbl="bgShp" presStyleIdx="0" presStyleCnt="1" custFlipVert="1" custScaleY="77434" custLinFactNeighborX="-667" custLinFactNeighborY="-97345"/>
      <dgm:spPr/>
    </dgm:pt>
    <dgm:pt modelId="{7EC716BD-94D8-4C70-8906-B4397D2EFE96}" type="pres">
      <dgm:prSet presAssocID="{AD80C92E-25FC-4AD5-85EF-8A8CA1F665D1}" presName="points" presStyleCnt="0"/>
      <dgm:spPr/>
    </dgm:pt>
    <dgm:pt modelId="{5A719908-D555-4C64-8BC1-F2D2E9BFD26A}" type="pres">
      <dgm:prSet presAssocID="{CE6BD1A0-8823-47AD-84AC-4498A16C84D4}" presName="compositeA" presStyleCnt="0"/>
      <dgm:spPr/>
    </dgm:pt>
    <dgm:pt modelId="{28769575-69E0-4A99-A53D-EB4334AA42A9}" type="pres">
      <dgm:prSet presAssocID="{CE6BD1A0-8823-47AD-84AC-4498A16C84D4}" presName="textA" presStyleLbl="revTx" presStyleIdx="0" presStyleCnt="5" custScaleX="90792" custScaleY="120020" custLinFactNeighborX="15758" custLinFactNeighborY="72565">
        <dgm:presLayoutVars>
          <dgm:bulletEnabled val="1"/>
        </dgm:presLayoutVars>
      </dgm:prSet>
      <dgm:spPr/>
    </dgm:pt>
    <dgm:pt modelId="{2E795927-AEEF-4347-82C3-7498D84C9E11}" type="pres">
      <dgm:prSet presAssocID="{CE6BD1A0-8823-47AD-84AC-4498A16C84D4}" presName="circleA" presStyleLbl="node1" presStyleIdx="0" presStyleCnt="5" custLinFactY="-176106" custLinFactNeighborX="88495" custLinFactNeighborY="-200000"/>
      <dgm:spPr/>
    </dgm:pt>
    <dgm:pt modelId="{4ED8CAF9-5CA0-42D4-B30B-0063CC0B5AD5}" type="pres">
      <dgm:prSet presAssocID="{CE6BD1A0-8823-47AD-84AC-4498A16C84D4}" presName="spaceA" presStyleCnt="0"/>
      <dgm:spPr/>
    </dgm:pt>
    <dgm:pt modelId="{5A982906-BCBD-4594-99EF-BE94E5B92390}" type="pres">
      <dgm:prSet presAssocID="{C6D5E9D3-1D06-4630-8F92-6398753267D1}" presName="space" presStyleCnt="0"/>
      <dgm:spPr/>
    </dgm:pt>
    <dgm:pt modelId="{53ABD7F8-7D92-4D87-A0BC-E8C20930B75A}" type="pres">
      <dgm:prSet presAssocID="{150B4053-9EDF-4880-A071-65C4271F86AF}" presName="compositeB" presStyleCnt="0"/>
      <dgm:spPr/>
    </dgm:pt>
    <dgm:pt modelId="{14FFE95C-A057-4442-B4C9-3D593D9F82F7}" type="pres">
      <dgm:prSet presAssocID="{150B4053-9EDF-4880-A071-65C4271F86AF}" presName="textB" presStyleLbl="revTx" presStyleIdx="1" presStyleCnt="5" custScaleX="166395" custLinFactNeighborX="14457" custLinFactNeighborY="-94027">
        <dgm:presLayoutVars>
          <dgm:bulletEnabled val="1"/>
        </dgm:presLayoutVars>
      </dgm:prSet>
      <dgm:spPr/>
    </dgm:pt>
    <dgm:pt modelId="{CFF29737-99B5-4024-A1A1-C19B7194E563}" type="pres">
      <dgm:prSet presAssocID="{150B4053-9EDF-4880-A071-65C4271F86AF}" presName="circleB" presStyleLbl="node1" presStyleIdx="1" presStyleCnt="5" custLinFactY="-149558" custLinFactNeighborX="84070" custLinFactNeighborY="-200000"/>
      <dgm:spPr/>
    </dgm:pt>
    <dgm:pt modelId="{B834040D-A988-43F0-A00E-EEF95FFCF8E5}" type="pres">
      <dgm:prSet presAssocID="{150B4053-9EDF-4880-A071-65C4271F86AF}" presName="spaceB" presStyleCnt="0"/>
      <dgm:spPr/>
    </dgm:pt>
    <dgm:pt modelId="{3A9A9EBA-E9A8-4619-91DA-66C4F51D4ABB}" type="pres">
      <dgm:prSet presAssocID="{FB9F155F-3333-4BF8-AC49-09B7B5B46404}" presName="space" presStyleCnt="0"/>
      <dgm:spPr/>
    </dgm:pt>
    <dgm:pt modelId="{EC010555-BC4E-4808-AB7C-FF2E22B46FC9}" type="pres">
      <dgm:prSet presAssocID="{9F99FB7B-3A8F-446B-87E4-6BCE1609A278}" presName="compositeA" presStyleCnt="0"/>
      <dgm:spPr/>
    </dgm:pt>
    <dgm:pt modelId="{2D997CEC-E9B5-498A-8DB7-AD39991891D8}" type="pres">
      <dgm:prSet presAssocID="{9F99FB7B-3A8F-446B-87E4-6BCE1609A278}" presName="textA" presStyleLbl="revTx" presStyleIdx="2" presStyleCnt="5" custScaleY="105752" custLinFactNeighborX="15322" custLinFactNeighborY="63717">
        <dgm:presLayoutVars>
          <dgm:bulletEnabled val="1"/>
        </dgm:presLayoutVars>
      </dgm:prSet>
      <dgm:spPr/>
    </dgm:pt>
    <dgm:pt modelId="{6A86BB41-466E-4E97-9809-EBDF469F4B36}" type="pres">
      <dgm:prSet presAssocID="{9F99FB7B-3A8F-446B-87E4-6BCE1609A278}" presName="circleA" presStyleLbl="node1" presStyleIdx="2" presStyleCnt="5" custLinFactY="-153983" custLinFactNeighborX="35397" custLinFactNeighborY="-200000"/>
      <dgm:spPr/>
    </dgm:pt>
    <dgm:pt modelId="{2C0996F1-77A7-450D-98EE-4E519D867D94}" type="pres">
      <dgm:prSet presAssocID="{9F99FB7B-3A8F-446B-87E4-6BCE1609A278}" presName="spaceA" presStyleCnt="0"/>
      <dgm:spPr/>
    </dgm:pt>
    <dgm:pt modelId="{DD4C8C79-3574-4A3F-A55B-32E3156C4324}" type="pres">
      <dgm:prSet presAssocID="{79866746-F65F-4B5A-B93F-AD8C3EB876F4}" presName="space" presStyleCnt="0"/>
      <dgm:spPr/>
    </dgm:pt>
    <dgm:pt modelId="{F550DACC-A29F-485A-B7DB-5D2B072DBEDD}" type="pres">
      <dgm:prSet presAssocID="{BF19C2C4-4496-4CE7-BAE2-ECD4DBFEDE46}" presName="compositeB" presStyleCnt="0"/>
      <dgm:spPr/>
    </dgm:pt>
    <dgm:pt modelId="{4308CD4E-14C5-42CE-936E-C7D3F27A8C31}" type="pres">
      <dgm:prSet presAssocID="{BF19C2C4-4496-4CE7-BAE2-ECD4DBFEDE46}" presName="textB" presStyleLbl="revTx" presStyleIdx="3" presStyleCnt="5" custScaleY="93363" custLinFactNeighborX="23131" custLinFactNeighborY="-96239">
        <dgm:presLayoutVars>
          <dgm:bulletEnabled val="1"/>
        </dgm:presLayoutVars>
      </dgm:prSet>
      <dgm:spPr/>
    </dgm:pt>
    <dgm:pt modelId="{8AF7F5A2-9382-4A2D-A0B4-A747A5B57C87}" type="pres">
      <dgm:prSet presAssocID="{BF19C2C4-4496-4CE7-BAE2-ECD4DBFEDE46}" presName="circleB" presStyleLbl="node1" presStyleIdx="3" presStyleCnt="5" custLinFactX="10620" custLinFactY="-153982" custLinFactNeighborX="100000" custLinFactNeighborY="-200000"/>
      <dgm:spPr/>
    </dgm:pt>
    <dgm:pt modelId="{F523122F-5256-48C3-BBA9-12218FA2C2BC}" type="pres">
      <dgm:prSet presAssocID="{BF19C2C4-4496-4CE7-BAE2-ECD4DBFEDE46}" presName="spaceB" presStyleCnt="0"/>
      <dgm:spPr/>
    </dgm:pt>
    <dgm:pt modelId="{3710A059-08AB-472E-9958-80724A26ECB9}" type="pres">
      <dgm:prSet presAssocID="{CC956208-E585-4F84-9902-6DCB1973A2BF}" presName="space" presStyleCnt="0"/>
      <dgm:spPr/>
    </dgm:pt>
    <dgm:pt modelId="{96C86CDC-5387-49A7-AC31-13EB063DDAA1}" type="pres">
      <dgm:prSet presAssocID="{DB3AD72A-74C1-45DB-9E93-D5C69997F81E}" presName="compositeA" presStyleCnt="0"/>
      <dgm:spPr/>
    </dgm:pt>
    <dgm:pt modelId="{B30BE2AC-63ED-4BE7-BC33-C2F0940BD1F4}" type="pres">
      <dgm:prSet presAssocID="{DB3AD72A-74C1-45DB-9E93-D5C69997F81E}" presName="textA" presStyleLbl="revTx" presStyleIdx="4" presStyleCnt="5" custScaleX="140719" custScaleY="148673" custLinFactNeighborX="25959" custLinFactNeighborY="55973">
        <dgm:presLayoutVars>
          <dgm:bulletEnabled val="1"/>
        </dgm:presLayoutVars>
      </dgm:prSet>
      <dgm:spPr/>
    </dgm:pt>
    <dgm:pt modelId="{B752057F-883D-4108-A5A0-C1A1DAEAA63C}" type="pres">
      <dgm:prSet presAssocID="{DB3AD72A-74C1-45DB-9E93-D5C69997F81E}" presName="circleA" presStyleLbl="node1" presStyleIdx="4" presStyleCnt="5" custLinFactX="23893" custLinFactY="-198231" custLinFactNeighborX="100000" custLinFactNeighborY="-200000"/>
      <dgm:spPr/>
    </dgm:pt>
    <dgm:pt modelId="{3B052BD7-4840-442D-9AEB-668E273AAE9F}" type="pres">
      <dgm:prSet presAssocID="{DB3AD72A-74C1-45DB-9E93-D5C69997F81E}" presName="spaceA" presStyleCnt="0"/>
      <dgm:spPr/>
    </dgm:pt>
  </dgm:ptLst>
  <dgm:cxnLst>
    <dgm:cxn modelId="{E8581204-B1CE-4943-AA4E-1C0FF30EEA80}" type="presOf" srcId="{CE6BD1A0-8823-47AD-84AC-4498A16C84D4}" destId="{28769575-69E0-4A99-A53D-EB4334AA42A9}" srcOrd="0" destOrd="0" presId="urn:microsoft.com/office/officeart/2005/8/layout/hProcess11"/>
    <dgm:cxn modelId="{9B81D107-CF45-4709-B16A-0F1032162EED}" srcId="{AD80C92E-25FC-4AD5-85EF-8A8CA1F665D1}" destId="{150B4053-9EDF-4880-A071-65C4271F86AF}" srcOrd="1" destOrd="0" parTransId="{238277CB-DAD1-43AE-9B73-208BA00C2468}" sibTransId="{FB9F155F-3333-4BF8-AC49-09B7B5B46404}"/>
    <dgm:cxn modelId="{F2D22111-5398-4B0C-9EB9-44E370B349A9}" type="presOf" srcId="{BF19C2C4-4496-4CE7-BAE2-ECD4DBFEDE46}" destId="{4308CD4E-14C5-42CE-936E-C7D3F27A8C31}" srcOrd="0" destOrd="0" presId="urn:microsoft.com/office/officeart/2005/8/layout/hProcess11"/>
    <dgm:cxn modelId="{64ADCF37-9562-4247-BF12-9AEE402077D5}" srcId="{AD80C92E-25FC-4AD5-85EF-8A8CA1F665D1}" destId="{CE6BD1A0-8823-47AD-84AC-4498A16C84D4}" srcOrd="0" destOrd="0" parTransId="{F6F738F5-AE8F-4445-B733-CB5C99B4F6AD}" sibTransId="{C6D5E9D3-1D06-4630-8F92-6398753267D1}"/>
    <dgm:cxn modelId="{252F1543-7049-41D6-851D-FE7D03AC63BB}" srcId="{AD80C92E-25FC-4AD5-85EF-8A8CA1F665D1}" destId="{9F99FB7B-3A8F-446B-87E4-6BCE1609A278}" srcOrd="2" destOrd="0" parTransId="{79909AF2-B4E6-48CB-B274-EB2FB724CB26}" sibTransId="{79866746-F65F-4B5A-B93F-AD8C3EB876F4}"/>
    <dgm:cxn modelId="{11979064-4CD1-4832-8A91-8C12F3E39789}" type="presOf" srcId="{9F99FB7B-3A8F-446B-87E4-6BCE1609A278}" destId="{2D997CEC-E9B5-498A-8DB7-AD39991891D8}" srcOrd="0" destOrd="0" presId="urn:microsoft.com/office/officeart/2005/8/layout/hProcess11"/>
    <dgm:cxn modelId="{1FE72974-BC04-4453-BA7A-E8B678B9816A}" type="presOf" srcId="{DB3AD72A-74C1-45DB-9E93-D5C69997F81E}" destId="{B30BE2AC-63ED-4BE7-BC33-C2F0940BD1F4}" srcOrd="0" destOrd="0" presId="urn:microsoft.com/office/officeart/2005/8/layout/hProcess11"/>
    <dgm:cxn modelId="{4E53E6A2-0C84-45DB-9C20-D9B31FA36D40}" type="presOf" srcId="{150B4053-9EDF-4880-A071-65C4271F86AF}" destId="{14FFE95C-A057-4442-B4C9-3D593D9F82F7}" srcOrd="0" destOrd="0" presId="urn:microsoft.com/office/officeart/2005/8/layout/hProcess11"/>
    <dgm:cxn modelId="{81A2F4A7-8C4C-4CD8-BB8A-28A58A2101EB}" srcId="{AD80C92E-25FC-4AD5-85EF-8A8CA1F665D1}" destId="{DB3AD72A-74C1-45DB-9E93-D5C69997F81E}" srcOrd="4" destOrd="0" parTransId="{5EC04BC5-E7B1-49C9-9DCA-B5E7F321983E}" sibTransId="{37F3E09A-9EC3-45B1-853B-7B16C4C06001}"/>
    <dgm:cxn modelId="{4AE8F7C9-683E-4527-8BF8-D1FDD316708F}" type="presOf" srcId="{AD80C92E-25FC-4AD5-85EF-8A8CA1F665D1}" destId="{C6519880-0A3C-4909-B368-9D7222DA223E}" srcOrd="0" destOrd="0" presId="urn:microsoft.com/office/officeart/2005/8/layout/hProcess11"/>
    <dgm:cxn modelId="{04B95BCE-13A3-4D33-8802-16B5FA66593E}" srcId="{AD80C92E-25FC-4AD5-85EF-8A8CA1F665D1}" destId="{BF19C2C4-4496-4CE7-BAE2-ECD4DBFEDE46}" srcOrd="3" destOrd="0" parTransId="{C5392CF1-03EA-47FC-ABB5-DC93A5138972}" sibTransId="{CC956208-E585-4F84-9902-6DCB1973A2BF}"/>
    <dgm:cxn modelId="{279F69FE-F981-4FA0-B5D8-49CEAB876F13}" type="presParOf" srcId="{C6519880-0A3C-4909-B368-9D7222DA223E}" destId="{4E19738D-E9AB-4EED-9987-B420A899BE69}" srcOrd="0" destOrd="0" presId="urn:microsoft.com/office/officeart/2005/8/layout/hProcess11"/>
    <dgm:cxn modelId="{894CA0A9-8025-46B5-B6B8-20C4264B81A1}" type="presParOf" srcId="{C6519880-0A3C-4909-B368-9D7222DA223E}" destId="{7EC716BD-94D8-4C70-8906-B4397D2EFE96}" srcOrd="1" destOrd="0" presId="urn:microsoft.com/office/officeart/2005/8/layout/hProcess11"/>
    <dgm:cxn modelId="{8A5B9A2C-E7BB-4886-A9E4-8F771050466D}" type="presParOf" srcId="{7EC716BD-94D8-4C70-8906-B4397D2EFE96}" destId="{5A719908-D555-4C64-8BC1-F2D2E9BFD26A}" srcOrd="0" destOrd="0" presId="urn:microsoft.com/office/officeart/2005/8/layout/hProcess11"/>
    <dgm:cxn modelId="{67029CD6-1D01-4A6B-96B6-BC2B1820B268}" type="presParOf" srcId="{5A719908-D555-4C64-8BC1-F2D2E9BFD26A}" destId="{28769575-69E0-4A99-A53D-EB4334AA42A9}" srcOrd="0" destOrd="0" presId="urn:microsoft.com/office/officeart/2005/8/layout/hProcess11"/>
    <dgm:cxn modelId="{917B08AA-C2C2-465B-B086-250D4DE10287}" type="presParOf" srcId="{5A719908-D555-4C64-8BC1-F2D2E9BFD26A}" destId="{2E795927-AEEF-4347-82C3-7498D84C9E11}" srcOrd="1" destOrd="0" presId="urn:microsoft.com/office/officeart/2005/8/layout/hProcess11"/>
    <dgm:cxn modelId="{8D8BB686-AA7C-41ED-98B3-9655046CF6AA}" type="presParOf" srcId="{5A719908-D555-4C64-8BC1-F2D2E9BFD26A}" destId="{4ED8CAF9-5CA0-42D4-B30B-0063CC0B5AD5}" srcOrd="2" destOrd="0" presId="urn:microsoft.com/office/officeart/2005/8/layout/hProcess11"/>
    <dgm:cxn modelId="{E9752407-325D-4894-83D6-E6C35C7F888E}" type="presParOf" srcId="{7EC716BD-94D8-4C70-8906-B4397D2EFE96}" destId="{5A982906-BCBD-4594-99EF-BE94E5B92390}" srcOrd="1" destOrd="0" presId="urn:microsoft.com/office/officeart/2005/8/layout/hProcess11"/>
    <dgm:cxn modelId="{5E42717A-D0B5-4672-A752-AFA60C9A2349}" type="presParOf" srcId="{7EC716BD-94D8-4C70-8906-B4397D2EFE96}" destId="{53ABD7F8-7D92-4D87-A0BC-E8C20930B75A}" srcOrd="2" destOrd="0" presId="urn:microsoft.com/office/officeart/2005/8/layout/hProcess11"/>
    <dgm:cxn modelId="{6D3F5ECD-95C9-4F23-8A88-97CB859F174B}" type="presParOf" srcId="{53ABD7F8-7D92-4D87-A0BC-E8C20930B75A}" destId="{14FFE95C-A057-4442-B4C9-3D593D9F82F7}" srcOrd="0" destOrd="0" presId="urn:microsoft.com/office/officeart/2005/8/layout/hProcess11"/>
    <dgm:cxn modelId="{E3309CA0-3A43-49BB-9C40-198838E36438}" type="presParOf" srcId="{53ABD7F8-7D92-4D87-A0BC-E8C20930B75A}" destId="{CFF29737-99B5-4024-A1A1-C19B7194E563}" srcOrd="1" destOrd="0" presId="urn:microsoft.com/office/officeart/2005/8/layout/hProcess11"/>
    <dgm:cxn modelId="{D62CFB7B-F668-4FBB-837B-9F1FEBBDAA1B}" type="presParOf" srcId="{53ABD7F8-7D92-4D87-A0BC-E8C20930B75A}" destId="{B834040D-A988-43F0-A00E-EEF95FFCF8E5}" srcOrd="2" destOrd="0" presId="urn:microsoft.com/office/officeart/2005/8/layout/hProcess11"/>
    <dgm:cxn modelId="{8EFBF33E-D61A-4D66-B9D0-6B33898F0EA5}" type="presParOf" srcId="{7EC716BD-94D8-4C70-8906-B4397D2EFE96}" destId="{3A9A9EBA-E9A8-4619-91DA-66C4F51D4ABB}" srcOrd="3" destOrd="0" presId="urn:microsoft.com/office/officeart/2005/8/layout/hProcess11"/>
    <dgm:cxn modelId="{E3366AC6-2E39-4CA2-8387-84C6155B59E2}" type="presParOf" srcId="{7EC716BD-94D8-4C70-8906-B4397D2EFE96}" destId="{EC010555-BC4E-4808-AB7C-FF2E22B46FC9}" srcOrd="4" destOrd="0" presId="urn:microsoft.com/office/officeart/2005/8/layout/hProcess11"/>
    <dgm:cxn modelId="{9991C3AA-7A2B-4B6B-B071-A1261441F8EB}" type="presParOf" srcId="{EC010555-BC4E-4808-AB7C-FF2E22B46FC9}" destId="{2D997CEC-E9B5-498A-8DB7-AD39991891D8}" srcOrd="0" destOrd="0" presId="urn:microsoft.com/office/officeart/2005/8/layout/hProcess11"/>
    <dgm:cxn modelId="{C99D0544-BE93-4DF3-8899-A7D712AA1CFA}" type="presParOf" srcId="{EC010555-BC4E-4808-AB7C-FF2E22B46FC9}" destId="{6A86BB41-466E-4E97-9809-EBDF469F4B36}" srcOrd="1" destOrd="0" presId="urn:microsoft.com/office/officeart/2005/8/layout/hProcess11"/>
    <dgm:cxn modelId="{0BA9B979-C3BD-4319-9E4D-1BA96B3FD19F}" type="presParOf" srcId="{EC010555-BC4E-4808-AB7C-FF2E22B46FC9}" destId="{2C0996F1-77A7-450D-98EE-4E519D867D94}" srcOrd="2" destOrd="0" presId="urn:microsoft.com/office/officeart/2005/8/layout/hProcess11"/>
    <dgm:cxn modelId="{5B494A35-697D-4D75-8CE0-F0241803DFF0}" type="presParOf" srcId="{7EC716BD-94D8-4C70-8906-B4397D2EFE96}" destId="{DD4C8C79-3574-4A3F-A55B-32E3156C4324}" srcOrd="5" destOrd="0" presId="urn:microsoft.com/office/officeart/2005/8/layout/hProcess11"/>
    <dgm:cxn modelId="{F3CDEF34-A06D-4B38-808F-88552984E657}" type="presParOf" srcId="{7EC716BD-94D8-4C70-8906-B4397D2EFE96}" destId="{F550DACC-A29F-485A-B7DB-5D2B072DBEDD}" srcOrd="6" destOrd="0" presId="urn:microsoft.com/office/officeart/2005/8/layout/hProcess11"/>
    <dgm:cxn modelId="{0AA5906C-B5BF-4A62-BC09-58881862C9A6}" type="presParOf" srcId="{F550DACC-A29F-485A-B7DB-5D2B072DBEDD}" destId="{4308CD4E-14C5-42CE-936E-C7D3F27A8C31}" srcOrd="0" destOrd="0" presId="urn:microsoft.com/office/officeart/2005/8/layout/hProcess11"/>
    <dgm:cxn modelId="{6B41D3F8-C5E2-4697-B845-EA0F231B649E}" type="presParOf" srcId="{F550DACC-A29F-485A-B7DB-5D2B072DBEDD}" destId="{8AF7F5A2-9382-4A2D-A0B4-A747A5B57C87}" srcOrd="1" destOrd="0" presId="urn:microsoft.com/office/officeart/2005/8/layout/hProcess11"/>
    <dgm:cxn modelId="{4388B28C-D4ED-4AE7-9A3A-B59ABCC4E754}" type="presParOf" srcId="{F550DACC-A29F-485A-B7DB-5D2B072DBEDD}" destId="{F523122F-5256-48C3-BBA9-12218FA2C2BC}" srcOrd="2" destOrd="0" presId="urn:microsoft.com/office/officeart/2005/8/layout/hProcess11"/>
    <dgm:cxn modelId="{341D5F98-1222-4509-90EA-6742315F500B}" type="presParOf" srcId="{7EC716BD-94D8-4C70-8906-B4397D2EFE96}" destId="{3710A059-08AB-472E-9958-80724A26ECB9}" srcOrd="7" destOrd="0" presId="urn:microsoft.com/office/officeart/2005/8/layout/hProcess11"/>
    <dgm:cxn modelId="{43A13B43-7BA6-465C-8655-E89A23F7D4D9}" type="presParOf" srcId="{7EC716BD-94D8-4C70-8906-B4397D2EFE96}" destId="{96C86CDC-5387-49A7-AC31-13EB063DDAA1}" srcOrd="8" destOrd="0" presId="urn:microsoft.com/office/officeart/2005/8/layout/hProcess11"/>
    <dgm:cxn modelId="{D568C2C3-C638-46CE-B7A3-753A05C2A086}" type="presParOf" srcId="{96C86CDC-5387-49A7-AC31-13EB063DDAA1}" destId="{B30BE2AC-63ED-4BE7-BC33-C2F0940BD1F4}" srcOrd="0" destOrd="0" presId="urn:microsoft.com/office/officeart/2005/8/layout/hProcess11"/>
    <dgm:cxn modelId="{F2AFF07D-B4C2-4389-B25E-8FAECB089A69}" type="presParOf" srcId="{96C86CDC-5387-49A7-AC31-13EB063DDAA1}" destId="{B752057F-883D-4108-A5A0-C1A1DAEAA63C}" srcOrd="1" destOrd="0" presId="urn:microsoft.com/office/officeart/2005/8/layout/hProcess11"/>
    <dgm:cxn modelId="{31FAFC59-7E50-4739-ABD2-3AAE51FC4913}" type="presParOf" srcId="{96C86CDC-5387-49A7-AC31-13EB063DDAA1}" destId="{3B052BD7-4840-442D-9AEB-668E273AAE9F}" srcOrd="2" destOrd="0" presId="urn:microsoft.com/office/officeart/2005/8/layout/hProcess11"/>
  </dgm:cxnLst>
  <dgm:bg>
    <a:solidFill>
      <a:schemeClr val="bg1"/>
    </a:solidFill>
  </dgm:bg>
  <dgm:whole>
    <a:ln>
      <a:solidFill>
        <a:schemeClr val="bg1"/>
      </a:solidFill>
    </a:ln>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27021E-90B1-4A3D-98BF-9727B612FF50}">
      <dsp:nvSpPr>
        <dsp:cNvPr id="0" name=""/>
        <dsp:cNvSpPr/>
      </dsp:nvSpPr>
      <dsp:spPr>
        <a:xfrm>
          <a:off x="90"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8BE48E-85FA-400E-9A03-454698424EBC}">
      <dsp:nvSpPr>
        <dsp:cNvPr id="0" name=""/>
        <dsp:cNvSpPr/>
      </dsp:nvSpPr>
      <dsp:spPr>
        <a:xfrm>
          <a:off x="244183"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Planning</a:t>
          </a:r>
        </a:p>
      </dsp:txBody>
      <dsp:txXfrm>
        <a:off x="254532" y="222022"/>
        <a:ext cx="752263" cy="332626"/>
      </dsp:txXfrm>
    </dsp:sp>
    <dsp:sp modelId="{F39FA6DF-2A1E-4750-A1CF-D0273984A5E7}">
      <dsp:nvSpPr>
        <dsp:cNvPr id="0" name=""/>
        <dsp:cNvSpPr/>
      </dsp:nvSpPr>
      <dsp:spPr>
        <a:xfrm>
          <a:off x="1045622"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1159E8-C220-492D-BB3F-3D3CCF144C63}">
      <dsp:nvSpPr>
        <dsp:cNvPr id="0" name=""/>
        <dsp:cNvSpPr/>
      </dsp:nvSpPr>
      <dsp:spPr>
        <a:xfrm>
          <a:off x="1289715"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Field work</a:t>
          </a:r>
        </a:p>
      </dsp:txBody>
      <dsp:txXfrm>
        <a:off x="1300064" y="222022"/>
        <a:ext cx="752263" cy="332626"/>
      </dsp:txXfrm>
    </dsp:sp>
    <dsp:sp modelId="{D5A179CC-C3B6-427F-9BCA-4FD33E127239}">
      <dsp:nvSpPr>
        <dsp:cNvPr id="0" name=""/>
        <dsp:cNvSpPr/>
      </dsp:nvSpPr>
      <dsp:spPr>
        <a:xfrm>
          <a:off x="2091153"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232DD8-88E6-43E5-A8F2-627449D4940F}">
      <dsp:nvSpPr>
        <dsp:cNvPr id="0" name=""/>
        <dsp:cNvSpPr/>
      </dsp:nvSpPr>
      <dsp:spPr>
        <a:xfrm>
          <a:off x="2335246"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Draft Report</a:t>
          </a:r>
        </a:p>
      </dsp:txBody>
      <dsp:txXfrm>
        <a:off x="2345595" y="222022"/>
        <a:ext cx="752263" cy="332626"/>
      </dsp:txXfrm>
    </dsp:sp>
    <dsp:sp modelId="{5473D468-2E95-4017-BC97-568643B8A043}">
      <dsp:nvSpPr>
        <dsp:cNvPr id="0" name=""/>
        <dsp:cNvSpPr/>
      </dsp:nvSpPr>
      <dsp:spPr>
        <a:xfrm>
          <a:off x="3136685"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F7A2B1D-5D11-49B5-8A19-E5789C42CCDA}">
      <dsp:nvSpPr>
        <dsp:cNvPr id="0" name=""/>
        <dsp:cNvSpPr/>
      </dsp:nvSpPr>
      <dsp:spPr>
        <a:xfrm>
          <a:off x="3380778" y="211673"/>
          <a:ext cx="772961"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Comments</a:t>
          </a:r>
        </a:p>
      </dsp:txBody>
      <dsp:txXfrm>
        <a:off x="3391127" y="222022"/>
        <a:ext cx="752263" cy="332626"/>
      </dsp:txXfrm>
    </dsp:sp>
    <dsp:sp modelId="{DA456A59-7B41-4AED-8079-BBD5A7162B8A}">
      <dsp:nvSpPr>
        <dsp:cNvPr id="0" name=""/>
        <dsp:cNvSpPr/>
      </dsp:nvSpPr>
      <dsp:spPr>
        <a:xfrm>
          <a:off x="4182217" y="123342"/>
          <a:ext cx="915348" cy="353324"/>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8BFE15-2701-43B2-A891-33B764F982F9}">
      <dsp:nvSpPr>
        <dsp:cNvPr id="0" name=""/>
        <dsp:cNvSpPr/>
      </dsp:nvSpPr>
      <dsp:spPr>
        <a:xfrm>
          <a:off x="4291671" y="211673"/>
          <a:ext cx="1042237" cy="3533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Finalization</a:t>
          </a:r>
        </a:p>
      </dsp:txBody>
      <dsp:txXfrm>
        <a:off x="4302020" y="222022"/>
        <a:ext cx="1021539" cy="3326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19738D-E9AB-4EED-9987-B420A899BE69}">
      <dsp:nvSpPr>
        <dsp:cNvPr id="0" name=""/>
        <dsp:cNvSpPr/>
      </dsp:nvSpPr>
      <dsp:spPr>
        <a:xfrm flipV="1">
          <a:off x="0" y="0"/>
          <a:ext cx="5715000" cy="666753"/>
        </a:xfrm>
        <a:prstGeom prst="notched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8769575-69E0-4A99-A53D-EB4334AA42A9}">
      <dsp:nvSpPr>
        <dsp:cNvPr id="0" name=""/>
        <dsp:cNvSpPr/>
      </dsp:nvSpPr>
      <dsp:spPr>
        <a:xfrm>
          <a:off x="169909" y="581732"/>
          <a:ext cx="743764" cy="10334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concludes the planning phase 2 to 6 weeks depending on the scope of the assignment </a:t>
          </a:r>
        </a:p>
      </dsp:txBody>
      <dsp:txXfrm>
        <a:off x="169909" y="581732"/>
        <a:ext cx="743764" cy="1033444"/>
      </dsp:txXfrm>
    </dsp:sp>
    <dsp:sp modelId="{2E795927-AEEF-4347-82C3-7498D84C9E11}">
      <dsp:nvSpPr>
        <dsp:cNvPr id="0" name=""/>
        <dsp:cNvSpPr/>
      </dsp:nvSpPr>
      <dsp:spPr>
        <a:xfrm>
          <a:off x="495568" y="202163"/>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FFE95C-A057-4442-B4C9-3D593D9F82F7}">
      <dsp:nvSpPr>
        <dsp:cNvPr id="0" name=""/>
        <dsp:cNvSpPr/>
      </dsp:nvSpPr>
      <dsp:spPr>
        <a:xfrm>
          <a:off x="981691" y="481961"/>
          <a:ext cx="1363100" cy="861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concludes Fieldwork 5 to 12 weeks depending on the scope of the assignment. </a:t>
          </a:r>
        </a:p>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shares preliminary findings with the Audit client during fieldwork and start discussing the Agreed Management Actions</a:t>
          </a:r>
        </a:p>
      </dsp:txBody>
      <dsp:txXfrm>
        <a:off x="981691" y="481961"/>
        <a:ext cx="1363100" cy="861060"/>
      </dsp:txXfrm>
    </dsp:sp>
    <dsp:sp modelId="{CFF29737-99B5-4024-A1A1-C19B7194E563}">
      <dsp:nvSpPr>
        <dsp:cNvPr id="0" name=""/>
        <dsp:cNvSpPr/>
      </dsp:nvSpPr>
      <dsp:spPr>
        <a:xfrm>
          <a:off x="1618151" y="216216"/>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997CEC-E9B5-498A-8DB7-AD39991891D8}">
      <dsp:nvSpPr>
        <dsp:cNvPr id="0" name=""/>
        <dsp:cNvSpPr/>
      </dsp:nvSpPr>
      <dsp:spPr>
        <a:xfrm>
          <a:off x="2392837" y="536259"/>
          <a:ext cx="819195" cy="91058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dirty="0">
              <a:latin typeface="Arial" panose="020B0604020202020204" pitchFamily="34" charset="0"/>
              <a:cs typeface="Arial" panose="020B0604020202020204" pitchFamily="34" charset="0"/>
            </a:rPr>
            <a:t>IOS/AUD circulates a draft report maximum 2 weeks after the exit meeting/ End of fieldwork</a:t>
          </a:r>
        </a:p>
      </dsp:txBody>
      <dsp:txXfrm>
        <a:off x="2392837" y="536259"/>
        <a:ext cx="819195" cy="910588"/>
      </dsp:txXfrm>
    </dsp:sp>
    <dsp:sp modelId="{6A86BB41-466E-4E97-9809-EBDF469F4B36}">
      <dsp:nvSpPr>
        <dsp:cNvPr id="0" name=""/>
        <dsp:cNvSpPr/>
      </dsp:nvSpPr>
      <dsp:spPr>
        <a:xfrm>
          <a:off x="2645483" y="219073"/>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08CD4E-14C5-42CE-936E-C7D3F27A8C31}">
      <dsp:nvSpPr>
        <dsp:cNvPr id="0" name=""/>
        <dsp:cNvSpPr/>
      </dsp:nvSpPr>
      <dsp:spPr>
        <a:xfrm>
          <a:off x="3316964" y="505775"/>
          <a:ext cx="819195" cy="80391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l"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Audit Client provides final comments maximum 2 weeks after receiving the draft report</a:t>
          </a:r>
          <a:endParaRPr lang="en-US" sz="800" kern="1200" dirty="0">
            <a:latin typeface="Arial" panose="020B0604020202020204" pitchFamily="34" charset="0"/>
            <a:cs typeface="Arial" panose="020B0604020202020204" pitchFamily="34" charset="0"/>
          </a:endParaRPr>
        </a:p>
      </dsp:txBody>
      <dsp:txXfrm>
        <a:off x="3316964" y="505775"/>
        <a:ext cx="819195" cy="803911"/>
      </dsp:txXfrm>
    </dsp:sp>
    <dsp:sp modelId="{8AF7F5A2-9382-4A2D-A0B4-A747A5B57C87}">
      <dsp:nvSpPr>
        <dsp:cNvPr id="0" name=""/>
        <dsp:cNvSpPr/>
      </dsp:nvSpPr>
      <dsp:spPr>
        <a:xfrm>
          <a:off x="3667567" y="220980"/>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0BE2AC-63ED-4BE7-BC33-C2F0940BD1F4}">
      <dsp:nvSpPr>
        <dsp:cNvPr id="0" name=""/>
        <dsp:cNvSpPr/>
      </dsp:nvSpPr>
      <dsp:spPr>
        <a:xfrm>
          <a:off x="4200286" y="377185"/>
          <a:ext cx="1152763" cy="12801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b" anchorCtr="0">
          <a:noAutofit/>
        </a:bodyPr>
        <a:lstStyle/>
        <a:p>
          <a:pPr marL="0" lvl="0" indent="0" algn="l" defTabSz="355600">
            <a:lnSpc>
              <a:spcPct val="90000"/>
            </a:lnSpc>
            <a:spcBef>
              <a:spcPct val="0"/>
            </a:spcBef>
            <a:spcAft>
              <a:spcPct val="35000"/>
            </a:spcAft>
            <a:buNone/>
          </a:pPr>
          <a:r>
            <a:rPr lang="en-US" sz="800" kern="1200">
              <a:latin typeface="Arial" panose="020B0604020202020204" pitchFamily="34" charset="0"/>
              <a:cs typeface="Arial" panose="020B0604020202020204" pitchFamily="34" charset="0"/>
            </a:rPr>
            <a:t>IOS/AUD issues final Report issued one week after receipt of final comments and action plans. Agreed Management Actions are available for follow-up in TeamMate+ in the next 4-6 weeks</a:t>
          </a:r>
          <a:endParaRPr lang="en-US" sz="800" kern="1200" dirty="0">
            <a:latin typeface="Arial" panose="020B0604020202020204" pitchFamily="34" charset="0"/>
            <a:cs typeface="Arial" panose="020B0604020202020204" pitchFamily="34" charset="0"/>
          </a:endParaRPr>
        </a:p>
      </dsp:txBody>
      <dsp:txXfrm>
        <a:off x="4200286" y="377185"/>
        <a:ext cx="1152763" cy="1280163"/>
      </dsp:txXfrm>
    </dsp:sp>
    <dsp:sp modelId="{B752057F-883D-4108-A5A0-C1A1DAEAA63C}">
      <dsp:nvSpPr>
        <dsp:cNvPr id="0" name=""/>
        <dsp:cNvSpPr/>
      </dsp:nvSpPr>
      <dsp:spPr>
        <a:xfrm>
          <a:off x="4723079" y="216216"/>
          <a:ext cx="215265" cy="215265"/>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5b799ec2-212c-48b5-b7ff-d14ec6cbce2b" xsi:nil="true"/>
    <lcf76f155ced4ddcb4097134ff3c332f xmlns="f8ef70f3-4e3d-42be-bd40-fbc1cacc1519">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354335BECF21B40B6CCFAE91E076EEB" ma:contentTypeVersion="16" ma:contentTypeDescription="Create a new document." ma:contentTypeScope="" ma:versionID="94937c70b077d27b114db5c0c6c24804">
  <xsd:schema xmlns:xsd="http://www.w3.org/2001/XMLSchema" xmlns:xs="http://www.w3.org/2001/XMLSchema" xmlns:p="http://schemas.microsoft.com/office/2006/metadata/properties" xmlns:ns2="f8ef70f3-4e3d-42be-bd40-fbc1cacc1519" xmlns:ns3="5b799ec2-212c-48b5-b7ff-d14ec6cbce2b" targetNamespace="http://schemas.microsoft.com/office/2006/metadata/properties" ma:root="true" ma:fieldsID="685062a3a417280b2ba0d41154c36e6e" ns2:_="" ns3:_="">
    <xsd:import namespace="f8ef70f3-4e3d-42be-bd40-fbc1cacc1519"/>
    <xsd:import namespace="5b799ec2-212c-48b5-b7ff-d14ec6cbce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ef70f3-4e3d-42be-bd40-fbc1cacc15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0cec18f-64e3-475c-b7ef-ac8bd502240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b799ec2-212c-48b5-b7ff-d14ec6cbce2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66721f6-7bfd-4f3c-8124-2e148304ba45}" ma:internalName="TaxCatchAll" ma:showField="CatchAllData" ma:web="5b799ec2-212c-48b5-b7ff-d14ec6cbce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2092A1-CA49-4AB5-ACF3-F8F1C4EE585B}">
  <ds:schemaRefs>
    <ds:schemaRef ds:uri="http://schemas.microsoft.com/sharepoint/v3/contenttype/forms"/>
  </ds:schemaRefs>
</ds:datastoreItem>
</file>

<file path=customXml/itemProps2.xml><?xml version="1.0" encoding="utf-8"?>
<ds:datastoreItem xmlns:ds="http://schemas.openxmlformats.org/officeDocument/2006/customXml" ds:itemID="{3D4235D7-E3EB-4485-BFD6-9B7E569CA02F}">
  <ds:schemaRefs>
    <ds:schemaRef ds:uri="http://schemas.microsoft.com/office/2006/metadata/properties"/>
    <ds:schemaRef ds:uri="http://schemas.microsoft.com/office/infopath/2007/PartnerControls"/>
    <ds:schemaRef ds:uri="5b799ec2-212c-48b5-b7ff-d14ec6cbce2b"/>
    <ds:schemaRef ds:uri="f8ef70f3-4e3d-42be-bd40-fbc1cacc1519"/>
  </ds:schemaRefs>
</ds:datastoreItem>
</file>

<file path=customXml/itemProps3.xml><?xml version="1.0" encoding="utf-8"?>
<ds:datastoreItem xmlns:ds="http://schemas.openxmlformats.org/officeDocument/2006/customXml" ds:itemID="{F88E24C6-91D3-4FB5-93DF-A3A82DF3AD20}">
  <ds:schemaRefs>
    <ds:schemaRef ds:uri="http://schemas.openxmlformats.org/officeDocument/2006/bibliography"/>
  </ds:schemaRefs>
</ds:datastoreItem>
</file>

<file path=customXml/itemProps4.xml><?xml version="1.0" encoding="utf-8"?>
<ds:datastoreItem xmlns:ds="http://schemas.openxmlformats.org/officeDocument/2006/customXml" ds:itemID="{C30F6538-E42F-459F-A5F5-D12BA28478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ef70f3-4e3d-42be-bd40-fbc1cacc1519"/>
    <ds:schemaRef ds:uri="5b799ec2-212c-48b5-b7ff-d14ec6cbc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51</Pages>
  <Words>14060</Words>
  <Characters>80144</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UNESCO</Company>
  <LinksUpToDate>false</LinksUpToDate>
  <CharactersWithSpaces>94016</CharactersWithSpaces>
  <SharedDoc>false</SharedDoc>
  <HLinks>
    <vt:vector size="90" baseType="variant">
      <vt:variant>
        <vt:i4>327764</vt:i4>
      </vt:variant>
      <vt:variant>
        <vt:i4>84</vt:i4>
      </vt:variant>
      <vt:variant>
        <vt:i4>0</vt:i4>
      </vt:variant>
      <vt:variant>
        <vt:i4>5</vt:i4>
      </vt:variant>
      <vt:variant>
        <vt:lpwstr>https://data.worldbank.org/indicator/SP.POP.TOTL</vt:lpwstr>
      </vt:variant>
      <vt:variant>
        <vt:lpwstr/>
      </vt:variant>
      <vt:variant>
        <vt:i4>6094934</vt:i4>
      </vt:variant>
      <vt:variant>
        <vt:i4>81</vt:i4>
      </vt:variant>
      <vt:variant>
        <vt:i4>0</vt:i4>
      </vt:variant>
      <vt:variant>
        <vt:i4>5</vt:i4>
      </vt:variant>
      <vt:variant>
        <vt:lpwstr>https://www.transparency.org/en/cpi/2021</vt:lpwstr>
      </vt:variant>
      <vt:variant>
        <vt:lpwstr/>
      </vt:variant>
      <vt:variant>
        <vt:i4>1441847</vt:i4>
      </vt:variant>
      <vt:variant>
        <vt:i4>74</vt:i4>
      </vt:variant>
      <vt:variant>
        <vt:i4>0</vt:i4>
      </vt:variant>
      <vt:variant>
        <vt:i4>5</vt:i4>
      </vt:variant>
      <vt:variant>
        <vt:lpwstr/>
      </vt:variant>
      <vt:variant>
        <vt:lpwstr>_Toc103606513</vt:lpwstr>
      </vt:variant>
      <vt:variant>
        <vt:i4>1441847</vt:i4>
      </vt:variant>
      <vt:variant>
        <vt:i4>68</vt:i4>
      </vt:variant>
      <vt:variant>
        <vt:i4>0</vt:i4>
      </vt:variant>
      <vt:variant>
        <vt:i4>5</vt:i4>
      </vt:variant>
      <vt:variant>
        <vt:lpwstr/>
      </vt:variant>
      <vt:variant>
        <vt:lpwstr>_Toc103606512</vt:lpwstr>
      </vt:variant>
      <vt:variant>
        <vt:i4>1441847</vt:i4>
      </vt:variant>
      <vt:variant>
        <vt:i4>62</vt:i4>
      </vt:variant>
      <vt:variant>
        <vt:i4>0</vt:i4>
      </vt:variant>
      <vt:variant>
        <vt:i4>5</vt:i4>
      </vt:variant>
      <vt:variant>
        <vt:lpwstr/>
      </vt:variant>
      <vt:variant>
        <vt:lpwstr>_Toc103606511</vt:lpwstr>
      </vt:variant>
      <vt:variant>
        <vt:i4>1441847</vt:i4>
      </vt:variant>
      <vt:variant>
        <vt:i4>56</vt:i4>
      </vt:variant>
      <vt:variant>
        <vt:i4>0</vt:i4>
      </vt:variant>
      <vt:variant>
        <vt:i4>5</vt:i4>
      </vt:variant>
      <vt:variant>
        <vt:lpwstr/>
      </vt:variant>
      <vt:variant>
        <vt:lpwstr>_Toc103606510</vt:lpwstr>
      </vt:variant>
      <vt:variant>
        <vt:i4>1507383</vt:i4>
      </vt:variant>
      <vt:variant>
        <vt:i4>50</vt:i4>
      </vt:variant>
      <vt:variant>
        <vt:i4>0</vt:i4>
      </vt:variant>
      <vt:variant>
        <vt:i4>5</vt:i4>
      </vt:variant>
      <vt:variant>
        <vt:lpwstr/>
      </vt:variant>
      <vt:variant>
        <vt:lpwstr>_Toc103606509</vt:lpwstr>
      </vt:variant>
      <vt:variant>
        <vt:i4>1507383</vt:i4>
      </vt:variant>
      <vt:variant>
        <vt:i4>44</vt:i4>
      </vt:variant>
      <vt:variant>
        <vt:i4>0</vt:i4>
      </vt:variant>
      <vt:variant>
        <vt:i4>5</vt:i4>
      </vt:variant>
      <vt:variant>
        <vt:lpwstr/>
      </vt:variant>
      <vt:variant>
        <vt:lpwstr>_Toc103606508</vt:lpwstr>
      </vt:variant>
      <vt:variant>
        <vt:i4>1507383</vt:i4>
      </vt:variant>
      <vt:variant>
        <vt:i4>38</vt:i4>
      </vt:variant>
      <vt:variant>
        <vt:i4>0</vt:i4>
      </vt:variant>
      <vt:variant>
        <vt:i4>5</vt:i4>
      </vt:variant>
      <vt:variant>
        <vt:lpwstr/>
      </vt:variant>
      <vt:variant>
        <vt:lpwstr>_Toc103606507</vt:lpwstr>
      </vt:variant>
      <vt:variant>
        <vt:i4>1507383</vt:i4>
      </vt:variant>
      <vt:variant>
        <vt:i4>32</vt:i4>
      </vt:variant>
      <vt:variant>
        <vt:i4>0</vt:i4>
      </vt:variant>
      <vt:variant>
        <vt:i4>5</vt:i4>
      </vt:variant>
      <vt:variant>
        <vt:lpwstr/>
      </vt:variant>
      <vt:variant>
        <vt:lpwstr>_Toc103606506</vt:lpwstr>
      </vt:variant>
      <vt:variant>
        <vt:i4>1507383</vt:i4>
      </vt:variant>
      <vt:variant>
        <vt:i4>26</vt:i4>
      </vt:variant>
      <vt:variant>
        <vt:i4>0</vt:i4>
      </vt:variant>
      <vt:variant>
        <vt:i4>5</vt:i4>
      </vt:variant>
      <vt:variant>
        <vt:lpwstr/>
      </vt:variant>
      <vt:variant>
        <vt:lpwstr>_Toc103606505</vt:lpwstr>
      </vt:variant>
      <vt:variant>
        <vt:i4>1507383</vt:i4>
      </vt:variant>
      <vt:variant>
        <vt:i4>20</vt:i4>
      </vt:variant>
      <vt:variant>
        <vt:i4>0</vt:i4>
      </vt:variant>
      <vt:variant>
        <vt:i4>5</vt:i4>
      </vt:variant>
      <vt:variant>
        <vt:lpwstr/>
      </vt:variant>
      <vt:variant>
        <vt:lpwstr>_Toc103606504</vt:lpwstr>
      </vt:variant>
      <vt:variant>
        <vt:i4>1507383</vt:i4>
      </vt:variant>
      <vt:variant>
        <vt:i4>14</vt:i4>
      </vt:variant>
      <vt:variant>
        <vt:i4>0</vt:i4>
      </vt:variant>
      <vt:variant>
        <vt:i4>5</vt:i4>
      </vt:variant>
      <vt:variant>
        <vt:lpwstr/>
      </vt:variant>
      <vt:variant>
        <vt:lpwstr>_Toc103606503</vt:lpwstr>
      </vt:variant>
      <vt:variant>
        <vt:i4>1507383</vt:i4>
      </vt:variant>
      <vt:variant>
        <vt:i4>8</vt:i4>
      </vt:variant>
      <vt:variant>
        <vt:i4>0</vt:i4>
      </vt:variant>
      <vt:variant>
        <vt:i4>5</vt:i4>
      </vt:variant>
      <vt:variant>
        <vt:lpwstr/>
      </vt:variant>
      <vt:variant>
        <vt:lpwstr>_Toc103606502</vt:lpwstr>
      </vt:variant>
      <vt:variant>
        <vt:i4>1507383</vt:i4>
      </vt:variant>
      <vt:variant>
        <vt:i4>2</vt:i4>
      </vt:variant>
      <vt:variant>
        <vt:i4>0</vt:i4>
      </vt:variant>
      <vt:variant>
        <vt:i4>5</vt:i4>
      </vt:variant>
      <vt:variant>
        <vt:lpwstr/>
      </vt:variant>
      <vt:variant>
        <vt:lpwstr>_Toc103606501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IOS - FM</dc:creator>
  <cp:keywords/>
  <dc:description/>
  <cp:lastModifiedBy>Beltyukova, Anastasia</cp:lastModifiedBy>
  <cp:revision>36</cp:revision>
  <cp:lastPrinted>2019-02-19T22:32:00Z</cp:lastPrinted>
  <dcterms:created xsi:type="dcterms:W3CDTF">2022-06-24T23:28:00Z</dcterms:created>
  <dcterms:modified xsi:type="dcterms:W3CDTF">2022-07-11T09:26:00Z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0x0101009354335BECF21B40B6CCFAE91E076EEB</vt:lpwstr>
  </property>
  <property fmtid="{D5CDD505-2E9C-101B-9397-08002B2CF9AE}" pid="3" name="MediaServiceImageTags">
    <vt:lpwstr/>
  </property>
</Properties>
</file>