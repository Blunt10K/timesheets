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1.xml" ContentType="application/vnd.ms-office.chartex+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DFAA6" w14:textId="3AD23126" w:rsidR="00BD11B2" w:rsidRPr="00BF631B" w:rsidRDefault="00BD11B2" w:rsidP="00E63492">
      <w:pPr>
        <w:pStyle w:val="AP-Style1"/>
        <w:numPr>
          <w:ilvl w:val="0"/>
          <w:numId w:val="0"/>
        </w:numPr>
        <w:spacing w:after="0"/>
        <w:ind w:left="360" w:hanging="360"/>
        <w:rPr>
          <w:rFonts w:asciiTheme="minorBidi" w:hAnsiTheme="minorBidi" w:cstheme="minorBidi"/>
          <w:sz w:val="24"/>
          <w:szCs w:val="24"/>
        </w:rPr>
      </w:pPr>
    </w:p>
    <w:p w14:paraId="2CB449A9" w14:textId="1B7A9D7B" w:rsidR="00862A32" w:rsidRPr="00BF631B" w:rsidRDefault="00862A32" w:rsidP="00E63492">
      <w:pPr>
        <w:pStyle w:val="AP-Style1"/>
        <w:numPr>
          <w:ilvl w:val="0"/>
          <w:numId w:val="0"/>
        </w:numPr>
        <w:spacing w:after="0"/>
        <w:ind w:left="360" w:hanging="360"/>
        <w:rPr>
          <w:rFonts w:asciiTheme="minorBidi" w:hAnsiTheme="minorBidi" w:cstheme="minorBidi"/>
          <w:sz w:val="24"/>
          <w:szCs w:val="24"/>
        </w:rPr>
      </w:pPr>
    </w:p>
    <w:p w14:paraId="49F83D4B" w14:textId="77777777" w:rsidR="00862A32" w:rsidRPr="00BF631B" w:rsidRDefault="00862A32" w:rsidP="00E63492">
      <w:pPr>
        <w:pStyle w:val="AP-Style1"/>
        <w:numPr>
          <w:ilvl w:val="0"/>
          <w:numId w:val="0"/>
        </w:numPr>
        <w:spacing w:after="0"/>
        <w:ind w:left="360" w:hanging="360"/>
        <w:rPr>
          <w:rFonts w:asciiTheme="minorBidi" w:hAnsiTheme="minorBidi" w:cstheme="minorBidi"/>
          <w:sz w:val="24"/>
          <w:szCs w:val="24"/>
        </w:rPr>
      </w:pPr>
    </w:p>
    <w:p w14:paraId="52956684" w14:textId="56102022" w:rsidR="006745FE" w:rsidRPr="00BF631B" w:rsidRDefault="006745FE" w:rsidP="00E63492">
      <w:pPr>
        <w:pStyle w:val="AP-Style1"/>
        <w:numPr>
          <w:ilvl w:val="0"/>
          <w:numId w:val="0"/>
        </w:numPr>
        <w:spacing w:after="0"/>
        <w:ind w:left="360" w:hanging="360"/>
        <w:rPr>
          <w:rFonts w:asciiTheme="minorBidi" w:hAnsiTheme="minorBidi" w:cstheme="minorBidi"/>
          <w:sz w:val="24"/>
          <w:szCs w:val="24"/>
        </w:rPr>
      </w:pPr>
    </w:p>
    <w:p w14:paraId="17949363" w14:textId="4823E4C3" w:rsidR="00CD1AE2" w:rsidRPr="00BF631B" w:rsidRDefault="00CD1AE2" w:rsidP="00CD1AE2">
      <w:pPr>
        <w:spacing w:line="264" w:lineRule="auto"/>
        <w:rPr>
          <w:rFonts w:asciiTheme="minorBidi" w:hAnsiTheme="minorBidi" w:cstheme="minorBidi"/>
          <w:szCs w:val="21"/>
        </w:rPr>
      </w:pPr>
    </w:p>
    <w:p w14:paraId="39E6F696" w14:textId="4A43E71B" w:rsidR="00CD1AE2" w:rsidRPr="00BF631B" w:rsidRDefault="0050661A" w:rsidP="00CD1AE2">
      <w:pPr>
        <w:spacing w:after="160" w:line="259" w:lineRule="auto"/>
        <w:rPr>
          <w:rFonts w:asciiTheme="minorBidi" w:hAnsiTheme="minorBidi" w:cstheme="minorBidi"/>
          <w:szCs w:val="21"/>
        </w:rPr>
      </w:pPr>
      <w:r w:rsidRPr="00BF631B">
        <w:rPr>
          <w:rFonts w:asciiTheme="minorBidi" w:hAnsiTheme="minorBidi" w:cstheme="minorBidi"/>
          <w:noProof/>
        </w:rPr>
        <mc:AlternateContent>
          <mc:Choice Requires="wps">
            <w:drawing>
              <wp:anchor distT="0" distB="0" distL="114300" distR="114300" simplePos="0" relativeHeight="251658246" behindDoc="0" locked="0" layoutInCell="1" allowOverlap="1" wp14:anchorId="6B1CE682" wp14:editId="757323BB">
                <wp:simplePos x="0" y="0"/>
                <wp:positionH relativeFrom="page">
                  <wp:posOffset>11875</wp:posOffset>
                </wp:positionH>
                <wp:positionV relativeFrom="paragraph">
                  <wp:posOffset>1210335</wp:posOffset>
                </wp:positionV>
                <wp:extent cx="7776210" cy="2628487"/>
                <wp:effectExtent l="0" t="0" r="0" b="635"/>
                <wp:wrapNone/>
                <wp:docPr id="5" name="Text Box 5"/>
                <wp:cNvGraphicFramePr/>
                <a:graphic xmlns:a="http://schemas.openxmlformats.org/drawingml/2006/main">
                  <a:graphicData uri="http://schemas.microsoft.com/office/word/2010/wordprocessingShape">
                    <wps:wsp>
                      <wps:cNvSpPr txBox="1"/>
                      <wps:spPr>
                        <a:xfrm>
                          <a:off x="0" y="0"/>
                          <a:ext cx="7776210" cy="2628487"/>
                        </a:xfrm>
                        <a:prstGeom prst="rect">
                          <a:avLst/>
                        </a:prstGeom>
                        <a:solidFill>
                          <a:srgbClr val="20589F"/>
                        </a:solidFill>
                        <a:ln w="6350">
                          <a:noFill/>
                        </a:ln>
                      </wps:spPr>
                      <wps:txbx>
                        <w:txbxContent>
                          <w:p w14:paraId="40D7FF49" w14:textId="77777777" w:rsidR="003F2967" w:rsidRPr="00E75B96" w:rsidRDefault="003F2967" w:rsidP="00CD1AE2">
                            <w:pPr>
                              <w:shd w:val="clear" w:color="auto" w:fill="20589F"/>
                              <w:ind w:right="330"/>
                              <w:jc w:val="right"/>
                              <w:rPr>
                                <w:rFonts w:ascii="Century Gothic" w:hAnsi="Century Gothic"/>
                                <w:color w:val="FFFFFF" w:themeColor="background1"/>
                                <w:sz w:val="72"/>
                                <w:szCs w:val="72"/>
                              </w:rPr>
                            </w:pPr>
                            <w:r w:rsidRPr="00E75B96">
                              <w:rPr>
                                <w:rFonts w:ascii="Century Gothic" w:hAnsi="Century Gothic"/>
                                <w:color w:val="FFFFFF" w:themeColor="background1"/>
                                <w:sz w:val="72"/>
                                <w:szCs w:val="72"/>
                              </w:rPr>
                              <w:t>Initial Risk Assessment</w:t>
                            </w:r>
                          </w:p>
                          <w:p w14:paraId="1A0FB873" w14:textId="416A8CD3" w:rsidR="00F834F6" w:rsidRPr="00E75B96" w:rsidRDefault="003F2967" w:rsidP="00CD1AE2">
                            <w:pPr>
                              <w:shd w:val="clear" w:color="auto" w:fill="20589F"/>
                              <w:ind w:right="330"/>
                              <w:jc w:val="right"/>
                              <w:rPr>
                                <w:rFonts w:ascii="Century Gothic" w:hAnsi="Century Gothic"/>
                                <w:color w:val="FFFFFF" w:themeColor="background1"/>
                                <w:sz w:val="72"/>
                                <w:szCs w:val="72"/>
                              </w:rPr>
                            </w:pPr>
                            <w:r w:rsidRPr="00E75B96">
                              <w:rPr>
                                <w:rFonts w:ascii="Century Gothic" w:hAnsi="Century Gothic"/>
                                <w:color w:val="FFFFFF" w:themeColor="background1"/>
                                <w:sz w:val="72"/>
                                <w:szCs w:val="72"/>
                              </w:rPr>
                              <w:t xml:space="preserve">Audit of </w:t>
                            </w:r>
                            <w:r w:rsidR="00F834F6" w:rsidRPr="00E75B96">
                              <w:rPr>
                                <w:rFonts w:ascii="Century Gothic" w:hAnsi="Century Gothic"/>
                                <w:color w:val="FFFFFF" w:themeColor="background1"/>
                                <w:sz w:val="72"/>
                                <w:szCs w:val="72"/>
                              </w:rPr>
                              <w:t>the UNESCO</w:t>
                            </w:r>
                            <w:r w:rsidR="00E75B96" w:rsidRPr="00E75B96">
                              <w:rPr>
                                <w:rFonts w:ascii="Century Gothic" w:hAnsi="Century Gothic"/>
                                <w:color w:val="FFFFFF" w:themeColor="background1"/>
                                <w:sz w:val="72"/>
                                <w:szCs w:val="72"/>
                              </w:rPr>
                              <w:t>’s Liaison</w:t>
                            </w:r>
                          </w:p>
                          <w:p w14:paraId="6520E1E7" w14:textId="4FE6AEFF" w:rsidR="003F2967" w:rsidRPr="00862A32" w:rsidRDefault="00F834F6" w:rsidP="0050661A">
                            <w:pPr>
                              <w:shd w:val="clear" w:color="auto" w:fill="20589F"/>
                              <w:ind w:right="330"/>
                              <w:jc w:val="right"/>
                              <w:rPr>
                                <w:rFonts w:ascii="Century Gothic" w:hAnsi="Century Gothic"/>
                                <w:color w:val="FFFFFF" w:themeColor="background1"/>
                                <w:sz w:val="80"/>
                                <w:szCs w:val="80"/>
                              </w:rPr>
                            </w:pPr>
                            <w:r w:rsidRPr="00E75B96">
                              <w:rPr>
                                <w:rFonts w:ascii="Century Gothic" w:hAnsi="Century Gothic"/>
                                <w:color w:val="FFFFFF" w:themeColor="background1"/>
                                <w:sz w:val="72"/>
                                <w:szCs w:val="72"/>
                              </w:rPr>
                              <w:t xml:space="preserve">Office </w:t>
                            </w:r>
                            <w:r w:rsidR="0050661A">
                              <w:rPr>
                                <w:rFonts w:ascii="Century Gothic" w:hAnsi="Century Gothic"/>
                                <w:color w:val="FFFFFF" w:themeColor="background1"/>
                                <w:sz w:val="72"/>
                                <w:szCs w:val="72"/>
                              </w:rPr>
                              <w:t>to AUC and UNECA and National Office in Ethiopia</w:t>
                            </w:r>
                          </w:p>
                        </w:txbxContent>
                      </wps:txbx>
                      <wps:bodyPr rot="0" spcFirstLastPara="0" vertOverflow="overflow" horzOverflow="overflow" vert="horz" wrap="square" lIns="450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CE682" id="_x0000_t202" coordsize="21600,21600" o:spt="202" path="m,l,21600r21600,l21600,xe">
                <v:stroke joinstyle="miter"/>
                <v:path gradientshapeok="t" o:connecttype="rect"/>
              </v:shapetype>
              <v:shape id="Text Box 5" o:spid="_x0000_s1026" type="#_x0000_t202" style="position:absolute;margin-left:.95pt;margin-top:95.3pt;width:612.3pt;height:206.95pt;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" fillcolor="#20589f" stroked="f" strokeweight=".5pt">
                <v:textbox inset="12.5mm">
                  <w:txbxContent>
                    <w:p w14:paraId="40D7FF49" w14:textId="77777777" w:rsidR="003F2967" w:rsidRPr="00E75B96" w:rsidRDefault="003F2967" w:rsidP="00CD1AE2">
                      <w:pPr>
                        <w:shd w:val="clear" w:color="auto" w:fill="20589F"/>
                        <w:ind w:right="330"/>
                        <w:jc w:val="right"/>
                        <w:rPr>
                          <w:rFonts w:ascii="Century Gothic" w:hAnsi="Century Gothic"/>
                          <w:color w:val="FFFFFF" w:themeColor="background1"/>
                          <w:sz w:val="72"/>
                          <w:szCs w:val="72"/>
                        </w:rPr>
                      </w:pPr>
                      <w:r w:rsidRPr="00E75B96">
                        <w:rPr>
                          <w:rFonts w:ascii="Century Gothic" w:hAnsi="Century Gothic"/>
                          <w:color w:val="FFFFFF" w:themeColor="background1"/>
                          <w:sz w:val="72"/>
                          <w:szCs w:val="72"/>
                        </w:rPr>
                        <w:t>Initial Risk Assessment</w:t>
                      </w:r>
                    </w:p>
                    <w:p w14:paraId="1A0FB873" w14:textId="416A8CD3" w:rsidR="00F834F6" w:rsidRPr="00E75B96" w:rsidRDefault="003F2967" w:rsidP="00CD1AE2">
                      <w:pPr>
                        <w:shd w:val="clear" w:color="auto" w:fill="20589F"/>
                        <w:ind w:right="330"/>
                        <w:jc w:val="right"/>
                        <w:rPr>
                          <w:rFonts w:ascii="Century Gothic" w:hAnsi="Century Gothic"/>
                          <w:color w:val="FFFFFF" w:themeColor="background1"/>
                          <w:sz w:val="72"/>
                          <w:szCs w:val="72"/>
                        </w:rPr>
                      </w:pPr>
                      <w:r w:rsidRPr="00E75B96">
                        <w:rPr>
                          <w:rFonts w:ascii="Century Gothic" w:hAnsi="Century Gothic"/>
                          <w:color w:val="FFFFFF" w:themeColor="background1"/>
                          <w:sz w:val="72"/>
                          <w:szCs w:val="72"/>
                        </w:rPr>
                        <w:t xml:space="preserve">Audit of </w:t>
                      </w:r>
                      <w:r w:rsidR="00F834F6" w:rsidRPr="00E75B96">
                        <w:rPr>
                          <w:rFonts w:ascii="Century Gothic" w:hAnsi="Century Gothic"/>
                          <w:color w:val="FFFFFF" w:themeColor="background1"/>
                          <w:sz w:val="72"/>
                          <w:szCs w:val="72"/>
                        </w:rPr>
                        <w:t>the UNESCO</w:t>
                      </w:r>
                      <w:r w:rsidR="00E75B96" w:rsidRPr="00E75B96">
                        <w:rPr>
                          <w:rFonts w:ascii="Century Gothic" w:hAnsi="Century Gothic"/>
                          <w:color w:val="FFFFFF" w:themeColor="background1"/>
                          <w:sz w:val="72"/>
                          <w:szCs w:val="72"/>
                        </w:rPr>
                        <w:t>’s Liaison</w:t>
                      </w:r>
                    </w:p>
                    <w:p w14:paraId="6520E1E7" w14:textId="4FE6AEFF" w:rsidR="003F2967" w:rsidRPr="00862A32" w:rsidRDefault="00F834F6" w:rsidP="0050661A">
                      <w:pPr>
                        <w:shd w:val="clear" w:color="auto" w:fill="20589F"/>
                        <w:ind w:right="330"/>
                        <w:jc w:val="right"/>
                        <w:rPr>
                          <w:rFonts w:ascii="Century Gothic" w:hAnsi="Century Gothic"/>
                          <w:color w:val="FFFFFF" w:themeColor="background1"/>
                          <w:sz w:val="80"/>
                          <w:szCs w:val="80"/>
                        </w:rPr>
                      </w:pPr>
                      <w:r w:rsidRPr="00E75B96">
                        <w:rPr>
                          <w:rFonts w:ascii="Century Gothic" w:hAnsi="Century Gothic"/>
                          <w:color w:val="FFFFFF" w:themeColor="background1"/>
                          <w:sz w:val="72"/>
                          <w:szCs w:val="72"/>
                        </w:rPr>
                        <w:t xml:space="preserve">Office </w:t>
                      </w:r>
                      <w:r w:rsidR="0050661A">
                        <w:rPr>
                          <w:rFonts w:ascii="Century Gothic" w:hAnsi="Century Gothic"/>
                          <w:color w:val="FFFFFF" w:themeColor="background1"/>
                          <w:sz w:val="72"/>
                          <w:szCs w:val="72"/>
                        </w:rPr>
                        <w:t>to AUC and UNECA and National Office in Ethiopia</w:t>
                      </w:r>
                    </w:p>
                  </w:txbxContent>
                </v:textbox>
                <w10:wrap anchorx="page"/>
              </v:shape>
            </w:pict>
          </mc:Fallback>
        </mc:AlternateContent>
      </w:r>
      <w:r w:rsidR="00CD1AE2" w:rsidRPr="00BF631B">
        <w:rPr>
          <w:rFonts w:asciiTheme="minorBidi" w:hAnsiTheme="minorBidi" w:cstheme="minorBidi"/>
          <w:noProof/>
        </w:rPr>
        <mc:AlternateContent>
          <mc:Choice Requires="wps">
            <w:drawing>
              <wp:anchor distT="0" distB="0" distL="114300" distR="114300" simplePos="0" relativeHeight="251658247" behindDoc="0" locked="0" layoutInCell="1" allowOverlap="1" wp14:anchorId="6C8EA61E" wp14:editId="54A38552">
                <wp:simplePos x="0" y="0"/>
                <wp:positionH relativeFrom="margin">
                  <wp:posOffset>2377440</wp:posOffset>
                </wp:positionH>
                <wp:positionV relativeFrom="paragraph">
                  <wp:posOffset>3847797</wp:posOffset>
                </wp:positionV>
                <wp:extent cx="4038600" cy="601980"/>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4038600" cy="601980"/>
                        </a:xfrm>
                        <a:prstGeom prst="rect">
                          <a:avLst/>
                        </a:prstGeom>
                        <a:noFill/>
                        <a:ln w="6350">
                          <a:noFill/>
                        </a:ln>
                      </wps:spPr>
                      <wps:txbx>
                        <w:txbxContent>
                          <w:p w14:paraId="1860AEC0" w14:textId="21B94834" w:rsidR="003F2967" w:rsidRPr="00825729" w:rsidRDefault="000C1E93" w:rsidP="00CD1AE2">
                            <w:pPr>
                              <w:jc w:val="right"/>
                              <w:rPr>
                                <w:rFonts w:ascii="Century Gothic" w:hAnsi="Century Gothic"/>
                                <w:color w:val="20589F"/>
                                <w:sz w:val="28"/>
                                <w:szCs w:val="28"/>
                                <w:lang w:val="fr-FR"/>
                              </w:rPr>
                            </w:pPr>
                            <w:r>
                              <w:rPr>
                                <w:rFonts w:ascii="Century Gothic" w:hAnsi="Century Gothic"/>
                                <w:color w:val="20589F"/>
                                <w:sz w:val="28"/>
                                <w:szCs w:val="28"/>
                                <w:lang w:val="fr-FR"/>
                              </w:rPr>
                              <w:t>June</w:t>
                            </w:r>
                            <w:r w:rsidR="003F2967">
                              <w:rPr>
                                <w:rFonts w:ascii="Century Gothic" w:hAnsi="Century Gothic"/>
                                <w:color w:val="20589F"/>
                                <w:sz w:val="28"/>
                                <w:szCs w:val="28"/>
                                <w:lang w:val="fr-FR"/>
                              </w:rPr>
                              <w:t xml:space="preserve"> </w:t>
                            </w:r>
                            <w:r w:rsidR="00F834F6">
                              <w:rPr>
                                <w:rFonts w:ascii="Century Gothic" w:hAnsi="Century Gothic"/>
                                <w:color w:val="20589F"/>
                                <w:sz w:val="28"/>
                                <w:szCs w:val="28"/>
                                <w:lang w:val="fr-FR"/>
                              </w:rPr>
                              <w:t>2022</w:t>
                            </w:r>
                          </w:p>
                        </w:txbxContent>
                      </wps:txbx>
                      <wps:bodyPr rot="0" spcFirstLastPara="0" vertOverflow="overflow" horzOverflow="overflow" vert="horz" wrap="square" lIns="450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EA61E" id="Text Box 6" o:spid="_x0000_s1027" type="#_x0000_t202" style="position:absolute;margin-left:187.2pt;margin-top:303pt;width:318pt;height:47.4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" filled="f" stroked="f" strokeweight=".5pt">
                <v:textbox inset="12.5mm">
                  <w:txbxContent>
                    <w:p w14:paraId="1860AEC0" w14:textId="21B94834" w:rsidR="003F2967" w:rsidRPr="00825729" w:rsidRDefault="000C1E93" w:rsidP="00CD1AE2">
                      <w:pPr>
                        <w:jc w:val="right"/>
                        <w:rPr>
                          <w:rFonts w:ascii="Century Gothic" w:hAnsi="Century Gothic"/>
                          <w:color w:val="20589F"/>
                          <w:sz w:val="28"/>
                          <w:szCs w:val="28"/>
                          <w:lang w:val="fr-FR"/>
                        </w:rPr>
                      </w:pPr>
                      <w:r>
                        <w:rPr>
                          <w:rFonts w:ascii="Century Gothic" w:hAnsi="Century Gothic"/>
                          <w:color w:val="20589F"/>
                          <w:sz w:val="28"/>
                          <w:szCs w:val="28"/>
                          <w:lang w:val="fr-FR"/>
                        </w:rPr>
                        <w:t>June</w:t>
                      </w:r>
                      <w:r w:rsidR="003F2967">
                        <w:rPr>
                          <w:rFonts w:ascii="Century Gothic" w:hAnsi="Century Gothic"/>
                          <w:color w:val="20589F"/>
                          <w:sz w:val="28"/>
                          <w:szCs w:val="28"/>
                          <w:lang w:val="fr-FR"/>
                        </w:rPr>
                        <w:t xml:space="preserve"> </w:t>
                      </w:r>
                      <w:r w:rsidR="00F834F6">
                        <w:rPr>
                          <w:rFonts w:ascii="Century Gothic" w:hAnsi="Century Gothic"/>
                          <w:color w:val="20589F"/>
                          <w:sz w:val="28"/>
                          <w:szCs w:val="28"/>
                          <w:lang w:val="fr-FR"/>
                        </w:rPr>
                        <w:t>2022</w:t>
                      </w:r>
                    </w:p>
                  </w:txbxContent>
                </v:textbox>
                <w10:wrap anchorx="margin"/>
              </v:shape>
            </w:pict>
          </mc:Fallback>
        </mc:AlternateContent>
      </w:r>
      <w:r w:rsidR="00CD1AE2" w:rsidRPr="00BF631B">
        <w:rPr>
          <w:rFonts w:asciiTheme="minorBidi" w:hAnsiTheme="minorBidi" w:cstheme="minorBidi"/>
          <w:szCs w:val="21"/>
        </w:rPr>
        <w:br w:type="page"/>
      </w:r>
    </w:p>
    <w:p w14:paraId="71E7C894" w14:textId="596C1C9F" w:rsidR="00DB17F2" w:rsidRPr="00BF631B" w:rsidRDefault="00DB17F2" w:rsidP="000967E3">
      <w:pPr>
        <w:spacing w:after="160" w:line="259" w:lineRule="auto"/>
        <w:jc w:val="both"/>
        <w:rPr>
          <w:rFonts w:asciiTheme="minorBidi" w:hAnsiTheme="minorBidi" w:cstheme="minorBidi"/>
          <w:b/>
          <w:sz w:val="16"/>
          <w:szCs w:val="18"/>
        </w:rPr>
      </w:pPr>
      <w:bookmarkStart w:id="0" w:name="_Toc75875425"/>
      <w:r w:rsidRPr="00BF631B">
        <w:rPr>
          <w:rFonts w:asciiTheme="minorBidi" w:hAnsiTheme="minorBidi" w:cstheme="minorBidi"/>
          <w:b/>
          <w:sz w:val="16"/>
          <w:szCs w:val="18"/>
        </w:rPr>
        <w:lastRenderedPageBreak/>
        <w:t>Declaration of non-conflict of interest: The audit team has read and understood the Code of Ethics for Internal Auditors. The audit team agrees to adhere to the Code of Ethics and, should the audit team have any questions or encounter any circumstances potentially impairing the adherence to the Code such as conflict of interest, the audit team will immediately bring them to the attention of their supervisor or to the IOS Director.</w:t>
      </w:r>
    </w:p>
    <w:p w14:paraId="6406DC8F" w14:textId="77777777" w:rsidR="00DB17F2" w:rsidRPr="00BF631B" w:rsidRDefault="00DB17F2" w:rsidP="000967E3">
      <w:pPr>
        <w:pStyle w:val="Numberedpara"/>
        <w:numPr>
          <w:ilvl w:val="0"/>
          <w:numId w:val="0"/>
        </w:numPr>
        <w:tabs>
          <w:tab w:val="left" w:pos="720"/>
          <w:tab w:val="left" w:pos="2430"/>
        </w:tabs>
        <w:spacing w:after="120" w:line="276" w:lineRule="auto"/>
        <w:jc w:val="both"/>
        <w:rPr>
          <w:rFonts w:asciiTheme="minorBidi" w:hAnsiTheme="minorBidi" w:cstheme="minorBidi"/>
          <w:bCs/>
          <w:sz w:val="16"/>
          <w:szCs w:val="14"/>
        </w:rPr>
      </w:pPr>
      <w:r w:rsidRPr="00BF631B">
        <w:rPr>
          <w:rFonts w:asciiTheme="minorBidi" w:hAnsiTheme="minorBidi" w:cstheme="minorBidi"/>
          <w:bCs/>
          <w:sz w:val="16"/>
          <w:szCs w:val="14"/>
        </w:rPr>
        <w:t>During the preparation of IRA, please comply with the IIA Standard 1220.A1. –  Internal auditors must exercise due professional care by considering the:</w:t>
      </w:r>
    </w:p>
    <w:p w14:paraId="76485175" w14:textId="77777777" w:rsidR="00DB17F2" w:rsidRPr="00BF631B" w:rsidRDefault="00DB17F2" w:rsidP="000967E3">
      <w:pPr>
        <w:pStyle w:val="Numberedpara"/>
        <w:numPr>
          <w:ilvl w:val="0"/>
          <w:numId w:val="6"/>
        </w:numPr>
        <w:tabs>
          <w:tab w:val="left" w:pos="720"/>
          <w:tab w:val="left" w:pos="2430"/>
        </w:tabs>
        <w:spacing w:after="120" w:line="276" w:lineRule="auto"/>
        <w:jc w:val="both"/>
        <w:rPr>
          <w:rFonts w:asciiTheme="minorBidi" w:hAnsiTheme="minorBidi" w:cstheme="minorBidi"/>
          <w:iCs/>
          <w:sz w:val="16"/>
          <w:szCs w:val="14"/>
        </w:rPr>
      </w:pPr>
      <w:r w:rsidRPr="00BF631B">
        <w:rPr>
          <w:rFonts w:asciiTheme="minorBidi" w:hAnsiTheme="minorBidi" w:cstheme="minorBidi"/>
          <w:iCs/>
          <w:sz w:val="16"/>
          <w:szCs w:val="14"/>
        </w:rPr>
        <w:t>Extent of work needed to achieve the engagement’s objectives;</w:t>
      </w:r>
    </w:p>
    <w:p w14:paraId="4F69EAD7" w14:textId="77777777" w:rsidR="00DB17F2" w:rsidRPr="00BF631B" w:rsidRDefault="00DB17F2" w:rsidP="000967E3">
      <w:pPr>
        <w:pStyle w:val="Numberedpara"/>
        <w:numPr>
          <w:ilvl w:val="0"/>
          <w:numId w:val="6"/>
        </w:numPr>
        <w:tabs>
          <w:tab w:val="left" w:pos="720"/>
          <w:tab w:val="left" w:pos="2430"/>
        </w:tabs>
        <w:spacing w:after="120" w:line="276" w:lineRule="auto"/>
        <w:jc w:val="both"/>
        <w:rPr>
          <w:rFonts w:asciiTheme="minorBidi" w:hAnsiTheme="minorBidi" w:cstheme="minorBidi"/>
          <w:iCs/>
          <w:sz w:val="16"/>
          <w:szCs w:val="14"/>
        </w:rPr>
      </w:pPr>
      <w:r w:rsidRPr="00BF631B">
        <w:rPr>
          <w:rFonts w:asciiTheme="minorBidi" w:hAnsiTheme="minorBidi" w:cstheme="minorBidi"/>
          <w:iCs/>
          <w:sz w:val="16"/>
          <w:szCs w:val="14"/>
        </w:rPr>
        <w:t>Relative complexity, materiality, or significance of matters to which assurance procedures are applied;</w:t>
      </w:r>
    </w:p>
    <w:p w14:paraId="2D632554" w14:textId="77777777" w:rsidR="00DB17F2" w:rsidRPr="00BF631B" w:rsidRDefault="00DB17F2" w:rsidP="000967E3">
      <w:pPr>
        <w:pStyle w:val="Numberedpara"/>
        <w:numPr>
          <w:ilvl w:val="0"/>
          <w:numId w:val="6"/>
        </w:numPr>
        <w:tabs>
          <w:tab w:val="left" w:pos="720"/>
          <w:tab w:val="left" w:pos="2430"/>
        </w:tabs>
        <w:spacing w:after="120" w:line="276" w:lineRule="auto"/>
        <w:jc w:val="both"/>
        <w:rPr>
          <w:rFonts w:asciiTheme="minorBidi" w:hAnsiTheme="minorBidi" w:cstheme="minorBidi"/>
          <w:iCs/>
          <w:sz w:val="16"/>
          <w:szCs w:val="14"/>
        </w:rPr>
      </w:pPr>
      <w:r w:rsidRPr="00BF631B">
        <w:rPr>
          <w:rFonts w:asciiTheme="minorBidi" w:hAnsiTheme="minorBidi" w:cstheme="minorBidi"/>
          <w:iCs/>
          <w:sz w:val="16"/>
          <w:szCs w:val="14"/>
        </w:rPr>
        <w:t>Adequacy and effectiveness of governance, risk management, and control processes;</w:t>
      </w:r>
    </w:p>
    <w:p w14:paraId="4F9BDE95" w14:textId="77777777" w:rsidR="00DB17F2" w:rsidRPr="00BF631B" w:rsidRDefault="00DB17F2" w:rsidP="000967E3">
      <w:pPr>
        <w:pStyle w:val="Numberedpara"/>
        <w:numPr>
          <w:ilvl w:val="0"/>
          <w:numId w:val="6"/>
        </w:numPr>
        <w:tabs>
          <w:tab w:val="left" w:pos="720"/>
          <w:tab w:val="left" w:pos="2430"/>
        </w:tabs>
        <w:spacing w:after="120" w:line="276" w:lineRule="auto"/>
        <w:jc w:val="both"/>
        <w:rPr>
          <w:rFonts w:asciiTheme="minorBidi" w:hAnsiTheme="minorBidi" w:cstheme="minorBidi"/>
          <w:iCs/>
          <w:sz w:val="16"/>
          <w:szCs w:val="14"/>
        </w:rPr>
      </w:pPr>
      <w:r w:rsidRPr="00BF631B">
        <w:rPr>
          <w:rFonts w:asciiTheme="minorBidi" w:hAnsiTheme="minorBidi" w:cstheme="minorBidi"/>
          <w:iCs/>
          <w:sz w:val="16"/>
          <w:szCs w:val="14"/>
        </w:rPr>
        <w:t>Probability of significant errors, fraud, or noncompliance; and</w:t>
      </w:r>
    </w:p>
    <w:p w14:paraId="29B6D684" w14:textId="77777777" w:rsidR="00DB17F2" w:rsidRPr="00BF631B" w:rsidRDefault="00DB17F2" w:rsidP="000967E3">
      <w:pPr>
        <w:pStyle w:val="Numberedpara"/>
        <w:numPr>
          <w:ilvl w:val="0"/>
          <w:numId w:val="6"/>
        </w:numPr>
        <w:tabs>
          <w:tab w:val="left" w:pos="720"/>
          <w:tab w:val="left" w:pos="2430"/>
        </w:tabs>
        <w:spacing w:after="120" w:line="276" w:lineRule="auto"/>
        <w:jc w:val="both"/>
        <w:rPr>
          <w:rFonts w:asciiTheme="minorBidi" w:hAnsiTheme="minorBidi" w:cstheme="minorBidi"/>
          <w:iCs/>
          <w:sz w:val="16"/>
          <w:szCs w:val="14"/>
        </w:rPr>
      </w:pPr>
      <w:r w:rsidRPr="00BF631B">
        <w:rPr>
          <w:rFonts w:asciiTheme="minorBidi" w:hAnsiTheme="minorBidi" w:cstheme="minorBidi"/>
          <w:iCs/>
          <w:sz w:val="16"/>
          <w:szCs w:val="14"/>
        </w:rPr>
        <w:t>Cost of assurance in relation to potential benefits.</w:t>
      </w:r>
    </w:p>
    <w:p w14:paraId="66505E5E" w14:textId="77777777" w:rsidR="00DB17F2" w:rsidRPr="00BF631B" w:rsidRDefault="00DB17F2" w:rsidP="00DB17F2">
      <w:pPr>
        <w:spacing w:after="160" w:line="259" w:lineRule="auto"/>
        <w:rPr>
          <w:rFonts w:asciiTheme="minorBidi" w:hAnsiTheme="minorBidi" w:cstheme="minorBidi"/>
          <w:b/>
          <w:sz w:val="24"/>
          <w:szCs w:val="24"/>
        </w:rPr>
      </w:pPr>
    </w:p>
    <w:sdt>
      <w:sdtPr>
        <w:rPr>
          <w:rFonts w:asciiTheme="minorBidi" w:eastAsia="Times New Roman" w:hAnsiTheme="minorBidi" w:cstheme="minorBidi"/>
          <w:sz w:val="21"/>
          <w:szCs w:val="20"/>
        </w:rPr>
        <w:id w:val="-608977941"/>
        <w:docPartObj>
          <w:docPartGallery w:val="Table of Contents"/>
          <w:docPartUnique/>
        </w:docPartObj>
      </w:sdtPr>
      <w:sdtEndPr>
        <w:rPr>
          <w:bCs/>
          <w:sz w:val="22"/>
          <w:szCs w:val="22"/>
        </w:rPr>
      </w:sdtEndPr>
      <w:sdtContent>
        <w:p w14:paraId="344122E0" w14:textId="77777777" w:rsidR="00DB17F2" w:rsidRPr="007162E5" w:rsidRDefault="00DB17F2" w:rsidP="00F834F6">
          <w:pPr>
            <w:pStyle w:val="TOCHeading"/>
            <w:numPr>
              <w:ilvl w:val="0"/>
              <w:numId w:val="0"/>
            </w:numPr>
            <w:ind w:left="706" w:hanging="706"/>
            <w:rPr>
              <w:rFonts w:eastAsia="Times New Roman"/>
              <w:bCs/>
              <w:color w:val="333333"/>
              <w:sz w:val="20"/>
              <w:szCs w:val="18"/>
              <w:lang w:eastAsia="fr-FR"/>
            </w:rPr>
          </w:pPr>
          <w:r w:rsidRPr="00BF631B">
            <w:rPr>
              <w:rFonts w:asciiTheme="minorBidi" w:eastAsia="Times New Roman" w:hAnsiTheme="minorBidi" w:cstheme="minorBidi"/>
              <w:bCs/>
              <w:color w:val="333333"/>
              <w:sz w:val="20"/>
              <w:szCs w:val="18"/>
              <w:lang w:eastAsia="fr-FR"/>
            </w:rPr>
            <w:t>Table of contents</w:t>
          </w:r>
        </w:p>
        <w:p w14:paraId="4C078A65" w14:textId="6D983FB6" w:rsidR="00DB0999" w:rsidRDefault="00DB17F2" w:rsidP="00DB0999">
          <w:pPr>
            <w:pStyle w:val="TOC1"/>
            <w:tabs>
              <w:tab w:val="left" w:pos="630"/>
              <w:tab w:val="right" w:leader="dot" w:pos="8990"/>
            </w:tabs>
            <w:rPr>
              <w:rFonts w:cstheme="minorBidi"/>
              <w:noProof/>
              <w:lang w:eastAsia="zh-CN"/>
            </w:rPr>
          </w:pPr>
          <w:r w:rsidRPr="000A5511">
            <w:rPr>
              <w:rFonts w:asciiTheme="minorBidi" w:hAnsiTheme="minorBidi" w:cstheme="minorBidi"/>
            </w:rPr>
            <w:fldChar w:fldCharType="begin"/>
          </w:r>
          <w:r w:rsidRPr="000A5511">
            <w:rPr>
              <w:rFonts w:asciiTheme="minorBidi" w:hAnsiTheme="minorBidi" w:cstheme="minorBidi"/>
            </w:rPr>
            <w:instrText xml:space="preserve"> TOC \o "1-3" \h \z \u </w:instrText>
          </w:r>
          <w:r w:rsidRPr="000A5511">
            <w:rPr>
              <w:rFonts w:asciiTheme="minorBidi" w:hAnsiTheme="minorBidi" w:cstheme="minorBidi"/>
            </w:rPr>
            <w:fldChar w:fldCharType="separate"/>
          </w:r>
          <w:hyperlink w:anchor="_Toc106220861" w:history="1">
            <w:r w:rsidR="00DB0999" w:rsidRPr="00152FBD">
              <w:rPr>
                <w:rStyle w:val="Hyperlink"/>
                <w:rFonts w:asciiTheme="minorBidi" w:hAnsiTheme="minorBidi"/>
                <w:noProof/>
              </w:rPr>
              <w:t>1</w:t>
            </w:r>
            <w:r w:rsidR="00DB0999">
              <w:rPr>
                <w:rFonts w:cstheme="minorBidi"/>
                <w:noProof/>
                <w:lang w:eastAsia="zh-CN"/>
              </w:rPr>
              <w:tab/>
            </w:r>
            <w:r w:rsidR="00DB0999" w:rsidRPr="00152FBD">
              <w:rPr>
                <w:rStyle w:val="Hyperlink"/>
                <w:rFonts w:asciiTheme="minorBidi" w:hAnsiTheme="minorBidi"/>
                <w:noProof/>
              </w:rPr>
              <w:t>BACKGROUND</w:t>
            </w:r>
            <w:r w:rsidR="00DB0999">
              <w:rPr>
                <w:noProof/>
                <w:webHidden/>
              </w:rPr>
              <w:tab/>
            </w:r>
            <w:r w:rsidR="00DB0999">
              <w:rPr>
                <w:noProof/>
                <w:webHidden/>
              </w:rPr>
              <w:fldChar w:fldCharType="begin"/>
            </w:r>
            <w:r w:rsidR="00DB0999">
              <w:rPr>
                <w:noProof/>
                <w:webHidden/>
              </w:rPr>
              <w:instrText xml:space="preserve"> PAGEREF _Toc106220861 \h </w:instrText>
            </w:r>
            <w:r w:rsidR="00DB0999">
              <w:rPr>
                <w:noProof/>
                <w:webHidden/>
              </w:rPr>
            </w:r>
            <w:r w:rsidR="00DB0999">
              <w:rPr>
                <w:noProof/>
                <w:webHidden/>
              </w:rPr>
              <w:fldChar w:fldCharType="separate"/>
            </w:r>
            <w:r w:rsidR="00DB0999">
              <w:rPr>
                <w:noProof/>
                <w:webHidden/>
              </w:rPr>
              <w:t>3</w:t>
            </w:r>
            <w:r w:rsidR="00DB0999">
              <w:rPr>
                <w:noProof/>
                <w:webHidden/>
              </w:rPr>
              <w:fldChar w:fldCharType="end"/>
            </w:r>
          </w:hyperlink>
        </w:p>
        <w:p w14:paraId="5855335C" w14:textId="2330C6C6" w:rsidR="00DB0999" w:rsidRDefault="00137991" w:rsidP="00DB0999">
          <w:pPr>
            <w:pStyle w:val="TOC1"/>
            <w:tabs>
              <w:tab w:val="left" w:pos="630"/>
              <w:tab w:val="right" w:leader="dot" w:pos="8990"/>
            </w:tabs>
            <w:rPr>
              <w:rFonts w:cstheme="minorBidi"/>
              <w:noProof/>
              <w:lang w:eastAsia="zh-CN"/>
            </w:rPr>
          </w:pPr>
          <w:hyperlink w:anchor="_Toc106220862" w:history="1">
            <w:r w:rsidR="00DB0999" w:rsidRPr="00152FBD">
              <w:rPr>
                <w:rStyle w:val="Hyperlink"/>
                <w:rFonts w:asciiTheme="minorBidi" w:hAnsiTheme="minorBidi"/>
                <w:noProof/>
              </w:rPr>
              <w:t>2</w:t>
            </w:r>
            <w:r w:rsidR="00DB0999">
              <w:rPr>
                <w:rFonts w:cstheme="minorBidi"/>
                <w:noProof/>
                <w:lang w:eastAsia="zh-CN"/>
              </w:rPr>
              <w:tab/>
            </w:r>
            <w:r w:rsidR="00DB0999" w:rsidRPr="00152FBD">
              <w:rPr>
                <w:rStyle w:val="Hyperlink"/>
                <w:rFonts w:asciiTheme="minorBidi" w:hAnsiTheme="minorBidi"/>
                <w:noProof/>
              </w:rPr>
              <w:t>UN AGENCIES</w:t>
            </w:r>
            <w:r w:rsidR="00DB0999">
              <w:rPr>
                <w:noProof/>
                <w:webHidden/>
              </w:rPr>
              <w:tab/>
            </w:r>
            <w:r w:rsidR="00DB0999">
              <w:rPr>
                <w:noProof/>
                <w:webHidden/>
              </w:rPr>
              <w:fldChar w:fldCharType="begin"/>
            </w:r>
            <w:r w:rsidR="00DB0999">
              <w:rPr>
                <w:noProof/>
                <w:webHidden/>
              </w:rPr>
              <w:instrText xml:space="preserve"> PAGEREF _Toc106220862 \h </w:instrText>
            </w:r>
            <w:r w:rsidR="00DB0999">
              <w:rPr>
                <w:noProof/>
                <w:webHidden/>
              </w:rPr>
            </w:r>
            <w:r w:rsidR="00DB0999">
              <w:rPr>
                <w:noProof/>
                <w:webHidden/>
              </w:rPr>
              <w:fldChar w:fldCharType="separate"/>
            </w:r>
            <w:r w:rsidR="00DB0999">
              <w:rPr>
                <w:noProof/>
                <w:webHidden/>
              </w:rPr>
              <w:t>4</w:t>
            </w:r>
            <w:r w:rsidR="00DB0999">
              <w:rPr>
                <w:noProof/>
                <w:webHidden/>
              </w:rPr>
              <w:fldChar w:fldCharType="end"/>
            </w:r>
          </w:hyperlink>
        </w:p>
        <w:p w14:paraId="57A03520" w14:textId="6788392F" w:rsidR="00DB0999" w:rsidRDefault="00137991" w:rsidP="00DB0999">
          <w:pPr>
            <w:pStyle w:val="TOC1"/>
            <w:tabs>
              <w:tab w:val="left" w:pos="630"/>
              <w:tab w:val="right" w:leader="dot" w:pos="8990"/>
            </w:tabs>
            <w:rPr>
              <w:rFonts w:cstheme="minorBidi"/>
              <w:noProof/>
              <w:lang w:eastAsia="zh-CN"/>
            </w:rPr>
          </w:pPr>
          <w:hyperlink w:anchor="_Toc106220863" w:history="1">
            <w:r w:rsidR="00DB0999" w:rsidRPr="00152FBD">
              <w:rPr>
                <w:rStyle w:val="Hyperlink"/>
                <w:rFonts w:asciiTheme="minorBidi" w:hAnsiTheme="minorBidi"/>
                <w:noProof/>
              </w:rPr>
              <w:t>3</w:t>
            </w:r>
            <w:r w:rsidR="00DB0999">
              <w:rPr>
                <w:rFonts w:cstheme="minorBidi"/>
                <w:noProof/>
                <w:lang w:eastAsia="zh-CN"/>
              </w:rPr>
              <w:tab/>
            </w:r>
            <w:r w:rsidR="00DB0999" w:rsidRPr="00152FBD">
              <w:rPr>
                <w:rStyle w:val="Hyperlink"/>
                <w:rFonts w:asciiTheme="minorBidi" w:hAnsiTheme="minorBidi"/>
                <w:noProof/>
              </w:rPr>
              <w:t>OFFICE STRATEGY, STRUCTURE AND PORTFOLIO</w:t>
            </w:r>
            <w:r w:rsidR="00DB0999">
              <w:rPr>
                <w:noProof/>
                <w:webHidden/>
              </w:rPr>
              <w:tab/>
            </w:r>
            <w:r w:rsidR="00DB0999">
              <w:rPr>
                <w:noProof/>
                <w:webHidden/>
              </w:rPr>
              <w:fldChar w:fldCharType="begin"/>
            </w:r>
            <w:r w:rsidR="00DB0999">
              <w:rPr>
                <w:noProof/>
                <w:webHidden/>
              </w:rPr>
              <w:instrText xml:space="preserve"> PAGEREF _Toc106220863 \h </w:instrText>
            </w:r>
            <w:r w:rsidR="00DB0999">
              <w:rPr>
                <w:noProof/>
                <w:webHidden/>
              </w:rPr>
            </w:r>
            <w:r w:rsidR="00DB0999">
              <w:rPr>
                <w:noProof/>
                <w:webHidden/>
              </w:rPr>
              <w:fldChar w:fldCharType="separate"/>
            </w:r>
            <w:r w:rsidR="00DB0999">
              <w:rPr>
                <w:noProof/>
                <w:webHidden/>
              </w:rPr>
              <w:t>6</w:t>
            </w:r>
            <w:r w:rsidR="00DB0999">
              <w:rPr>
                <w:noProof/>
                <w:webHidden/>
              </w:rPr>
              <w:fldChar w:fldCharType="end"/>
            </w:r>
          </w:hyperlink>
        </w:p>
        <w:p w14:paraId="3822EB43" w14:textId="13D65684" w:rsidR="00DB0999" w:rsidRDefault="00137991" w:rsidP="00DB0999">
          <w:pPr>
            <w:pStyle w:val="TOC1"/>
            <w:tabs>
              <w:tab w:val="left" w:pos="630"/>
              <w:tab w:val="right" w:leader="dot" w:pos="8990"/>
            </w:tabs>
            <w:rPr>
              <w:rFonts w:cstheme="minorBidi"/>
              <w:noProof/>
              <w:lang w:eastAsia="zh-CN"/>
            </w:rPr>
          </w:pPr>
          <w:hyperlink w:anchor="_Toc106220864" w:history="1">
            <w:r w:rsidR="00DB0999" w:rsidRPr="00152FBD">
              <w:rPr>
                <w:rStyle w:val="Hyperlink"/>
                <w:rFonts w:asciiTheme="minorBidi" w:hAnsiTheme="minorBidi"/>
                <w:noProof/>
              </w:rPr>
              <w:t>4</w:t>
            </w:r>
            <w:r w:rsidR="00DB0999">
              <w:rPr>
                <w:rFonts w:cstheme="minorBidi"/>
                <w:noProof/>
                <w:lang w:eastAsia="zh-CN"/>
              </w:rPr>
              <w:tab/>
            </w:r>
            <w:r w:rsidR="00DB0999" w:rsidRPr="00152FBD">
              <w:rPr>
                <w:rStyle w:val="Hyperlink"/>
                <w:rFonts w:asciiTheme="minorBidi" w:hAnsiTheme="minorBidi"/>
                <w:noProof/>
              </w:rPr>
              <w:t>RISK MANAGEMENT</w:t>
            </w:r>
            <w:r w:rsidR="00DB0999">
              <w:rPr>
                <w:noProof/>
                <w:webHidden/>
              </w:rPr>
              <w:tab/>
            </w:r>
            <w:r w:rsidR="00DB0999">
              <w:rPr>
                <w:noProof/>
                <w:webHidden/>
              </w:rPr>
              <w:fldChar w:fldCharType="begin"/>
            </w:r>
            <w:r w:rsidR="00DB0999">
              <w:rPr>
                <w:noProof/>
                <w:webHidden/>
              </w:rPr>
              <w:instrText xml:space="preserve"> PAGEREF _Toc106220864 \h </w:instrText>
            </w:r>
            <w:r w:rsidR="00DB0999">
              <w:rPr>
                <w:noProof/>
                <w:webHidden/>
              </w:rPr>
            </w:r>
            <w:r w:rsidR="00DB0999">
              <w:rPr>
                <w:noProof/>
                <w:webHidden/>
              </w:rPr>
              <w:fldChar w:fldCharType="separate"/>
            </w:r>
            <w:r w:rsidR="00DB0999">
              <w:rPr>
                <w:noProof/>
                <w:webHidden/>
              </w:rPr>
              <w:t>10</w:t>
            </w:r>
            <w:r w:rsidR="00DB0999">
              <w:rPr>
                <w:noProof/>
                <w:webHidden/>
              </w:rPr>
              <w:fldChar w:fldCharType="end"/>
            </w:r>
          </w:hyperlink>
        </w:p>
        <w:p w14:paraId="2EA82CA0" w14:textId="5B02E34C" w:rsidR="00DB0999" w:rsidRDefault="00137991" w:rsidP="00DB0999">
          <w:pPr>
            <w:pStyle w:val="TOC1"/>
            <w:tabs>
              <w:tab w:val="left" w:pos="630"/>
              <w:tab w:val="right" w:leader="dot" w:pos="8990"/>
            </w:tabs>
            <w:rPr>
              <w:rFonts w:cstheme="minorBidi"/>
              <w:noProof/>
              <w:lang w:eastAsia="zh-CN"/>
            </w:rPr>
          </w:pPr>
          <w:hyperlink w:anchor="_Toc106220865" w:history="1">
            <w:r w:rsidR="00DB0999" w:rsidRPr="00152FBD">
              <w:rPr>
                <w:rStyle w:val="Hyperlink"/>
                <w:rFonts w:asciiTheme="minorBidi" w:hAnsiTheme="minorBidi"/>
                <w:noProof/>
              </w:rPr>
              <w:t>5</w:t>
            </w:r>
            <w:r w:rsidR="00DB0999">
              <w:rPr>
                <w:rFonts w:cstheme="minorBidi"/>
                <w:noProof/>
                <w:lang w:eastAsia="zh-CN"/>
              </w:rPr>
              <w:tab/>
            </w:r>
            <w:r w:rsidR="00DB0999" w:rsidRPr="00152FBD">
              <w:rPr>
                <w:rStyle w:val="Hyperlink"/>
                <w:rFonts w:asciiTheme="minorBidi" w:hAnsiTheme="minorBidi"/>
                <w:noProof/>
              </w:rPr>
              <w:t>CONTROL ACTIVITIES</w:t>
            </w:r>
            <w:r w:rsidR="00DB0999">
              <w:rPr>
                <w:noProof/>
                <w:webHidden/>
              </w:rPr>
              <w:tab/>
            </w:r>
            <w:r w:rsidR="00DB0999">
              <w:rPr>
                <w:noProof/>
                <w:webHidden/>
              </w:rPr>
              <w:fldChar w:fldCharType="begin"/>
            </w:r>
            <w:r w:rsidR="00DB0999">
              <w:rPr>
                <w:noProof/>
                <w:webHidden/>
              </w:rPr>
              <w:instrText xml:space="preserve"> PAGEREF _Toc106220865 \h </w:instrText>
            </w:r>
            <w:r w:rsidR="00DB0999">
              <w:rPr>
                <w:noProof/>
                <w:webHidden/>
              </w:rPr>
            </w:r>
            <w:r w:rsidR="00DB0999">
              <w:rPr>
                <w:noProof/>
                <w:webHidden/>
              </w:rPr>
              <w:fldChar w:fldCharType="separate"/>
            </w:r>
            <w:r w:rsidR="00DB0999">
              <w:rPr>
                <w:noProof/>
                <w:webHidden/>
              </w:rPr>
              <w:t>11</w:t>
            </w:r>
            <w:r w:rsidR="00DB0999">
              <w:rPr>
                <w:noProof/>
                <w:webHidden/>
              </w:rPr>
              <w:fldChar w:fldCharType="end"/>
            </w:r>
          </w:hyperlink>
        </w:p>
        <w:p w14:paraId="04C4D450" w14:textId="0D329192" w:rsidR="00DB0999" w:rsidRDefault="00137991" w:rsidP="00DB0999">
          <w:pPr>
            <w:pStyle w:val="TOC1"/>
            <w:tabs>
              <w:tab w:val="left" w:pos="630"/>
              <w:tab w:val="right" w:leader="dot" w:pos="8990"/>
            </w:tabs>
            <w:rPr>
              <w:rFonts w:cstheme="minorBidi"/>
              <w:noProof/>
              <w:lang w:eastAsia="zh-CN"/>
            </w:rPr>
          </w:pPr>
          <w:hyperlink w:anchor="_Toc106220866" w:history="1">
            <w:r w:rsidR="00DB0999" w:rsidRPr="00152FBD">
              <w:rPr>
                <w:rStyle w:val="Hyperlink"/>
                <w:rFonts w:asciiTheme="minorBidi" w:hAnsiTheme="minorBidi"/>
                <w:noProof/>
              </w:rPr>
              <w:t>6</w:t>
            </w:r>
            <w:r w:rsidR="00DB0999">
              <w:rPr>
                <w:rFonts w:cstheme="minorBidi"/>
                <w:noProof/>
                <w:lang w:eastAsia="zh-CN"/>
              </w:rPr>
              <w:tab/>
            </w:r>
            <w:r w:rsidR="00DB0999" w:rsidRPr="00152FBD">
              <w:rPr>
                <w:rStyle w:val="Hyperlink"/>
                <w:rFonts w:asciiTheme="minorBidi" w:hAnsiTheme="minorBidi"/>
                <w:noProof/>
              </w:rPr>
              <w:t>DATA ANALYSIS</w:t>
            </w:r>
            <w:r w:rsidR="00DB0999">
              <w:rPr>
                <w:noProof/>
                <w:webHidden/>
              </w:rPr>
              <w:tab/>
            </w:r>
            <w:r w:rsidR="00DB0999">
              <w:rPr>
                <w:noProof/>
                <w:webHidden/>
              </w:rPr>
              <w:fldChar w:fldCharType="begin"/>
            </w:r>
            <w:r w:rsidR="00DB0999">
              <w:rPr>
                <w:noProof/>
                <w:webHidden/>
              </w:rPr>
              <w:instrText xml:space="preserve"> PAGEREF _Toc106220866 \h </w:instrText>
            </w:r>
            <w:r w:rsidR="00DB0999">
              <w:rPr>
                <w:noProof/>
                <w:webHidden/>
              </w:rPr>
            </w:r>
            <w:r w:rsidR="00DB0999">
              <w:rPr>
                <w:noProof/>
                <w:webHidden/>
              </w:rPr>
              <w:fldChar w:fldCharType="separate"/>
            </w:r>
            <w:r w:rsidR="00DB0999">
              <w:rPr>
                <w:noProof/>
                <w:webHidden/>
              </w:rPr>
              <w:t>13</w:t>
            </w:r>
            <w:r w:rsidR="00DB0999">
              <w:rPr>
                <w:noProof/>
                <w:webHidden/>
              </w:rPr>
              <w:fldChar w:fldCharType="end"/>
            </w:r>
          </w:hyperlink>
        </w:p>
        <w:p w14:paraId="0E11C0E8" w14:textId="078934F5" w:rsidR="00DB0999" w:rsidRDefault="00137991" w:rsidP="00DB0999">
          <w:pPr>
            <w:pStyle w:val="TOC1"/>
            <w:tabs>
              <w:tab w:val="left" w:pos="630"/>
              <w:tab w:val="right" w:leader="dot" w:pos="8990"/>
            </w:tabs>
            <w:rPr>
              <w:rFonts w:cstheme="minorBidi"/>
              <w:noProof/>
              <w:lang w:eastAsia="zh-CN"/>
            </w:rPr>
          </w:pPr>
          <w:hyperlink w:anchor="_Toc106220867" w:history="1">
            <w:r w:rsidR="00DB0999" w:rsidRPr="00152FBD">
              <w:rPr>
                <w:rStyle w:val="Hyperlink"/>
                <w:rFonts w:asciiTheme="minorBidi" w:hAnsiTheme="minorBidi"/>
                <w:noProof/>
              </w:rPr>
              <w:t>7</w:t>
            </w:r>
            <w:r w:rsidR="00DB0999">
              <w:rPr>
                <w:rFonts w:cstheme="minorBidi"/>
                <w:noProof/>
                <w:lang w:eastAsia="zh-CN"/>
              </w:rPr>
              <w:tab/>
            </w:r>
            <w:r w:rsidR="00DB0999" w:rsidRPr="00152FBD">
              <w:rPr>
                <w:rStyle w:val="Hyperlink"/>
                <w:rFonts w:asciiTheme="minorBidi" w:hAnsiTheme="minorBidi"/>
                <w:noProof/>
              </w:rPr>
              <w:t>INFORMATION AND COMMUNICATION</w:t>
            </w:r>
            <w:r w:rsidR="00DB0999">
              <w:rPr>
                <w:noProof/>
                <w:webHidden/>
              </w:rPr>
              <w:tab/>
            </w:r>
            <w:r w:rsidR="00DB0999">
              <w:rPr>
                <w:noProof/>
                <w:webHidden/>
              </w:rPr>
              <w:fldChar w:fldCharType="begin"/>
            </w:r>
            <w:r w:rsidR="00DB0999">
              <w:rPr>
                <w:noProof/>
                <w:webHidden/>
              </w:rPr>
              <w:instrText xml:space="preserve"> PAGEREF _Toc106220867 \h </w:instrText>
            </w:r>
            <w:r w:rsidR="00DB0999">
              <w:rPr>
                <w:noProof/>
                <w:webHidden/>
              </w:rPr>
            </w:r>
            <w:r w:rsidR="00DB0999">
              <w:rPr>
                <w:noProof/>
                <w:webHidden/>
              </w:rPr>
              <w:fldChar w:fldCharType="separate"/>
            </w:r>
            <w:r w:rsidR="00DB0999">
              <w:rPr>
                <w:noProof/>
                <w:webHidden/>
              </w:rPr>
              <w:t>17</w:t>
            </w:r>
            <w:r w:rsidR="00DB0999">
              <w:rPr>
                <w:noProof/>
                <w:webHidden/>
              </w:rPr>
              <w:fldChar w:fldCharType="end"/>
            </w:r>
          </w:hyperlink>
        </w:p>
        <w:p w14:paraId="5A222E77" w14:textId="73390601" w:rsidR="00DB0999" w:rsidRDefault="00137991" w:rsidP="00DB0999">
          <w:pPr>
            <w:pStyle w:val="TOC1"/>
            <w:tabs>
              <w:tab w:val="left" w:pos="630"/>
              <w:tab w:val="right" w:leader="dot" w:pos="8990"/>
            </w:tabs>
            <w:rPr>
              <w:rFonts w:cstheme="minorBidi"/>
              <w:noProof/>
              <w:lang w:eastAsia="zh-CN"/>
            </w:rPr>
          </w:pPr>
          <w:hyperlink w:anchor="_Toc106220868" w:history="1">
            <w:r w:rsidR="00DB0999" w:rsidRPr="00152FBD">
              <w:rPr>
                <w:rStyle w:val="Hyperlink"/>
                <w:rFonts w:asciiTheme="minorBidi" w:hAnsiTheme="minorBidi"/>
                <w:noProof/>
              </w:rPr>
              <w:t>8</w:t>
            </w:r>
            <w:r w:rsidR="00DB0999">
              <w:rPr>
                <w:rFonts w:cstheme="minorBidi"/>
                <w:noProof/>
                <w:lang w:eastAsia="zh-CN"/>
              </w:rPr>
              <w:tab/>
            </w:r>
            <w:r w:rsidR="00DB0999" w:rsidRPr="00152FBD">
              <w:rPr>
                <w:rStyle w:val="Hyperlink"/>
                <w:rFonts w:asciiTheme="minorBidi" w:hAnsiTheme="minorBidi"/>
                <w:noProof/>
              </w:rPr>
              <w:t>PARTNERSHIPS</w:t>
            </w:r>
            <w:r w:rsidR="00DB0999">
              <w:rPr>
                <w:noProof/>
                <w:webHidden/>
              </w:rPr>
              <w:tab/>
            </w:r>
            <w:r w:rsidR="00DB0999">
              <w:rPr>
                <w:noProof/>
                <w:webHidden/>
              </w:rPr>
              <w:fldChar w:fldCharType="begin"/>
            </w:r>
            <w:r w:rsidR="00DB0999">
              <w:rPr>
                <w:noProof/>
                <w:webHidden/>
              </w:rPr>
              <w:instrText xml:space="preserve"> PAGEREF _Toc106220868 \h </w:instrText>
            </w:r>
            <w:r w:rsidR="00DB0999">
              <w:rPr>
                <w:noProof/>
                <w:webHidden/>
              </w:rPr>
            </w:r>
            <w:r w:rsidR="00DB0999">
              <w:rPr>
                <w:noProof/>
                <w:webHidden/>
              </w:rPr>
              <w:fldChar w:fldCharType="separate"/>
            </w:r>
            <w:r w:rsidR="00DB0999">
              <w:rPr>
                <w:noProof/>
                <w:webHidden/>
              </w:rPr>
              <w:t>17</w:t>
            </w:r>
            <w:r w:rsidR="00DB0999">
              <w:rPr>
                <w:noProof/>
                <w:webHidden/>
              </w:rPr>
              <w:fldChar w:fldCharType="end"/>
            </w:r>
          </w:hyperlink>
        </w:p>
        <w:p w14:paraId="6C5D6F2F" w14:textId="23CB362B" w:rsidR="00DB0999" w:rsidRDefault="00137991" w:rsidP="00DB0999">
          <w:pPr>
            <w:pStyle w:val="TOC1"/>
            <w:tabs>
              <w:tab w:val="left" w:pos="630"/>
              <w:tab w:val="right" w:leader="dot" w:pos="8990"/>
            </w:tabs>
            <w:rPr>
              <w:rFonts w:cstheme="minorBidi"/>
              <w:noProof/>
              <w:lang w:eastAsia="zh-CN"/>
            </w:rPr>
          </w:pPr>
          <w:hyperlink w:anchor="_Toc106220869" w:history="1">
            <w:r w:rsidR="00DB0999" w:rsidRPr="00152FBD">
              <w:rPr>
                <w:rStyle w:val="Hyperlink"/>
                <w:rFonts w:asciiTheme="minorBidi" w:hAnsiTheme="minorBidi"/>
                <w:noProof/>
              </w:rPr>
              <w:t>9</w:t>
            </w:r>
            <w:r w:rsidR="00DB0999">
              <w:rPr>
                <w:rFonts w:cstheme="minorBidi"/>
                <w:noProof/>
                <w:lang w:eastAsia="zh-CN"/>
              </w:rPr>
              <w:tab/>
            </w:r>
            <w:r w:rsidR="00DB0999" w:rsidRPr="00152FBD">
              <w:rPr>
                <w:rStyle w:val="Hyperlink"/>
                <w:rFonts w:asciiTheme="minorBidi" w:hAnsiTheme="minorBidi"/>
                <w:noProof/>
              </w:rPr>
              <w:t>PRELIMINARY FINDINGS</w:t>
            </w:r>
            <w:r w:rsidR="00DB0999">
              <w:rPr>
                <w:noProof/>
                <w:webHidden/>
              </w:rPr>
              <w:tab/>
            </w:r>
            <w:r w:rsidR="00DB0999">
              <w:rPr>
                <w:noProof/>
                <w:webHidden/>
              </w:rPr>
              <w:fldChar w:fldCharType="begin"/>
            </w:r>
            <w:r w:rsidR="00DB0999">
              <w:rPr>
                <w:noProof/>
                <w:webHidden/>
              </w:rPr>
              <w:instrText xml:space="preserve"> PAGEREF _Toc106220869 \h </w:instrText>
            </w:r>
            <w:r w:rsidR="00DB0999">
              <w:rPr>
                <w:noProof/>
                <w:webHidden/>
              </w:rPr>
            </w:r>
            <w:r w:rsidR="00DB0999">
              <w:rPr>
                <w:noProof/>
                <w:webHidden/>
              </w:rPr>
              <w:fldChar w:fldCharType="separate"/>
            </w:r>
            <w:r w:rsidR="00DB0999">
              <w:rPr>
                <w:noProof/>
                <w:webHidden/>
              </w:rPr>
              <w:t>18</w:t>
            </w:r>
            <w:r w:rsidR="00DB0999">
              <w:rPr>
                <w:noProof/>
                <w:webHidden/>
              </w:rPr>
              <w:fldChar w:fldCharType="end"/>
            </w:r>
          </w:hyperlink>
        </w:p>
        <w:p w14:paraId="577F43C0" w14:textId="1162D3B4" w:rsidR="00DB0999" w:rsidRDefault="00137991" w:rsidP="00DB0999">
          <w:pPr>
            <w:pStyle w:val="TOC1"/>
            <w:tabs>
              <w:tab w:val="left" w:pos="630"/>
              <w:tab w:val="left" w:pos="660"/>
              <w:tab w:val="right" w:leader="dot" w:pos="8990"/>
            </w:tabs>
            <w:rPr>
              <w:rFonts w:cstheme="minorBidi"/>
              <w:noProof/>
              <w:lang w:eastAsia="zh-CN"/>
            </w:rPr>
          </w:pPr>
          <w:hyperlink w:anchor="_Toc106220870" w:history="1">
            <w:r w:rsidR="00DB0999" w:rsidRPr="00152FBD">
              <w:rPr>
                <w:rStyle w:val="Hyperlink"/>
                <w:rFonts w:asciiTheme="minorBidi" w:hAnsiTheme="minorBidi"/>
                <w:noProof/>
              </w:rPr>
              <w:t>10</w:t>
            </w:r>
            <w:r w:rsidR="00DB0999">
              <w:rPr>
                <w:rFonts w:cstheme="minorBidi"/>
                <w:noProof/>
                <w:lang w:eastAsia="zh-CN"/>
              </w:rPr>
              <w:tab/>
            </w:r>
            <w:r w:rsidR="00DB0999" w:rsidRPr="00152FBD">
              <w:rPr>
                <w:rStyle w:val="Hyperlink"/>
                <w:rFonts w:asciiTheme="minorBidi" w:hAnsiTheme="minorBidi"/>
                <w:noProof/>
              </w:rPr>
              <w:t>AUDIT RATIONALE, SCOPE AND OBJECTIVE</w:t>
            </w:r>
            <w:r w:rsidR="00DB0999">
              <w:rPr>
                <w:noProof/>
                <w:webHidden/>
              </w:rPr>
              <w:tab/>
            </w:r>
            <w:r w:rsidR="00DB0999">
              <w:rPr>
                <w:noProof/>
                <w:webHidden/>
              </w:rPr>
              <w:fldChar w:fldCharType="begin"/>
            </w:r>
            <w:r w:rsidR="00DB0999">
              <w:rPr>
                <w:noProof/>
                <w:webHidden/>
              </w:rPr>
              <w:instrText xml:space="preserve"> PAGEREF _Toc106220870 \h </w:instrText>
            </w:r>
            <w:r w:rsidR="00DB0999">
              <w:rPr>
                <w:noProof/>
                <w:webHidden/>
              </w:rPr>
            </w:r>
            <w:r w:rsidR="00DB0999">
              <w:rPr>
                <w:noProof/>
                <w:webHidden/>
              </w:rPr>
              <w:fldChar w:fldCharType="separate"/>
            </w:r>
            <w:r w:rsidR="00DB0999">
              <w:rPr>
                <w:noProof/>
                <w:webHidden/>
              </w:rPr>
              <w:t>20</w:t>
            </w:r>
            <w:r w:rsidR="00DB0999">
              <w:rPr>
                <w:noProof/>
                <w:webHidden/>
              </w:rPr>
              <w:fldChar w:fldCharType="end"/>
            </w:r>
          </w:hyperlink>
        </w:p>
        <w:p w14:paraId="48570952" w14:textId="2E7B05FC" w:rsidR="00DB0999" w:rsidRDefault="00137991" w:rsidP="00DB0999">
          <w:pPr>
            <w:pStyle w:val="TOC1"/>
            <w:tabs>
              <w:tab w:val="left" w:pos="630"/>
              <w:tab w:val="left" w:pos="660"/>
              <w:tab w:val="right" w:leader="dot" w:pos="8990"/>
            </w:tabs>
            <w:rPr>
              <w:rFonts w:cstheme="minorBidi"/>
              <w:noProof/>
              <w:lang w:eastAsia="zh-CN"/>
            </w:rPr>
          </w:pPr>
          <w:hyperlink w:anchor="_Toc106220871" w:history="1">
            <w:r w:rsidR="00DB0999" w:rsidRPr="00152FBD">
              <w:rPr>
                <w:rStyle w:val="Hyperlink"/>
                <w:rFonts w:asciiTheme="minorBidi" w:hAnsiTheme="minorBidi"/>
                <w:noProof/>
              </w:rPr>
              <w:t>11</w:t>
            </w:r>
            <w:r w:rsidR="00DB0999">
              <w:rPr>
                <w:rFonts w:cstheme="minorBidi"/>
                <w:noProof/>
                <w:lang w:eastAsia="zh-CN"/>
              </w:rPr>
              <w:tab/>
            </w:r>
            <w:r w:rsidR="00DB0999" w:rsidRPr="00152FBD">
              <w:rPr>
                <w:rStyle w:val="Hyperlink"/>
                <w:rFonts w:asciiTheme="minorBidi" w:hAnsiTheme="minorBidi"/>
                <w:noProof/>
              </w:rPr>
              <w:t>Annex 1 – Risk Matrix and Work Programme</w:t>
            </w:r>
            <w:r w:rsidR="00DB0999">
              <w:rPr>
                <w:noProof/>
                <w:webHidden/>
              </w:rPr>
              <w:tab/>
            </w:r>
            <w:r w:rsidR="00DB0999">
              <w:rPr>
                <w:noProof/>
                <w:webHidden/>
              </w:rPr>
              <w:fldChar w:fldCharType="begin"/>
            </w:r>
            <w:r w:rsidR="00DB0999">
              <w:rPr>
                <w:noProof/>
                <w:webHidden/>
              </w:rPr>
              <w:instrText xml:space="preserve"> PAGEREF _Toc106220871 \h </w:instrText>
            </w:r>
            <w:r w:rsidR="00DB0999">
              <w:rPr>
                <w:noProof/>
                <w:webHidden/>
              </w:rPr>
            </w:r>
            <w:r w:rsidR="00DB0999">
              <w:rPr>
                <w:noProof/>
                <w:webHidden/>
              </w:rPr>
              <w:fldChar w:fldCharType="separate"/>
            </w:r>
            <w:r w:rsidR="00DB0999">
              <w:rPr>
                <w:noProof/>
                <w:webHidden/>
              </w:rPr>
              <w:t>22</w:t>
            </w:r>
            <w:r w:rsidR="00DB0999">
              <w:rPr>
                <w:noProof/>
                <w:webHidden/>
              </w:rPr>
              <w:fldChar w:fldCharType="end"/>
            </w:r>
          </w:hyperlink>
        </w:p>
        <w:p w14:paraId="4E0D7032" w14:textId="53EB410A" w:rsidR="00DB0999" w:rsidRDefault="00137991" w:rsidP="00DB0999">
          <w:pPr>
            <w:pStyle w:val="TOC1"/>
            <w:tabs>
              <w:tab w:val="left" w:pos="630"/>
              <w:tab w:val="left" w:pos="660"/>
              <w:tab w:val="right" w:leader="dot" w:pos="8990"/>
            </w:tabs>
            <w:rPr>
              <w:rFonts w:cstheme="minorBidi"/>
              <w:noProof/>
              <w:lang w:eastAsia="zh-CN"/>
            </w:rPr>
          </w:pPr>
          <w:hyperlink w:anchor="_Toc106220872" w:history="1">
            <w:r w:rsidR="00DB0999" w:rsidRPr="00152FBD">
              <w:rPr>
                <w:rStyle w:val="Hyperlink"/>
                <w:rFonts w:asciiTheme="minorBidi" w:hAnsiTheme="minorBidi"/>
                <w:noProof/>
              </w:rPr>
              <w:t>12</w:t>
            </w:r>
            <w:r w:rsidR="00DB0999">
              <w:rPr>
                <w:rFonts w:cstheme="minorBidi"/>
                <w:noProof/>
                <w:lang w:eastAsia="zh-CN"/>
              </w:rPr>
              <w:tab/>
            </w:r>
            <w:r w:rsidR="00DB0999" w:rsidRPr="00152FBD">
              <w:rPr>
                <w:rStyle w:val="Hyperlink"/>
                <w:rFonts w:asciiTheme="minorBidi" w:hAnsiTheme="minorBidi"/>
                <w:noProof/>
              </w:rPr>
              <w:t>Annex 2 - Engagement Terms of Reference</w:t>
            </w:r>
            <w:r w:rsidR="00DB0999">
              <w:rPr>
                <w:noProof/>
                <w:webHidden/>
              </w:rPr>
              <w:tab/>
            </w:r>
            <w:r w:rsidR="00DB0999">
              <w:rPr>
                <w:noProof/>
                <w:webHidden/>
              </w:rPr>
              <w:fldChar w:fldCharType="begin"/>
            </w:r>
            <w:r w:rsidR="00DB0999">
              <w:rPr>
                <w:noProof/>
                <w:webHidden/>
              </w:rPr>
              <w:instrText xml:space="preserve"> PAGEREF _Toc106220872 \h </w:instrText>
            </w:r>
            <w:r w:rsidR="00DB0999">
              <w:rPr>
                <w:noProof/>
                <w:webHidden/>
              </w:rPr>
            </w:r>
            <w:r w:rsidR="00DB0999">
              <w:rPr>
                <w:noProof/>
                <w:webHidden/>
              </w:rPr>
              <w:fldChar w:fldCharType="separate"/>
            </w:r>
            <w:r w:rsidR="00DB0999">
              <w:rPr>
                <w:noProof/>
                <w:webHidden/>
              </w:rPr>
              <w:t>30</w:t>
            </w:r>
            <w:r w:rsidR="00DB0999">
              <w:rPr>
                <w:noProof/>
                <w:webHidden/>
              </w:rPr>
              <w:fldChar w:fldCharType="end"/>
            </w:r>
          </w:hyperlink>
        </w:p>
        <w:p w14:paraId="4CEC9A7D" w14:textId="74960D18" w:rsidR="00DB17F2" w:rsidRPr="000A5511" w:rsidRDefault="00DB17F2" w:rsidP="00DB0999">
          <w:pPr>
            <w:tabs>
              <w:tab w:val="left" w:pos="630"/>
            </w:tabs>
            <w:rPr>
              <w:rFonts w:asciiTheme="minorBidi" w:hAnsiTheme="minorBidi" w:cstheme="minorBidi"/>
              <w:sz w:val="22"/>
              <w:szCs w:val="22"/>
            </w:rPr>
          </w:pPr>
          <w:r w:rsidRPr="000A5511">
            <w:rPr>
              <w:rFonts w:asciiTheme="minorBidi" w:hAnsiTheme="minorBidi" w:cstheme="minorBidi"/>
              <w:b/>
              <w:bCs/>
              <w:sz w:val="22"/>
              <w:szCs w:val="22"/>
            </w:rPr>
            <w:fldChar w:fldCharType="end"/>
          </w:r>
        </w:p>
      </w:sdtContent>
    </w:sdt>
    <w:p w14:paraId="2BEF7D0F" w14:textId="77777777" w:rsidR="00DB17F2" w:rsidRPr="000A5511" w:rsidRDefault="00DB17F2" w:rsidP="00DB0999">
      <w:pPr>
        <w:tabs>
          <w:tab w:val="left" w:pos="630"/>
        </w:tabs>
        <w:spacing w:after="160" w:line="259" w:lineRule="auto"/>
        <w:rPr>
          <w:rFonts w:asciiTheme="minorBidi" w:hAnsiTheme="minorBidi" w:cstheme="minorBidi"/>
          <w:b/>
          <w:sz w:val="22"/>
          <w:szCs w:val="22"/>
        </w:rPr>
      </w:pPr>
      <w:r w:rsidRPr="000A5511">
        <w:rPr>
          <w:rFonts w:asciiTheme="minorBidi" w:hAnsiTheme="minorBidi" w:cstheme="minorBidi"/>
          <w:sz w:val="22"/>
          <w:szCs w:val="22"/>
        </w:rPr>
        <w:br w:type="page"/>
      </w:r>
    </w:p>
    <w:tbl>
      <w:tblPr>
        <w:tblStyle w:val="TableGrid"/>
        <w:tblW w:w="0" w:type="auto"/>
        <w:tblLook w:val="04A0" w:firstRow="1" w:lastRow="0" w:firstColumn="1" w:lastColumn="0" w:noHBand="0" w:noVBand="1"/>
      </w:tblPr>
      <w:tblGrid>
        <w:gridCol w:w="8990"/>
      </w:tblGrid>
      <w:tr w:rsidR="00DB17F2" w:rsidRPr="00BF631B" w14:paraId="0CBA4447" w14:textId="77777777" w:rsidTr="006A05D5">
        <w:trPr>
          <w:trHeight w:val="397"/>
        </w:trPr>
        <w:tc>
          <w:tcPr>
            <w:tcW w:w="8990" w:type="dxa"/>
            <w:shd w:val="clear" w:color="auto" w:fill="B0D0E2" w:themeFill="accent1" w:themeFillTint="66"/>
            <w:vAlign w:val="center"/>
          </w:tcPr>
          <w:p w14:paraId="3F17BCFE" w14:textId="77777777" w:rsidR="00DB17F2" w:rsidRPr="00BF631B" w:rsidRDefault="00DB17F2" w:rsidP="006A05D5">
            <w:pPr>
              <w:pStyle w:val="Heading1"/>
              <w:outlineLvl w:val="0"/>
              <w:rPr>
                <w:rFonts w:asciiTheme="minorBidi" w:hAnsiTheme="minorBidi" w:cstheme="minorBidi"/>
              </w:rPr>
            </w:pPr>
            <w:bookmarkStart w:id="1" w:name="_Toc106220861"/>
            <w:r w:rsidRPr="00BF631B">
              <w:rPr>
                <w:rFonts w:asciiTheme="minorBidi" w:hAnsiTheme="minorBidi" w:cstheme="minorBidi"/>
              </w:rPr>
              <w:lastRenderedPageBreak/>
              <w:t>BACKGROUND</w:t>
            </w:r>
            <w:bookmarkEnd w:id="1"/>
          </w:p>
        </w:tc>
      </w:tr>
    </w:tbl>
    <w:p w14:paraId="60DA0FC3" w14:textId="77777777" w:rsidR="00DB17F2" w:rsidRPr="00BF631B" w:rsidRDefault="00DB17F2" w:rsidP="00DB17F2">
      <w:pPr>
        <w:shd w:val="clear" w:color="auto" w:fill="FFFFFF" w:themeFill="background1"/>
        <w:spacing w:before="120" w:after="120"/>
        <w:rPr>
          <w:rFonts w:asciiTheme="minorBidi" w:hAnsiTheme="minorBidi" w:cstheme="minorBidi"/>
          <w:b/>
          <w:bCs/>
          <w:color w:val="333333"/>
          <w:sz w:val="20"/>
          <w:szCs w:val="18"/>
          <w:lang w:eastAsia="fr-FR"/>
        </w:rPr>
      </w:pPr>
      <w:r w:rsidRPr="00BF631B">
        <w:rPr>
          <w:rFonts w:asciiTheme="minorBidi" w:hAnsiTheme="minorBidi" w:cstheme="minorBidi"/>
          <w:b/>
          <w:bCs/>
          <w:color w:val="333333"/>
          <w:sz w:val="20"/>
          <w:szCs w:val="18"/>
          <w:lang w:eastAsia="fr-FR"/>
        </w:rPr>
        <w:t>Office Role</w:t>
      </w:r>
    </w:p>
    <w:p w14:paraId="79C84851" w14:textId="77777777" w:rsidR="00377B83" w:rsidRPr="00BF631B" w:rsidRDefault="00377B83" w:rsidP="00DE5ED8">
      <w:pPr>
        <w:shd w:val="clear" w:color="auto" w:fill="FFFFFF" w:themeFill="background1"/>
        <w:spacing w:before="120" w:after="120"/>
        <w:jc w:val="both"/>
        <w:rPr>
          <w:rFonts w:asciiTheme="minorBidi" w:eastAsia="Arial" w:hAnsiTheme="minorBidi" w:cstheme="minorBidi"/>
          <w:sz w:val="20"/>
          <w:szCs w:val="18"/>
          <w:lang w:eastAsia="fr-FR"/>
        </w:rPr>
      </w:pPr>
      <w:r w:rsidRPr="00BF631B">
        <w:rPr>
          <w:rFonts w:asciiTheme="minorBidi" w:eastAsia="Arial" w:hAnsiTheme="minorBidi" w:cstheme="minorBidi"/>
          <w:sz w:val="20"/>
          <w:szCs w:val="18"/>
        </w:rPr>
        <w:t>The UNESCO Addis Ababa office comprises of the Liaison office with African Union Commission (AUC) and the United Nations Economic Commission for Africa (UNECA) and the National Office for Ethiopia, under the Nairobi Multisectoral regional office, covering the East Africa region.</w:t>
      </w:r>
      <w:r w:rsidRPr="00BF631B">
        <w:rPr>
          <w:rStyle w:val="FootnoteReference"/>
          <w:rFonts w:asciiTheme="minorBidi" w:eastAsia="Arial" w:hAnsiTheme="minorBidi" w:cstheme="minorBidi"/>
          <w:sz w:val="20"/>
          <w:szCs w:val="18"/>
        </w:rPr>
        <w:footnoteReference w:id="2"/>
      </w:r>
    </w:p>
    <w:p w14:paraId="1773BADB" w14:textId="05C74B90" w:rsidR="003B4601" w:rsidRDefault="00DB17F2" w:rsidP="00DE5ED8">
      <w:pPr>
        <w:shd w:val="clear" w:color="auto" w:fill="FFFFFF" w:themeFill="background1"/>
        <w:spacing w:before="120" w:after="120"/>
        <w:jc w:val="both"/>
        <w:rPr>
          <w:rFonts w:asciiTheme="minorBidi" w:eastAsia="Arial" w:hAnsiTheme="minorBidi" w:cstheme="minorBidi"/>
          <w:sz w:val="20"/>
          <w:szCs w:val="18"/>
        </w:rPr>
      </w:pPr>
      <w:r w:rsidRPr="00BF631B">
        <w:rPr>
          <w:rFonts w:asciiTheme="minorBidi" w:hAnsiTheme="minorBidi" w:cstheme="minorBidi"/>
          <w:color w:val="333333"/>
          <w:sz w:val="20"/>
          <w:szCs w:val="18"/>
          <w:lang w:eastAsia="fr-FR"/>
        </w:rPr>
        <w:t>The</w:t>
      </w:r>
      <w:r w:rsidRPr="00BF631B">
        <w:rPr>
          <w:rFonts w:asciiTheme="minorBidi" w:eastAsia="Arial" w:hAnsiTheme="minorBidi" w:cstheme="minorBidi"/>
          <w:sz w:val="20"/>
          <w:szCs w:val="18"/>
        </w:rPr>
        <w:t xml:space="preserve"> UNESCO</w:t>
      </w:r>
      <w:r w:rsidR="009333A4" w:rsidRPr="00BF631B">
        <w:rPr>
          <w:rFonts w:asciiTheme="minorBidi" w:eastAsia="Arial" w:hAnsiTheme="minorBidi" w:cstheme="minorBidi"/>
          <w:sz w:val="20"/>
          <w:szCs w:val="18"/>
        </w:rPr>
        <w:t xml:space="preserve"> </w:t>
      </w:r>
      <w:r w:rsidRPr="00BF631B">
        <w:rPr>
          <w:rFonts w:asciiTheme="minorBidi" w:eastAsia="Arial" w:hAnsiTheme="minorBidi" w:cstheme="minorBidi"/>
          <w:sz w:val="20"/>
          <w:szCs w:val="18"/>
        </w:rPr>
        <w:t xml:space="preserve">office in </w:t>
      </w:r>
      <w:r w:rsidR="004C6D3F" w:rsidRPr="00BF631B">
        <w:rPr>
          <w:rFonts w:asciiTheme="minorBidi" w:eastAsia="Arial" w:hAnsiTheme="minorBidi" w:cstheme="minorBidi"/>
          <w:sz w:val="20"/>
          <w:szCs w:val="18"/>
        </w:rPr>
        <w:t>Addis Ababa</w:t>
      </w:r>
      <w:r w:rsidRPr="00BF631B">
        <w:rPr>
          <w:rFonts w:asciiTheme="minorBidi" w:eastAsia="Arial" w:hAnsiTheme="minorBidi" w:cstheme="minorBidi"/>
          <w:sz w:val="20"/>
          <w:szCs w:val="18"/>
        </w:rPr>
        <w:t xml:space="preserve"> was established in </w:t>
      </w:r>
      <w:r w:rsidR="00CD6019" w:rsidRPr="00BF631B">
        <w:rPr>
          <w:rFonts w:asciiTheme="minorBidi" w:eastAsia="Arial" w:hAnsiTheme="minorBidi" w:cstheme="minorBidi"/>
          <w:sz w:val="20"/>
          <w:szCs w:val="18"/>
        </w:rPr>
        <w:t>195</w:t>
      </w:r>
      <w:r w:rsidR="00907E5B">
        <w:rPr>
          <w:rFonts w:asciiTheme="minorBidi" w:eastAsia="Arial" w:hAnsiTheme="minorBidi" w:cstheme="minorBidi"/>
          <w:sz w:val="20"/>
          <w:szCs w:val="18"/>
        </w:rPr>
        <w:t>6</w:t>
      </w:r>
      <w:r w:rsidR="0030156B">
        <w:rPr>
          <w:rFonts w:asciiTheme="minorBidi" w:eastAsia="Arial" w:hAnsiTheme="minorBidi" w:cstheme="minorBidi"/>
          <w:sz w:val="20"/>
          <w:szCs w:val="18"/>
        </w:rPr>
        <w:t xml:space="preserve"> as a </w:t>
      </w:r>
      <w:r w:rsidR="00DE5ED8" w:rsidRPr="00BF631B">
        <w:rPr>
          <w:rFonts w:asciiTheme="minorBidi" w:eastAsia="Arial" w:hAnsiTheme="minorBidi" w:cstheme="minorBidi"/>
          <w:sz w:val="20"/>
          <w:szCs w:val="18"/>
        </w:rPr>
        <w:t>national</w:t>
      </w:r>
      <w:r w:rsidR="00DE5ED8">
        <w:rPr>
          <w:rFonts w:asciiTheme="minorBidi" w:eastAsia="Arial" w:hAnsiTheme="minorBidi" w:cstheme="minorBidi"/>
          <w:sz w:val="20"/>
          <w:szCs w:val="18"/>
        </w:rPr>
        <w:t xml:space="preserve"> office</w:t>
      </w:r>
      <w:r w:rsidRPr="00BF631B">
        <w:rPr>
          <w:rFonts w:asciiTheme="minorBidi" w:eastAsia="Arial" w:hAnsiTheme="minorBidi" w:cstheme="minorBidi"/>
          <w:sz w:val="20"/>
          <w:szCs w:val="18"/>
        </w:rPr>
        <w:t xml:space="preserve"> and </w:t>
      </w:r>
      <w:r w:rsidR="005F0751" w:rsidRPr="00BF631B">
        <w:rPr>
          <w:rFonts w:asciiTheme="minorBidi" w:eastAsia="Arial" w:hAnsiTheme="minorBidi" w:cstheme="minorBidi"/>
          <w:sz w:val="20"/>
          <w:szCs w:val="18"/>
        </w:rPr>
        <w:t xml:space="preserve">in addition </w:t>
      </w:r>
      <w:r w:rsidR="00DE5ED8">
        <w:rPr>
          <w:rFonts w:asciiTheme="minorBidi" w:eastAsia="Arial" w:hAnsiTheme="minorBidi" w:cstheme="minorBidi"/>
          <w:sz w:val="20"/>
          <w:szCs w:val="18"/>
        </w:rPr>
        <w:t xml:space="preserve">as </w:t>
      </w:r>
      <w:r w:rsidR="005F0751" w:rsidRPr="00BF631B">
        <w:rPr>
          <w:rFonts w:asciiTheme="minorBidi" w:eastAsia="Arial" w:hAnsiTheme="minorBidi" w:cstheme="minorBidi"/>
          <w:sz w:val="20"/>
          <w:szCs w:val="18"/>
        </w:rPr>
        <w:t xml:space="preserve">a Liaison Office </w:t>
      </w:r>
      <w:r w:rsidR="00907E5B">
        <w:rPr>
          <w:rFonts w:asciiTheme="minorBidi" w:eastAsia="Arial" w:hAnsiTheme="minorBidi" w:cstheme="minorBidi"/>
          <w:sz w:val="20"/>
          <w:szCs w:val="18"/>
        </w:rPr>
        <w:t>since 2006.</w:t>
      </w:r>
      <w:r w:rsidRPr="00BF631B">
        <w:rPr>
          <w:rFonts w:asciiTheme="minorBidi" w:eastAsia="Arial" w:hAnsiTheme="minorBidi" w:cstheme="minorBidi"/>
          <w:sz w:val="20"/>
          <w:szCs w:val="18"/>
        </w:rPr>
        <w:t xml:space="preserve"> </w:t>
      </w:r>
    </w:p>
    <w:p w14:paraId="57FF96AD" w14:textId="77777777" w:rsidR="00907E5B" w:rsidRDefault="00F14572" w:rsidP="004A178F">
      <w:pPr>
        <w:pStyle w:val="ListParagraph"/>
        <w:numPr>
          <w:ilvl w:val="0"/>
          <w:numId w:val="14"/>
        </w:numPr>
        <w:shd w:val="clear" w:color="auto" w:fill="FFFFFF" w:themeFill="background1"/>
        <w:spacing w:before="120" w:after="120"/>
        <w:jc w:val="both"/>
        <w:rPr>
          <w:rFonts w:asciiTheme="minorBidi" w:eastAsia="Arial" w:hAnsiTheme="minorBidi" w:cstheme="minorBidi"/>
          <w:sz w:val="20"/>
          <w:szCs w:val="18"/>
        </w:rPr>
      </w:pPr>
      <w:r w:rsidRPr="00907E5B">
        <w:rPr>
          <w:rFonts w:asciiTheme="minorBidi" w:eastAsia="Arial" w:hAnsiTheme="minorBidi" w:cstheme="minorBidi"/>
          <w:sz w:val="20"/>
          <w:szCs w:val="18"/>
        </w:rPr>
        <w:t>​1956: Signature of agreement between UNESCO and the then Imperial Government of Ethiopia "desiring to give effect to the resolutions and decisions relating to technical assistance of the Organization, which are intended to promote the economic and social progress and development of people."</w:t>
      </w:r>
    </w:p>
    <w:p w14:paraId="4E50BD55" w14:textId="77777777" w:rsidR="00907E5B" w:rsidRDefault="00F14572" w:rsidP="004A178F">
      <w:pPr>
        <w:pStyle w:val="ListParagraph"/>
        <w:numPr>
          <w:ilvl w:val="0"/>
          <w:numId w:val="14"/>
        </w:numPr>
        <w:shd w:val="clear" w:color="auto" w:fill="FFFFFF" w:themeFill="background1"/>
        <w:spacing w:before="120" w:after="120"/>
        <w:jc w:val="both"/>
        <w:rPr>
          <w:rFonts w:asciiTheme="minorBidi" w:eastAsia="Arial" w:hAnsiTheme="minorBidi" w:cstheme="minorBidi"/>
          <w:sz w:val="20"/>
          <w:szCs w:val="18"/>
        </w:rPr>
      </w:pPr>
      <w:r w:rsidRPr="00907E5B">
        <w:rPr>
          <w:rFonts w:asciiTheme="minorBidi" w:eastAsia="Arial" w:hAnsiTheme="minorBidi" w:cstheme="minorBidi"/>
          <w:sz w:val="20"/>
          <w:szCs w:val="18"/>
        </w:rPr>
        <w:t xml:space="preserve">2006: Liaison Office with the African Union and Cluster Office for Djibouti and Ethiopia  </w:t>
      </w:r>
    </w:p>
    <w:p w14:paraId="0F57163D" w14:textId="62A87BB9" w:rsidR="005C7D60" w:rsidRDefault="00F14572" w:rsidP="004A178F">
      <w:pPr>
        <w:pStyle w:val="ListParagraph"/>
        <w:numPr>
          <w:ilvl w:val="0"/>
          <w:numId w:val="14"/>
        </w:numPr>
        <w:shd w:val="clear" w:color="auto" w:fill="FFFFFF" w:themeFill="background1"/>
        <w:spacing w:before="120" w:after="120"/>
        <w:jc w:val="both"/>
        <w:rPr>
          <w:rFonts w:asciiTheme="minorBidi" w:eastAsia="Arial" w:hAnsiTheme="minorBidi" w:cstheme="minorBidi"/>
          <w:sz w:val="20"/>
          <w:szCs w:val="18"/>
        </w:rPr>
      </w:pPr>
      <w:r w:rsidRPr="00907E5B">
        <w:rPr>
          <w:rFonts w:asciiTheme="minorBidi" w:eastAsia="Arial" w:hAnsiTheme="minorBidi" w:cstheme="minorBidi"/>
          <w:sz w:val="20"/>
          <w:szCs w:val="18"/>
        </w:rPr>
        <w:t>2010: Liaison Office with the African Union and the Economic Commission for Africa and National Office for Ethiopia</w:t>
      </w:r>
    </w:p>
    <w:p w14:paraId="22081ABC" w14:textId="53233F40" w:rsidR="00156783" w:rsidRPr="00156783" w:rsidRDefault="00156783" w:rsidP="004A178F">
      <w:pPr>
        <w:pStyle w:val="ListParagraph"/>
        <w:numPr>
          <w:ilvl w:val="0"/>
          <w:numId w:val="14"/>
        </w:numPr>
        <w:shd w:val="clear" w:color="auto" w:fill="FFFFFF" w:themeFill="background1"/>
        <w:spacing w:before="120" w:after="120"/>
        <w:jc w:val="both"/>
        <w:rPr>
          <w:rFonts w:asciiTheme="minorBidi" w:eastAsia="Arial" w:hAnsiTheme="minorBidi" w:cstheme="minorBidi"/>
          <w:sz w:val="20"/>
          <w:szCs w:val="18"/>
        </w:rPr>
      </w:pPr>
      <w:r>
        <w:rPr>
          <w:rFonts w:asciiTheme="minorBidi" w:eastAsia="Arial" w:hAnsiTheme="minorBidi" w:cstheme="minorBidi"/>
          <w:sz w:val="20"/>
          <w:szCs w:val="18"/>
        </w:rPr>
        <w:t xml:space="preserve">2017: </w:t>
      </w:r>
      <w:r w:rsidRPr="00907E5B">
        <w:rPr>
          <w:rFonts w:asciiTheme="minorBidi" w:eastAsia="Arial" w:hAnsiTheme="minorBidi" w:cstheme="minorBidi"/>
          <w:sz w:val="20"/>
          <w:szCs w:val="18"/>
        </w:rPr>
        <w:t xml:space="preserve">Liaison Office with the African Union and the Economic Commission for Africa </w:t>
      </w:r>
      <w:r w:rsidR="00E872E4">
        <w:rPr>
          <w:rFonts w:asciiTheme="minorBidi" w:eastAsia="Arial" w:hAnsiTheme="minorBidi" w:cstheme="minorBidi"/>
          <w:sz w:val="20"/>
          <w:szCs w:val="18"/>
        </w:rPr>
        <w:t xml:space="preserve">reporting to PAX </w:t>
      </w:r>
      <w:r w:rsidRPr="00907E5B">
        <w:rPr>
          <w:rFonts w:asciiTheme="minorBidi" w:eastAsia="Arial" w:hAnsiTheme="minorBidi" w:cstheme="minorBidi"/>
          <w:sz w:val="20"/>
          <w:szCs w:val="18"/>
        </w:rPr>
        <w:t>and National Office for Ethiopia</w:t>
      </w:r>
      <w:r>
        <w:rPr>
          <w:rFonts w:asciiTheme="minorBidi" w:eastAsia="Arial" w:hAnsiTheme="minorBidi" w:cstheme="minorBidi"/>
          <w:sz w:val="20"/>
          <w:szCs w:val="18"/>
        </w:rPr>
        <w:t xml:space="preserve"> reporting to the Multi-Sector Regional Office in Nairobi (see </w:t>
      </w:r>
      <w:r w:rsidR="00E872E4">
        <w:rPr>
          <w:rFonts w:asciiTheme="minorBidi" w:eastAsia="Arial" w:hAnsiTheme="minorBidi" w:cstheme="minorBidi"/>
          <w:sz w:val="20"/>
          <w:szCs w:val="18"/>
        </w:rPr>
        <w:t>chart below)</w:t>
      </w:r>
    </w:p>
    <w:p w14:paraId="5EFF281D" w14:textId="5123605B" w:rsidR="00DB17F2" w:rsidRPr="00BF631B" w:rsidRDefault="006A204C" w:rsidP="00DB17F2">
      <w:pPr>
        <w:shd w:val="clear" w:color="auto" w:fill="FFFFFF"/>
        <w:spacing w:before="120" w:after="120"/>
        <w:rPr>
          <w:rFonts w:asciiTheme="minorBidi" w:hAnsiTheme="minorBidi" w:cstheme="minorBidi"/>
          <w:noProof/>
        </w:rPr>
      </w:pPr>
      <w:r w:rsidRPr="00BF631B">
        <w:rPr>
          <w:rFonts w:asciiTheme="minorBidi" w:hAnsiTheme="minorBidi" w:cstheme="minorBidi"/>
          <w:noProof/>
        </w:rPr>
        <w:drawing>
          <wp:inline distT="0" distB="0" distL="0" distR="0" wp14:anchorId="2361F66F" wp14:editId="48816B18">
            <wp:extent cx="5621572" cy="331422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7122" cy="3317501"/>
                    </a:xfrm>
                    <a:prstGeom prst="rect">
                      <a:avLst/>
                    </a:prstGeom>
                    <a:noFill/>
                    <a:ln>
                      <a:noFill/>
                    </a:ln>
                  </pic:spPr>
                </pic:pic>
              </a:graphicData>
            </a:graphic>
          </wp:inline>
        </w:drawing>
      </w:r>
    </w:p>
    <w:p w14:paraId="17384022" w14:textId="35784202" w:rsidR="00A80A94" w:rsidRDefault="00A80A94" w:rsidP="00A80A94">
      <w:pPr>
        <w:shd w:val="clear" w:color="auto" w:fill="FFFFFF"/>
        <w:spacing w:before="120" w:after="120"/>
        <w:jc w:val="center"/>
        <w:rPr>
          <w:rFonts w:cs="Arial"/>
          <w:i/>
          <w:iCs/>
          <w:color w:val="242424"/>
          <w:sz w:val="16"/>
          <w:szCs w:val="16"/>
          <w:shd w:val="clear" w:color="auto" w:fill="E8EBFA"/>
        </w:rPr>
      </w:pPr>
      <w:r w:rsidRPr="00BF631B">
        <w:rPr>
          <w:rFonts w:cs="Arial"/>
          <w:i/>
          <w:iCs/>
          <w:noProof/>
          <w:sz w:val="16"/>
          <w:szCs w:val="16"/>
        </w:rPr>
        <w:t xml:space="preserve">Source: </w:t>
      </w:r>
      <w:r w:rsidRPr="00BF631B">
        <w:rPr>
          <w:rFonts w:cs="Arial"/>
          <w:i/>
          <w:iCs/>
          <w:color w:val="242424"/>
          <w:sz w:val="16"/>
          <w:szCs w:val="16"/>
          <w:shd w:val="clear" w:color="auto" w:fill="E8EBFA"/>
        </w:rPr>
        <w:t>201 EX/5.INF.2</w:t>
      </w:r>
    </w:p>
    <w:p w14:paraId="6363C202" w14:textId="77777777" w:rsidR="00DA354A" w:rsidRDefault="00DA354A" w:rsidP="00A80A94">
      <w:pPr>
        <w:shd w:val="clear" w:color="auto" w:fill="FFFFFF"/>
        <w:spacing w:before="120" w:after="120"/>
        <w:jc w:val="center"/>
        <w:rPr>
          <w:rFonts w:cs="Arial"/>
          <w:i/>
          <w:iCs/>
          <w:color w:val="242424"/>
          <w:sz w:val="16"/>
          <w:szCs w:val="16"/>
          <w:shd w:val="clear" w:color="auto" w:fill="E8EBFA"/>
        </w:rPr>
      </w:pPr>
    </w:p>
    <w:p w14:paraId="34727757" w14:textId="20BE9D46" w:rsidR="003155CB" w:rsidRPr="00062C88" w:rsidRDefault="00D9503F" w:rsidP="00DA354A">
      <w:pPr>
        <w:shd w:val="clear" w:color="auto" w:fill="FFFFFF" w:themeFill="background1"/>
        <w:spacing w:before="120" w:after="120"/>
        <w:rPr>
          <w:rFonts w:asciiTheme="minorBidi" w:hAnsiTheme="minorBidi" w:cstheme="minorBidi"/>
          <w:color w:val="333333"/>
          <w:sz w:val="20"/>
          <w:szCs w:val="18"/>
          <w:lang w:eastAsia="fr-FR"/>
        </w:rPr>
      </w:pPr>
      <w:r w:rsidRPr="00062C88">
        <w:rPr>
          <w:rFonts w:asciiTheme="minorBidi" w:hAnsiTheme="minorBidi" w:cstheme="minorBidi"/>
          <w:color w:val="333333"/>
          <w:sz w:val="20"/>
          <w:szCs w:val="18"/>
          <w:lang w:eastAsia="fr-FR"/>
        </w:rPr>
        <w:t xml:space="preserve">This is the only office in the current </w:t>
      </w:r>
      <w:r w:rsidR="00062C88" w:rsidRPr="00062C88">
        <w:rPr>
          <w:rFonts w:asciiTheme="minorBidi" w:hAnsiTheme="minorBidi" w:cstheme="minorBidi"/>
          <w:color w:val="333333"/>
          <w:sz w:val="20"/>
          <w:szCs w:val="18"/>
          <w:lang w:eastAsia="fr-FR"/>
        </w:rPr>
        <w:t>Field network that is National Office as well as Liaison Office</w:t>
      </w:r>
      <w:r w:rsidR="0072335E">
        <w:rPr>
          <w:rFonts w:asciiTheme="minorBidi" w:hAnsiTheme="minorBidi" w:cstheme="minorBidi"/>
          <w:color w:val="333333"/>
          <w:sz w:val="20"/>
          <w:szCs w:val="18"/>
          <w:lang w:eastAsia="fr-FR"/>
        </w:rPr>
        <w:t xml:space="preserve">, and located </w:t>
      </w:r>
      <w:r w:rsidR="00493B9F">
        <w:rPr>
          <w:rFonts w:asciiTheme="minorBidi" w:hAnsiTheme="minorBidi" w:cstheme="minorBidi"/>
          <w:color w:val="333333"/>
          <w:sz w:val="20"/>
          <w:szCs w:val="18"/>
          <w:lang w:eastAsia="fr-FR"/>
        </w:rPr>
        <w:t>close to a Category 1 Institute</w:t>
      </w:r>
      <w:r w:rsidR="00062C88" w:rsidRPr="00062C88">
        <w:rPr>
          <w:rFonts w:asciiTheme="minorBidi" w:hAnsiTheme="minorBidi" w:cstheme="minorBidi"/>
          <w:color w:val="333333"/>
          <w:sz w:val="20"/>
          <w:szCs w:val="18"/>
          <w:lang w:eastAsia="fr-FR"/>
        </w:rPr>
        <w:t>.</w:t>
      </w:r>
      <w:r w:rsidR="00326340">
        <w:rPr>
          <w:rFonts w:asciiTheme="minorBidi" w:hAnsiTheme="minorBidi" w:cstheme="minorBidi"/>
          <w:color w:val="333333"/>
          <w:sz w:val="20"/>
          <w:szCs w:val="18"/>
          <w:lang w:eastAsia="fr-FR"/>
        </w:rPr>
        <w:t xml:space="preserve"> T</w:t>
      </w:r>
      <w:r w:rsidR="00326340" w:rsidRPr="00326340">
        <w:rPr>
          <w:rFonts w:asciiTheme="minorBidi" w:hAnsiTheme="minorBidi" w:cstheme="minorBidi"/>
          <w:color w:val="333333"/>
          <w:sz w:val="20"/>
          <w:szCs w:val="18"/>
          <w:lang w:eastAsia="fr-FR"/>
        </w:rPr>
        <w:t>he latest proposal on the Field Network Reform proposes 2 options (8 regional and 42 country offices OR 18 regional and 32 country offices)</w:t>
      </w:r>
    </w:p>
    <w:p w14:paraId="42ACFBB3" w14:textId="77777777" w:rsidR="003155CB" w:rsidRDefault="003155CB" w:rsidP="00DA354A">
      <w:pPr>
        <w:shd w:val="clear" w:color="auto" w:fill="FFFFFF" w:themeFill="background1"/>
        <w:spacing w:before="120" w:after="120"/>
        <w:rPr>
          <w:rFonts w:asciiTheme="minorBidi" w:hAnsiTheme="minorBidi" w:cstheme="minorBidi"/>
          <w:b/>
          <w:bCs/>
          <w:color w:val="333333"/>
          <w:sz w:val="20"/>
          <w:szCs w:val="18"/>
          <w:lang w:eastAsia="fr-FR"/>
        </w:rPr>
      </w:pPr>
    </w:p>
    <w:p w14:paraId="30FA7CEA" w14:textId="77777777" w:rsidR="003155CB" w:rsidRDefault="003155CB" w:rsidP="00DA354A">
      <w:pPr>
        <w:shd w:val="clear" w:color="auto" w:fill="FFFFFF" w:themeFill="background1"/>
        <w:spacing w:before="120" w:after="120"/>
        <w:rPr>
          <w:rFonts w:asciiTheme="minorBidi" w:hAnsiTheme="minorBidi" w:cstheme="minorBidi"/>
          <w:b/>
          <w:bCs/>
          <w:color w:val="333333"/>
          <w:sz w:val="20"/>
          <w:szCs w:val="18"/>
          <w:lang w:eastAsia="fr-FR"/>
        </w:rPr>
      </w:pPr>
    </w:p>
    <w:p w14:paraId="7E915F9D" w14:textId="77777777" w:rsidR="003155CB" w:rsidRDefault="003155CB" w:rsidP="00DA354A">
      <w:pPr>
        <w:shd w:val="clear" w:color="auto" w:fill="FFFFFF" w:themeFill="background1"/>
        <w:spacing w:before="120" w:after="120"/>
        <w:rPr>
          <w:rFonts w:asciiTheme="minorBidi" w:hAnsiTheme="minorBidi" w:cstheme="minorBidi"/>
          <w:b/>
          <w:bCs/>
          <w:color w:val="333333"/>
          <w:sz w:val="20"/>
          <w:szCs w:val="18"/>
          <w:lang w:eastAsia="fr-FR"/>
        </w:rPr>
      </w:pPr>
    </w:p>
    <w:p w14:paraId="77F204B3" w14:textId="77777777" w:rsidR="003155CB" w:rsidRDefault="003155CB" w:rsidP="00DA354A">
      <w:pPr>
        <w:shd w:val="clear" w:color="auto" w:fill="FFFFFF" w:themeFill="background1"/>
        <w:spacing w:before="120" w:after="120"/>
        <w:rPr>
          <w:rFonts w:asciiTheme="minorBidi" w:hAnsiTheme="minorBidi" w:cstheme="minorBidi"/>
          <w:b/>
          <w:bCs/>
          <w:color w:val="333333"/>
          <w:sz w:val="20"/>
          <w:szCs w:val="18"/>
          <w:lang w:eastAsia="fr-FR"/>
        </w:rPr>
      </w:pPr>
    </w:p>
    <w:p w14:paraId="56268142" w14:textId="2A0E0C13" w:rsidR="00DA354A" w:rsidRPr="00DA354A" w:rsidRDefault="00DA354A" w:rsidP="003155CB">
      <w:pPr>
        <w:keepNext/>
        <w:shd w:val="clear" w:color="auto" w:fill="FFFFFF" w:themeFill="background1"/>
        <w:spacing w:before="120" w:after="120"/>
        <w:rPr>
          <w:rFonts w:asciiTheme="minorBidi" w:hAnsiTheme="minorBidi" w:cstheme="minorBidi"/>
          <w:b/>
          <w:bCs/>
          <w:color w:val="333333"/>
          <w:sz w:val="20"/>
          <w:szCs w:val="18"/>
          <w:lang w:eastAsia="fr-FR"/>
        </w:rPr>
      </w:pPr>
      <w:r w:rsidRPr="00DA354A">
        <w:rPr>
          <w:rFonts w:asciiTheme="minorBidi" w:hAnsiTheme="minorBidi" w:cstheme="minorBidi"/>
          <w:b/>
          <w:bCs/>
          <w:color w:val="333333"/>
          <w:sz w:val="20"/>
          <w:szCs w:val="18"/>
          <w:lang w:eastAsia="fr-FR"/>
        </w:rPr>
        <w:lastRenderedPageBreak/>
        <w:t>Mission</w:t>
      </w:r>
    </w:p>
    <w:p w14:paraId="2289903B" w14:textId="394D7B4B" w:rsidR="00CA4275" w:rsidRPr="00C06C0B" w:rsidRDefault="009C021E" w:rsidP="00C06C0B">
      <w:pPr>
        <w:shd w:val="clear" w:color="auto" w:fill="FFFFFF"/>
        <w:spacing w:before="120" w:after="120"/>
        <w:jc w:val="both"/>
        <w:rPr>
          <w:rFonts w:asciiTheme="minorBidi" w:eastAsia="Arial" w:hAnsiTheme="minorBidi" w:cstheme="minorBidi"/>
          <w:sz w:val="20"/>
          <w:szCs w:val="18"/>
        </w:rPr>
        <w:sectPr w:rsidR="00CA4275" w:rsidRPr="00C06C0B" w:rsidSect="00B31901">
          <w:headerReference w:type="even" r:id="rId12"/>
          <w:headerReference w:type="default" r:id="rId13"/>
          <w:headerReference w:type="first" r:id="rId14"/>
          <w:footerReference w:type="first" r:id="rId15"/>
          <w:pgSz w:w="11906" w:h="16838"/>
          <w:pgMar w:top="1440" w:right="1466" w:bottom="1440" w:left="1440" w:header="720" w:footer="720" w:gutter="0"/>
          <w:cols w:space="720"/>
          <w:titlePg/>
          <w:docGrid w:linePitch="360"/>
        </w:sectPr>
      </w:pPr>
      <w:r w:rsidRPr="009C021E">
        <w:rPr>
          <w:rFonts w:asciiTheme="minorBidi" w:eastAsia="Arial" w:hAnsiTheme="minorBidi" w:cstheme="minorBidi"/>
          <w:sz w:val="20"/>
          <w:szCs w:val="18"/>
        </w:rPr>
        <w:t>The UNESCO Addis Ababa Office comprises of the Liaison Office with African Union Commission (AUC) and the United Nations Economic Commission for Africa (UNECA) and the National Office for Ethiopia, under the Nairobi Multisectoral regional office, covering the East Africa region.</w:t>
      </w:r>
      <w:r w:rsidR="00C06C0B">
        <w:rPr>
          <w:rStyle w:val="FootnoteReference"/>
          <w:rFonts w:asciiTheme="minorBidi" w:eastAsia="Arial" w:hAnsiTheme="minorBidi" w:cstheme="minorBidi"/>
          <w:sz w:val="20"/>
          <w:szCs w:val="18"/>
        </w:rPr>
        <w:footnoteReference w:id="3"/>
      </w:r>
    </w:p>
    <w:p w14:paraId="69C878F6" w14:textId="5C68C7E3" w:rsidR="009C021E" w:rsidRPr="009C021E" w:rsidRDefault="00CA4275" w:rsidP="006D71ED">
      <w:pPr>
        <w:shd w:val="clear" w:color="auto" w:fill="FFFFFF"/>
        <w:spacing w:before="120" w:after="120"/>
        <w:jc w:val="both"/>
        <w:rPr>
          <w:rFonts w:asciiTheme="minorBidi" w:eastAsia="Arial" w:hAnsiTheme="minorBidi" w:cstheme="minorBidi"/>
          <w:sz w:val="20"/>
          <w:szCs w:val="18"/>
        </w:rPr>
      </w:pPr>
      <w:r>
        <w:rPr>
          <w:rFonts w:asciiTheme="minorBidi" w:eastAsia="Arial" w:hAnsiTheme="minorBidi" w:cstheme="minorBidi"/>
          <w:b/>
          <w:bCs/>
          <w:sz w:val="20"/>
          <w:szCs w:val="18"/>
        </w:rPr>
        <w:t>UNESCO</w:t>
      </w:r>
      <w:r w:rsidR="009C021E" w:rsidRPr="00300933">
        <w:rPr>
          <w:rFonts w:asciiTheme="minorBidi" w:eastAsia="Arial" w:hAnsiTheme="minorBidi" w:cstheme="minorBidi"/>
          <w:b/>
          <w:bCs/>
          <w:sz w:val="20"/>
          <w:szCs w:val="18"/>
        </w:rPr>
        <w:t xml:space="preserve"> Liaison Office to AU</w:t>
      </w:r>
      <w:r w:rsidR="00163E47">
        <w:rPr>
          <w:rFonts w:asciiTheme="minorBidi" w:eastAsia="Arial" w:hAnsiTheme="minorBidi" w:cstheme="minorBidi"/>
          <w:b/>
          <w:bCs/>
          <w:sz w:val="20"/>
          <w:szCs w:val="18"/>
        </w:rPr>
        <w:t>C</w:t>
      </w:r>
      <w:r w:rsidR="009C021E" w:rsidRPr="00300933">
        <w:rPr>
          <w:rFonts w:asciiTheme="minorBidi" w:eastAsia="Arial" w:hAnsiTheme="minorBidi" w:cstheme="minorBidi"/>
          <w:b/>
          <w:bCs/>
          <w:sz w:val="20"/>
          <w:szCs w:val="18"/>
        </w:rPr>
        <w:t xml:space="preserve"> and </w:t>
      </w:r>
      <w:r w:rsidR="00163E47">
        <w:rPr>
          <w:rFonts w:asciiTheme="minorBidi" w:eastAsia="Arial" w:hAnsiTheme="minorBidi" w:cstheme="minorBidi"/>
          <w:b/>
          <w:bCs/>
          <w:sz w:val="20"/>
          <w:szCs w:val="18"/>
        </w:rPr>
        <w:t>UN</w:t>
      </w:r>
      <w:r w:rsidR="009C021E" w:rsidRPr="00300933">
        <w:rPr>
          <w:rFonts w:asciiTheme="minorBidi" w:eastAsia="Arial" w:hAnsiTheme="minorBidi" w:cstheme="minorBidi"/>
          <w:b/>
          <w:bCs/>
          <w:sz w:val="20"/>
          <w:szCs w:val="18"/>
        </w:rPr>
        <w:t>ECA</w:t>
      </w:r>
      <w:r w:rsidR="009C021E" w:rsidRPr="009C021E">
        <w:rPr>
          <w:rFonts w:asciiTheme="minorBidi" w:eastAsia="Arial" w:hAnsiTheme="minorBidi" w:cstheme="minorBidi"/>
          <w:sz w:val="20"/>
          <w:szCs w:val="18"/>
        </w:rPr>
        <w:t xml:space="preserve"> has the function of:</w:t>
      </w:r>
    </w:p>
    <w:p w14:paraId="4E38882C" w14:textId="77777777" w:rsidR="009C021E" w:rsidRPr="00DF2316" w:rsidRDefault="009C021E" w:rsidP="004A178F">
      <w:pPr>
        <w:pStyle w:val="ListParagraph"/>
        <w:numPr>
          <w:ilvl w:val="0"/>
          <w:numId w:val="15"/>
        </w:numPr>
        <w:shd w:val="clear" w:color="auto" w:fill="FFFFFF"/>
        <w:spacing w:before="120" w:after="120"/>
        <w:jc w:val="both"/>
        <w:rPr>
          <w:rFonts w:asciiTheme="minorBidi" w:eastAsia="Arial" w:hAnsiTheme="minorBidi" w:cstheme="minorBidi"/>
          <w:color w:val="00B050"/>
          <w:sz w:val="20"/>
          <w:szCs w:val="18"/>
        </w:rPr>
      </w:pPr>
      <w:r w:rsidRPr="00DF2316">
        <w:rPr>
          <w:rFonts w:asciiTheme="minorBidi" w:eastAsia="Arial" w:hAnsiTheme="minorBidi" w:cstheme="minorBidi"/>
          <w:color w:val="00B050"/>
          <w:sz w:val="20"/>
          <w:szCs w:val="18"/>
        </w:rPr>
        <w:t>Institutional representation: promoting UNESCO’s mandate, programmes and activities</w:t>
      </w:r>
    </w:p>
    <w:p w14:paraId="6CE8E7D6" w14:textId="262042A4" w:rsidR="009C021E" w:rsidRPr="00F140C3" w:rsidRDefault="009C021E" w:rsidP="004A178F">
      <w:pPr>
        <w:pStyle w:val="ListParagraph"/>
        <w:numPr>
          <w:ilvl w:val="0"/>
          <w:numId w:val="15"/>
        </w:numPr>
        <w:shd w:val="clear" w:color="auto" w:fill="FFFFFF"/>
        <w:spacing w:before="120" w:after="120"/>
        <w:jc w:val="both"/>
        <w:rPr>
          <w:rFonts w:asciiTheme="minorBidi" w:eastAsia="Arial" w:hAnsiTheme="minorBidi" w:cstheme="minorBidi"/>
          <w:color w:val="00B050"/>
          <w:sz w:val="20"/>
          <w:szCs w:val="18"/>
        </w:rPr>
      </w:pPr>
      <w:r w:rsidRPr="00F140C3">
        <w:rPr>
          <w:rFonts w:asciiTheme="minorBidi" w:eastAsia="Arial" w:hAnsiTheme="minorBidi" w:cstheme="minorBidi"/>
          <w:color w:val="00B050"/>
          <w:sz w:val="20"/>
          <w:szCs w:val="18"/>
        </w:rPr>
        <w:t>Advocacy and outreach</w:t>
      </w:r>
    </w:p>
    <w:p w14:paraId="41219EAC" w14:textId="17B9207E" w:rsidR="009C021E" w:rsidRPr="00F140C3" w:rsidRDefault="009C021E" w:rsidP="004A178F">
      <w:pPr>
        <w:pStyle w:val="ListParagraph"/>
        <w:numPr>
          <w:ilvl w:val="0"/>
          <w:numId w:val="15"/>
        </w:numPr>
        <w:shd w:val="clear" w:color="auto" w:fill="FFFFFF"/>
        <w:spacing w:before="120" w:after="120"/>
        <w:jc w:val="both"/>
        <w:rPr>
          <w:rFonts w:cs="Arial"/>
          <w:i/>
          <w:iCs/>
          <w:noProof/>
          <w:color w:val="AA3B19" w:themeColor="accent6" w:themeShade="BF"/>
          <w:sz w:val="16"/>
          <w:szCs w:val="16"/>
        </w:rPr>
      </w:pPr>
      <w:r w:rsidRPr="00F140C3">
        <w:rPr>
          <w:rFonts w:asciiTheme="minorBidi" w:eastAsia="Arial" w:hAnsiTheme="minorBidi" w:cstheme="minorBidi"/>
          <w:color w:val="AA3B19" w:themeColor="accent6" w:themeShade="BF"/>
          <w:sz w:val="20"/>
          <w:szCs w:val="18"/>
        </w:rPr>
        <w:t xml:space="preserve">Information analysis and brokering: </w:t>
      </w:r>
      <w:r w:rsidR="00554FAC" w:rsidRPr="00F140C3">
        <w:rPr>
          <w:rFonts w:asciiTheme="minorBidi" w:eastAsia="Arial" w:hAnsiTheme="minorBidi" w:cstheme="minorBidi"/>
          <w:color w:val="AA3B19" w:themeColor="accent6" w:themeShade="BF"/>
          <w:sz w:val="20"/>
          <w:szCs w:val="18"/>
        </w:rPr>
        <w:t>channeling</w:t>
      </w:r>
      <w:r w:rsidRPr="00F140C3">
        <w:rPr>
          <w:rFonts w:asciiTheme="minorBidi" w:eastAsia="Arial" w:hAnsiTheme="minorBidi" w:cstheme="minorBidi"/>
          <w:color w:val="AA3B19" w:themeColor="accent6" w:themeShade="BF"/>
          <w:sz w:val="20"/>
          <w:szCs w:val="18"/>
        </w:rPr>
        <w:t xml:space="preserve"> and relaying information, including the Regional Coordination Mechanism (RCM) for Africa</w:t>
      </w:r>
    </w:p>
    <w:p w14:paraId="534827BF" w14:textId="41D105E0" w:rsidR="00DA354A" w:rsidRPr="00300933" w:rsidRDefault="009C021E" w:rsidP="004A178F">
      <w:pPr>
        <w:pStyle w:val="ListParagraph"/>
        <w:numPr>
          <w:ilvl w:val="0"/>
          <w:numId w:val="15"/>
        </w:numPr>
        <w:shd w:val="clear" w:color="auto" w:fill="FFFFFF"/>
        <w:spacing w:before="120" w:after="120"/>
        <w:jc w:val="both"/>
        <w:rPr>
          <w:rFonts w:asciiTheme="minorBidi" w:hAnsiTheme="minorBidi" w:cstheme="minorBidi"/>
          <w:i/>
          <w:iCs/>
          <w:noProof/>
          <w:sz w:val="20"/>
        </w:rPr>
      </w:pPr>
      <w:r w:rsidRPr="00300933">
        <w:rPr>
          <w:rFonts w:asciiTheme="minorBidi" w:eastAsia="Arial" w:hAnsiTheme="minorBidi" w:cstheme="minorBidi"/>
          <w:sz w:val="20"/>
        </w:rPr>
        <w:t xml:space="preserve">Building </w:t>
      </w:r>
      <w:commentRangeStart w:id="2"/>
      <w:r w:rsidRPr="00300933">
        <w:rPr>
          <w:rFonts w:asciiTheme="minorBidi" w:eastAsia="Arial" w:hAnsiTheme="minorBidi" w:cstheme="minorBidi"/>
          <w:sz w:val="20"/>
        </w:rPr>
        <w:t>partnerships</w:t>
      </w:r>
      <w:commentRangeEnd w:id="2"/>
      <w:r w:rsidR="0043298F">
        <w:rPr>
          <w:rStyle w:val="CommentReference"/>
          <w:rFonts w:ascii="Times New Roman" w:hAnsi="Times New Roman"/>
        </w:rPr>
        <w:commentReference w:id="2"/>
      </w:r>
    </w:p>
    <w:p w14:paraId="31C27A01" w14:textId="77777777" w:rsidR="00CA4275" w:rsidRDefault="00CA4275" w:rsidP="006D71ED">
      <w:pPr>
        <w:shd w:val="clear" w:color="auto" w:fill="FFFFFF"/>
        <w:spacing w:before="120" w:after="120"/>
        <w:jc w:val="both"/>
        <w:rPr>
          <w:rFonts w:asciiTheme="minorBidi" w:hAnsiTheme="minorBidi" w:cstheme="minorBidi"/>
          <w:b/>
          <w:bCs/>
          <w:sz w:val="20"/>
          <w:lang w:eastAsia="zh-CN"/>
        </w:rPr>
      </w:pPr>
    </w:p>
    <w:p w14:paraId="6A7C5E13" w14:textId="77777777" w:rsidR="00163E47" w:rsidRDefault="00163E47" w:rsidP="006D71ED">
      <w:pPr>
        <w:shd w:val="clear" w:color="auto" w:fill="FFFFFF"/>
        <w:spacing w:before="120" w:after="120"/>
        <w:jc w:val="both"/>
        <w:rPr>
          <w:rFonts w:asciiTheme="minorBidi" w:hAnsiTheme="minorBidi" w:cstheme="minorBidi"/>
          <w:b/>
          <w:bCs/>
          <w:sz w:val="20"/>
          <w:lang w:eastAsia="zh-CN"/>
        </w:rPr>
      </w:pPr>
    </w:p>
    <w:p w14:paraId="6024AB67" w14:textId="77777777" w:rsidR="00163E47" w:rsidRDefault="00163E47" w:rsidP="006D71ED">
      <w:pPr>
        <w:shd w:val="clear" w:color="auto" w:fill="FFFFFF"/>
        <w:spacing w:before="120" w:after="120"/>
        <w:jc w:val="both"/>
        <w:rPr>
          <w:rFonts w:asciiTheme="minorBidi" w:hAnsiTheme="minorBidi" w:cstheme="minorBidi"/>
          <w:b/>
          <w:bCs/>
          <w:sz w:val="20"/>
          <w:lang w:eastAsia="zh-CN"/>
        </w:rPr>
      </w:pPr>
    </w:p>
    <w:p w14:paraId="4CEBAA40" w14:textId="77777777" w:rsidR="00163E47" w:rsidRDefault="00163E47" w:rsidP="006D71ED">
      <w:pPr>
        <w:shd w:val="clear" w:color="auto" w:fill="FFFFFF"/>
        <w:spacing w:before="120" w:after="120"/>
        <w:jc w:val="both"/>
        <w:rPr>
          <w:rFonts w:asciiTheme="minorBidi" w:hAnsiTheme="minorBidi" w:cstheme="minorBidi"/>
          <w:b/>
          <w:bCs/>
          <w:sz w:val="20"/>
          <w:lang w:eastAsia="zh-CN"/>
        </w:rPr>
      </w:pPr>
    </w:p>
    <w:p w14:paraId="22301968" w14:textId="4905F0D9" w:rsidR="00300933" w:rsidRPr="00300933" w:rsidRDefault="00452AD4" w:rsidP="006D71ED">
      <w:pPr>
        <w:shd w:val="clear" w:color="auto" w:fill="FFFFFF"/>
        <w:spacing w:before="120" w:after="120"/>
        <w:jc w:val="both"/>
        <w:rPr>
          <w:rFonts w:asciiTheme="minorBidi" w:eastAsia="Arial" w:hAnsiTheme="minorBidi" w:cstheme="minorBidi"/>
          <w:sz w:val="20"/>
        </w:rPr>
      </w:pPr>
      <w:r>
        <w:rPr>
          <w:rFonts w:asciiTheme="minorBidi" w:hAnsiTheme="minorBidi" w:cstheme="minorBidi"/>
          <w:b/>
          <w:bCs/>
          <w:sz w:val="20"/>
          <w:lang w:eastAsia="zh-CN"/>
        </w:rPr>
        <w:t>UNESCO</w:t>
      </w:r>
      <w:r w:rsidR="00300933" w:rsidRPr="00300933">
        <w:rPr>
          <w:rFonts w:asciiTheme="minorBidi" w:hAnsiTheme="minorBidi" w:cstheme="minorBidi"/>
          <w:b/>
          <w:bCs/>
          <w:sz w:val="20"/>
          <w:lang w:eastAsia="zh-CN"/>
        </w:rPr>
        <w:t xml:space="preserve"> National Office for </w:t>
      </w:r>
      <w:r>
        <w:rPr>
          <w:rFonts w:asciiTheme="minorBidi" w:hAnsiTheme="minorBidi" w:cstheme="minorBidi"/>
          <w:b/>
          <w:bCs/>
          <w:sz w:val="20"/>
          <w:lang w:eastAsia="zh-CN"/>
        </w:rPr>
        <w:t>Ethiopia</w:t>
      </w:r>
      <w:r w:rsidR="00300933" w:rsidRPr="00300933">
        <w:rPr>
          <w:rFonts w:asciiTheme="minorBidi" w:hAnsiTheme="minorBidi" w:cstheme="minorBidi"/>
          <w:sz w:val="20"/>
          <w:lang w:eastAsia="zh-CN"/>
        </w:rPr>
        <w:t xml:space="preserve"> implements programmes and projects in all </w:t>
      </w:r>
      <w:r w:rsidR="00300933" w:rsidRPr="00300933">
        <w:rPr>
          <w:rFonts w:asciiTheme="minorBidi" w:eastAsia="Arial" w:hAnsiTheme="minorBidi" w:cstheme="minorBidi"/>
          <w:sz w:val="20"/>
        </w:rPr>
        <w:t>UNESCO fields of competence to foster a culture of peace and sustainable development in Ethiopia.</w:t>
      </w:r>
      <w:r w:rsidR="00CA4275">
        <w:rPr>
          <w:rFonts w:asciiTheme="minorBidi" w:eastAsia="Arial" w:hAnsiTheme="minorBidi" w:cstheme="minorBidi"/>
          <w:sz w:val="20"/>
        </w:rPr>
        <w:t xml:space="preserve"> </w:t>
      </w:r>
      <w:r w:rsidR="00300933" w:rsidRPr="00300933">
        <w:rPr>
          <w:rFonts w:asciiTheme="minorBidi" w:eastAsia="Arial" w:hAnsiTheme="minorBidi" w:cstheme="minorBidi"/>
          <w:sz w:val="20"/>
        </w:rPr>
        <w:t>Specifically the office:</w:t>
      </w:r>
    </w:p>
    <w:p w14:paraId="2A4B7A22" w14:textId="77777777" w:rsidR="00300933" w:rsidRPr="00F140C3" w:rsidRDefault="00300933" w:rsidP="004A178F">
      <w:pPr>
        <w:pStyle w:val="ListParagraph"/>
        <w:numPr>
          <w:ilvl w:val="0"/>
          <w:numId w:val="15"/>
        </w:numPr>
        <w:shd w:val="clear" w:color="auto" w:fill="FFFFFF"/>
        <w:spacing w:before="120" w:after="120"/>
        <w:jc w:val="both"/>
        <w:rPr>
          <w:rFonts w:asciiTheme="minorBidi" w:eastAsia="Arial" w:hAnsiTheme="minorBidi" w:cstheme="minorBidi"/>
          <w:color w:val="00B050"/>
          <w:sz w:val="20"/>
          <w:szCs w:val="18"/>
        </w:rPr>
      </w:pPr>
      <w:r w:rsidRPr="00F140C3">
        <w:rPr>
          <w:rFonts w:asciiTheme="minorBidi" w:eastAsia="Arial" w:hAnsiTheme="minorBidi" w:cstheme="minorBidi"/>
          <w:color w:val="00B050"/>
          <w:sz w:val="20"/>
          <w:szCs w:val="18"/>
        </w:rPr>
        <w:t>Enhances UNESCO’s support to national development priorities</w:t>
      </w:r>
    </w:p>
    <w:p w14:paraId="2C992B8A" w14:textId="77777777" w:rsidR="00300933" w:rsidRPr="00DF2316" w:rsidRDefault="00300933" w:rsidP="004A178F">
      <w:pPr>
        <w:pStyle w:val="ListParagraph"/>
        <w:numPr>
          <w:ilvl w:val="0"/>
          <w:numId w:val="15"/>
        </w:numPr>
        <w:shd w:val="clear" w:color="auto" w:fill="FFFFFF"/>
        <w:spacing w:before="120" w:after="120"/>
        <w:jc w:val="both"/>
        <w:rPr>
          <w:rFonts w:asciiTheme="minorBidi" w:eastAsia="Arial" w:hAnsiTheme="minorBidi" w:cstheme="minorBidi"/>
          <w:color w:val="00B050"/>
          <w:sz w:val="20"/>
          <w:szCs w:val="18"/>
        </w:rPr>
      </w:pPr>
      <w:r w:rsidRPr="00DF2316">
        <w:rPr>
          <w:rFonts w:asciiTheme="minorBidi" w:eastAsia="Arial" w:hAnsiTheme="minorBidi" w:cstheme="minorBidi"/>
          <w:color w:val="00B050"/>
          <w:sz w:val="20"/>
          <w:szCs w:val="18"/>
        </w:rPr>
        <w:t>Develops and delivers UNESCO programmes in the country</w:t>
      </w:r>
    </w:p>
    <w:p w14:paraId="0B282806" w14:textId="77777777" w:rsidR="00300933" w:rsidRPr="002679E7" w:rsidRDefault="00300933" w:rsidP="004A178F">
      <w:pPr>
        <w:pStyle w:val="ListParagraph"/>
        <w:numPr>
          <w:ilvl w:val="0"/>
          <w:numId w:val="15"/>
        </w:numPr>
        <w:shd w:val="clear" w:color="auto" w:fill="FFFFFF"/>
        <w:spacing w:before="120" w:after="120"/>
        <w:jc w:val="both"/>
        <w:rPr>
          <w:rFonts w:asciiTheme="minorBidi" w:eastAsia="Arial" w:hAnsiTheme="minorBidi" w:cstheme="minorBidi"/>
          <w:color w:val="AA3B19" w:themeColor="accent6" w:themeShade="BF"/>
          <w:sz w:val="20"/>
          <w:szCs w:val="18"/>
        </w:rPr>
      </w:pPr>
      <w:r w:rsidRPr="002679E7">
        <w:rPr>
          <w:rFonts w:asciiTheme="minorBidi" w:eastAsia="Arial" w:hAnsiTheme="minorBidi" w:cstheme="minorBidi"/>
          <w:color w:val="AA3B19" w:themeColor="accent6" w:themeShade="BF"/>
          <w:sz w:val="20"/>
          <w:szCs w:val="18"/>
        </w:rPr>
        <w:t>Engages in the mobilization of extra-budgetary resources at the national level</w:t>
      </w:r>
    </w:p>
    <w:p w14:paraId="1E942E52" w14:textId="77777777" w:rsidR="00300933" w:rsidRPr="00300933" w:rsidRDefault="00300933" w:rsidP="004A178F">
      <w:pPr>
        <w:pStyle w:val="ListParagraph"/>
        <w:numPr>
          <w:ilvl w:val="0"/>
          <w:numId w:val="15"/>
        </w:numPr>
        <w:shd w:val="clear" w:color="auto" w:fill="FFFFFF"/>
        <w:spacing w:before="120" w:after="120"/>
        <w:jc w:val="both"/>
        <w:rPr>
          <w:rFonts w:asciiTheme="minorBidi" w:eastAsia="Arial" w:hAnsiTheme="minorBidi" w:cstheme="minorBidi"/>
          <w:sz w:val="20"/>
          <w:szCs w:val="18"/>
        </w:rPr>
      </w:pPr>
      <w:r w:rsidRPr="00300933">
        <w:rPr>
          <w:rFonts w:asciiTheme="minorBidi" w:eastAsia="Arial" w:hAnsiTheme="minorBidi" w:cstheme="minorBidi"/>
          <w:sz w:val="20"/>
          <w:szCs w:val="18"/>
        </w:rPr>
        <w:t>Represents UNESCO and acts as a senior adviser to the Government of Ethiopia</w:t>
      </w:r>
      <w:del w:id="3" w:author="Soriano, Carles" w:date="2022-06-16T11:11:00Z">
        <w:r w:rsidRPr="00300933" w:rsidDel="0043298F">
          <w:rPr>
            <w:rFonts w:asciiTheme="minorBidi" w:eastAsia="Arial" w:hAnsiTheme="minorBidi" w:cstheme="minorBidi"/>
            <w:sz w:val="20"/>
            <w:szCs w:val="18"/>
          </w:rPr>
          <w:delText>n</w:delText>
        </w:r>
      </w:del>
      <w:r w:rsidRPr="00300933">
        <w:rPr>
          <w:rFonts w:asciiTheme="minorBidi" w:eastAsia="Arial" w:hAnsiTheme="minorBidi" w:cstheme="minorBidi"/>
          <w:sz w:val="20"/>
          <w:szCs w:val="18"/>
        </w:rPr>
        <w:t xml:space="preserve"> on matters pertaining to UNESCO’s mandate</w:t>
      </w:r>
    </w:p>
    <w:p w14:paraId="44774FCC" w14:textId="77777777" w:rsidR="00CA4275" w:rsidRDefault="00CA4275" w:rsidP="006D71ED">
      <w:pPr>
        <w:shd w:val="clear" w:color="auto" w:fill="FFFFFF"/>
        <w:spacing w:before="120" w:after="120"/>
        <w:jc w:val="both"/>
        <w:rPr>
          <w:rFonts w:cs="Arial"/>
          <w:i/>
          <w:iCs/>
          <w:noProof/>
          <w:sz w:val="16"/>
          <w:szCs w:val="16"/>
        </w:rPr>
        <w:sectPr w:rsidR="00CA4275" w:rsidSect="00163E47">
          <w:type w:val="continuous"/>
          <w:pgSz w:w="11906" w:h="16838"/>
          <w:pgMar w:top="1440" w:right="1466" w:bottom="1440" w:left="1440" w:header="720" w:footer="720" w:gutter="0"/>
          <w:cols w:num="2" w:space="540"/>
          <w:titlePg/>
          <w:docGrid w:linePitch="360"/>
        </w:sectPr>
      </w:pPr>
    </w:p>
    <w:p w14:paraId="7DB2BF2B" w14:textId="2E30D160" w:rsidR="00DB17F2" w:rsidRPr="001739ED" w:rsidRDefault="00DB17F2" w:rsidP="006D71ED">
      <w:pPr>
        <w:keepNext/>
        <w:shd w:val="clear" w:color="auto" w:fill="FFFFFF" w:themeFill="background1"/>
        <w:spacing w:before="120" w:after="120"/>
        <w:jc w:val="both"/>
        <w:rPr>
          <w:rFonts w:asciiTheme="minorBidi" w:hAnsiTheme="minorBidi" w:cstheme="minorBidi"/>
          <w:b/>
          <w:bCs/>
          <w:color w:val="333333"/>
          <w:sz w:val="20"/>
          <w:szCs w:val="18"/>
          <w:lang w:eastAsia="fr-FR"/>
        </w:rPr>
      </w:pPr>
      <w:r w:rsidRPr="001739ED">
        <w:rPr>
          <w:rFonts w:asciiTheme="minorBidi" w:hAnsiTheme="minorBidi" w:cstheme="minorBidi"/>
          <w:b/>
          <w:bCs/>
          <w:color w:val="333333"/>
          <w:sz w:val="20"/>
          <w:szCs w:val="18"/>
          <w:lang w:eastAsia="fr-FR"/>
        </w:rPr>
        <w:t>Context of the region</w:t>
      </w:r>
    </w:p>
    <w:p w14:paraId="4D5CBE45" w14:textId="2D83B75A" w:rsidR="00DB17F2" w:rsidRPr="00BF631B" w:rsidRDefault="00DB17F2" w:rsidP="00DB17F2">
      <w:pPr>
        <w:rPr>
          <w:rFonts w:asciiTheme="minorBidi" w:hAnsiTheme="minorBidi" w:cstheme="minorBidi"/>
          <w:sz w:val="20"/>
        </w:rPr>
      </w:pPr>
      <w:r w:rsidRPr="00BF631B">
        <w:rPr>
          <w:rFonts w:asciiTheme="minorBidi" w:hAnsiTheme="minorBidi" w:cstheme="minorBidi"/>
          <w:szCs w:val="21"/>
        </w:rPr>
        <w:t xml:space="preserve">The corruption perception indices (CPI) </w:t>
      </w:r>
      <w:r w:rsidR="003A2D05" w:rsidRPr="00BF631B">
        <w:rPr>
          <w:rFonts w:asciiTheme="minorBidi" w:hAnsiTheme="minorBidi" w:cstheme="minorBidi"/>
          <w:szCs w:val="21"/>
        </w:rPr>
        <w:t>uses</w:t>
      </w:r>
      <w:r w:rsidRPr="00BF631B">
        <w:rPr>
          <w:rFonts w:asciiTheme="minorBidi" w:hAnsiTheme="minorBidi" w:cstheme="minorBidi"/>
          <w:szCs w:val="21"/>
        </w:rPr>
        <w:t xml:space="preserve"> a </w:t>
      </w:r>
      <w:r w:rsidRPr="00BF631B">
        <w:rPr>
          <w:rFonts w:asciiTheme="minorBidi" w:hAnsiTheme="minorBidi" w:cstheme="minorBidi"/>
          <w:sz w:val="20"/>
        </w:rPr>
        <w:t>scale of 0 (very corrupt) to 100 (very clean)</w:t>
      </w:r>
      <w:r w:rsidRPr="00BF631B">
        <w:rPr>
          <w:rFonts w:asciiTheme="minorBidi" w:hAnsiTheme="minorBidi" w:cstheme="minorBidi"/>
          <w:szCs w:val="21"/>
        </w:rPr>
        <w:t>.</w:t>
      </w:r>
    </w:p>
    <w:p w14:paraId="79FC3B66" w14:textId="77777777" w:rsidR="00DB17F2" w:rsidRPr="00BF631B" w:rsidRDefault="00DB17F2" w:rsidP="00DB17F2">
      <w:pPr>
        <w:rPr>
          <w:rFonts w:asciiTheme="minorBidi" w:hAnsiTheme="minorBidi" w:cstheme="minorBidi"/>
          <w:szCs w:val="21"/>
        </w:rPr>
      </w:pPr>
    </w:p>
    <w:tbl>
      <w:tblPr>
        <w:tblStyle w:val="TableGrid"/>
        <w:tblW w:w="9040" w:type="dxa"/>
        <w:tblLook w:val="04A0" w:firstRow="1" w:lastRow="0" w:firstColumn="1" w:lastColumn="0" w:noHBand="0" w:noVBand="1"/>
      </w:tblPr>
      <w:tblGrid>
        <w:gridCol w:w="1161"/>
        <w:gridCol w:w="1124"/>
        <w:gridCol w:w="1040"/>
        <w:gridCol w:w="990"/>
        <w:gridCol w:w="4725"/>
      </w:tblGrid>
      <w:tr w:rsidR="00DB17F2" w:rsidRPr="00BF631B" w14:paraId="4EB79CE8" w14:textId="77777777" w:rsidTr="00890FE2">
        <w:trPr>
          <w:trHeight w:val="269"/>
        </w:trPr>
        <w:tc>
          <w:tcPr>
            <w:tcW w:w="1161" w:type="dxa"/>
          </w:tcPr>
          <w:p w14:paraId="5C7FAC31" w14:textId="6DDE31E6" w:rsidR="00DB17F2" w:rsidRPr="00BF631B" w:rsidRDefault="00DB17F2" w:rsidP="006A05D5">
            <w:pPr>
              <w:shd w:val="clear" w:color="auto" w:fill="FFFFFF" w:themeFill="background1"/>
              <w:spacing w:before="120" w:after="120"/>
              <w:rPr>
                <w:rFonts w:asciiTheme="minorBidi" w:eastAsia="PMingLiU" w:hAnsiTheme="minorBidi" w:cstheme="minorBidi"/>
                <w:b/>
                <w:bCs/>
                <w:color w:val="000000" w:themeColor="text1"/>
                <w:sz w:val="16"/>
                <w:szCs w:val="16"/>
              </w:rPr>
            </w:pPr>
            <w:r w:rsidRPr="00BF631B">
              <w:rPr>
                <w:rFonts w:asciiTheme="minorBidi" w:eastAsia="PMingLiU" w:hAnsiTheme="minorBidi" w:cstheme="minorBidi"/>
                <w:b/>
                <w:bCs/>
                <w:color w:val="000000" w:themeColor="text1"/>
                <w:sz w:val="16"/>
                <w:szCs w:val="16"/>
              </w:rPr>
              <w:t>Countr</w:t>
            </w:r>
            <w:r w:rsidR="00BF631B" w:rsidRPr="00BF631B">
              <w:rPr>
                <w:rFonts w:asciiTheme="minorBidi" w:eastAsia="PMingLiU" w:hAnsiTheme="minorBidi" w:cstheme="minorBidi"/>
                <w:b/>
                <w:bCs/>
                <w:color w:val="000000" w:themeColor="text1"/>
                <w:sz w:val="16"/>
                <w:szCs w:val="16"/>
              </w:rPr>
              <w:t>y</w:t>
            </w:r>
          </w:p>
        </w:tc>
        <w:tc>
          <w:tcPr>
            <w:tcW w:w="1124" w:type="dxa"/>
          </w:tcPr>
          <w:p w14:paraId="28FDC29F" w14:textId="77777777" w:rsidR="00DB17F2" w:rsidRPr="00BF631B" w:rsidRDefault="00DB17F2" w:rsidP="006A05D5">
            <w:pPr>
              <w:shd w:val="clear" w:color="auto" w:fill="FFFFFF" w:themeFill="background1"/>
              <w:spacing w:before="120" w:after="120"/>
              <w:rPr>
                <w:rFonts w:asciiTheme="minorBidi" w:eastAsia="PMingLiU" w:hAnsiTheme="minorBidi" w:cstheme="minorBidi"/>
                <w:b/>
                <w:bCs/>
                <w:color w:val="000000" w:themeColor="text1"/>
                <w:sz w:val="16"/>
                <w:szCs w:val="16"/>
              </w:rPr>
            </w:pPr>
            <w:r w:rsidRPr="00BF631B">
              <w:rPr>
                <w:rFonts w:asciiTheme="minorBidi" w:eastAsia="PMingLiU" w:hAnsiTheme="minorBidi" w:cstheme="minorBidi"/>
                <w:b/>
                <w:bCs/>
                <w:color w:val="000000" w:themeColor="text1"/>
                <w:sz w:val="16"/>
                <w:szCs w:val="16"/>
              </w:rPr>
              <w:t>Population</w:t>
            </w:r>
          </w:p>
        </w:tc>
        <w:tc>
          <w:tcPr>
            <w:tcW w:w="1040" w:type="dxa"/>
          </w:tcPr>
          <w:p w14:paraId="2A201A0A" w14:textId="77777777" w:rsidR="00DB17F2" w:rsidRPr="00BF631B" w:rsidRDefault="00DB17F2" w:rsidP="006A05D5">
            <w:pPr>
              <w:shd w:val="clear" w:color="auto" w:fill="FFFFFF" w:themeFill="background1"/>
              <w:spacing w:before="120" w:after="120"/>
              <w:rPr>
                <w:rFonts w:asciiTheme="minorBidi" w:eastAsia="PMingLiU" w:hAnsiTheme="minorBidi" w:cstheme="minorBidi"/>
                <w:b/>
                <w:bCs/>
                <w:color w:val="000000" w:themeColor="text1"/>
                <w:sz w:val="16"/>
                <w:szCs w:val="16"/>
              </w:rPr>
            </w:pPr>
            <w:r w:rsidRPr="00BF631B">
              <w:rPr>
                <w:rFonts w:asciiTheme="minorBidi" w:eastAsia="PMingLiU" w:hAnsiTheme="minorBidi" w:cstheme="minorBidi"/>
                <w:b/>
                <w:bCs/>
                <w:color w:val="000000" w:themeColor="text1"/>
                <w:sz w:val="16"/>
                <w:szCs w:val="16"/>
              </w:rPr>
              <w:t>CPI score</w:t>
            </w:r>
          </w:p>
        </w:tc>
        <w:tc>
          <w:tcPr>
            <w:tcW w:w="990" w:type="dxa"/>
          </w:tcPr>
          <w:p w14:paraId="2C93C807" w14:textId="77777777" w:rsidR="00DB17F2" w:rsidRPr="00BF631B" w:rsidRDefault="00DB17F2" w:rsidP="006A05D5">
            <w:pPr>
              <w:shd w:val="clear" w:color="auto" w:fill="FFFFFF" w:themeFill="background1"/>
              <w:spacing w:before="120" w:after="120"/>
              <w:rPr>
                <w:rFonts w:asciiTheme="minorBidi" w:eastAsia="PMingLiU" w:hAnsiTheme="minorBidi" w:cstheme="minorBidi"/>
                <w:b/>
                <w:bCs/>
                <w:color w:val="000000" w:themeColor="text1"/>
                <w:sz w:val="16"/>
                <w:szCs w:val="16"/>
              </w:rPr>
            </w:pPr>
            <w:r w:rsidRPr="00BF631B">
              <w:rPr>
                <w:rFonts w:asciiTheme="minorBidi" w:eastAsia="PMingLiU" w:hAnsiTheme="minorBidi" w:cstheme="minorBidi"/>
                <w:b/>
                <w:bCs/>
                <w:color w:val="000000" w:themeColor="text1"/>
                <w:sz w:val="16"/>
                <w:szCs w:val="16"/>
              </w:rPr>
              <w:t>Rank /180</w:t>
            </w:r>
          </w:p>
        </w:tc>
        <w:tc>
          <w:tcPr>
            <w:tcW w:w="4725" w:type="dxa"/>
          </w:tcPr>
          <w:p w14:paraId="3C6D7894" w14:textId="73A76975" w:rsidR="00DB17F2" w:rsidRPr="00BF631B" w:rsidRDefault="003A2D05" w:rsidP="006A05D5">
            <w:pPr>
              <w:shd w:val="clear" w:color="auto" w:fill="FFFFFF" w:themeFill="background1"/>
              <w:spacing w:before="120" w:after="120"/>
              <w:rPr>
                <w:rFonts w:asciiTheme="minorBidi" w:eastAsia="PMingLiU" w:hAnsiTheme="minorBidi" w:cstheme="minorBidi"/>
                <w:b/>
                <w:bCs/>
                <w:color w:val="000000" w:themeColor="text1"/>
                <w:sz w:val="16"/>
                <w:szCs w:val="16"/>
              </w:rPr>
            </w:pPr>
            <w:r w:rsidRPr="00BF631B">
              <w:rPr>
                <w:rFonts w:asciiTheme="minorBidi" w:eastAsia="PMingLiU" w:hAnsiTheme="minorBidi" w:cstheme="minorBidi"/>
                <w:b/>
                <w:bCs/>
                <w:color w:val="000000" w:themeColor="text1"/>
                <w:sz w:val="16"/>
                <w:szCs w:val="16"/>
              </w:rPr>
              <w:t>Comment</w:t>
            </w:r>
          </w:p>
        </w:tc>
      </w:tr>
      <w:tr w:rsidR="00DB17F2" w:rsidRPr="00BF631B" w14:paraId="3157D907" w14:textId="77777777" w:rsidTr="00890FE2">
        <w:tc>
          <w:tcPr>
            <w:tcW w:w="1161" w:type="dxa"/>
          </w:tcPr>
          <w:p w14:paraId="750B53A2" w14:textId="406D59F9" w:rsidR="00DB17F2" w:rsidRPr="00BF631B" w:rsidRDefault="00916625" w:rsidP="006A05D5">
            <w:pPr>
              <w:shd w:val="clear" w:color="auto" w:fill="FFFFFF" w:themeFill="background1"/>
              <w:spacing w:before="120" w:after="120"/>
              <w:rPr>
                <w:rFonts w:asciiTheme="minorBidi" w:eastAsia="PMingLiU" w:hAnsiTheme="minorBidi" w:cstheme="minorBidi"/>
                <w:color w:val="000000" w:themeColor="text1"/>
                <w:sz w:val="16"/>
                <w:szCs w:val="16"/>
              </w:rPr>
            </w:pPr>
            <w:r w:rsidRPr="00BF631B">
              <w:rPr>
                <w:rFonts w:asciiTheme="minorBidi" w:eastAsia="PMingLiU" w:hAnsiTheme="minorBidi" w:cstheme="minorBidi"/>
                <w:color w:val="000000" w:themeColor="text1"/>
                <w:sz w:val="16"/>
                <w:szCs w:val="16"/>
              </w:rPr>
              <w:t>Ethiopia</w:t>
            </w:r>
          </w:p>
        </w:tc>
        <w:tc>
          <w:tcPr>
            <w:tcW w:w="1124" w:type="dxa"/>
          </w:tcPr>
          <w:p w14:paraId="4E946882" w14:textId="55F0E1D4" w:rsidR="00DB17F2" w:rsidRPr="00BF631B" w:rsidRDefault="008A3D20" w:rsidP="006A05D5">
            <w:pPr>
              <w:shd w:val="clear" w:color="auto" w:fill="FFFFFF" w:themeFill="background1"/>
              <w:spacing w:before="120" w:after="120"/>
              <w:rPr>
                <w:rFonts w:asciiTheme="minorBidi" w:eastAsia="PMingLiU" w:hAnsiTheme="minorBidi" w:cstheme="minorBidi"/>
                <w:color w:val="000000" w:themeColor="text1"/>
                <w:sz w:val="16"/>
                <w:szCs w:val="16"/>
              </w:rPr>
            </w:pPr>
            <w:r w:rsidRPr="00BF631B">
              <w:rPr>
                <w:rFonts w:asciiTheme="minorBidi" w:eastAsia="PMingLiU" w:hAnsiTheme="minorBidi" w:cstheme="minorBidi"/>
                <w:color w:val="000000" w:themeColor="text1"/>
                <w:sz w:val="16"/>
                <w:szCs w:val="16"/>
              </w:rPr>
              <w:t>120,5</w:t>
            </w:r>
            <w:r w:rsidR="00BF631B" w:rsidRPr="00BF631B">
              <w:rPr>
                <w:rFonts w:asciiTheme="minorBidi" w:eastAsia="PMingLiU" w:hAnsiTheme="minorBidi" w:cstheme="minorBidi"/>
                <w:color w:val="000000" w:themeColor="text1"/>
                <w:sz w:val="16"/>
                <w:szCs w:val="16"/>
              </w:rPr>
              <w:t>m</w:t>
            </w:r>
            <w:r w:rsidR="00BF631B" w:rsidRPr="00BF631B">
              <w:rPr>
                <w:rStyle w:val="FootnoteReference"/>
                <w:rFonts w:asciiTheme="minorBidi" w:eastAsia="PMingLiU" w:hAnsiTheme="minorBidi" w:cstheme="minorBidi"/>
                <w:color w:val="000000" w:themeColor="text1"/>
                <w:sz w:val="16"/>
                <w:szCs w:val="16"/>
              </w:rPr>
              <w:footnoteReference w:id="4"/>
            </w:r>
          </w:p>
        </w:tc>
        <w:tc>
          <w:tcPr>
            <w:tcW w:w="1040" w:type="dxa"/>
          </w:tcPr>
          <w:p w14:paraId="2E7A2A67" w14:textId="5C82B9B2" w:rsidR="00DB17F2" w:rsidRPr="00BF631B" w:rsidRDefault="00A348EF" w:rsidP="006A05D5">
            <w:pPr>
              <w:shd w:val="clear" w:color="auto" w:fill="FFFFFF" w:themeFill="background1"/>
              <w:spacing w:before="120" w:after="120"/>
              <w:rPr>
                <w:rFonts w:asciiTheme="minorBidi" w:eastAsia="PMingLiU" w:hAnsiTheme="minorBidi" w:cstheme="minorBidi"/>
                <w:color w:val="000000" w:themeColor="text1"/>
                <w:sz w:val="16"/>
                <w:szCs w:val="16"/>
              </w:rPr>
            </w:pPr>
            <w:r w:rsidRPr="00BF631B">
              <w:rPr>
                <w:rFonts w:asciiTheme="minorBidi" w:eastAsia="PMingLiU" w:hAnsiTheme="minorBidi" w:cstheme="minorBidi"/>
                <w:color w:val="000000" w:themeColor="text1"/>
                <w:sz w:val="16"/>
                <w:szCs w:val="16"/>
              </w:rPr>
              <w:t>3</w:t>
            </w:r>
            <w:r w:rsidR="00BB77CC" w:rsidRPr="00BF631B">
              <w:rPr>
                <w:rFonts w:asciiTheme="minorBidi" w:eastAsia="PMingLiU" w:hAnsiTheme="minorBidi" w:cstheme="minorBidi"/>
                <w:color w:val="000000" w:themeColor="text1"/>
                <w:sz w:val="16"/>
                <w:szCs w:val="16"/>
              </w:rPr>
              <w:t>9</w:t>
            </w:r>
          </w:p>
        </w:tc>
        <w:tc>
          <w:tcPr>
            <w:tcW w:w="990" w:type="dxa"/>
          </w:tcPr>
          <w:p w14:paraId="1FB98FD4" w14:textId="739679EF" w:rsidR="00DB17F2" w:rsidRPr="00BF631B" w:rsidRDefault="00BB77CC" w:rsidP="006A05D5">
            <w:pPr>
              <w:shd w:val="clear" w:color="auto" w:fill="FFFFFF" w:themeFill="background1"/>
              <w:spacing w:before="120" w:after="120"/>
              <w:rPr>
                <w:rFonts w:asciiTheme="minorBidi" w:eastAsia="PMingLiU" w:hAnsiTheme="minorBidi" w:cstheme="minorBidi"/>
                <w:color w:val="000000" w:themeColor="text1"/>
                <w:sz w:val="16"/>
                <w:szCs w:val="16"/>
              </w:rPr>
            </w:pPr>
            <w:r w:rsidRPr="00BF631B">
              <w:rPr>
                <w:rFonts w:asciiTheme="minorBidi" w:eastAsia="PMingLiU" w:hAnsiTheme="minorBidi" w:cstheme="minorBidi"/>
                <w:color w:val="000000" w:themeColor="text1"/>
                <w:sz w:val="16"/>
                <w:szCs w:val="16"/>
              </w:rPr>
              <w:t>87</w:t>
            </w:r>
          </w:p>
        </w:tc>
        <w:tc>
          <w:tcPr>
            <w:tcW w:w="4725" w:type="dxa"/>
          </w:tcPr>
          <w:p w14:paraId="2CCF8CC3" w14:textId="4E90CC2F" w:rsidR="00DB17F2" w:rsidRPr="00BF631B" w:rsidRDefault="007B0040" w:rsidP="006A05D5">
            <w:pPr>
              <w:shd w:val="clear" w:color="auto" w:fill="FFFFFF" w:themeFill="background1"/>
              <w:spacing w:before="120" w:after="120"/>
              <w:rPr>
                <w:rFonts w:asciiTheme="minorBidi" w:eastAsia="PMingLiU" w:hAnsiTheme="minorBidi" w:cstheme="minorBidi"/>
                <w:color w:val="000000" w:themeColor="text1"/>
                <w:sz w:val="16"/>
                <w:szCs w:val="16"/>
              </w:rPr>
            </w:pPr>
            <w:r w:rsidRPr="00BF631B">
              <w:rPr>
                <w:rFonts w:asciiTheme="minorBidi" w:eastAsia="PMingLiU" w:hAnsiTheme="minorBidi" w:cstheme="minorBidi"/>
                <w:color w:val="000000" w:themeColor="text1"/>
                <w:sz w:val="16"/>
                <w:szCs w:val="16"/>
              </w:rPr>
              <w:t xml:space="preserve">CPI </w:t>
            </w:r>
            <w:r w:rsidR="00526694" w:rsidRPr="00BF631B">
              <w:rPr>
                <w:rFonts w:asciiTheme="minorBidi" w:eastAsia="PMingLiU" w:hAnsiTheme="minorBidi" w:cstheme="minorBidi"/>
                <w:color w:val="000000" w:themeColor="text1"/>
                <w:sz w:val="16"/>
                <w:szCs w:val="16"/>
              </w:rPr>
              <w:t>s</w:t>
            </w:r>
            <w:r w:rsidRPr="00BF631B">
              <w:rPr>
                <w:rFonts w:asciiTheme="minorBidi" w:eastAsia="PMingLiU" w:hAnsiTheme="minorBidi" w:cstheme="minorBidi"/>
                <w:color w:val="000000" w:themeColor="text1"/>
                <w:sz w:val="16"/>
                <w:szCs w:val="16"/>
              </w:rPr>
              <w:t xml:space="preserve">core is low but steadily increased since 2012. </w:t>
            </w:r>
            <w:r w:rsidR="00D2761A" w:rsidRPr="00BF631B">
              <w:rPr>
                <w:rFonts w:asciiTheme="minorBidi" w:eastAsia="PMingLiU" w:hAnsiTheme="minorBidi" w:cstheme="minorBidi"/>
                <w:color w:val="000000" w:themeColor="text1"/>
                <w:sz w:val="16"/>
                <w:szCs w:val="16"/>
              </w:rPr>
              <w:t>Score</w:t>
            </w:r>
            <w:r w:rsidR="00DB17F2" w:rsidRPr="00BF631B">
              <w:rPr>
                <w:rFonts w:asciiTheme="minorBidi" w:eastAsia="PMingLiU" w:hAnsiTheme="minorBidi" w:cstheme="minorBidi"/>
                <w:color w:val="000000" w:themeColor="text1"/>
                <w:sz w:val="16"/>
                <w:szCs w:val="16"/>
              </w:rPr>
              <w:t xml:space="preserve"> gained 1 point since 2020 </w:t>
            </w:r>
          </w:p>
        </w:tc>
      </w:tr>
    </w:tbl>
    <w:p w14:paraId="35AB79AD" w14:textId="77777777" w:rsidR="00DB17F2" w:rsidRPr="005E24FF" w:rsidRDefault="00DB17F2" w:rsidP="00DB17F2">
      <w:pPr>
        <w:jc w:val="center"/>
        <w:rPr>
          <w:rFonts w:asciiTheme="minorBidi" w:hAnsiTheme="minorBidi" w:cstheme="minorBidi"/>
          <w:i/>
          <w:iCs/>
          <w:sz w:val="16"/>
          <w:szCs w:val="16"/>
          <w:lang w:val="fr-FR"/>
        </w:rPr>
      </w:pPr>
      <w:r w:rsidRPr="005E24FF">
        <w:rPr>
          <w:rFonts w:asciiTheme="minorBidi" w:hAnsiTheme="minorBidi" w:cstheme="minorBidi"/>
          <w:i/>
          <w:iCs/>
          <w:sz w:val="16"/>
          <w:szCs w:val="16"/>
          <w:lang w:val="fr-FR"/>
        </w:rPr>
        <w:t xml:space="preserve">Source: </w:t>
      </w:r>
      <w:r w:rsidR="00F43E39">
        <w:fldChar w:fldCharType="begin"/>
      </w:r>
      <w:r w:rsidR="00F43E39" w:rsidRPr="00D0353D">
        <w:rPr>
          <w:lang w:val="fr-FR"/>
          <w:rPrChange w:id="4" w:author="Moutard, Flora" w:date="2022-06-16T17:03:00Z">
            <w:rPr/>
          </w:rPrChange>
        </w:rPr>
        <w:instrText xml:space="preserve"> HYPERLINK "https://www.transparency.org/en/cpi/2021" \h </w:instrText>
      </w:r>
      <w:r w:rsidR="00F43E39">
        <w:fldChar w:fldCharType="separate"/>
      </w:r>
      <w:r w:rsidRPr="005E24FF">
        <w:rPr>
          <w:rStyle w:val="Hyperlink"/>
          <w:rFonts w:asciiTheme="minorBidi" w:hAnsiTheme="minorBidi" w:cstheme="minorBidi"/>
          <w:i/>
          <w:iCs/>
          <w:sz w:val="16"/>
          <w:szCs w:val="16"/>
          <w:lang w:val="fr-FR"/>
        </w:rPr>
        <w:t>https://www.transparency.org/en/cpi/2021</w:t>
      </w:r>
      <w:r w:rsidR="00F43E39">
        <w:rPr>
          <w:rStyle w:val="Hyperlink"/>
          <w:rFonts w:asciiTheme="minorBidi" w:hAnsiTheme="minorBidi" w:cstheme="minorBidi"/>
          <w:i/>
          <w:iCs/>
          <w:sz w:val="16"/>
          <w:szCs w:val="16"/>
          <w:lang w:val="fr-FR"/>
        </w:rPr>
        <w:fldChar w:fldCharType="end"/>
      </w:r>
    </w:p>
    <w:p w14:paraId="0E67A2E4" w14:textId="77777777" w:rsidR="00DB17F2" w:rsidRPr="005E24FF" w:rsidRDefault="00DB17F2" w:rsidP="00DB17F2">
      <w:pPr>
        <w:pStyle w:val="AP-Style1"/>
        <w:numPr>
          <w:ilvl w:val="0"/>
          <w:numId w:val="0"/>
        </w:numPr>
        <w:spacing w:after="0"/>
        <w:ind w:left="360" w:hanging="360"/>
        <w:rPr>
          <w:rFonts w:asciiTheme="minorBidi" w:hAnsiTheme="minorBidi" w:cstheme="minorBidi"/>
          <w:sz w:val="24"/>
          <w:szCs w:val="24"/>
          <w:lang w:val="fr-FR"/>
        </w:rPr>
      </w:pPr>
    </w:p>
    <w:tbl>
      <w:tblPr>
        <w:tblStyle w:val="TableGrid"/>
        <w:tblW w:w="0" w:type="auto"/>
        <w:tblLook w:val="04A0" w:firstRow="1" w:lastRow="0" w:firstColumn="1" w:lastColumn="0" w:noHBand="0" w:noVBand="1"/>
      </w:tblPr>
      <w:tblGrid>
        <w:gridCol w:w="8990"/>
      </w:tblGrid>
      <w:tr w:rsidR="00DB17F2" w:rsidRPr="00BF631B" w14:paraId="1E1CF041" w14:textId="77777777" w:rsidTr="00F834F6">
        <w:trPr>
          <w:trHeight w:val="430"/>
        </w:trPr>
        <w:tc>
          <w:tcPr>
            <w:tcW w:w="8990" w:type="dxa"/>
            <w:shd w:val="clear" w:color="auto" w:fill="B0D0E2" w:themeFill="accent1" w:themeFillTint="66"/>
            <w:vAlign w:val="center"/>
          </w:tcPr>
          <w:p w14:paraId="38E0AB6B" w14:textId="77777777" w:rsidR="00DB17F2" w:rsidRPr="00BF631B" w:rsidRDefault="00DB17F2" w:rsidP="005A0387">
            <w:pPr>
              <w:pStyle w:val="Heading1"/>
              <w:outlineLvl w:val="0"/>
              <w:rPr>
                <w:rFonts w:asciiTheme="minorBidi" w:hAnsiTheme="minorBidi" w:cstheme="minorBidi"/>
              </w:rPr>
            </w:pPr>
            <w:bookmarkStart w:id="5" w:name="_Toc106220862"/>
            <w:r w:rsidRPr="00BF631B">
              <w:rPr>
                <w:rFonts w:asciiTheme="minorBidi" w:hAnsiTheme="minorBidi" w:cstheme="minorBidi"/>
              </w:rPr>
              <w:t>UN AGENCIES</w:t>
            </w:r>
            <w:bookmarkEnd w:id="5"/>
          </w:p>
        </w:tc>
      </w:tr>
    </w:tbl>
    <w:p w14:paraId="5739B2EC" w14:textId="45E8A86F" w:rsidR="00DB17F2" w:rsidRPr="00BF631B" w:rsidRDefault="00DB17F2" w:rsidP="00DB17F2">
      <w:pPr>
        <w:shd w:val="clear" w:color="auto" w:fill="FFFFFF"/>
        <w:spacing w:before="120" w:after="120"/>
        <w:rPr>
          <w:rFonts w:asciiTheme="minorBidi" w:hAnsiTheme="minorBidi" w:cstheme="minorBidi"/>
          <w:color w:val="333333"/>
          <w:sz w:val="20"/>
          <w:lang w:eastAsia="fr-FR"/>
        </w:rPr>
      </w:pPr>
      <w:r w:rsidRPr="00F256CA">
        <w:rPr>
          <w:rFonts w:asciiTheme="minorBidi" w:hAnsiTheme="minorBidi" w:cstheme="minorBidi"/>
          <w:sz w:val="20"/>
        </w:rPr>
        <w:t xml:space="preserve">UNESCO’s presence in </w:t>
      </w:r>
      <w:r w:rsidR="00F256CA">
        <w:rPr>
          <w:rFonts w:asciiTheme="minorBidi" w:hAnsiTheme="minorBidi" w:cstheme="minorBidi"/>
          <w:sz w:val="20"/>
        </w:rPr>
        <w:t>Ethiopia</w:t>
      </w:r>
      <w:r w:rsidRPr="00F256CA">
        <w:rPr>
          <w:rFonts w:asciiTheme="minorBidi" w:hAnsiTheme="minorBidi" w:cstheme="minorBidi"/>
          <w:sz w:val="20"/>
        </w:rPr>
        <w:t xml:space="preserve"> represents the </w:t>
      </w:r>
      <w:r w:rsidR="00CA570D" w:rsidRPr="00F256CA">
        <w:rPr>
          <w:rFonts w:asciiTheme="minorBidi" w:hAnsiTheme="minorBidi" w:cstheme="minorBidi"/>
          <w:sz w:val="20"/>
        </w:rPr>
        <w:t>1 percent</w:t>
      </w:r>
      <w:r w:rsidRPr="00F256CA">
        <w:rPr>
          <w:rFonts w:asciiTheme="minorBidi" w:hAnsiTheme="minorBidi" w:cstheme="minorBidi"/>
          <w:sz w:val="20"/>
        </w:rPr>
        <w:t xml:space="preserve"> in terms of </w:t>
      </w:r>
      <w:r w:rsidR="00B138CA" w:rsidRPr="00F256CA">
        <w:rPr>
          <w:rFonts w:asciiTheme="minorBidi" w:hAnsiTheme="minorBidi" w:cstheme="minorBidi"/>
          <w:sz w:val="20"/>
        </w:rPr>
        <w:t xml:space="preserve">UN </w:t>
      </w:r>
      <w:r w:rsidRPr="00F256CA">
        <w:rPr>
          <w:rFonts w:asciiTheme="minorBidi" w:hAnsiTheme="minorBidi" w:cstheme="minorBidi"/>
          <w:sz w:val="20"/>
        </w:rPr>
        <w:t xml:space="preserve">international staff </w:t>
      </w:r>
      <w:r w:rsidR="00B138CA" w:rsidRPr="00F256CA">
        <w:rPr>
          <w:rFonts w:asciiTheme="minorBidi" w:hAnsiTheme="minorBidi" w:cstheme="minorBidi"/>
          <w:sz w:val="20"/>
        </w:rPr>
        <w:t xml:space="preserve">in Ethiopia </w:t>
      </w:r>
      <w:r w:rsidRPr="00F256CA">
        <w:rPr>
          <w:rFonts w:asciiTheme="minorBidi" w:hAnsiTheme="minorBidi" w:cstheme="minorBidi"/>
          <w:sz w:val="20"/>
        </w:rPr>
        <w:t xml:space="preserve">as shown below. </w:t>
      </w:r>
    </w:p>
    <w:p w14:paraId="5B91E23F" w14:textId="2BB17A13" w:rsidR="00DB17F2" w:rsidRPr="00BF631B" w:rsidRDefault="00F256CA" w:rsidP="00161E62">
      <w:pPr>
        <w:spacing w:before="120" w:after="120"/>
        <w:jc w:val="both"/>
        <w:rPr>
          <w:rFonts w:asciiTheme="minorBidi" w:hAnsiTheme="minorBidi" w:cstheme="minorBidi"/>
          <w:sz w:val="20"/>
          <w:u w:val="single"/>
        </w:rPr>
      </w:pPr>
      <w:r>
        <w:rPr>
          <w:rFonts w:asciiTheme="minorBidi" w:hAnsiTheme="minorBidi" w:cstheme="minorBidi"/>
          <w:b/>
          <w:bCs/>
          <w:sz w:val="20"/>
        </w:rPr>
        <w:t xml:space="preserve">UN Staffing in </w:t>
      </w:r>
      <w:r w:rsidR="003F15D6" w:rsidRPr="00BF631B">
        <w:rPr>
          <w:rFonts w:asciiTheme="minorBidi" w:hAnsiTheme="minorBidi" w:cstheme="minorBidi"/>
          <w:b/>
          <w:bCs/>
          <w:sz w:val="20"/>
        </w:rPr>
        <w:t>Ethiopia</w:t>
      </w:r>
      <w:r w:rsidR="00DB17F2" w:rsidRPr="00BF631B">
        <w:rPr>
          <w:rFonts w:asciiTheme="minorBidi" w:hAnsiTheme="minorBidi" w:cstheme="minorBidi"/>
          <w:b/>
          <w:bCs/>
          <w:sz w:val="20"/>
        </w:rPr>
        <w:t>:</w:t>
      </w:r>
      <w:r w:rsidR="00DB17F2" w:rsidRPr="00BF631B">
        <w:rPr>
          <w:rFonts w:asciiTheme="minorBidi" w:hAnsiTheme="minorBidi" w:cstheme="minorBidi"/>
          <w:sz w:val="20"/>
        </w:rPr>
        <w:t xml:space="preserve"> </w:t>
      </w:r>
      <w:r w:rsidR="003F15D6" w:rsidRPr="00BF631B">
        <w:rPr>
          <w:rFonts w:asciiTheme="minorBidi" w:hAnsiTheme="minorBidi" w:cstheme="minorBidi"/>
          <w:sz w:val="20"/>
        </w:rPr>
        <w:t>36</w:t>
      </w:r>
      <w:r w:rsidR="00DB17F2" w:rsidRPr="00BF631B">
        <w:rPr>
          <w:rFonts w:asciiTheme="minorBidi" w:hAnsiTheme="minorBidi" w:cstheme="minorBidi"/>
          <w:sz w:val="20"/>
        </w:rPr>
        <w:t xml:space="preserve"> agencies</w:t>
      </w:r>
      <w:r w:rsidR="003F15D6" w:rsidRPr="00BF631B">
        <w:rPr>
          <w:rFonts w:asciiTheme="minorBidi" w:hAnsiTheme="minorBidi" w:cstheme="minorBidi"/>
          <w:sz w:val="20"/>
        </w:rPr>
        <w:t>;</w:t>
      </w:r>
      <w:r w:rsidR="00DB17F2" w:rsidRPr="00BF631B">
        <w:rPr>
          <w:rFonts w:asciiTheme="minorBidi" w:hAnsiTheme="minorBidi" w:cstheme="minorBidi"/>
          <w:sz w:val="20"/>
        </w:rPr>
        <w:t xml:space="preserve"> </w:t>
      </w:r>
      <w:r w:rsidR="003F15D6" w:rsidRPr="00BF631B">
        <w:rPr>
          <w:rFonts w:asciiTheme="minorBidi" w:hAnsiTheme="minorBidi" w:cstheme="minorBidi"/>
          <w:sz w:val="20"/>
        </w:rPr>
        <w:t>1,496</w:t>
      </w:r>
      <w:r w:rsidR="00DB17F2" w:rsidRPr="00BF631B">
        <w:rPr>
          <w:rFonts w:asciiTheme="minorBidi" w:hAnsiTheme="minorBidi" w:cstheme="minorBidi"/>
          <w:sz w:val="20"/>
        </w:rPr>
        <w:t xml:space="preserve"> international staff and </w:t>
      </w:r>
      <w:r w:rsidR="003F15D6" w:rsidRPr="00BF631B">
        <w:rPr>
          <w:rFonts w:asciiTheme="minorBidi" w:hAnsiTheme="minorBidi" w:cstheme="minorBidi"/>
          <w:sz w:val="20"/>
        </w:rPr>
        <w:t>5,000</w:t>
      </w:r>
      <w:r w:rsidR="00DB17F2" w:rsidRPr="00BF631B">
        <w:rPr>
          <w:rFonts w:asciiTheme="minorBidi" w:hAnsiTheme="minorBidi" w:cstheme="minorBidi"/>
          <w:sz w:val="20"/>
        </w:rPr>
        <w:t xml:space="preserve"> local staff</w:t>
      </w:r>
      <w:r w:rsidR="003F15D6" w:rsidRPr="00BF631B">
        <w:rPr>
          <w:rFonts w:asciiTheme="minorBidi" w:hAnsiTheme="minorBidi" w:cstheme="minorBidi"/>
          <w:sz w:val="20"/>
        </w:rPr>
        <w:t>;</w:t>
      </w:r>
      <w:r w:rsidR="009057D0" w:rsidRPr="00BF631B">
        <w:rPr>
          <w:rFonts w:asciiTheme="minorBidi" w:hAnsiTheme="minorBidi" w:cstheme="minorBidi"/>
          <w:sz w:val="20"/>
        </w:rPr>
        <w:t xml:space="preserve"> UNESCO ranks 20/36 based on total number of staff</w:t>
      </w:r>
      <w:r w:rsidR="00D873AC" w:rsidRPr="00BF631B">
        <w:rPr>
          <w:rFonts w:asciiTheme="minorBidi" w:hAnsiTheme="minorBidi" w:cstheme="minorBidi"/>
          <w:sz w:val="20"/>
        </w:rPr>
        <w:t>; UNESCO Staff (international + national) represen</w:t>
      </w:r>
      <w:r w:rsidR="00A77BD8" w:rsidRPr="00BF631B">
        <w:rPr>
          <w:rFonts w:asciiTheme="minorBidi" w:hAnsiTheme="minorBidi" w:cstheme="minorBidi"/>
          <w:sz w:val="20"/>
        </w:rPr>
        <w:t xml:space="preserve">ts less than </w:t>
      </w:r>
      <w:r w:rsidR="00BE3A2F">
        <w:rPr>
          <w:rFonts w:asciiTheme="minorBidi" w:hAnsiTheme="minorBidi" w:cstheme="minorBidi"/>
          <w:sz w:val="20"/>
        </w:rPr>
        <w:t>0.</w:t>
      </w:r>
      <w:r>
        <w:rPr>
          <w:rFonts w:asciiTheme="minorBidi" w:hAnsiTheme="minorBidi" w:cstheme="minorBidi"/>
          <w:sz w:val="20"/>
        </w:rPr>
        <w:t>8</w:t>
      </w:r>
      <w:r w:rsidR="00A77BD8" w:rsidRPr="00BF631B">
        <w:rPr>
          <w:rFonts w:asciiTheme="minorBidi" w:hAnsiTheme="minorBidi" w:cstheme="minorBidi"/>
          <w:sz w:val="20"/>
        </w:rPr>
        <w:t xml:space="preserve"> percent of UN Total Staff (international + national) in Ethiopia.</w:t>
      </w:r>
    </w:p>
    <w:p w14:paraId="480E8A8B" w14:textId="440F781D" w:rsidR="00DB17F2" w:rsidRPr="00BF631B" w:rsidRDefault="00981A3A" w:rsidP="00DB17F2">
      <w:pPr>
        <w:spacing w:before="120" w:after="120"/>
        <w:rPr>
          <w:rFonts w:asciiTheme="minorBidi" w:hAnsiTheme="minorBidi" w:cstheme="minorBidi"/>
          <w:sz w:val="20"/>
          <w:u w:val="single"/>
        </w:rPr>
      </w:pPr>
      <w:r w:rsidRPr="00BF631B">
        <w:rPr>
          <w:noProof/>
          <w:sz w:val="16"/>
          <w:szCs w:val="14"/>
        </w:rPr>
        <w:drawing>
          <wp:inline distT="0" distB="0" distL="0" distR="0" wp14:anchorId="207FCCA0" wp14:editId="734F6161">
            <wp:extent cx="5715000" cy="1804946"/>
            <wp:effectExtent l="0" t="0" r="0" b="5080"/>
            <wp:docPr id="19" name="Chart 19">
              <a:extLst xmlns:a="http://schemas.openxmlformats.org/drawingml/2006/main">
                <a:ext uri="{FF2B5EF4-FFF2-40B4-BE49-F238E27FC236}">
                  <a16:creationId xmlns:a16="http://schemas.microsoft.com/office/drawing/2014/main" id="{A6B24CEA-6294-454E-8613-C6A780545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D203BAB" w14:textId="13CE4260" w:rsidR="004D534E" w:rsidRPr="00BF631B" w:rsidRDefault="004D534E" w:rsidP="00DB17F2">
      <w:pPr>
        <w:spacing w:before="120" w:after="120"/>
        <w:rPr>
          <w:rFonts w:asciiTheme="minorBidi" w:hAnsiTheme="minorBidi" w:cstheme="minorBidi"/>
          <w:sz w:val="20"/>
          <w:u w:val="single"/>
        </w:rPr>
      </w:pPr>
      <w:r w:rsidRPr="00BF631B">
        <w:rPr>
          <w:noProof/>
        </w:rPr>
        <w:lastRenderedPageBreak/>
        <w:drawing>
          <wp:inline distT="0" distB="0" distL="0" distR="0" wp14:anchorId="6AD50961" wp14:editId="2AC5B288">
            <wp:extent cx="5715000" cy="1796902"/>
            <wp:effectExtent l="0" t="0" r="0" b="0"/>
            <wp:docPr id="28" name="Chart 28">
              <a:extLst xmlns:a="http://schemas.openxmlformats.org/drawingml/2006/main">
                <a:ext uri="{FF2B5EF4-FFF2-40B4-BE49-F238E27FC236}">
                  <a16:creationId xmlns:a16="http://schemas.microsoft.com/office/drawing/2014/main" id="{54C5E8D5-31FE-4017-885C-44DFD70B32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C9D08E8" w14:textId="68FF977D" w:rsidR="00920075" w:rsidRPr="00BF631B" w:rsidRDefault="005A2655" w:rsidP="00DB17F2">
      <w:pPr>
        <w:spacing w:before="120" w:after="120"/>
        <w:rPr>
          <w:rFonts w:asciiTheme="minorBidi" w:hAnsiTheme="minorBidi" w:cstheme="minorBidi"/>
          <w:sz w:val="20"/>
          <w:u w:val="single"/>
        </w:rPr>
      </w:pPr>
      <w:r w:rsidRPr="00BF631B">
        <w:rPr>
          <w:noProof/>
        </w:rPr>
        <w:drawing>
          <wp:inline distT="0" distB="0" distL="0" distR="0" wp14:anchorId="3063744C" wp14:editId="225C4858">
            <wp:extent cx="5715000" cy="1711842"/>
            <wp:effectExtent l="0" t="0" r="0" b="3175"/>
            <wp:docPr id="1407025194" name="Chart 1407025194">
              <a:extLst xmlns:a="http://schemas.openxmlformats.org/drawingml/2006/main">
                <a:ext uri="{FF2B5EF4-FFF2-40B4-BE49-F238E27FC236}">
                  <a16:creationId xmlns:a16="http://schemas.microsoft.com/office/drawing/2014/main" id="{C9B39A5D-BC99-49EB-AC2B-0A49681E53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5DAD465" w14:textId="77777777" w:rsidR="00981A3A" w:rsidRPr="00660ED9" w:rsidRDefault="00981A3A" w:rsidP="00981A3A">
      <w:pPr>
        <w:spacing w:before="120" w:after="120"/>
        <w:jc w:val="center"/>
        <w:rPr>
          <w:rFonts w:asciiTheme="minorBidi" w:eastAsia="PMingLiU" w:hAnsiTheme="minorBidi" w:cstheme="minorBidi"/>
          <w:i/>
          <w:iCs/>
          <w:color w:val="000000" w:themeColor="text1"/>
          <w:sz w:val="18"/>
          <w:szCs w:val="16"/>
        </w:rPr>
      </w:pPr>
      <w:r w:rsidRPr="00660ED9">
        <w:rPr>
          <w:rFonts w:asciiTheme="minorBidi" w:hAnsiTheme="minorBidi" w:cstheme="minorBidi"/>
          <w:i/>
          <w:iCs/>
          <w:sz w:val="12"/>
          <w:szCs w:val="12"/>
        </w:rPr>
        <w:t>Source: UNDSS Staff List 30 September 2021</w:t>
      </w:r>
    </w:p>
    <w:p w14:paraId="6C27D02E" w14:textId="77777777" w:rsidR="007A08BB" w:rsidRDefault="007A08BB" w:rsidP="00DB17F2">
      <w:pPr>
        <w:spacing w:before="120" w:after="120"/>
        <w:rPr>
          <w:rFonts w:asciiTheme="minorBidi" w:hAnsiTheme="minorBidi" w:cstheme="minorBidi"/>
          <w:sz w:val="20"/>
          <w:u w:val="single"/>
        </w:rPr>
      </w:pPr>
    </w:p>
    <w:p w14:paraId="4F54CC69" w14:textId="77777777" w:rsidR="006D7C60" w:rsidRDefault="006D7C60" w:rsidP="00D22C24">
      <w:pPr>
        <w:spacing w:before="120" w:after="120"/>
        <w:jc w:val="center"/>
        <w:rPr>
          <w:rFonts w:asciiTheme="minorBidi" w:hAnsiTheme="minorBidi" w:cstheme="minorBidi"/>
          <w:sz w:val="20"/>
          <w:u w:val="single"/>
        </w:rPr>
        <w:sectPr w:rsidR="006D7C60" w:rsidSect="00CA4275">
          <w:type w:val="continuous"/>
          <w:pgSz w:w="11906" w:h="16838"/>
          <w:pgMar w:top="1440" w:right="1466" w:bottom="1440" w:left="1440" w:header="720" w:footer="720" w:gutter="0"/>
          <w:cols w:space="720"/>
          <w:titlePg/>
          <w:docGrid w:linePitch="360"/>
        </w:sectPr>
      </w:pPr>
    </w:p>
    <w:p w14:paraId="290AA3B3" w14:textId="4B0D1112" w:rsidR="007A08BB" w:rsidRDefault="007A08BB" w:rsidP="00D22C24">
      <w:pPr>
        <w:spacing w:before="120" w:after="120"/>
        <w:jc w:val="center"/>
        <w:rPr>
          <w:rFonts w:asciiTheme="minorBidi" w:hAnsiTheme="minorBidi" w:cstheme="minorBidi"/>
          <w:sz w:val="20"/>
          <w:u w:val="single"/>
        </w:rPr>
      </w:pPr>
      <w:r>
        <w:rPr>
          <w:noProof/>
        </w:rPr>
        <w:drawing>
          <wp:inline distT="0" distB="0" distL="0" distR="0" wp14:anchorId="4D6DE999" wp14:editId="4F627F6F">
            <wp:extent cx="3455581" cy="34161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5550" cy="3455676"/>
                    </a:xfrm>
                    <a:prstGeom prst="rect">
                      <a:avLst/>
                    </a:prstGeom>
                  </pic:spPr>
                </pic:pic>
              </a:graphicData>
            </a:graphic>
          </wp:inline>
        </w:drawing>
      </w:r>
    </w:p>
    <w:p w14:paraId="2FC0836A" w14:textId="56430F16" w:rsidR="00F674C2" w:rsidRDefault="00F674C2" w:rsidP="0043131D">
      <w:pPr>
        <w:spacing w:before="120" w:after="120"/>
        <w:ind w:left="1170"/>
        <w:rPr>
          <w:rFonts w:asciiTheme="minorBidi" w:hAnsiTheme="minorBidi" w:cstheme="minorBidi"/>
          <w:sz w:val="18"/>
          <w:szCs w:val="18"/>
        </w:rPr>
      </w:pPr>
      <w:r>
        <w:rPr>
          <w:noProof/>
        </w:rPr>
        <w:drawing>
          <wp:inline distT="0" distB="0" distL="0" distR="0" wp14:anchorId="65A69B60" wp14:editId="4D3C5E15">
            <wp:extent cx="2628900" cy="3165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8900" cy="3165475"/>
                    </a:xfrm>
                    <a:prstGeom prst="rect">
                      <a:avLst/>
                    </a:prstGeom>
                  </pic:spPr>
                </pic:pic>
              </a:graphicData>
            </a:graphic>
          </wp:inline>
        </w:drawing>
      </w:r>
    </w:p>
    <w:p w14:paraId="14E2E869" w14:textId="77777777" w:rsidR="00F674C2" w:rsidRDefault="00F674C2" w:rsidP="0043131D">
      <w:pPr>
        <w:spacing w:before="120" w:after="120"/>
        <w:ind w:left="1170"/>
        <w:rPr>
          <w:rFonts w:asciiTheme="minorBidi" w:hAnsiTheme="minorBidi" w:cstheme="minorBidi"/>
          <w:sz w:val="18"/>
          <w:szCs w:val="18"/>
        </w:rPr>
      </w:pPr>
    </w:p>
    <w:p w14:paraId="370D13A1" w14:textId="77777777" w:rsidR="00F674C2" w:rsidRDefault="00F674C2" w:rsidP="0043131D">
      <w:pPr>
        <w:spacing w:before="120" w:after="120"/>
        <w:ind w:left="1170"/>
        <w:rPr>
          <w:rFonts w:asciiTheme="minorBidi" w:hAnsiTheme="minorBidi" w:cstheme="minorBidi"/>
          <w:sz w:val="18"/>
          <w:szCs w:val="18"/>
        </w:rPr>
        <w:sectPr w:rsidR="00F674C2" w:rsidSect="00025D3E">
          <w:type w:val="continuous"/>
          <w:pgSz w:w="11906" w:h="16838"/>
          <w:pgMar w:top="1440" w:right="1466" w:bottom="1440" w:left="1440" w:header="720" w:footer="720" w:gutter="0"/>
          <w:cols w:num="2" w:space="720"/>
          <w:titlePg/>
          <w:docGrid w:linePitch="360"/>
        </w:sectPr>
      </w:pPr>
    </w:p>
    <w:p w14:paraId="69398F43" w14:textId="2BE2CE32" w:rsidR="006D7C60" w:rsidRPr="00660ED9" w:rsidRDefault="006D7C60" w:rsidP="00F674C2">
      <w:pPr>
        <w:spacing w:before="120" w:after="120"/>
        <w:ind w:left="180"/>
        <w:rPr>
          <w:rFonts w:asciiTheme="minorBidi" w:hAnsiTheme="minorBidi" w:cstheme="minorBidi"/>
          <w:sz w:val="18"/>
          <w:szCs w:val="18"/>
        </w:rPr>
      </w:pPr>
      <w:commentRangeStart w:id="6"/>
      <w:r w:rsidRPr="00660ED9">
        <w:rPr>
          <w:rFonts w:asciiTheme="minorBidi" w:hAnsiTheme="minorBidi" w:cstheme="minorBidi"/>
          <w:sz w:val="18"/>
          <w:szCs w:val="18"/>
        </w:rPr>
        <w:t>PILLAR # 1: Inclusive Growth and Structural Transformation</w:t>
      </w:r>
    </w:p>
    <w:p w14:paraId="6039F692" w14:textId="77777777" w:rsidR="006D7C60" w:rsidRPr="00660ED9" w:rsidRDefault="006D7C60" w:rsidP="00F674C2">
      <w:pPr>
        <w:spacing w:before="120" w:after="120"/>
        <w:ind w:left="180"/>
        <w:rPr>
          <w:rFonts w:asciiTheme="minorBidi" w:hAnsiTheme="minorBidi" w:cstheme="minorBidi"/>
          <w:sz w:val="18"/>
          <w:szCs w:val="18"/>
        </w:rPr>
      </w:pPr>
      <w:r w:rsidRPr="00660ED9">
        <w:rPr>
          <w:rFonts w:asciiTheme="minorBidi" w:hAnsiTheme="minorBidi" w:cstheme="minorBidi"/>
          <w:sz w:val="18"/>
          <w:szCs w:val="18"/>
        </w:rPr>
        <w:t>PILLAR # 2 : Resilience and Green Economy</w:t>
      </w:r>
    </w:p>
    <w:p w14:paraId="2AB53B32" w14:textId="7B6A545D" w:rsidR="006D7C60" w:rsidRPr="00660ED9" w:rsidRDefault="006D7C60" w:rsidP="00F674C2">
      <w:pPr>
        <w:spacing w:before="120" w:after="120"/>
        <w:ind w:left="180"/>
        <w:rPr>
          <w:rFonts w:asciiTheme="minorBidi" w:hAnsiTheme="minorBidi" w:cstheme="minorBidi"/>
          <w:sz w:val="18"/>
          <w:szCs w:val="18"/>
        </w:rPr>
      </w:pPr>
      <w:r w:rsidRPr="00660ED9">
        <w:rPr>
          <w:rFonts w:asciiTheme="minorBidi" w:hAnsiTheme="minorBidi" w:cstheme="minorBidi"/>
          <w:sz w:val="18"/>
          <w:szCs w:val="18"/>
        </w:rPr>
        <w:t>PILLAR # 3: Investing in human capital and expanded access to quality, equitable basic social services</w:t>
      </w:r>
    </w:p>
    <w:p w14:paraId="05ACC62F" w14:textId="74EEDA83" w:rsidR="006D7C60" w:rsidRPr="00660ED9" w:rsidRDefault="006D7C60" w:rsidP="00F674C2">
      <w:pPr>
        <w:spacing w:before="120" w:after="120"/>
        <w:ind w:left="180"/>
        <w:rPr>
          <w:rFonts w:asciiTheme="minorBidi" w:hAnsiTheme="minorBidi" w:cstheme="minorBidi"/>
          <w:sz w:val="18"/>
          <w:szCs w:val="18"/>
        </w:rPr>
      </w:pPr>
      <w:r w:rsidRPr="00660ED9">
        <w:rPr>
          <w:rFonts w:asciiTheme="minorBidi" w:hAnsiTheme="minorBidi" w:cstheme="minorBidi"/>
          <w:sz w:val="18"/>
          <w:szCs w:val="18"/>
        </w:rPr>
        <w:t>PILLAR # 4: Good governance, participation and capacity development</w:t>
      </w:r>
    </w:p>
    <w:p w14:paraId="503BA475" w14:textId="77777777" w:rsidR="006D7C60" w:rsidRDefault="006D7C60" w:rsidP="00F674C2">
      <w:pPr>
        <w:spacing w:before="120" w:after="120"/>
        <w:ind w:left="180"/>
        <w:rPr>
          <w:rFonts w:asciiTheme="minorBidi" w:hAnsiTheme="minorBidi" w:cstheme="minorBidi"/>
          <w:sz w:val="18"/>
          <w:szCs w:val="18"/>
        </w:rPr>
      </w:pPr>
      <w:r w:rsidRPr="00660ED9">
        <w:rPr>
          <w:rFonts w:asciiTheme="minorBidi" w:hAnsiTheme="minorBidi" w:cstheme="minorBidi"/>
          <w:sz w:val="18"/>
          <w:szCs w:val="18"/>
        </w:rPr>
        <w:t>PILLAR # 5: Equality and empowerment</w:t>
      </w:r>
      <w:commentRangeEnd w:id="6"/>
      <w:r w:rsidR="00977E86">
        <w:rPr>
          <w:rStyle w:val="CommentReference"/>
          <w:rFonts w:ascii="Times New Roman" w:hAnsi="Times New Roman"/>
        </w:rPr>
        <w:commentReference w:id="6"/>
      </w:r>
    </w:p>
    <w:p w14:paraId="3D8BA37A" w14:textId="77777777" w:rsidR="00660ED9" w:rsidRPr="00660ED9" w:rsidRDefault="00660ED9" w:rsidP="00F674C2">
      <w:pPr>
        <w:spacing w:before="120" w:after="120"/>
        <w:ind w:left="180"/>
        <w:jc w:val="center"/>
        <w:rPr>
          <w:rFonts w:asciiTheme="minorBidi" w:hAnsiTheme="minorBidi" w:cstheme="minorBidi"/>
          <w:i/>
          <w:iCs/>
          <w:sz w:val="14"/>
          <w:szCs w:val="14"/>
        </w:rPr>
      </w:pPr>
      <w:r w:rsidRPr="00660ED9">
        <w:rPr>
          <w:rFonts w:asciiTheme="minorBidi" w:hAnsiTheme="minorBidi" w:cstheme="minorBidi"/>
          <w:i/>
          <w:iCs/>
          <w:sz w:val="14"/>
          <w:szCs w:val="14"/>
        </w:rPr>
        <w:t>Source: 2018 – 2020 Results Report for UNDAF 2016 – 2020</w:t>
      </w:r>
    </w:p>
    <w:p w14:paraId="1BA8D603" w14:textId="77777777" w:rsidR="00025D3E" w:rsidRDefault="00025D3E" w:rsidP="00DB17F2">
      <w:pPr>
        <w:spacing w:before="120" w:after="120"/>
        <w:rPr>
          <w:rFonts w:asciiTheme="minorBidi" w:hAnsiTheme="minorBidi" w:cstheme="minorBidi"/>
          <w:sz w:val="20"/>
        </w:rPr>
        <w:sectPr w:rsidR="00025D3E" w:rsidSect="00F674C2">
          <w:type w:val="continuous"/>
          <w:pgSz w:w="11906" w:h="16838"/>
          <w:pgMar w:top="1440" w:right="1466" w:bottom="1440" w:left="1440" w:header="720" w:footer="720" w:gutter="0"/>
          <w:cols w:space="720"/>
          <w:titlePg/>
          <w:docGrid w:linePitch="360"/>
        </w:sectPr>
      </w:pPr>
    </w:p>
    <w:p w14:paraId="015FEC08" w14:textId="0A41DC30" w:rsidR="00D008E1" w:rsidRDefault="00D008E1" w:rsidP="00DB17F2">
      <w:pPr>
        <w:spacing w:before="120" w:after="120"/>
        <w:rPr>
          <w:rFonts w:asciiTheme="minorBidi" w:hAnsiTheme="minorBidi" w:cstheme="minorBidi"/>
          <w:sz w:val="20"/>
        </w:rPr>
      </w:pPr>
    </w:p>
    <w:p w14:paraId="5BC0F282" w14:textId="5A844860" w:rsidR="004448A2" w:rsidRDefault="009B2528" w:rsidP="00DB17F2">
      <w:pPr>
        <w:spacing w:before="120" w:after="120"/>
        <w:rPr>
          <w:rFonts w:asciiTheme="minorBidi" w:hAnsiTheme="minorBidi" w:cstheme="minorBidi"/>
          <w:sz w:val="20"/>
        </w:rPr>
      </w:pPr>
      <w:r w:rsidRPr="00D008E1">
        <w:rPr>
          <w:rFonts w:asciiTheme="minorBidi" w:hAnsiTheme="minorBidi" w:cstheme="minorBidi"/>
          <w:sz w:val="20"/>
        </w:rPr>
        <w:t xml:space="preserve">As per </w:t>
      </w:r>
      <w:r w:rsidR="00C05F99">
        <w:rPr>
          <w:rFonts w:asciiTheme="minorBidi" w:hAnsiTheme="minorBidi" w:cstheme="minorBidi"/>
          <w:sz w:val="20"/>
        </w:rPr>
        <w:t xml:space="preserve">2016-2020 </w:t>
      </w:r>
      <w:r w:rsidR="00B34E44" w:rsidRPr="00D008E1">
        <w:rPr>
          <w:rFonts w:asciiTheme="minorBidi" w:hAnsiTheme="minorBidi" w:cstheme="minorBidi"/>
          <w:sz w:val="20"/>
        </w:rPr>
        <w:t xml:space="preserve">UNDAF, </w:t>
      </w:r>
      <w:r w:rsidR="00EC4BDF" w:rsidRPr="00D008E1">
        <w:rPr>
          <w:rFonts w:asciiTheme="minorBidi" w:hAnsiTheme="minorBidi" w:cstheme="minorBidi"/>
          <w:sz w:val="20"/>
        </w:rPr>
        <w:t xml:space="preserve">UNESCO </w:t>
      </w:r>
      <w:r w:rsidRPr="00D008E1">
        <w:rPr>
          <w:rFonts w:asciiTheme="minorBidi" w:hAnsiTheme="minorBidi" w:cstheme="minorBidi"/>
          <w:sz w:val="20"/>
        </w:rPr>
        <w:t xml:space="preserve">mainly </w:t>
      </w:r>
      <w:r w:rsidR="00EC4BDF" w:rsidRPr="00D008E1">
        <w:rPr>
          <w:rFonts w:asciiTheme="minorBidi" w:hAnsiTheme="minorBidi" w:cstheme="minorBidi"/>
          <w:sz w:val="20"/>
        </w:rPr>
        <w:t>contribut</w:t>
      </w:r>
      <w:r w:rsidRPr="00D008E1">
        <w:rPr>
          <w:rFonts w:asciiTheme="minorBidi" w:hAnsiTheme="minorBidi" w:cstheme="minorBidi"/>
          <w:sz w:val="20"/>
        </w:rPr>
        <w:t>es</w:t>
      </w:r>
      <w:r w:rsidR="00EC4BDF" w:rsidRPr="00D008E1">
        <w:rPr>
          <w:rFonts w:asciiTheme="minorBidi" w:hAnsiTheme="minorBidi" w:cstheme="minorBidi"/>
          <w:sz w:val="20"/>
        </w:rPr>
        <w:t xml:space="preserve"> to Pilar 3</w:t>
      </w:r>
      <w:r w:rsidR="00237188">
        <w:rPr>
          <w:rFonts w:asciiTheme="minorBidi" w:hAnsiTheme="minorBidi" w:cstheme="minorBidi"/>
          <w:sz w:val="20"/>
        </w:rPr>
        <w:t>, and 1,</w:t>
      </w:r>
      <w:r w:rsidR="007A0427">
        <w:rPr>
          <w:rFonts w:asciiTheme="minorBidi" w:hAnsiTheme="minorBidi" w:cstheme="minorBidi"/>
          <w:sz w:val="20"/>
        </w:rPr>
        <w:t xml:space="preserve"> </w:t>
      </w:r>
      <w:r w:rsidR="00237188">
        <w:rPr>
          <w:rFonts w:asciiTheme="minorBidi" w:hAnsiTheme="minorBidi" w:cstheme="minorBidi"/>
          <w:sz w:val="20"/>
        </w:rPr>
        <w:t>2, and 4</w:t>
      </w:r>
      <w:r w:rsidR="00AA404A">
        <w:rPr>
          <w:rFonts w:asciiTheme="minorBidi" w:hAnsiTheme="minorBidi" w:cstheme="minorBidi"/>
          <w:sz w:val="20"/>
        </w:rPr>
        <w:t xml:space="preserve">. </w:t>
      </w:r>
    </w:p>
    <w:p w14:paraId="3CDF64F5" w14:textId="5E48A348" w:rsidR="007A08BB" w:rsidRPr="00D008E1" w:rsidRDefault="00E4747A" w:rsidP="00DB17F2">
      <w:pPr>
        <w:spacing w:before="120" w:after="120"/>
        <w:rPr>
          <w:rFonts w:asciiTheme="minorBidi" w:hAnsiTheme="minorBidi" w:cstheme="minorBidi"/>
          <w:sz w:val="20"/>
        </w:rPr>
      </w:pPr>
      <w:r>
        <w:rPr>
          <w:rFonts w:asciiTheme="minorBidi" w:hAnsiTheme="minorBidi" w:cstheme="minorBidi"/>
          <w:sz w:val="20"/>
        </w:rPr>
        <w:t>For volume reference</w:t>
      </w:r>
      <w:r w:rsidR="00F00B37">
        <w:rPr>
          <w:rFonts w:asciiTheme="minorBidi" w:hAnsiTheme="minorBidi" w:cstheme="minorBidi"/>
          <w:sz w:val="20"/>
        </w:rPr>
        <w:t>:</w:t>
      </w:r>
      <w:r>
        <w:rPr>
          <w:rFonts w:asciiTheme="minorBidi" w:hAnsiTheme="minorBidi" w:cstheme="minorBidi"/>
          <w:sz w:val="20"/>
        </w:rPr>
        <w:t xml:space="preserve"> UNESCO has a </w:t>
      </w:r>
      <w:r w:rsidR="00AA404A">
        <w:rPr>
          <w:rFonts w:asciiTheme="minorBidi" w:hAnsiTheme="minorBidi" w:cstheme="minorBidi"/>
          <w:sz w:val="20"/>
        </w:rPr>
        <w:t>pledge</w:t>
      </w:r>
      <w:r w:rsidR="00C75B43">
        <w:rPr>
          <w:rFonts w:asciiTheme="minorBidi" w:hAnsiTheme="minorBidi" w:cstheme="minorBidi"/>
          <w:sz w:val="20"/>
        </w:rPr>
        <w:t xml:space="preserve"> of</w:t>
      </w:r>
      <w:r w:rsidR="00AA404A">
        <w:rPr>
          <w:rFonts w:asciiTheme="minorBidi" w:hAnsiTheme="minorBidi" w:cstheme="minorBidi"/>
          <w:sz w:val="20"/>
        </w:rPr>
        <w:t xml:space="preserve"> 6M USD</w:t>
      </w:r>
      <w:r w:rsidR="00A3675C">
        <w:rPr>
          <w:rFonts w:asciiTheme="minorBidi" w:hAnsiTheme="minorBidi" w:cstheme="minorBidi"/>
          <w:sz w:val="20"/>
        </w:rPr>
        <w:t xml:space="preserve"> in 2020-2025 UNSDCF for Ethiopia</w:t>
      </w:r>
      <w:r w:rsidR="005251F7">
        <w:rPr>
          <w:rFonts w:asciiTheme="minorBidi" w:hAnsiTheme="minorBidi" w:cstheme="minorBidi"/>
          <w:sz w:val="20"/>
        </w:rPr>
        <w:t xml:space="preserve"> (Figure above shows that total financial expenditures of all UN agencies was 605M over 3 years</w:t>
      </w:r>
      <w:r w:rsidR="00F00B37">
        <w:rPr>
          <w:rFonts w:asciiTheme="minorBidi" w:hAnsiTheme="minorBidi" w:cstheme="minorBidi"/>
          <w:sz w:val="20"/>
        </w:rPr>
        <w:t xml:space="preserve"> 2018-2020</w:t>
      </w:r>
      <w:r w:rsidR="005251F7">
        <w:rPr>
          <w:rFonts w:asciiTheme="minorBidi" w:hAnsiTheme="minorBidi" w:cstheme="minorBidi"/>
          <w:sz w:val="20"/>
        </w:rPr>
        <w:t>)</w:t>
      </w:r>
    </w:p>
    <w:tbl>
      <w:tblPr>
        <w:tblStyle w:val="TableGrid"/>
        <w:tblW w:w="0" w:type="auto"/>
        <w:tblLook w:val="04A0" w:firstRow="1" w:lastRow="0" w:firstColumn="1" w:lastColumn="0" w:noHBand="0" w:noVBand="1"/>
      </w:tblPr>
      <w:tblGrid>
        <w:gridCol w:w="8990"/>
      </w:tblGrid>
      <w:tr w:rsidR="00DB17F2" w:rsidRPr="00BF631B" w14:paraId="3A065578" w14:textId="77777777" w:rsidTr="006A05D5">
        <w:trPr>
          <w:trHeight w:val="397"/>
        </w:trPr>
        <w:tc>
          <w:tcPr>
            <w:tcW w:w="8990" w:type="dxa"/>
            <w:shd w:val="clear" w:color="auto" w:fill="B0D0E2" w:themeFill="accent1" w:themeFillTint="66"/>
            <w:vAlign w:val="center"/>
          </w:tcPr>
          <w:p w14:paraId="70E5C6BE" w14:textId="77777777" w:rsidR="00DB17F2" w:rsidRPr="00BF631B" w:rsidRDefault="00DB17F2" w:rsidP="005A0387">
            <w:pPr>
              <w:pStyle w:val="Heading1"/>
              <w:outlineLvl w:val="0"/>
              <w:rPr>
                <w:rFonts w:asciiTheme="minorBidi" w:hAnsiTheme="minorBidi" w:cstheme="minorBidi"/>
              </w:rPr>
            </w:pPr>
            <w:bookmarkStart w:id="7" w:name="_Toc106220863"/>
            <w:r w:rsidRPr="00BF631B">
              <w:rPr>
                <w:rFonts w:asciiTheme="minorBidi" w:hAnsiTheme="minorBidi" w:cstheme="minorBidi"/>
              </w:rPr>
              <w:t>OFFICE STRATEGY, STRUCTURE AND PORTFOLIO</w:t>
            </w:r>
            <w:bookmarkEnd w:id="7"/>
          </w:p>
        </w:tc>
      </w:tr>
    </w:tbl>
    <w:p w14:paraId="2009AC8B" w14:textId="77777777" w:rsidR="00DB17F2" w:rsidRPr="00BF631B" w:rsidRDefault="00DB17F2" w:rsidP="00DB17F2">
      <w:pPr>
        <w:shd w:val="clear" w:color="auto" w:fill="FFFFFF" w:themeFill="background1"/>
        <w:spacing w:before="120" w:after="120"/>
        <w:rPr>
          <w:rFonts w:asciiTheme="minorBidi" w:eastAsia="PMingLiU" w:hAnsiTheme="minorBidi" w:cstheme="minorBidi"/>
          <w:b/>
          <w:bCs/>
          <w:color w:val="000000" w:themeColor="text1"/>
        </w:rPr>
      </w:pPr>
      <w:r w:rsidRPr="00BF631B">
        <w:rPr>
          <w:rFonts w:asciiTheme="minorBidi" w:eastAsia="PMingLiU" w:hAnsiTheme="minorBidi" w:cstheme="minorBidi"/>
          <w:b/>
          <w:bCs/>
          <w:color w:val="000000" w:themeColor="text1"/>
        </w:rPr>
        <w:t>UN and Office Strategy</w:t>
      </w:r>
    </w:p>
    <w:tbl>
      <w:tblPr>
        <w:tblStyle w:val="TableGrid"/>
        <w:tblW w:w="10885" w:type="dxa"/>
        <w:jc w:val="center"/>
        <w:tblLook w:val="04A0" w:firstRow="1" w:lastRow="0" w:firstColumn="1" w:lastColumn="0" w:noHBand="0" w:noVBand="1"/>
      </w:tblPr>
      <w:tblGrid>
        <w:gridCol w:w="893"/>
        <w:gridCol w:w="1254"/>
        <w:gridCol w:w="800"/>
        <w:gridCol w:w="2669"/>
        <w:gridCol w:w="5269"/>
      </w:tblGrid>
      <w:tr w:rsidR="006A05D5" w:rsidRPr="00BF631B" w14:paraId="32B9A58E" w14:textId="77777777" w:rsidTr="003D680C">
        <w:trPr>
          <w:trHeight w:val="562"/>
          <w:jc w:val="center"/>
        </w:trPr>
        <w:tc>
          <w:tcPr>
            <w:tcW w:w="893" w:type="dxa"/>
          </w:tcPr>
          <w:p w14:paraId="2E2D2312" w14:textId="2747817F" w:rsidR="006A05D5" w:rsidRPr="00BF631B" w:rsidRDefault="006A05D5" w:rsidP="006A05D5">
            <w:pPr>
              <w:shd w:val="clear" w:color="auto" w:fill="FFFFFF" w:themeFill="background1"/>
              <w:spacing w:before="120" w:after="120"/>
              <w:jc w:val="center"/>
              <w:rPr>
                <w:rFonts w:asciiTheme="minorBidi" w:eastAsia="PMingLiU" w:hAnsiTheme="minorBidi" w:cstheme="minorBidi"/>
                <w:b/>
                <w:bCs/>
                <w:color w:val="000000" w:themeColor="text1"/>
                <w:sz w:val="14"/>
                <w:szCs w:val="14"/>
              </w:rPr>
            </w:pPr>
            <w:r w:rsidRPr="00BF631B">
              <w:rPr>
                <w:rFonts w:asciiTheme="minorBidi" w:eastAsia="PMingLiU" w:hAnsiTheme="minorBidi" w:cstheme="minorBidi"/>
                <w:b/>
                <w:bCs/>
                <w:color w:val="000000" w:themeColor="text1"/>
                <w:sz w:val="14"/>
                <w:szCs w:val="14"/>
              </w:rPr>
              <w:t>Countr</w:t>
            </w:r>
            <w:r w:rsidR="00B15DE0">
              <w:rPr>
                <w:rFonts w:asciiTheme="minorBidi" w:eastAsia="PMingLiU" w:hAnsiTheme="minorBidi" w:cstheme="minorBidi"/>
                <w:b/>
                <w:bCs/>
                <w:color w:val="000000" w:themeColor="text1"/>
                <w:sz w:val="14"/>
                <w:szCs w:val="14"/>
              </w:rPr>
              <w:t>y</w:t>
            </w:r>
          </w:p>
        </w:tc>
        <w:tc>
          <w:tcPr>
            <w:tcW w:w="1254" w:type="dxa"/>
          </w:tcPr>
          <w:p w14:paraId="14A72376" w14:textId="77777777" w:rsidR="006A05D5" w:rsidRPr="00BF631B" w:rsidRDefault="006A05D5" w:rsidP="006A05D5">
            <w:pPr>
              <w:shd w:val="clear" w:color="auto" w:fill="FFFFFF" w:themeFill="background1"/>
              <w:spacing w:before="120" w:after="120"/>
              <w:jc w:val="center"/>
              <w:rPr>
                <w:rFonts w:asciiTheme="minorBidi" w:eastAsia="PMingLiU" w:hAnsiTheme="minorBidi" w:cstheme="minorBidi"/>
                <w:b/>
                <w:bCs/>
                <w:color w:val="000000" w:themeColor="text1"/>
                <w:sz w:val="14"/>
                <w:szCs w:val="14"/>
              </w:rPr>
            </w:pPr>
            <w:r w:rsidRPr="00BF631B">
              <w:rPr>
                <w:rFonts w:asciiTheme="minorBidi" w:eastAsia="PMingLiU" w:hAnsiTheme="minorBidi" w:cstheme="minorBidi"/>
                <w:b/>
                <w:bCs/>
                <w:color w:val="000000" w:themeColor="text1"/>
                <w:sz w:val="14"/>
                <w:szCs w:val="14"/>
              </w:rPr>
              <w:t>UNDP Human Development Index (HDI) 2020</w:t>
            </w:r>
            <w:r w:rsidRPr="00BF631B">
              <w:rPr>
                <w:rStyle w:val="FootnoteReference"/>
                <w:rFonts w:asciiTheme="minorBidi" w:eastAsia="PMingLiU" w:hAnsiTheme="minorBidi" w:cstheme="minorBidi"/>
                <w:b/>
                <w:bCs/>
                <w:color w:val="000000" w:themeColor="text1"/>
                <w:sz w:val="14"/>
                <w:szCs w:val="14"/>
              </w:rPr>
              <w:footnoteReference w:id="5"/>
            </w:r>
          </w:p>
        </w:tc>
        <w:tc>
          <w:tcPr>
            <w:tcW w:w="800" w:type="dxa"/>
          </w:tcPr>
          <w:p w14:paraId="6B082900" w14:textId="665A7910" w:rsidR="006A05D5" w:rsidRPr="00BF631B" w:rsidRDefault="006A05D5" w:rsidP="006A05D5">
            <w:pPr>
              <w:shd w:val="clear" w:color="auto" w:fill="FFFFFF" w:themeFill="background1"/>
              <w:spacing w:before="120" w:after="120"/>
              <w:jc w:val="center"/>
              <w:rPr>
                <w:rFonts w:asciiTheme="minorBidi" w:eastAsia="PMingLiU" w:hAnsiTheme="minorBidi" w:cstheme="minorBidi"/>
                <w:b/>
                <w:bCs/>
                <w:color w:val="000000" w:themeColor="text1"/>
                <w:sz w:val="14"/>
                <w:szCs w:val="14"/>
              </w:rPr>
            </w:pPr>
            <w:r w:rsidRPr="00BF631B">
              <w:rPr>
                <w:rFonts w:asciiTheme="minorBidi" w:eastAsia="PMingLiU" w:hAnsiTheme="minorBidi" w:cstheme="minorBidi"/>
                <w:b/>
                <w:bCs/>
                <w:color w:val="000000" w:themeColor="text1"/>
                <w:sz w:val="14"/>
                <w:szCs w:val="14"/>
              </w:rPr>
              <w:t>UNDAF</w:t>
            </w:r>
            <w:r w:rsidR="003803B5">
              <w:rPr>
                <w:rFonts w:asciiTheme="minorBidi" w:eastAsia="PMingLiU" w:hAnsiTheme="minorBidi" w:cstheme="minorBidi"/>
                <w:b/>
                <w:bCs/>
                <w:color w:val="000000" w:themeColor="text1"/>
                <w:sz w:val="14"/>
                <w:szCs w:val="14"/>
              </w:rPr>
              <w:t xml:space="preserve"> or UNSDCF</w:t>
            </w:r>
            <w:r w:rsidRPr="00BF631B">
              <w:rPr>
                <w:rFonts w:asciiTheme="minorBidi" w:eastAsia="PMingLiU" w:hAnsiTheme="minorBidi" w:cstheme="minorBidi"/>
                <w:b/>
                <w:bCs/>
                <w:color w:val="000000" w:themeColor="text1"/>
                <w:sz w:val="14"/>
                <w:szCs w:val="14"/>
              </w:rPr>
              <w:t xml:space="preserve"> Period</w:t>
            </w:r>
          </w:p>
        </w:tc>
        <w:tc>
          <w:tcPr>
            <w:tcW w:w="2669" w:type="dxa"/>
          </w:tcPr>
          <w:p w14:paraId="7A4D1844" w14:textId="77777777" w:rsidR="006A05D5" w:rsidRDefault="006A05D5" w:rsidP="006A05D5">
            <w:pPr>
              <w:shd w:val="clear" w:color="auto" w:fill="FFFFFF" w:themeFill="background1"/>
              <w:spacing w:before="120" w:after="120"/>
              <w:jc w:val="center"/>
              <w:rPr>
                <w:rFonts w:asciiTheme="minorBidi" w:eastAsia="PMingLiU" w:hAnsiTheme="minorBidi" w:cstheme="minorBidi"/>
                <w:b/>
                <w:bCs/>
                <w:color w:val="000000" w:themeColor="text1"/>
                <w:sz w:val="14"/>
                <w:szCs w:val="14"/>
              </w:rPr>
            </w:pPr>
            <w:r w:rsidRPr="00BF631B">
              <w:rPr>
                <w:rFonts w:asciiTheme="minorBidi" w:eastAsia="PMingLiU" w:hAnsiTheme="minorBidi" w:cstheme="minorBidi"/>
                <w:b/>
                <w:bCs/>
                <w:color w:val="000000" w:themeColor="text1"/>
                <w:sz w:val="14"/>
                <w:szCs w:val="14"/>
              </w:rPr>
              <w:t>UNDAF</w:t>
            </w:r>
            <w:r w:rsidR="003803B5">
              <w:rPr>
                <w:rFonts w:asciiTheme="minorBidi" w:eastAsia="PMingLiU" w:hAnsiTheme="minorBidi" w:cstheme="minorBidi"/>
                <w:b/>
                <w:bCs/>
                <w:color w:val="000000" w:themeColor="text1"/>
                <w:sz w:val="14"/>
                <w:szCs w:val="14"/>
              </w:rPr>
              <w:t xml:space="preserve"> or UNDSCF</w:t>
            </w:r>
            <w:r w:rsidRPr="00BF631B">
              <w:rPr>
                <w:rFonts w:asciiTheme="minorBidi" w:eastAsia="PMingLiU" w:hAnsiTheme="minorBidi" w:cstheme="minorBidi"/>
                <w:b/>
                <w:bCs/>
                <w:color w:val="000000" w:themeColor="text1"/>
                <w:sz w:val="14"/>
                <w:szCs w:val="14"/>
              </w:rPr>
              <w:t xml:space="preserve"> priorities for the achievement of the SDGs</w:t>
            </w:r>
          </w:p>
          <w:p w14:paraId="3319DB9D" w14:textId="72EFA324" w:rsidR="00B73F3C" w:rsidRPr="00B73F3C" w:rsidRDefault="00B73F3C" w:rsidP="006A05D5">
            <w:pPr>
              <w:shd w:val="clear" w:color="auto" w:fill="FFFFFF" w:themeFill="background1"/>
              <w:spacing w:before="120" w:after="120"/>
              <w:jc w:val="center"/>
              <w:rPr>
                <w:rFonts w:asciiTheme="minorBidi" w:eastAsia="PMingLiU" w:hAnsiTheme="minorBidi" w:cstheme="minorBidi"/>
                <w:i/>
                <w:iCs/>
                <w:color w:val="000000" w:themeColor="text1"/>
                <w:sz w:val="12"/>
                <w:szCs w:val="12"/>
              </w:rPr>
            </w:pPr>
            <w:r w:rsidRPr="00B73F3C">
              <w:rPr>
                <w:rFonts w:asciiTheme="minorBidi" w:eastAsia="PMingLiU" w:hAnsiTheme="minorBidi" w:cstheme="minorBidi"/>
                <w:i/>
                <w:iCs/>
                <w:color w:val="000000" w:themeColor="text1"/>
                <w:sz w:val="12"/>
                <w:szCs w:val="12"/>
              </w:rPr>
              <w:t>(source: ETHIOPIA - UNSDCF 2020-2025)</w:t>
            </w:r>
          </w:p>
        </w:tc>
        <w:tc>
          <w:tcPr>
            <w:tcW w:w="5269" w:type="dxa"/>
          </w:tcPr>
          <w:p w14:paraId="63B1166E" w14:textId="77777777" w:rsidR="00F10ABE" w:rsidRDefault="006A05D5" w:rsidP="00F10ABE">
            <w:pPr>
              <w:shd w:val="clear" w:color="auto" w:fill="FFFFFF" w:themeFill="background1"/>
              <w:spacing w:before="120" w:after="120"/>
              <w:jc w:val="center"/>
              <w:rPr>
                <w:rFonts w:asciiTheme="minorBidi" w:eastAsia="PMingLiU" w:hAnsiTheme="minorBidi" w:cstheme="minorBidi"/>
                <w:b/>
                <w:bCs/>
                <w:color w:val="000000" w:themeColor="text1"/>
                <w:sz w:val="14"/>
                <w:szCs w:val="14"/>
              </w:rPr>
            </w:pPr>
            <w:r w:rsidRPr="00BF631B">
              <w:rPr>
                <w:rFonts w:asciiTheme="minorBidi" w:eastAsia="PMingLiU" w:hAnsiTheme="minorBidi" w:cstheme="minorBidi"/>
                <w:b/>
                <w:bCs/>
                <w:color w:val="000000" w:themeColor="text1"/>
                <w:sz w:val="14"/>
                <w:szCs w:val="14"/>
              </w:rPr>
              <w:t xml:space="preserve">UCS Expected Results </w:t>
            </w:r>
          </w:p>
          <w:p w14:paraId="75FAD491" w14:textId="655E09F6" w:rsidR="006A05D5" w:rsidRPr="00F10ABE" w:rsidRDefault="00F10ABE" w:rsidP="00F10ABE">
            <w:pPr>
              <w:shd w:val="clear" w:color="auto" w:fill="FFFFFF" w:themeFill="background1"/>
              <w:spacing w:before="120" w:after="120"/>
              <w:jc w:val="center"/>
              <w:rPr>
                <w:rFonts w:eastAsia="PMingLiU" w:cs="Arial"/>
                <w:i/>
                <w:iCs/>
                <w:color w:val="000000" w:themeColor="text1"/>
                <w:sz w:val="12"/>
                <w:szCs w:val="10"/>
              </w:rPr>
            </w:pPr>
            <w:r w:rsidRPr="00F8477A">
              <w:rPr>
                <w:rFonts w:eastAsia="PMingLiU" w:cs="Arial"/>
                <w:i/>
                <w:iCs/>
                <w:color w:val="000000" w:themeColor="text1"/>
                <w:sz w:val="12"/>
                <w:szCs w:val="10"/>
              </w:rPr>
              <w:t>(</w:t>
            </w:r>
            <w:r w:rsidRPr="00F10ABE">
              <w:rPr>
                <w:rFonts w:eastAsia="PMingLiU" w:cs="Arial"/>
                <w:i/>
                <w:iCs/>
                <w:color w:val="000000" w:themeColor="text1"/>
                <w:sz w:val="12"/>
                <w:szCs w:val="10"/>
              </w:rPr>
              <w:t>source: Draft UNESCO COUNTRY STRATEGY DOCUMENT ADDIS ABABA LIAISON OFFICE  2022-2025</w:t>
            </w:r>
            <w:r w:rsidRPr="00F8477A">
              <w:rPr>
                <w:rFonts w:eastAsia="PMingLiU" w:cs="Arial"/>
                <w:i/>
                <w:iCs/>
                <w:color w:val="000000" w:themeColor="text1"/>
                <w:sz w:val="12"/>
                <w:szCs w:val="10"/>
              </w:rPr>
              <w:t>)</w:t>
            </w:r>
          </w:p>
        </w:tc>
      </w:tr>
      <w:tr w:rsidR="000E1FB4" w:rsidRPr="00A91F0C" w14:paraId="7628E622" w14:textId="77777777" w:rsidTr="003D680C">
        <w:trPr>
          <w:trHeight w:val="700"/>
          <w:jc w:val="center"/>
        </w:trPr>
        <w:tc>
          <w:tcPr>
            <w:tcW w:w="893" w:type="dxa"/>
          </w:tcPr>
          <w:p w14:paraId="4F7384C5" w14:textId="0CAC4C2C" w:rsidR="000E1FB4" w:rsidRPr="00BF631B" w:rsidRDefault="000E1FB4" w:rsidP="006A05D5">
            <w:pPr>
              <w:shd w:val="clear" w:color="auto" w:fill="FFFFFF" w:themeFill="background1"/>
              <w:spacing w:before="120" w:after="120"/>
              <w:rPr>
                <w:rFonts w:asciiTheme="minorBidi" w:eastAsia="PMingLiU" w:hAnsiTheme="minorBidi" w:cstheme="minorBidi"/>
                <w:b/>
                <w:bCs/>
                <w:color w:val="000000" w:themeColor="text1"/>
                <w:sz w:val="14"/>
                <w:szCs w:val="14"/>
              </w:rPr>
            </w:pPr>
            <w:r>
              <w:rPr>
                <w:rFonts w:asciiTheme="minorBidi" w:eastAsia="PMingLiU" w:hAnsiTheme="minorBidi" w:cstheme="minorBidi"/>
                <w:b/>
                <w:bCs/>
                <w:color w:val="000000" w:themeColor="text1"/>
                <w:sz w:val="14"/>
                <w:szCs w:val="14"/>
              </w:rPr>
              <w:t>Ethiopia</w:t>
            </w:r>
          </w:p>
        </w:tc>
        <w:tc>
          <w:tcPr>
            <w:tcW w:w="1254" w:type="dxa"/>
          </w:tcPr>
          <w:p w14:paraId="1DB95DE6" w14:textId="6C19B70C" w:rsidR="000E1FB4" w:rsidRPr="00BF631B" w:rsidRDefault="003F2B51" w:rsidP="006A05D5">
            <w:pPr>
              <w:shd w:val="clear" w:color="auto" w:fill="FFFFFF" w:themeFill="background1"/>
              <w:spacing w:before="120" w:after="120"/>
              <w:rPr>
                <w:rFonts w:asciiTheme="minorBidi" w:eastAsia="PMingLiU" w:hAnsiTheme="minorBidi" w:cstheme="minorBidi"/>
                <w:color w:val="000000" w:themeColor="text1"/>
                <w:sz w:val="14"/>
                <w:szCs w:val="14"/>
              </w:rPr>
            </w:pPr>
            <w:r>
              <w:rPr>
                <w:rFonts w:asciiTheme="minorBidi" w:eastAsia="PMingLiU" w:hAnsiTheme="minorBidi" w:cstheme="minorBidi"/>
                <w:color w:val="000000" w:themeColor="text1"/>
                <w:sz w:val="14"/>
                <w:szCs w:val="14"/>
              </w:rPr>
              <w:t>0.485 (173</w:t>
            </w:r>
            <w:r w:rsidR="000901E6" w:rsidRPr="000901E6">
              <w:rPr>
                <w:rFonts w:asciiTheme="minorBidi" w:eastAsia="PMingLiU" w:hAnsiTheme="minorBidi" w:cstheme="minorBidi"/>
                <w:color w:val="000000" w:themeColor="text1"/>
                <w:sz w:val="14"/>
                <w:szCs w:val="14"/>
                <w:vertAlign w:val="superscript"/>
              </w:rPr>
              <w:t>rd</w:t>
            </w:r>
            <w:r w:rsidR="000901E6">
              <w:rPr>
                <w:rFonts w:asciiTheme="minorBidi" w:eastAsia="PMingLiU" w:hAnsiTheme="minorBidi" w:cstheme="minorBidi"/>
                <w:color w:val="000000" w:themeColor="text1"/>
                <w:sz w:val="14"/>
                <w:szCs w:val="14"/>
              </w:rPr>
              <w:t xml:space="preserve"> position) </w:t>
            </w:r>
            <w:r w:rsidR="002F16FE">
              <w:rPr>
                <w:rFonts w:asciiTheme="minorBidi" w:eastAsia="PMingLiU" w:hAnsiTheme="minorBidi" w:cstheme="minorBidi"/>
                <w:color w:val="000000" w:themeColor="text1"/>
                <w:sz w:val="14"/>
                <w:szCs w:val="14"/>
              </w:rPr>
              <w:t>–</w:t>
            </w:r>
            <w:r w:rsidR="000901E6">
              <w:rPr>
                <w:rFonts w:asciiTheme="minorBidi" w:eastAsia="PMingLiU" w:hAnsiTheme="minorBidi" w:cstheme="minorBidi"/>
                <w:color w:val="000000" w:themeColor="text1"/>
                <w:sz w:val="14"/>
                <w:szCs w:val="14"/>
              </w:rPr>
              <w:t xml:space="preserve"> </w:t>
            </w:r>
            <w:r w:rsidR="002F16FE">
              <w:rPr>
                <w:rFonts w:asciiTheme="minorBidi" w:eastAsia="PMingLiU" w:hAnsiTheme="minorBidi" w:cstheme="minorBidi"/>
                <w:color w:val="000000" w:themeColor="text1"/>
                <w:sz w:val="14"/>
                <w:szCs w:val="14"/>
              </w:rPr>
              <w:t>Low Human Development</w:t>
            </w:r>
          </w:p>
        </w:tc>
        <w:tc>
          <w:tcPr>
            <w:tcW w:w="800" w:type="dxa"/>
          </w:tcPr>
          <w:p w14:paraId="6B53FC58" w14:textId="360AFAEB" w:rsidR="000E1FB4" w:rsidRPr="00BF631B" w:rsidRDefault="00A87B35" w:rsidP="006A05D5">
            <w:pPr>
              <w:shd w:val="clear" w:color="auto" w:fill="FFFFFF" w:themeFill="background1"/>
              <w:spacing w:before="120" w:after="120"/>
              <w:rPr>
                <w:rFonts w:asciiTheme="minorBidi" w:eastAsia="PMingLiU" w:hAnsiTheme="minorBidi" w:cstheme="minorBidi"/>
                <w:color w:val="000000" w:themeColor="text1"/>
                <w:sz w:val="14"/>
                <w:szCs w:val="14"/>
              </w:rPr>
            </w:pPr>
            <w:r>
              <w:rPr>
                <w:rFonts w:asciiTheme="minorBidi" w:eastAsia="PMingLiU" w:hAnsiTheme="minorBidi" w:cstheme="minorBidi"/>
                <w:color w:val="000000" w:themeColor="text1"/>
                <w:sz w:val="14"/>
                <w:szCs w:val="14"/>
              </w:rPr>
              <w:t>202</w:t>
            </w:r>
            <w:r w:rsidR="003803B5">
              <w:rPr>
                <w:rFonts w:asciiTheme="minorBidi" w:eastAsia="PMingLiU" w:hAnsiTheme="minorBidi" w:cstheme="minorBidi"/>
                <w:color w:val="000000" w:themeColor="text1"/>
                <w:sz w:val="14"/>
                <w:szCs w:val="14"/>
              </w:rPr>
              <w:t>0</w:t>
            </w:r>
            <w:r>
              <w:rPr>
                <w:rFonts w:asciiTheme="minorBidi" w:eastAsia="PMingLiU" w:hAnsiTheme="minorBidi" w:cstheme="minorBidi"/>
                <w:color w:val="000000" w:themeColor="text1"/>
                <w:sz w:val="14"/>
                <w:szCs w:val="14"/>
              </w:rPr>
              <w:t>-20</w:t>
            </w:r>
            <w:r w:rsidR="003803B5">
              <w:rPr>
                <w:rFonts w:asciiTheme="minorBidi" w:eastAsia="PMingLiU" w:hAnsiTheme="minorBidi" w:cstheme="minorBidi"/>
                <w:color w:val="000000" w:themeColor="text1"/>
                <w:sz w:val="14"/>
                <w:szCs w:val="14"/>
              </w:rPr>
              <w:t>25</w:t>
            </w:r>
          </w:p>
        </w:tc>
        <w:tc>
          <w:tcPr>
            <w:tcW w:w="2669" w:type="dxa"/>
          </w:tcPr>
          <w:p w14:paraId="4BD26337" w14:textId="3D3FFB09" w:rsidR="005A5417" w:rsidRDefault="005A5417" w:rsidP="004A178F">
            <w:pPr>
              <w:pStyle w:val="ListParagraph"/>
              <w:numPr>
                <w:ilvl w:val="0"/>
                <w:numId w:val="13"/>
              </w:numPr>
              <w:shd w:val="clear" w:color="auto" w:fill="FFFFFF" w:themeFill="background1"/>
              <w:spacing w:before="120"/>
              <w:rPr>
                <w:rFonts w:asciiTheme="minorBidi" w:eastAsia="PMingLiU" w:hAnsiTheme="minorBidi" w:cstheme="minorBidi"/>
                <w:color w:val="000000" w:themeColor="text1"/>
                <w:sz w:val="14"/>
                <w:szCs w:val="14"/>
              </w:rPr>
            </w:pPr>
            <w:r w:rsidRPr="005A5417">
              <w:rPr>
                <w:rFonts w:asciiTheme="minorBidi" w:eastAsia="PMingLiU" w:hAnsiTheme="minorBidi" w:cstheme="minorBidi"/>
                <w:color w:val="000000" w:themeColor="text1"/>
                <w:sz w:val="14"/>
                <w:szCs w:val="14"/>
              </w:rPr>
              <w:t>OUTCOME 1</w:t>
            </w:r>
            <w:r w:rsidR="00CC3A83">
              <w:rPr>
                <w:rFonts w:asciiTheme="minorBidi" w:eastAsia="PMingLiU" w:hAnsiTheme="minorBidi" w:cstheme="minorBidi"/>
                <w:color w:val="000000" w:themeColor="text1"/>
                <w:sz w:val="14"/>
                <w:szCs w:val="14"/>
              </w:rPr>
              <w:t xml:space="preserve"> -</w:t>
            </w:r>
            <w:r w:rsidRPr="005A5417">
              <w:rPr>
                <w:rFonts w:asciiTheme="minorBidi" w:eastAsia="PMingLiU" w:hAnsiTheme="minorBidi" w:cstheme="minorBidi"/>
                <w:color w:val="000000" w:themeColor="text1"/>
                <w:sz w:val="14"/>
                <w:szCs w:val="14"/>
              </w:rPr>
              <w:t xml:space="preserve"> </w:t>
            </w:r>
            <w:r w:rsidR="00450062">
              <w:rPr>
                <w:rFonts w:asciiTheme="minorBidi" w:eastAsia="PMingLiU" w:hAnsiTheme="minorBidi" w:cstheme="minorBidi"/>
                <w:color w:val="000000" w:themeColor="text1"/>
                <w:sz w:val="14"/>
                <w:szCs w:val="14"/>
              </w:rPr>
              <w:t>PEOPLE:</w:t>
            </w:r>
            <w:r w:rsidR="00CC3A83">
              <w:rPr>
                <w:rFonts w:asciiTheme="minorBidi" w:eastAsia="PMingLiU" w:hAnsiTheme="minorBidi" w:cstheme="minorBidi"/>
                <w:color w:val="000000" w:themeColor="text1"/>
                <w:sz w:val="14"/>
                <w:szCs w:val="14"/>
              </w:rPr>
              <w:t xml:space="preserve"> </w:t>
            </w:r>
            <w:r w:rsidRPr="005A5417">
              <w:rPr>
                <w:rFonts w:asciiTheme="minorBidi" w:eastAsia="PMingLiU" w:hAnsiTheme="minorBidi" w:cstheme="minorBidi"/>
                <w:color w:val="000000" w:themeColor="text1"/>
                <w:sz w:val="14"/>
                <w:szCs w:val="14"/>
              </w:rPr>
              <w:t>All people in Ethiopia enjoy the rights and capabilities to realize their potential in equality and with dignity.</w:t>
            </w:r>
          </w:p>
          <w:p w14:paraId="7A433DE8" w14:textId="77777777" w:rsidR="00133D1A" w:rsidRPr="005A5417" w:rsidRDefault="00133D1A" w:rsidP="00133D1A">
            <w:pPr>
              <w:pStyle w:val="ListParagraph"/>
              <w:shd w:val="clear" w:color="auto" w:fill="FFFFFF" w:themeFill="background1"/>
              <w:spacing w:before="120"/>
              <w:ind w:left="144"/>
              <w:rPr>
                <w:rFonts w:asciiTheme="minorBidi" w:eastAsia="PMingLiU" w:hAnsiTheme="minorBidi" w:cstheme="minorBidi"/>
                <w:color w:val="000000" w:themeColor="text1"/>
                <w:sz w:val="14"/>
                <w:szCs w:val="14"/>
              </w:rPr>
            </w:pPr>
          </w:p>
          <w:p w14:paraId="32245423" w14:textId="4EC069C4" w:rsidR="005A5417" w:rsidRDefault="005A5417" w:rsidP="004A178F">
            <w:pPr>
              <w:pStyle w:val="ListParagraph"/>
              <w:numPr>
                <w:ilvl w:val="0"/>
                <w:numId w:val="13"/>
              </w:numPr>
              <w:shd w:val="clear" w:color="auto" w:fill="FFFFFF" w:themeFill="background1"/>
              <w:spacing w:before="120"/>
              <w:rPr>
                <w:rFonts w:asciiTheme="minorBidi" w:eastAsia="PMingLiU" w:hAnsiTheme="minorBidi" w:cstheme="minorBidi"/>
                <w:color w:val="000000" w:themeColor="text1"/>
                <w:sz w:val="14"/>
                <w:szCs w:val="14"/>
              </w:rPr>
            </w:pPr>
            <w:r w:rsidRPr="005A5417">
              <w:rPr>
                <w:rFonts w:asciiTheme="minorBidi" w:eastAsia="PMingLiU" w:hAnsiTheme="minorBidi" w:cstheme="minorBidi"/>
                <w:color w:val="000000" w:themeColor="text1"/>
                <w:sz w:val="14"/>
                <w:szCs w:val="14"/>
              </w:rPr>
              <w:t>OUTCOME 2</w:t>
            </w:r>
            <w:r w:rsidR="00CC3A83">
              <w:rPr>
                <w:rFonts w:asciiTheme="minorBidi" w:eastAsia="PMingLiU" w:hAnsiTheme="minorBidi" w:cstheme="minorBidi"/>
                <w:color w:val="000000" w:themeColor="text1"/>
                <w:sz w:val="14"/>
                <w:szCs w:val="14"/>
              </w:rPr>
              <w:t xml:space="preserve"> – DEMOCRACY, PEACE and JUSTICE</w:t>
            </w:r>
            <w:r w:rsidRPr="005A5417">
              <w:rPr>
                <w:rFonts w:asciiTheme="minorBidi" w:eastAsia="PMingLiU" w:hAnsiTheme="minorBidi" w:cstheme="minorBidi"/>
                <w:color w:val="000000" w:themeColor="text1"/>
                <w:sz w:val="14"/>
                <w:szCs w:val="14"/>
              </w:rPr>
              <w:t>: All people in Ethiopia live in a cohesive, just, inclusive and democratic society.</w:t>
            </w:r>
          </w:p>
          <w:p w14:paraId="4CB7D284" w14:textId="77777777" w:rsidR="00133D1A" w:rsidRPr="00133D1A" w:rsidRDefault="00133D1A" w:rsidP="00133D1A">
            <w:pPr>
              <w:pStyle w:val="ListParagraph"/>
              <w:rPr>
                <w:rFonts w:asciiTheme="minorBidi" w:eastAsia="PMingLiU" w:hAnsiTheme="minorBidi" w:cstheme="minorBidi"/>
                <w:color w:val="000000" w:themeColor="text1"/>
                <w:sz w:val="14"/>
                <w:szCs w:val="14"/>
              </w:rPr>
            </w:pPr>
          </w:p>
          <w:p w14:paraId="362F3959" w14:textId="77777777" w:rsidR="00133D1A" w:rsidRPr="005A5417" w:rsidRDefault="00133D1A" w:rsidP="00133D1A">
            <w:pPr>
              <w:pStyle w:val="ListParagraph"/>
              <w:shd w:val="clear" w:color="auto" w:fill="FFFFFF" w:themeFill="background1"/>
              <w:spacing w:before="120"/>
              <w:ind w:left="144"/>
              <w:rPr>
                <w:rFonts w:asciiTheme="minorBidi" w:eastAsia="PMingLiU" w:hAnsiTheme="minorBidi" w:cstheme="minorBidi"/>
                <w:color w:val="000000" w:themeColor="text1"/>
                <w:sz w:val="14"/>
                <w:szCs w:val="14"/>
              </w:rPr>
            </w:pPr>
          </w:p>
          <w:p w14:paraId="62E2E22C" w14:textId="1BF9046F" w:rsidR="005A5417" w:rsidRDefault="005A5417" w:rsidP="004A178F">
            <w:pPr>
              <w:pStyle w:val="ListParagraph"/>
              <w:numPr>
                <w:ilvl w:val="0"/>
                <w:numId w:val="13"/>
              </w:numPr>
              <w:shd w:val="clear" w:color="auto" w:fill="FFFFFF" w:themeFill="background1"/>
              <w:spacing w:before="120"/>
              <w:rPr>
                <w:rFonts w:asciiTheme="minorBidi" w:eastAsia="PMingLiU" w:hAnsiTheme="minorBidi" w:cstheme="minorBidi"/>
                <w:color w:val="000000" w:themeColor="text1"/>
                <w:sz w:val="14"/>
                <w:szCs w:val="14"/>
              </w:rPr>
            </w:pPr>
            <w:r w:rsidRPr="005A5417">
              <w:rPr>
                <w:rFonts w:asciiTheme="minorBidi" w:eastAsia="PMingLiU" w:hAnsiTheme="minorBidi" w:cstheme="minorBidi"/>
                <w:color w:val="000000" w:themeColor="text1"/>
                <w:sz w:val="14"/>
                <w:szCs w:val="14"/>
              </w:rPr>
              <w:t>OUTCOME 3</w:t>
            </w:r>
            <w:r w:rsidR="00450062">
              <w:rPr>
                <w:rFonts w:asciiTheme="minorBidi" w:eastAsia="PMingLiU" w:hAnsiTheme="minorBidi" w:cstheme="minorBidi"/>
                <w:color w:val="000000" w:themeColor="text1"/>
                <w:sz w:val="14"/>
                <w:szCs w:val="14"/>
              </w:rPr>
              <w:t xml:space="preserve"> - PROSPERITY</w:t>
            </w:r>
            <w:r w:rsidRPr="005A5417">
              <w:rPr>
                <w:rFonts w:asciiTheme="minorBidi" w:eastAsia="PMingLiU" w:hAnsiTheme="minorBidi" w:cstheme="minorBidi"/>
                <w:color w:val="000000" w:themeColor="text1"/>
                <w:sz w:val="14"/>
                <w:szCs w:val="14"/>
              </w:rPr>
              <w:t>: All people in Ethiopia benefit from an inclusive, resilient and sustainable economy.</w:t>
            </w:r>
          </w:p>
          <w:p w14:paraId="13E633CC" w14:textId="77777777" w:rsidR="00133D1A" w:rsidRPr="005A5417" w:rsidRDefault="00133D1A" w:rsidP="00133D1A">
            <w:pPr>
              <w:pStyle w:val="ListParagraph"/>
              <w:shd w:val="clear" w:color="auto" w:fill="FFFFFF" w:themeFill="background1"/>
              <w:spacing w:before="120"/>
              <w:ind w:left="144"/>
              <w:rPr>
                <w:rFonts w:asciiTheme="minorBidi" w:eastAsia="PMingLiU" w:hAnsiTheme="minorBidi" w:cstheme="minorBidi"/>
                <w:color w:val="000000" w:themeColor="text1"/>
                <w:sz w:val="14"/>
                <w:szCs w:val="14"/>
              </w:rPr>
            </w:pPr>
          </w:p>
          <w:p w14:paraId="3EB4EDC6" w14:textId="23EA805D" w:rsidR="005A5417" w:rsidRPr="005A5417" w:rsidRDefault="005A5417" w:rsidP="004A178F">
            <w:pPr>
              <w:pStyle w:val="ListParagraph"/>
              <w:numPr>
                <w:ilvl w:val="0"/>
                <w:numId w:val="13"/>
              </w:numPr>
              <w:shd w:val="clear" w:color="auto" w:fill="FFFFFF" w:themeFill="background1"/>
              <w:spacing w:before="120"/>
              <w:rPr>
                <w:rFonts w:asciiTheme="minorBidi" w:eastAsia="PMingLiU" w:hAnsiTheme="minorBidi" w:cstheme="minorBidi"/>
                <w:color w:val="000000" w:themeColor="text1"/>
                <w:sz w:val="14"/>
                <w:szCs w:val="14"/>
              </w:rPr>
            </w:pPr>
            <w:r w:rsidRPr="005A5417">
              <w:rPr>
                <w:rFonts w:asciiTheme="minorBidi" w:eastAsia="PMingLiU" w:hAnsiTheme="minorBidi" w:cstheme="minorBidi"/>
                <w:color w:val="000000" w:themeColor="text1"/>
                <w:sz w:val="14"/>
                <w:szCs w:val="14"/>
              </w:rPr>
              <w:t>OUTCOME 4</w:t>
            </w:r>
            <w:r w:rsidR="00923B8A">
              <w:rPr>
                <w:rFonts w:asciiTheme="minorBidi" w:eastAsia="PMingLiU" w:hAnsiTheme="minorBidi" w:cstheme="minorBidi"/>
                <w:color w:val="000000" w:themeColor="text1"/>
                <w:sz w:val="14"/>
                <w:szCs w:val="14"/>
              </w:rPr>
              <w:t xml:space="preserve"> – ENVIRONMENTAL PROTECTION AND CLIMATE CHANGE</w:t>
            </w:r>
            <w:r w:rsidRPr="005A5417">
              <w:rPr>
                <w:rFonts w:asciiTheme="minorBidi" w:eastAsia="PMingLiU" w:hAnsiTheme="minorBidi" w:cstheme="minorBidi"/>
                <w:color w:val="000000" w:themeColor="text1"/>
                <w:sz w:val="14"/>
                <w:szCs w:val="14"/>
              </w:rPr>
              <w:t>: All people in Ethiopia live in a society resilient to environmental risks and adapted to climate change.</w:t>
            </w:r>
          </w:p>
          <w:p w14:paraId="1004BA3A" w14:textId="77777777" w:rsidR="000E1FB4" w:rsidRPr="00BF631B" w:rsidRDefault="000E1FB4" w:rsidP="005A5417">
            <w:pPr>
              <w:pStyle w:val="ListParagraph"/>
              <w:shd w:val="clear" w:color="auto" w:fill="FFFFFF" w:themeFill="background1"/>
              <w:spacing w:before="120"/>
              <w:ind w:left="144"/>
              <w:rPr>
                <w:rFonts w:asciiTheme="minorBidi" w:eastAsia="PMingLiU" w:hAnsiTheme="minorBidi" w:cstheme="minorBidi"/>
                <w:color w:val="000000" w:themeColor="text1"/>
                <w:sz w:val="14"/>
                <w:szCs w:val="14"/>
              </w:rPr>
            </w:pPr>
          </w:p>
        </w:tc>
        <w:tc>
          <w:tcPr>
            <w:tcW w:w="5269" w:type="dxa"/>
          </w:tcPr>
          <w:p w14:paraId="5662596F" w14:textId="3CC9F9DA" w:rsidR="00A91F0C" w:rsidRPr="00A91F0C" w:rsidRDefault="00A91F0C" w:rsidP="00AC4763">
            <w:pPr>
              <w:shd w:val="clear" w:color="auto" w:fill="FFFFFF" w:themeFill="background1"/>
              <w:spacing w:before="120" w:after="120"/>
              <w:rPr>
                <w:rFonts w:asciiTheme="minorBidi" w:eastAsia="PMingLiU" w:hAnsiTheme="minorBidi" w:cstheme="minorBidi"/>
                <w:color w:val="000000" w:themeColor="text1"/>
                <w:sz w:val="14"/>
                <w:szCs w:val="14"/>
              </w:rPr>
            </w:pPr>
            <w:r w:rsidRPr="00EB3919">
              <w:rPr>
                <w:rFonts w:asciiTheme="minorBidi" w:eastAsia="PMingLiU" w:hAnsiTheme="minorBidi" w:cstheme="minorBidi"/>
                <w:b/>
                <w:bCs/>
                <w:color w:val="000000" w:themeColor="text1"/>
                <w:sz w:val="14"/>
                <w:szCs w:val="14"/>
              </w:rPr>
              <w:t>Education</w:t>
            </w:r>
            <w:r w:rsidR="00EB3919">
              <w:rPr>
                <w:rFonts w:asciiTheme="minorBidi" w:eastAsia="PMingLiU" w:hAnsiTheme="minorBidi" w:cstheme="minorBidi"/>
                <w:color w:val="000000" w:themeColor="text1"/>
                <w:sz w:val="14"/>
                <w:szCs w:val="14"/>
              </w:rPr>
              <w:t xml:space="preserve">: </w:t>
            </w:r>
            <w:r w:rsidRPr="00A91F0C">
              <w:rPr>
                <w:rFonts w:asciiTheme="minorBidi" w:eastAsia="PMingLiU" w:hAnsiTheme="minorBidi" w:cstheme="minorBidi"/>
                <w:color w:val="000000" w:themeColor="text1"/>
                <w:sz w:val="14"/>
                <w:szCs w:val="14"/>
              </w:rPr>
              <w:t>The national education strategy was developed under the Education Sector Development Plans (ESDP I - VI). Which are expected to be implemented in three macro-level development directions that include the Plan for Accelerated Development to End Poverty (PASDEP), the Growth and Transformation Plans (GTPs) and the incumbent Ten Years Development Plan (2021-2030).</w:t>
            </w:r>
            <w:r w:rsidR="00AC4763">
              <w:rPr>
                <w:rFonts w:asciiTheme="minorBidi" w:eastAsia="PMingLiU" w:hAnsiTheme="minorBidi" w:cstheme="minorBidi"/>
                <w:color w:val="000000" w:themeColor="text1"/>
                <w:sz w:val="14"/>
                <w:szCs w:val="14"/>
              </w:rPr>
              <w:t xml:space="preserve">  </w:t>
            </w:r>
            <w:r w:rsidRPr="00A91F0C">
              <w:rPr>
                <w:rFonts w:asciiTheme="minorBidi" w:eastAsia="PMingLiU" w:hAnsiTheme="minorBidi" w:cstheme="minorBidi"/>
                <w:color w:val="000000" w:themeColor="text1"/>
                <w:sz w:val="14"/>
                <w:szCs w:val="14"/>
              </w:rPr>
              <w:t>The ESDP aims to enhance the capacity of the education and training system to produce skilled human resources to meet the demands of the Lower- and Middle-Income Country (LMIC) national Vision by 2025. The action plans have also served as key management tools to adopt and nationally implement the MDGs, the SDGs and Agenda 2063, which focus on providing inclusive, equitable and quality education and training and promoting lifelong learning and development for all.</w:t>
            </w:r>
            <w:r w:rsidR="00AC4763">
              <w:rPr>
                <w:rFonts w:asciiTheme="minorBidi" w:eastAsia="PMingLiU" w:hAnsiTheme="minorBidi" w:cstheme="minorBidi"/>
                <w:color w:val="000000" w:themeColor="text1"/>
                <w:sz w:val="14"/>
                <w:szCs w:val="14"/>
              </w:rPr>
              <w:t xml:space="preserve">  </w:t>
            </w:r>
            <w:r w:rsidRPr="00A91F0C">
              <w:rPr>
                <w:rFonts w:asciiTheme="minorBidi" w:eastAsia="PMingLiU" w:hAnsiTheme="minorBidi" w:cstheme="minorBidi"/>
                <w:color w:val="000000" w:themeColor="text1"/>
                <w:sz w:val="14"/>
                <w:szCs w:val="14"/>
              </w:rPr>
              <w:t>UNESCO participated in the development and finalization of the sixth ESDP (ESDP VI), which Ethiopia has been implementing since 2020 as part of the national Ten Years Development Plan (2021-2030.) and in the development of the Education and Training Road Map.</w:t>
            </w:r>
            <w:r w:rsidR="002A72E8">
              <w:rPr>
                <w:rFonts w:asciiTheme="minorBidi" w:eastAsia="PMingLiU" w:hAnsiTheme="minorBidi" w:cstheme="minorBidi"/>
                <w:color w:val="000000" w:themeColor="text1"/>
                <w:sz w:val="14"/>
                <w:szCs w:val="14"/>
              </w:rPr>
              <w:t xml:space="preserve"> </w:t>
            </w:r>
            <w:r w:rsidR="002A72E8" w:rsidRPr="00133D1A">
              <w:rPr>
                <w:rFonts w:asciiTheme="minorBidi" w:eastAsia="PMingLiU" w:hAnsiTheme="minorBidi" w:cstheme="minorBidi"/>
                <w:color w:val="00B050"/>
                <w:sz w:val="14"/>
                <w:szCs w:val="14"/>
              </w:rPr>
              <w:t>(FEEDS OUT</w:t>
            </w:r>
            <w:r w:rsidR="005142B2">
              <w:rPr>
                <w:rFonts w:asciiTheme="minorBidi" w:eastAsia="PMingLiU" w:hAnsiTheme="minorBidi" w:cstheme="minorBidi"/>
                <w:color w:val="00B050"/>
                <w:sz w:val="14"/>
                <w:szCs w:val="14"/>
              </w:rPr>
              <w:t>COME</w:t>
            </w:r>
            <w:r w:rsidR="002A72E8" w:rsidRPr="00133D1A">
              <w:rPr>
                <w:rFonts w:asciiTheme="minorBidi" w:eastAsia="PMingLiU" w:hAnsiTheme="minorBidi" w:cstheme="minorBidi"/>
                <w:color w:val="00B050"/>
                <w:sz w:val="14"/>
                <w:szCs w:val="14"/>
              </w:rPr>
              <w:t xml:space="preserve"> </w:t>
            </w:r>
            <w:r w:rsidR="002A72E8">
              <w:rPr>
                <w:rFonts w:asciiTheme="minorBidi" w:eastAsia="PMingLiU" w:hAnsiTheme="minorBidi" w:cstheme="minorBidi"/>
                <w:color w:val="00B050"/>
                <w:sz w:val="14"/>
                <w:szCs w:val="14"/>
              </w:rPr>
              <w:t>3</w:t>
            </w:r>
            <w:r w:rsidR="002A72E8" w:rsidRPr="00133D1A">
              <w:rPr>
                <w:rFonts w:asciiTheme="minorBidi" w:eastAsia="PMingLiU" w:hAnsiTheme="minorBidi" w:cstheme="minorBidi"/>
                <w:color w:val="00B050"/>
                <w:sz w:val="14"/>
                <w:szCs w:val="14"/>
              </w:rPr>
              <w:t>)</w:t>
            </w:r>
          </w:p>
          <w:p w14:paraId="4B1256EA" w14:textId="20343DA4" w:rsidR="00A91F0C" w:rsidRPr="00A91F0C" w:rsidRDefault="00A91F0C" w:rsidP="007578D7">
            <w:pPr>
              <w:shd w:val="clear" w:color="auto" w:fill="FFFFFF" w:themeFill="background1"/>
              <w:spacing w:before="120" w:after="120"/>
              <w:rPr>
                <w:rFonts w:asciiTheme="minorBidi" w:eastAsia="PMingLiU" w:hAnsiTheme="minorBidi" w:cstheme="minorBidi"/>
                <w:color w:val="000000" w:themeColor="text1"/>
                <w:sz w:val="14"/>
                <w:szCs w:val="14"/>
              </w:rPr>
            </w:pPr>
            <w:r w:rsidRPr="007578D7">
              <w:rPr>
                <w:rFonts w:asciiTheme="minorBidi" w:eastAsia="PMingLiU" w:hAnsiTheme="minorBidi" w:cstheme="minorBidi"/>
                <w:b/>
                <w:bCs/>
                <w:color w:val="000000" w:themeColor="text1"/>
                <w:sz w:val="14"/>
                <w:szCs w:val="14"/>
              </w:rPr>
              <w:t>Sciences, Technology and Innovation</w:t>
            </w:r>
            <w:r w:rsidR="007578D7">
              <w:rPr>
                <w:rFonts w:asciiTheme="minorBidi" w:eastAsia="PMingLiU" w:hAnsiTheme="minorBidi" w:cstheme="minorBidi"/>
                <w:color w:val="000000" w:themeColor="text1"/>
                <w:sz w:val="14"/>
                <w:szCs w:val="14"/>
              </w:rPr>
              <w:t xml:space="preserve">: </w:t>
            </w:r>
            <w:r w:rsidRPr="00A91F0C">
              <w:rPr>
                <w:rFonts w:asciiTheme="minorBidi" w:eastAsia="PMingLiU" w:hAnsiTheme="minorBidi" w:cstheme="minorBidi"/>
                <w:color w:val="000000" w:themeColor="text1"/>
                <w:sz w:val="14"/>
                <w:szCs w:val="14"/>
              </w:rPr>
              <w:t>The Education and Training Road Map aspires to an education system emphasizing the knowledge and skills in sciences, engineering, art, mathematics (STEAM) and digital technologies. UNESCO had an opportunity to effectively collaborate with a strategic intervention in the curricula design, development, standard-setting and capacity building in collaboration with the Ministry of Science and Technology (MoST).</w:t>
            </w:r>
          </w:p>
          <w:p w14:paraId="501BE5B3" w14:textId="2F942674" w:rsidR="00A91F0C" w:rsidRPr="00A91F0C" w:rsidRDefault="00A91F0C" w:rsidP="007578D7">
            <w:pPr>
              <w:shd w:val="clear" w:color="auto" w:fill="FFFFFF" w:themeFill="background1"/>
              <w:spacing w:before="120" w:after="120"/>
              <w:rPr>
                <w:rFonts w:asciiTheme="minorBidi" w:eastAsia="PMingLiU" w:hAnsiTheme="minorBidi" w:cstheme="minorBidi"/>
                <w:color w:val="000000" w:themeColor="text1"/>
                <w:sz w:val="14"/>
                <w:szCs w:val="14"/>
              </w:rPr>
            </w:pPr>
            <w:r w:rsidRPr="007578D7">
              <w:rPr>
                <w:rFonts w:asciiTheme="minorBidi" w:eastAsia="PMingLiU" w:hAnsiTheme="minorBidi" w:cstheme="minorBidi"/>
                <w:b/>
                <w:bCs/>
                <w:color w:val="000000" w:themeColor="text1"/>
                <w:sz w:val="14"/>
                <w:szCs w:val="14"/>
              </w:rPr>
              <w:t>Culture, Tourism and Heritag</w:t>
            </w:r>
            <w:r w:rsidRPr="00A91F0C">
              <w:rPr>
                <w:rFonts w:asciiTheme="minorBidi" w:eastAsia="PMingLiU" w:hAnsiTheme="minorBidi" w:cstheme="minorBidi"/>
                <w:color w:val="000000" w:themeColor="text1"/>
                <w:sz w:val="14"/>
                <w:szCs w:val="14"/>
              </w:rPr>
              <w:t>e</w:t>
            </w:r>
            <w:r w:rsidR="007578D7">
              <w:rPr>
                <w:rFonts w:asciiTheme="minorBidi" w:eastAsia="PMingLiU" w:hAnsiTheme="minorBidi" w:cstheme="minorBidi"/>
                <w:color w:val="000000" w:themeColor="text1"/>
                <w:sz w:val="14"/>
                <w:szCs w:val="14"/>
              </w:rPr>
              <w:t>:</w:t>
            </w:r>
            <w:r w:rsidR="002C4C0A">
              <w:rPr>
                <w:rFonts w:asciiTheme="minorBidi" w:eastAsia="PMingLiU" w:hAnsiTheme="minorBidi" w:cstheme="minorBidi"/>
                <w:color w:val="000000" w:themeColor="text1"/>
                <w:sz w:val="14"/>
                <w:szCs w:val="14"/>
              </w:rPr>
              <w:t xml:space="preserve"> </w:t>
            </w:r>
            <w:r w:rsidRPr="00A91F0C">
              <w:rPr>
                <w:rFonts w:asciiTheme="minorBidi" w:eastAsia="PMingLiU" w:hAnsiTheme="minorBidi" w:cstheme="minorBidi"/>
                <w:color w:val="000000" w:themeColor="text1"/>
                <w:sz w:val="14"/>
                <w:szCs w:val="14"/>
              </w:rPr>
              <w:t>Ethiopia has nine World Heritage Sites (WHSs) registered on the World Heritage List, eight of which are cultural while one is a natural site. However, civil conflicts, poor institutional (technical) capacity and a lack of political interest limit the UNESCO contribution in this area.</w:t>
            </w:r>
          </w:p>
          <w:p w14:paraId="203F5830" w14:textId="6ED1B5E5" w:rsidR="00A91F0C" w:rsidRPr="00A91F0C" w:rsidRDefault="00A91F0C" w:rsidP="00926C91">
            <w:pPr>
              <w:shd w:val="clear" w:color="auto" w:fill="FFFFFF" w:themeFill="background1"/>
              <w:spacing w:before="120" w:after="120"/>
              <w:rPr>
                <w:rFonts w:asciiTheme="minorBidi" w:eastAsia="PMingLiU" w:hAnsiTheme="minorBidi" w:cstheme="minorBidi"/>
                <w:color w:val="000000" w:themeColor="text1"/>
                <w:sz w:val="14"/>
                <w:szCs w:val="14"/>
              </w:rPr>
            </w:pPr>
            <w:r w:rsidRPr="00C4316E">
              <w:rPr>
                <w:rFonts w:asciiTheme="minorBidi" w:eastAsia="PMingLiU" w:hAnsiTheme="minorBidi" w:cstheme="minorBidi"/>
                <w:b/>
                <w:bCs/>
                <w:color w:val="000000" w:themeColor="text1"/>
                <w:sz w:val="14"/>
                <w:szCs w:val="14"/>
              </w:rPr>
              <w:t>Media, Journalism and Communications</w:t>
            </w:r>
            <w:r w:rsidR="00C4316E">
              <w:rPr>
                <w:rFonts w:asciiTheme="minorBidi" w:eastAsia="PMingLiU" w:hAnsiTheme="minorBidi" w:cstheme="minorBidi"/>
                <w:color w:val="000000" w:themeColor="text1"/>
                <w:sz w:val="14"/>
                <w:szCs w:val="14"/>
              </w:rPr>
              <w:t xml:space="preserve">: </w:t>
            </w:r>
            <w:r w:rsidRPr="00A91F0C">
              <w:rPr>
                <w:rFonts w:asciiTheme="minorBidi" w:eastAsia="PMingLiU" w:hAnsiTheme="minorBidi" w:cstheme="minorBidi"/>
                <w:color w:val="000000" w:themeColor="text1"/>
                <w:sz w:val="14"/>
                <w:szCs w:val="14"/>
              </w:rPr>
              <w:t>In 2021, the Media Proclamation No. 1238/2021 described in its preamble the right to freedom of expression and citizens’ freedom of the media which was guaranteed under the Constitution of the Federal Democratic Republic of Ethiopia, as well as in international human rights instruments which are binding on Ethiopia.</w:t>
            </w:r>
            <w:r w:rsidR="00AE31F3">
              <w:rPr>
                <w:rFonts w:asciiTheme="minorBidi" w:eastAsia="PMingLiU" w:hAnsiTheme="minorBidi" w:cstheme="minorBidi"/>
                <w:color w:val="000000" w:themeColor="text1"/>
                <w:sz w:val="14"/>
                <w:szCs w:val="14"/>
              </w:rPr>
              <w:t xml:space="preserve">  </w:t>
            </w:r>
            <w:r w:rsidRPr="00A91F0C">
              <w:rPr>
                <w:rFonts w:asciiTheme="minorBidi" w:eastAsia="PMingLiU" w:hAnsiTheme="minorBidi" w:cstheme="minorBidi"/>
                <w:color w:val="000000" w:themeColor="text1"/>
                <w:sz w:val="14"/>
                <w:szCs w:val="14"/>
              </w:rPr>
              <w:t>UNESCO has provided capacity-building and technical support to enhance access to information and assess the media landscape through the UNESCO Media Development Indicators (MDI) framework and the community radio.</w:t>
            </w:r>
            <w:r w:rsidR="00133D1A">
              <w:rPr>
                <w:rFonts w:asciiTheme="minorBidi" w:eastAsia="PMingLiU" w:hAnsiTheme="minorBidi" w:cstheme="minorBidi"/>
                <w:color w:val="000000" w:themeColor="text1"/>
                <w:sz w:val="14"/>
                <w:szCs w:val="14"/>
              </w:rPr>
              <w:t xml:space="preserve"> </w:t>
            </w:r>
            <w:r w:rsidR="00133D1A" w:rsidRPr="00133D1A">
              <w:rPr>
                <w:rFonts w:asciiTheme="minorBidi" w:eastAsia="PMingLiU" w:hAnsiTheme="minorBidi" w:cstheme="minorBidi"/>
                <w:color w:val="00B050"/>
                <w:sz w:val="14"/>
                <w:szCs w:val="14"/>
              </w:rPr>
              <w:t>(FEEDS OU</w:t>
            </w:r>
            <w:r w:rsidR="005142B2">
              <w:rPr>
                <w:rFonts w:asciiTheme="minorBidi" w:eastAsia="PMingLiU" w:hAnsiTheme="minorBidi" w:cstheme="minorBidi"/>
                <w:color w:val="00B050"/>
                <w:sz w:val="14"/>
                <w:szCs w:val="14"/>
              </w:rPr>
              <w:t>TCOME</w:t>
            </w:r>
            <w:r w:rsidR="00133D1A" w:rsidRPr="00133D1A">
              <w:rPr>
                <w:rFonts w:asciiTheme="minorBidi" w:eastAsia="PMingLiU" w:hAnsiTheme="minorBidi" w:cstheme="minorBidi"/>
                <w:color w:val="00B050"/>
                <w:sz w:val="14"/>
                <w:szCs w:val="14"/>
              </w:rPr>
              <w:t xml:space="preserve"> 2)</w:t>
            </w:r>
          </w:p>
          <w:p w14:paraId="2068F919" w14:textId="0AA5A63E" w:rsidR="00A91F0C" w:rsidRPr="00A91F0C" w:rsidRDefault="00A91F0C" w:rsidP="00926C91">
            <w:pPr>
              <w:shd w:val="clear" w:color="auto" w:fill="FFFFFF" w:themeFill="background1"/>
              <w:spacing w:before="120" w:after="120"/>
              <w:rPr>
                <w:rFonts w:asciiTheme="minorBidi" w:eastAsia="PMingLiU" w:hAnsiTheme="minorBidi" w:cstheme="minorBidi"/>
                <w:color w:val="000000" w:themeColor="text1"/>
                <w:sz w:val="14"/>
                <w:szCs w:val="14"/>
              </w:rPr>
            </w:pPr>
            <w:r w:rsidRPr="00926C91">
              <w:rPr>
                <w:rFonts w:asciiTheme="minorBidi" w:eastAsia="PMingLiU" w:hAnsiTheme="minorBidi" w:cstheme="minorBidi"/>
                <w:b/>
                <w:bCs/>
                <w:color w:val="000000" w:themeColor="text1"/>
                <w:sz w:val="14"/>
                <w:szCs w:val="14"/>
              </w:rPr>
              <w:t>Liaison</w:t>
            </w:r>
            <w:r w:rsidR="00926C91" w:rsidRPr="00926C91">
              <w:rPr>
                <w:rFonts w:asciiTheme="minorBidi" w:eastAsia="PMingLiU" w:hAnsiTheme="minorBidi" w:cstheme="minorBidi"/>
                <w:b/>
                <w:bCs/>
                <w:color w:val="000000" w:themeColor="text1"/>
                <w:sz w:val="14"/>
                <w:szCs w:val="14"/>
              </w:rPr>
              <w:t>:</w:t>
            </w:r>
            <w:r w:rsidR="00926C91">
              <w:rPr>
                <w:rFonts w:asciiTheme="minorBidi" w:eastAsia="PMingLiU" w:hAnsiTheme="minorBidi" w:cstheme="minorBidi"/>
                <w:color w:val="000000" w:themeColor="text1"/>
                <w:sz w:val="14"/>
                <w:szCs w:val="14"/>
              </w:rPr>
              <w:t xml:space="preserve"> </w:t>
            </w:r>
            <w:r w:rsidRPr="00A91F0C">
              <w:rPr>
                <w:rFonts w:asciiTheme="minorBidi" w:eastAsia="PMingLiU" w:hAnsiTheme="minorBidi" w:cstheme="minorBidi"/>
                <w:color w:val="000000" w:themeColor="text1"/>
                <w:sz w:val="14"/>
                <w:szCs w:val="14"/>
              </w:rPr>
              <w:t>The liaison unit has been instrumental in advocating for UNESCO’s mandate and strategic intervention to support the implementation of the AU Agenda 2063 and the United Nations Agenda 2030. However, the liaison office had limited participation in funding and resource mobilization activities. In addition, except for activities such as supporting the preparation of ESDP VI in education, training and the culture sector, most of the strategic activities planned for 2019-2020 were not fully attained.</w:t>
            </w:r>
          </w:p>
        </w:tc>
      </w:tr>
    </w:tbl>
    <w:p w14:paraId="34AB39DA" w14:textId="77777777" w:rsidR="00DB17F2" w:rsidRPr="00A91F0C" w:rsidRDefault="00DB17F2" w:rsidP="00DB17F2">
      <w:pPr>
        <w:shd w:val="clear" w:color="auto" w:fill="FFFFFF" w:themeFill="background1"/>
        <w:spacing w:before="120" w:after="120"/>
        <w:rPr>
          <w:rFonts w:asciiTheme="minorBidi" w:eastAsia="PMingLiU" w:hAnsiTheme="minorBidi" w:cstheme="minorBidi"/>
          <w:b/>
          <w:bCs/>
          <w:color w:val="000000" w:themeColor="text1"/>
        </w:rPr>
      </w:pPr>
    </w:p>
    <w:p w14:paraId="6FCE271F" w14:textId="4E99D001" w:rsidR="00DE3D92" w:rsidRPr="00BF631B" w:rsidRDefault="00DE3D92" w:rsidP="00DE3D92">
      <w:pPr>
        <w:shd w:val="clear" w:color="auto" w:fill="FFFFFF" w:themeFill="background1"/>
        <w:spacing w:before="120" w:after="120"/>
        <w:rPr>
          <w:rFonts w:asciiTheme="minorBidi" w:eastAsia="PMingLiU" w:hAnsiTheme="minorBidi" w:cstheme="minorBidi"/>
          <w:b/>
          <w:bCs/>
          <w:color w:val="000000" w:themeColor="text1"/>
        </w:rPr>
      </w:pPr>
      <w:r w:rsidRPr="00BF631B">
        <w:rPr>
          <w:rFonts w:asciiTheme="minorBidi" w:eastAsia="PMingLiU" w:hAnsiTheme="minorBidi" w:cstheme="minorBidi"/>
          <w:b/>
          <w:bCs/>
          <w:color w:val="000000" w:themeColor="text1"/>
        </w:rPr>
        <w:t>Office Scope</w:t>
      </w:r>
    </w:p>
    <w:p w14:paraId="4DE6A931" w14:textId="11710580" w:rsidR="002C1B25" w:rsidRDefault="002C1B25" w:rsidP="00DE3D92">
      <w:pPr>
        <w:shd w:val="clear" w:color="auto" w:fill="FFFFFF" w:themeFill="background1"/>
        <w:spacing w:before="120" w:after="120"/>
        <w:rPr>
          <w:rFonts w:asciiTheme="minorBidi" w:eastAsia="PMingLiU" w:hAnsiTheme="minorBidi" w:cstheme="minorBidi"/>
          <w:color w:val="000000" w:themeColor="text1"/>
        </w:rPr>
      </w:pPr>
      <w:r w:rsidRPr="00BF631B">
        <w:rPr>
          <w:rFonts w:asciiTheme="minorBidi" w:eastAsia="PMingLiU" w:hAnsiTheme="minorBidi" w:cstheme="minorBidi"/>
          <w:color w:val="000000" w:themeColor="text1"/>
        </w:rPr>
        <w:t>The</w:t>
      </w:r>
      <w:r w:rsidR="001410E2" w:rsidRPr="00BF631B">
        <w:rPr>
          <w:rFonts w:asciiTheme="minorBidi" w:eastAsia="PMingLiU" w:hAnsiTheme="minorBidi" w:cstheme="minorBidi"/>
          <w:color w:val="000000" w:themeColor="text1"/>
        </w:rPr>
        <w:t xml:space="preserve"> figure below shows the size of the office in terms of personnel and the </w:t>
      </w:r>
      <w:r w:rsidR="00C71418" w:rsidRPr="00BF631B">
        <w:rPr>
          <w:rFonts w:asciiTheme="minorBidi" w:eastAsia="PMingLiU" w:hAnsiTheme="minorBidi" w:cstheme="minorBidi"/>
          <w:color w:val="000000" w:themeColor="text1"/>
        </w:rPr>
        <w:t xml:space="preserve">volume of </w:t>
      </w:r>
      <w:r w:rsidR="00AC1340">
        <w:rPr>
          <w:rFonts w:asciiTheme="minorBidi" w:eastAsia="PMingLiU" w:hAnsiTheme="minorBidi" w:cstheme="minorBidi"/>
          <w:color w:val="000000" w:themeColor="text1"/>
        </w:rPr>
        <w:t>allocations</w:t>
      </w:r>
      <w:r w:rsidR="00C71418" w:rsidRPr="00BF631B">
        <w:rPr>
          <w:rFonts w:asciiTheme="minorBidi" w:eastAsia="PMingLiU" w:hAnsiTheme="minorBidi" w:cstheme="minorBidi"/>
          <w:color w:val="000000" w:themeColor="text1"/>
        </w:rPr>
        <w:t xml:space="preserve"> in Regular Programme and Extrabudgetary funds</w:t>
      </w:r>
      <w:r w:rsidR="00046801" w:rsidRPr="00BF631B">
        <w:rPr>
          <w:rFonts w:asciiTheme="minorBidi" w:eastAsia="PMingLiU" w:hAnsiTheme="minorBidi" w:cstheme="minorBidi"/>
          <w:color w:val="000000" w:themeColor="text1"/>
        </w:rPr>
        <w:t xml:space="preserve"> in 2020-2021.</w:t>
      </w:r>
    </w:p>
    <w:p w14:paraId="43DA321C" w14:textId="77777777" w:rsidR="00EF7A52" w:rsidRDefault="00D400F4" w:rsidP="00EF7A52">
      <w:pPr>
        <w:shd w:val="clear" w:color="auto" w:fill="FFFFFF" w:themeFill="background1"/>
        <w:spacing w:before="120" w:after="120"/>
        <w:rPr>
          <w:rFonts w:asciiTheme="minorBidi" w:hAnsiTheme="minorBidi" w:cstheme="minorBidi"/>
          <w:i/>
          <w:iCs/>
          <w:sz w:val="16"/>
          <w:szCs w:val="16"/>
        </w:rPr>
      </w:pPr>
      <w:r>
        <w:rPr>
          <w:rFonts w:asciiTheme="minorBidi" w:eastAsia="PMingLiU" w:hAnsiTheme="minorBidi" w:cstheme="minorBidi"/>
          <w:b/>
          <w:bCs/>
          <w:noProof/>
          <w:color w:val="000000" w:themeColor="text1"/>
        </w:rPr>
        <w:lastRenderedPageBreak/>
        <mc:AlternateContent>
          <mc:Choice Requires="wps">
            <w:drawing>
              <wp:inline distT="0" distB="0" distL="0" distR="0" wp14:anchorId="2A40F0C1" wp14:editId="3DA0A85E">
                <wp:extent cx="5740842" cy="1152939"/>
                <wp:effectExtent l="0" t="0" r="12700" b="28575"/>
                <wp:docPr id="9" name="Rectangle: Rounded Corners 9"/>
                <wp:cNvGraphicFramePr/>
                <a:graphic xmlns:a="http://schemas.openxmlformats.org/drawingml/2006/main">
                  <a:graphicData uri="http://schemas.microsoft.com/office/word/2010/wordprocessingShape">
                    <wps:wsp>
                      <wps:cNvSpPr/>
                      <wps:spPr>
                        <a:xfrm>
                          <a:off x="0" y="0"/>
                          <a:ext cx="5740842" cy="115293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22F3FDC" w14:textId="78B5D75C" w:rsidR="00EF7A52" w:rsidRPr="00A202E8" w:rsidRDefault="00D400F4" w:rsidP="00590317">
                            <w:pPr>
                              <w:keepNext/>
                              <w:rPr>
                                <w:rFonts w:asciiTheme="minorBidi" w:eastAsia="PMingLiU" w:hAnsiTheme="minorBidi" w:cstheme="minorBidi"/>
                                <w:b/>
                                <w:bCs/>
                                <w:color w:val="418AB3" w:themeColor="accent1"/>
                                <w:sz w:val="18"/>
                                <w:szCs w:val="16"/>
                              </w:rPr>
                            </w:pPr>
                            <w:r w:rsidRPr="00A202E8">
                              <w:rPr>
                                <w:rFonts w:asciiTheme="minorBidi" w:eastAsia="PMingLiU" w:hAnsiTheme="minorBidi" w:cstheme="minorBidi"/>
                                <w:b/>
                                <w:bCs/>
                                <w:color w:val="000000" w:themeColor="text1"/>
                                <w:sz w:val="18"/>
                                <w:szCs w:val="16"/>
                              </w:rPr>
                              <w:t>Addis</w:t>
                            </w:r>
                            <w:r w:rsidR="00EF7A52">
                              <w:rPr>
                                <w:rFonts w:asciiTheme="minorBidi" w:eastAsia="PMingLiU" w:hAnsiTheme="minorBidi" w:cstheme="minorBidi"/>
                                <w:b/>
                                <w:bCs/>
                                <w:color w:val="000000" w:themeColor="text1"/>
                                <w:sz w:val="18"/>
                                <w:szCs w:val="16"/>
                              </w:rPr>
                              <w:t xml:space="preserve"> </w:t>
                            </w:r>
                            <w:r w:rsidR="00EF7A52" w:rsidRPr="00A202E8">
                              <w:rPr>
                                <w:rFonts w:asciiTheme="minorBidi" w:eastAsia="PMingLiU" w:hAnsiTheme="minorBidi" w:cstheme="minorBidi"/>
                                <w:b/>
                                <w:bCs/>
                                <w:color w:val="418AB3" w:themeColor="accent1"/>
                                <w:sz w:val="18"/>
                                <w:szCs w:val="16"/>
                              </w:rPr>
                              <w:t>Ratio (a+b)_/ (c+d) = 1.98</w:t>
                            </w:r>
                          </w:p>
                          <w:p w14:paraId="2F861282" w14:textId="39B18375" w:rsidR="00D400F4" w:rsidRPr="00A202E8" w:rsidRDefault="00D400F4" w:rsidP="00590317">
                            <w:pPr>
                              <w:keepNext/>
                              <w:shd w:val="clear" w:color="auto" w:fill="FFFFFF" w:themeFill="background1"/>
                              <w:jc w:val="center"/>
                              <w:rPr>
                                <w:rFonts w:asciiTheme="minorBidi" w:eastAsia="PMingLiU" w:hAnsiTheme="minorBidi" w:cstheme="minorBidi"/>
                                <w:b/>
                                <w:bCs/>
                                <w:color w:val="000000" w:themeColor="text1"/>
                                <w:sz w:val="18"/>
                                <w:szCs w:val="16"/>
                              </w:rPr>
                            </w:pPr>
                          </w:p>
                          <w:p w14:paraId="04C365B9" w14:textId="7CE16904" w:rsidR="00D400F4" w:rsidRPr="00A202E8" w:rsidRDefault="00D400F4" w:rsidP="00EF7A52">
                            <w:pPr>
                              <w:keepNext/>
                              <w:shd w:val="clear" w:color="auto" w:fill="FFFFFF" w:themeFill="background1"/>
                              <w:rPr>
                                <w:rFonts w:asciiTheme="minorBidi" w:eastAsia="PMingLiU" w:hAnsiTheme="minorBidi" w:cstheme="minorBidi"/>
                                <w:color w:val="000000" w:themeColor="text1"/>
                                <w:sz w:val="18"/>
                                <w:szCs w:val="16"/>
                              </w:rPr>
                            </w:pPr>
                            <w:r w:rsidRPr="00A202E8">
                              <w:rPr>
                                <w:rFonts w:asciiTheme="minorBidi" w:eastAsia="PMingLiU" w:hAnsiTheme="minorBidi" w:cstheme="minorBidi"/>
                                <w:color w:val="000000" w:themeColor="text1"/>
                                <w:sz w:val="18"/>
                                <w:szCs w:val="16"/>
                              </w:rPr>
                              <w:t>Personnel: 25 (14 FT, 4 PA, 7 SC) +</w:t>
                            </w:r>
                            <w:r w:rsidR="00E9747D" w:rsidRPr="00A202E8">
                              <w:rPr>
                                <w:rFonts w:asciiTheme="minorBidi" w:eastAsia="PMingLiU" w:hAnsiTheme="minorBidi" w:cstheme="minorBidi"/>
                                <w:color w:val="000000" w:themeColor="text1"/>
                                <w:sz w:val="18"/>
                                <w:szCs w:val="16"/>
                              </w:rPr>
                              <w:t xml:space="preserve"> </w:t>
                            </w:r>
                            <w:r w:rsidRPr="00A202E8">
                              <w:rPr>
                                <w:rFonts w:asciiTheme="minorBidi" w:eastAsia="PMingLiU" w:hAnsiTheme="minorBidi" w:cstheme="minorBidi"/>
                                <w:color w:val="000000" w:themeColor="text1"/>
                                <w:sz w:val="18"/>
                                <w:szCs w:val="16"/>
                              </w:rPr>
                              <w:t>2 NRC</w:t>
                            </w:r>
                            <w:r w:rsidR="00E9747D" w:rsidRPr="00A202E8">
                              <w:rPr>
                                <w:rFonts w:asciiTheme="minorBidi" w:eastAsia="PMingLiU" w:hAnsiTheme="minorBidi" w:cstheme="minorBidi"/>
                                <w:color w:val="000000" w:themeColor="text1"/>
                                <w:sz w:val="18"/>
                                <w:szCs w:val="16"/>
                              </w:rPr>
                              <w:t xml:space="preserve"> + </w:t>
                            </w:r>
                            <w:r w:rsidRPr="00A202E8">
                              <w:rPr>
                                <w:rFonts w:asciiTheme="minorBidi" w:eastAsia="PMingLiU" w:hAnsiTheme="minorBidi" w:cstheme="minorBidi"/>
                                <w:color w:val="000000" w:themeColor="text1"/>
                                <w:sz w:val="18"/>
                                <w:szCs w:val="16"/>
                              </w:rPr>
                              <w:t>1 Consultant + 1 volunteer</w:t>
                            </w:r>
                          </w:p>
                          <w:p w14:paraId="57222D44" w14:textId="03E9DAC8" w:rsidR="00D400F4" w:rsidRPr="00A202E8" w:rsidRDefault="000F3374" w:rsidP="00EF7A52">
                            <w:pPr>
                              <w:keepNext/>
                              <w:shd w:val="clear" w:color="auto" w:fill="FFFFFF" w:themeFill="background1"/>
                              <w:rPr>
                                <w:rFonts w:asciiTheme="minorBidi" w:eastAsia="PMingLiU" w:hAnsiTheme="minorBidi" w:cstheme="minorBidi"/>
                                <w:color w:val="000000" w:themeColor="text1"/>
                                <w:sz w:val="18"/>
                                <w:szCs w:val="16"/>
                              </w:rPr>
                            </w:pPr>
                            <w:r w:rsidRPr="00A202E8">
                              <w:rPr>
                                <w:rFonts w:asciiTheme="minorBidi" w:eastAsia="PMingLiU" w:hAnsiTheme="minorBidi" w:cstheme="minorBidi"/>
                                <w:color w:val="000000" w:themeColor="text1"/>
                                <w:sz w:val="18"/>
                                <w:szCs w:val="16"/>
                              </w:rPr>
                              <w:t xml:space="preserve">(a) </w:t>
                            </w:r>
                            <w:r w:rsidR="00D400F4" w:rsidRPr="00A202E8">
                              <w:rPr>
                                <w:rFonts w:asciiTheme="minorBidi" w:eastAsia="PMingLiU" w:hAnsiTheme="minorBidi" w:cstheme="minorBidi"/>
                                <w:color w:val="000000" w:themeColor="text1"/>
                                <w:sz w:val="18"/>
                                <w:szCs w:val="16"/>
                              </w:rPr>
                              <w:t>Staff Costs (allocation 2020- 2021) :1.684 M USD</w:t>
                            </w:r>
                          </w:p>
                          <w:p w14:paraId="552F7958" w14:textId="37A501E6" w:rsidR="00D400F4" w:rsidRPr="00A202E8" w:rsidRDefault="000F3374" w:rsidP="00EF7A52">
                            <w:pPr>
                              <w:keepNext/>
                              <w:shd w:val="clear" w:color="auto" w:fill="FFFFFF" w:themeFill="background1"/>
                              <w:rPr>
                                <w:rFonts w:asciiTheme="minorBidi" w:eastAsia="PMingLiU" w:hAnsiTheme="minorBidi" w:cstheme="minorBidi"/>
                                <w:color w:val="000000" w:themeColor="text1"/>
                                <w:sz w:val="18"/>
                                <w:szCs w:val="16"/>
                              </w:rPr>
                            </w:pPr>
                            <w:r w:rsidRPr="00A202E8">
                              <w:rPr>
                                <w:rFonts w:asciiTheme="minorBidi" w:eastAsia="PMingLiU" w:hAnsiTheme="minorBidi" w:cstheme="minorBidi"/>
                                <w:color w:val="000000" w:themeColor="text1"/>
                                <w:sz w:val="18"/>
                                <w:szCs w:val="16"/>
                              </w:rPr>
                              <w:t xml:space="preserve">(b) </w:t>
                            </w:r>
                            <w:r w:rsidR="00D400F4" w:rsidRPr="00A202E8">
                              <w:rPr>
                                <w:rFonts w:asciiTheme="minorBidi" w:eastAsia="PMingLiU" w:hAnsiTheme="minorBidi" w:cstheme="minorBidi"/>
                                <w:color w:val="000000" w:themeColor="text1"/>
                                <w:sz w:val="18"/>
                                <w:szCs w:val="16"/>
                              </w:rPr>
                              <w:t>Running and security costs (allocation 2020-2021):  530 K USD</w:t>
                            </w:r>
                          </w:p>
                          <w:p w14:paraId="194F1789" w14:textId="3E1BBC9D" w:rsidR="00D400F4" w:rsidRPr="00A202E8" w:rsidRDefault="000F3374" w:rsidP="00EF7A52">
                            <w:pPr>
                              <w:keepNext/>
                              <w:shd w:val="clear" w:color="auto" w:fill="FFFFFF" w:themeFill="background1"/>
                              <w:rPr>
                                <w:rFonts w:asciiTheme="minorBidi" w:eastAsia="PMingLiU" w:hAnsiTheme="minorBidi" w:cstheme="minorBidi"/>
                                <w:color w:val="000000" w:themeColor="text1"/>
                                <w:sz w:val="18"/>
                                <w:szCs w:val="16"/>
                              </w:rPr>
                            </w:pPr>
                            <w:r w:rsidRPr="00A202E8">
                              <w:rPr>
                                <w:rFonts w:asciiTheme="minorBidi" w:eastAsia="PMingLiU" w:hAnsiTheme="minorBidi" w:cstheme="minorBidi"/>
                                <w:color w:val="000000" w:themeColor="text1"/>
                                <w:sz w:val="18"/>
                                <w:szCs w:val="16"/>
                              </w:rPr>
                              <w:t xml:space="preserve">(c) </w:t>
                            </w:r>
                            <w:r w:rsidR="00D400F4" w:rsidRPr="00A202E8">
                              <w:rPr>
                                <w:rFonts w:asciiTheme="minorBidi" w:eastAsia="PMingLiU" w:hAnsiTheme="minorBidi" w:cstheme="minorBidi"/>
                                <w:color w:val="000000" w:themeColor="text1"/>
                                <w:sz w:val="18"/>
                                <w:szCs w:val="16"/>
                              </w:rPr>
                              <w:t>RP (ED, SC, CI, PAX activity budget allocations 2020-2021): 286 K USD</w:t>
                            </w:r>
                          </w:p>
                          <w:p w14:paraId="311E19D3" w14:textId="1E304D8C" w:rsidR="00D400F4" w:rsidRPr="00A202E8" w:rsidRDefault="000F3374" w:rsidP="00EF7A52">
                            <w:pPr>
                              <w:keepNext/>
                              <w:rPr>
                                <w:rFonts w:asciiTheme="minorBidi" w:eastAsia="PMingLiU" w:hAnsiTheme="minorBidi" w:cstheme="minorBidi"/>
                                <w:color w:val="000000" w:themeColor="text1"/>
                                <w:sz w:val="18"/>
                                <w:szCs w:val="16"/>
                              </w:rPr>
                            </w:pPr>
                            <w:r w:rsidRPr="00A202E8">
                              <w:rPr>
                                <w:rFonts w:asciiTheme="minorBidi" w:eastAsia="PMingLiU" w:hAnsiTheme="minorBidi" w:cstheme="minorBidi"/>
                                <w:color w:val="000000" w:themeColor="text1"/>
                                <w:sz w:val="18"/>
                                <w:szCs w:val="16"/>
                              </w:rPr>
                              <w:t xml:space="preserve">(d) </w:t>
                            </w:r>
                            <w:r w:rsidR="00D400F4" w:rsidRPr="00A202E8">
                              <w:rPr>
                                <w:rFonts w:asciiTheme="minorBidi" w:eastAsia="PMingLiU" w:hAnsiTheme="minorBidi" w:cstheme="minorBidi"/>
                                <w:color w:val="000000" w:themeColor="text1"/>
                                <w:sz w:val="18"/>
                                <w:szCs w:val="16"/>
                              </w:rPr>
                              <w:t>Voluntary Contributions (expenditures in 2020-2021): 855 K USD</w:t>
                            </w:r>
                          </w:p>
                          <w:p w14:paraId="205AD968" w14:textId="77777777" w:rsidR="000F3374" w:rsidRPr="00A202E8" w:rsidRDefault="000F3374" w:rsidP="00EF7A52">
                            <w:pPr>
                              <w:keepNext/>
                              <w:rPr>
                                <w:sz w:val="18"/>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A40F0C1" id="Rectangle: Rounded Corners 9" o:spid="_x0000_s1028" style="width:452.05pt;height:90.8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" filled="f" strokecolor="#204458 [1604]" strokeweight="1pt">
                <v:stroke joinstyle="miter"/>
                <v:textbox>
                  <w:txbxContent>
                    <w:p w14:paraId="122F3FDC" w14:textId="78B5D75C" w:rsidR="00EF7A52" w:rsidRPr="00A202E8" w:rsidRDefault="00D400F4" w:rsidP="00590317">
                      <w:pPr>
                        <w:keepNext/>
                        <w:rPr>
                          <w:rFonts w:asciiTheme="minorBidi" w:eastAsia="PMingLiU" w:hAnsiTheme="minorBidi" w:cstheme="minorBidi"/>
                          <w:b/>
                          <w:bCs/>
                          <w:color w:val="418AB3" w:themeColor="accent1"/>
                          <w:sz w:val="18"/>
                          <w:szCs w:val="16"/>
                        </w:rPr>
                      </w:pPr>
                      <w:r w:rsidRPr="00A202E8">
                        <w:rPr>
                          <w:rFonts w:asciiTheme="minorBidi" w:eastAsia="PMingLiU" w:hAnsiTheme="minorBidi" w:cstheme="minorBidi"/>
                          <w:b/>
                          <w:bCs/>
                          <w:color w:val="000000" w:themeColor="text1"/>
                          <w:sz w:val="18"/>
                          <w:szCs w:val="16"/>
                        </w:rPr>
                        <w:t>Addis</w:t>
                      </w:r>
                      <w:r w:rsidR="00EF7A52">
                        <w:rPr>
                          <w:rFonts w:asciiTheme="minorBidi" w:eastAsia="PMingLiU" w:hAnsiTheme="minorBidi" w:cstheme="minorBidi"/>
                          <w:b/>
                          <w:bCs/>
                          <w:color w:val="000000" w:themeColor="text1"/>
                          <w:sz w:val="18"/>
                          <w:szCs w:val="16"/>
                        </w:rPr>
                        <w:t xml:space="preserve"> </w:t>
                      </w:r>
                      <w:r w:rsidR="00EF7A52" w:rsidRPr="00A202E8">
                        <w:rPr>
                          <w:rFonts w:asciiTheme="minorBidi" w:eastAsia="PMingLiU" w:hAnsiTheme="minorBidi" w:cstheme="minorBidi"/>
                          <w:b/>
                          <w:bCs/>
                          <w:color w:val="418AB3" w:themeColor="accent1"/>
                          <w:sz w:val="18"/>
                          <w:szCs w:val="16"/>
                        </w:rPr>
                        <w:t>Ratio (a+b)_/ (c+d) = 1.98</w:t>
                      </w:r>
                    </w:p>
                    <w:p w14:paraId="2F861282" w14:textId="39B18375" w:rsidR="00D400F4" w:rsidRPr="00A202E8" w:rsidRDefault="00D400F4" w:rsidP="00590317">
                      <w:pPr>
                        <w:keepNext/>
                        <w:shd w:val="clear" w:color="auto" w:fill="FFFFFF" w:themeFill="background1"/>
                        <w:jc w:val="center"/>
                        <w:rPr>
                          <w:rFonts w:asciiTheme="minorBidi" w:eastAsia="PMingLiU" w:hAnsiTheme="minorBidi" w:cstheme="minorBidi"/>
                          <w:b/>
                          <w:bCs/>
                          <w:color w:val="000000" w:themeColor="text1"/>
                          <w:sz w:val="18"/>
                          <w:szCs w:val="16"/>
                        </w:rPr>
                      </w:pPr>
                    </w:p>
                    <w:p w14:paraId="04C365B9" w14:textId="7CE16904" w:rsidR="00D400F4" w:rsidRPr="00A202E8" w:rsidRDefault="00D400F4" w:rsidP="00EF7A52">
                      <w:pPr>
                        <w:keepNext/>
                        <w:shd w:val="clear" w:color="auto" w:fill="FFFFFF" w:themeFill="background1"/>
                        <w:rPr>
                          <w:rFonts w:asciiTheme="minorBidi" w:eastAsia="PMingLiU" w:hAnsiTheme="minorBidi" w:cstheme="minorBidi"/>
                          <w:color w:val="000000" w:themeColor="text1"/>
                          <w:sz w:val="18"/>
                          <w:szCs w:val="16"/>
                        </w:rPr>
                      </w:pPr>
                      <w:r w:rsidRPr="00A202E8">
                        <w:rPr>
                          <w:rFonts w:asciiTheme="minorBidi" w:eastAsia="PMingLiU" w:hAnsiTheme="minorBidi" w:cstheme="minorBidi"/>
                          <w:color w:val="000000" w:themeColor="text1"/>
                          <w:sz w:val="18"/>
                          <w:szCs w:val="16"/>
                        </w:rPr>
                        <w:t>Personnel: 25 (14 FT, 4 PA, 7 SC) +</w:t>
                      </w:r>
                      <w:r w:rsidR="00E9747D" w:rsidRPr="00A202E8">
                        <w:rPr>
                          <w:rFonts w:asciiTheme="minorBidi" w:eastAsia="PMingLiU" w:hAnsiTheme="minorBidi" w:cstheme="minorBidi"/>
                          <w:color w:val="000000" w:themeColor="text1"/>
                          <w:sz w:val="18"/>
                          <w:szCs w:val="16"/>
                        </w:rPr>
                        <w:t xml:space="preserve"> </w:t>
                      </w:r>
                      <w:r w:rsidRPr="00A202E8">
                        <w:rPr>
                          <w:rFonts w:asciiTheme="minorBidi" w:eastAsia="PMingLiU" w:hAnsiTheme="minorBidi" w:cstheme="minorBidi"/>
                          <w:color w:val="000000" w:themeColor="text1"/>
                          <w:sz w:val="18"/>
                          <w:szCs w:val="16"/>
                        </w:rPr>
                        <w:t>2 NRC</w:t>
                      </w:r>
                      <w:r w:rsidR="00E9747D" w:rsidRPr="00A202E8">
                        <w:rPr>
                          <w:rFonts w:asciiTheme="minorBidi" w:eastAsia="PMingLiU" w:hAnsiTheme="minorBidi" w:cstheme="minorBidi"/>
                          <w:color w:val="000000" w:themeColor="text1"/>
                          <w:sz w:val="18"/>
                          <w:szCs w:val="16"/>
                        </w:rPr>
                        <w:t xml:space="preserve"> + </w:t>
                      </w:r>
                      <w:r w:rsidRPr="00A202E8">
                        <w:rPr>
                          <w:rFonts w:asciiTheme="minorBidi" w:eastAsia="PMingLiU" w:hAnsiTheme="minorBidi" w:cstheme="minorBidi"/>
                          <w:color w:val="000000" w:themeColor="text1"/>
                          <w:sz w:val="18"/>
                          <w:szCs w:val="16"/>
                        </w:rPr>
                        <w:t>1 Consultant + 1 volunteer</w:t>
                      </w:r>
                    </w:p>
                    <w:p w14:paraId="57222D44" w14:textId="03E9DAC8" w:rsidR="00D400F4" w:rsidRPr="00A202E8" w:rsidRDefault="000F3374" w:rsidP="00EF7A52">
                      <w:pPr>
                        <w:keepNext/>
                        <w:shd w:val="clear" w:color="auto" w:fill="FFFFFF" w:themeFill="background1"/>
                        <w:rPr>
                          <w:rFonts w:asciiTheme="minorBidi" w:eastAsia="PMingLiU" w:hAnsiTheme="minorBidi" w:cstheme="minorBidi"/>
                          <w:color w:val="000000" w:themeColor="text1"/>
                          <w:sz w:val="18"/>
                          <w:szCs w:val="16"/>
                        </w:rPr>
                      </w:pPr>
                      <w:r w:rsidRPr="00A202E8">
                        <w:rPr>
                          <w:rFonts w:asciiTheme="minorBidi" w:eastAsia="PMingLiU" w:hAnsiTheme="minorBidi" w:cstheme="minorBidi"/>
                          <w:color w:val="000000" w:themeColor="text1"/>
                          <w:sz w:val="18"/>
                          <w:szCs w:val="16"/>
                        </w:rPr>
                        <w:t xml:space="preserve">(a) </w:t>
                      </w:r>
                      <w:r w:rsidR="00D400F4" w:rsidRPr="00A202E8">
                        <w:rPr>
                          <w:rFonts w:asciiTheme="minorBidi" w:eastAsia="PMingLiU" w:hAnsiTheme="minorBidi" w:cstheme="minorBidi"/>
                          <w:color w:val="000000" w:themeColor="text1"/>
                          <w:sz w:val="18"/>
                          <w:szCs w:val="16"/>
                        </w:rPr>
                        <w:t>Staff Costs (allocation 2020- 2021) :1.684 M USD</w:t>
                      </w:r>
                    </w:p>
                    <w:p w14:paraId="552F7958" w14:textId="37A501E6" w:rsidR="00D400F4" w:rsidRPr="00A202E8" w:rsidRDefault="000F3374" w:rsidP="00EF7A52">
                      <w:pPr>
                        <w:keepNext/>
                        <w:shd w:val="clear" w:color="auto" w:fill="FFFFFF" w:themeFill="background1"/>
                        <w:rPr>
                          <w:rFonts w:asciiTheme="minorBidi" w:eastAsia="PMingLiU" w:hAnsiTheme="minorBidi" w:cstheme="minorBidi"/>
                          <w:color w:val="000000" w:themeColor="text1"/>
                          <w:sz w:val="18"/>
                          <w:szCs w:val="16"/>
                        </w:rPr>
                      </w:pPr>
                      <w:r w:rsidRPr="00A202E8">
                        <w:rPr>
                          <w:rFonts w:asciiTheme="minorBidi" w:eastAsia="PMingLiU" w:hAnsiTheme="minorBidi" w:cstheme="minorBidi"/>
                          <w:color w:val="000000" w:themeColor="text1"/>
                          <w:sz w:val="18"/>
                          <w:szCs w:val="16"/>
                        </w:rPr>
                        <w:t xml:space="preserve">(b) </w:t>
                      </w:r>
                      <w:r w:rsidR="00D400F4" w:rsidRPr="00A202E8">
                        <w:rPr>
                          <w:rFonts w:asciiTheme="minorBidi" w:eastAsia="PMingLiU" w:hAnsiTheme="minorBidi" w:cstheme="minorBidi"/>
                          <w:color w:val="000000" w:themeColor="text1"/>
                          <w:sz w:val="18"/>
                          <w:szCs w:val="16"/>
                        </w:rPr>
                        <w:t>Running and security costs (allocation 2020-2021):  530 K USD</w:t>
                      </w:r>
                    </w:p>
                    <w:p w14:paraId="194F1789" w14:textId="3E1BBC9D" w:rsidR="00D400F4" w:rsidRPr="00A202E8" w:rsidRDefault="000F3374" w:rsidP="00EF7A52">
                      <w:pPr>
                        <w:keepNext/>
                        <w:shd w:val="clear" w:color="auto" w:fill="FFFFFF" w:themeFill="background1"/>
                        <w:rPr>
                          <w:rFonts w:asciiTheme="minorBidi" w:eastAsia="PMingLiU" w:hAnsiTheme="minorBidi" w:cstheme="minorBidi"/>
                          <w:color w:val="000000" w:themeColor="text1"/>
                          <w:sz w:val="18"/>
                          <w:szCs w:val="16"/>
                        </w:rPr>
                      </w:pPr>
                      <w:r w:rsidRPr="00A202E8">
                        <w:rPr>
                          <w:rFonts w:asciiTheme="minorBidi" w:eastAsia="PMingLiU" w:hAnsiTheme="minorBidi" w:cstheme="minorBidi"/>
                          <w:color w:val="000000" w:themeColor="text1"/>
                          <w:sz w:val="18"/>
                          <w:szCs w:val="16"/>
                        </w:rPr>
                        <w:t xml:space="preserve">(c) </w:t>
                      </w:r>
                      <w:r w:rsidR="00D400F4" w:rsidRPr="00A202E8">
                        <w:rPr>
                          <w:rFonts w:asciiTheme="minorBidi" w:eastAsia="PMingLiU" w:hAnsiTheme="minorBidi" w:cstheme="minorBidi"/>
                          <w:color w:val="000000" w:themeColor="text1"/>
                          <w:sz w:val="18"/>
                          <w:szCs w:val="16"/>
                        </w:rPr>
                        <w:t>RP (ED, SC, CI, PAX activity budget allocations 2020-2021): 286 K USD</w:t>
                      </w:r>
                    </w:p>
                    <w:p w14:paraId="311E19D3" w14:textId="1E304D8C" w:rsidR="00D400F4" w:rsidRPr="00A202E8" w:rsidRDefault="000F3374" w:rsidP="00EF7A52">
                      <w:pPr>
                        <w:keepNext/>
                        <w:rPr>
                          <w:rFonts w:asciiTheme="minorBidi" w:eastAsia="PMingLiU" w:hAnsiTheme="minorBidi" w:cstheme="minorBidi"/>
                          <w:color w:val="000000" w:themeColor="text1"/>
                          <w:sz w:val="18"/>
                          <w:szCs w:val="16"/>
                        </w:rPr>
                      </w:pPr>
                      <w:r w:rsidRPr="00A202E8">
                        <w:rPr>
                          <w:rFonts w:asciiTheme="minorBidi" w:eastAsia="PMingLiU" w:hAnsiTheme="minorBidi" w:cstheme="minorBidi"/>
                          <w:color w:val="000000" w:themeColor="text1"/>
                          <w:sz w:val="18"/>
                          <w:szCs w:val="16"/>
                        </w:rPr>
                        <w:t xml:space="preserve">(d) </w:t>
                      </w:r>
                      <w:r w:rsidR="00D400F4" w:rsidRPr="00A202E8">
                        <w:rPr>
                          <w:rFonts w:asciiTheme="minorBidi" w:eastAsia="PMingLiU" w:hAnsiTheme="minorBidi" w:cstheme="minorBidi"/>
                          <w:color w:val="000000" w:themeColor="text1"/>
                          <w:sz w:val="18"/>
                          <w:szCs w:val="16"/>
                        </w:rPr>
                        <w:t>Voluntary Contributions (expenditures in 2020-2021): 855 K USD</w:t>
                      </w:r>
                    </w:p>
                    <w:p w14:paraId="205AD968" w14:textId="77777777" w:rsidR="000F3374" w:rsidRPr="00A202E8" w:rsidRDefault="000F3374" w:rsidP="00EF7A52">
                      <w:pPr>
                        <w:keepNext/>
                        <w:rPr>
                          <w:sz w:val="18"/>
                          <w:szCs w:val="16"/>
                        </w:rPr>
                      </w:pPr>
                    </w:p>
                  </w:txbxContent>
                </v:textbox>
                <w10:anchorlock/>
              </v:roundrect>
            </w:pict>
          </mc:Fallback>
        </mc:AlternateContent>
      </w:r>
    </w:p>
    <w:p w14:paraId="52EB2382" w14:textId="3E50FBD7" w:rsidR="00DE3D92" w:rsidRPr="00325DD6" w:rsidRDefault="00401F38" w:rsidP="00EF7A52">
      <w:pPr>
        <w:shd w:val="clear" w:color="auto" w:fill="FFFFFF" w:themeFill="background1"/>
        <w:spacing w:before="120" w:after="120"/>
        <w:jc w:val="center"/>
        <w:rPr>
          <w:rFonts w:asciiTheme="minorBidi" w:hAnsiTheme="minorBidi" w:cstheme="minorBidi"/>
          <w:i/>
          <w:iCs/>
          <w:sz w:val="16"/>
          <w:szCs w:val="16"/>
        </w:rPr>
      </w:pPr>
      <w:r w:rsidRPr="00325DD6">
        <w:rPr>
          <w:rFonts w:asciiTheme="minorBidi" w:hAnsiTheme="minorBidi" w:cstheme="minorBidi"/>
          <w:i/>
          <w:iCs/>
          <w:sz w:val="16"/>
          <w:szCs w:val="16"/>
        </w:rPr>
        <w:t>Source : YFM1 ADI</w:t>
      </w:r>
      <w:r w:rsidR="00822204" w:rsidRPr="00325DD6">
        <w:rPr>
          <w:rFonts w:asciiTheme="minorBidi" w:hAnsiTheme="minorBidi" w:cstheme="minorBidi"/>
          <w:i/>
          <w:iCs/>
          <w:sz w:val="16"/>
          <w:szCs w:val="16"/>
        </w:rPr>
        <w:t xml:space="preserve"> 2020-2021 and CJI3 expenditures in 2020-2021 of </w:t>
      </w:r>
      <w:r w:rsidR="00EC1068" w:rsidRPr="00325DD6">
        <w:rPr>
          <w:rFonts w:asciiTheme="minorBidi" w:hAnsiTheme="minorBidi" w:cstheme="minorBidi"/>
          <w:i/>
          <w:iCs/>
          <w:sz w:val="16"/>
          <w:szCs w:val="16"/>
        </w:rPr>
        <w:t xml:space="preserve">570ETH1000, 570ETH1001, 549ETH4000 and relevant WBS of </w:t>
      </w:r>
      <w:r w:rsidR="00D400F4" w:rsidRPr="00325DD6">
        <w:rPr>
          <w:rFonts w:asciiTheme="minorBidi" w:hAnsiTheme="minorBidi" w:cstheme="minorBidi"/>
          <w:i/>
          <w:iCs/>
          <w:sz w:val="16"/>
          <w:szCs w:val="16"/>
        </w:rPr>
        <w:t>GLO and RAF projects</w:t>
      </w:r>
    </w:p>
    <w:p w14:paraId="500EAED5" w14:textId="77777777" w:rsidR="00363ABF" w:rsidRPr="00BF631B" w:rsidRDefault="00363ABF" w:rsidP="00363ABF">
      <w:pPr>
        <w:keepNext/>
        <w:shd w:val="clear" w:color="auto" w:fill="FFFFFF"/>
        <w:spacing w:before="120" w:after="120"/>
        <w:rPr>
          <w:rFonts w:asciiTheme="minorBidi" w:hAnsiTheme="minorBidi" w:cstheme="minorBidi"/>
          <w:sz w:val="20"/>
          <w:lang w:eastAsia="fr-FR"/>
        </w:rPr>
      </w:pPr>
      <w:r w:rsidRPr="00BF631B">
        <w:rPr>
          <w:rFonts w:asciiTheme="minorBidi" w:hAnsiTheme="minorBidi" w:cstheme="minorBidi"/>
          <w:b/>
          <w:bCs/>
          <w:sz w:val="20"/>
          <w:lang w:eastAsia="fr-FR"/>
        </w:rPr>
        <w:t>Donors’ landscape</w:t>
      </w:r>
      <w:r w:rsidRPr="00BF631B">
        <w:rPr>
          <w:rFonts w:asciiTheme="minorBidi" w:hAnsiTheme="minorBidi" w:cstheme="minorBidi"/>
          <w:sz w:val="20"/>
          <w:lang w:eastAsia="fr-FR"/>
        </w:rPr>
        <w:t xml:space="preserve"> </w:t>
      </w:r>
    </w:p>
    <w:p w14:paraId="5E56076E" w14:textId="77777777" w:rsidR="00363ABF" w:rsidRPr="00E815E6" w:rsidRDefault="00363ABF" w:rsidP="00363ABF">
      <w:pPr>
        <w:keepNext/>
        <w:spacing w:after="120"/>
        <w:jc w:val="center"/>
        <w:rPr>
          <w:rFonts w:eastAsia="PMingLiU" w:cs="Arial"/>
          <w:b/>
          <w:bCs/>
          <w:color w:val="000000" w:themeColor="text1"/>
        </w:rPr>
      </w:pPr>
      <w:r w:rsidRPr="00E815E6">
        <w:rPr>
          <w:rFonts w:eastAsia="PMingLiU" w:cs="Arial"/>
          <w:b/>
          <w:bCs/>
          <w:color w:val="000000" w:themeColor="text1"/>
        </w:rPr>
        <w:t>Net official development assistance (ODA) per capita for Ethiopia = 38</w:t>
      </w:r>
      <w:r>
        <w:rPr>
          <w:rStyle w:val="FootnoteReference"/>
          <w:rFonts w:eastAsia="PMingLiU" w:cs="Arial"/>
          <w:b/>
          <w:bCs/>
          <w:color w:val="000000" w:themeColor="text1"/>
        </w:rPr>
        <w:footnoteReference w:id="6"/>
      </w:r>
    </w:p>
    <w:p w14:paraId="2567EFF0" w14:textId="77777777" w:rsidR="00363ABF" w:rsidRDefault="00363ABF" w:rsidP="00363ABF">
      <w:pPr>
        <w:pStyle w:val="Numberedpara"/>
        <w:numPr>
          <w:ilvl w:val="0"/>
          <w:numId w:val="0"/>
        </w:numPr>
        <w:tabs>
          <w:tab w:val="left" w:pos="720"/>
          <w:tab w:val="left" w:pos="2430"/>
        </w:tabs>
        <w:spacing w:before="120" w:after="120" w:line="276" w:lineRule="auto"/>
        <w:jc w:val="center"/>
        <w:rPr>
          <w:rFonts w:asciiTheme="minorBidi" w:hAnsiTheme="minorBidi" w:cstheme="minorBidi"/>
          <w:b/>
          <w:bCs/>
          <w:sz w:val="20"/>
          <w:szCs w:val="18"/>
        </w:rPr>
      </w:pPr>
      <w:r>
        <w:rPr>
          <w:noProof/>
        </w:rPr>
        <w:drawing>
          <wp:inline distT="0" distB="0" distL="0" distR="0" wp14:anchorId="22DDF4BF" wp14:editId="38031090">
            <wp:extent cx="4929996" cy="3453188"/>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480" cy="3455629"/>
                    </a:xfrm>
                    <a:prstGeom prst="rect">
                      <a:avLst/>
                    </a:prstGeom>
                  </pic:spPr>
                </pic:pic>
              </a:graphicData>
            </a:graphic>
          </wp:inline>
        </w:drawing>
      </w:r>
    </w:p>
    <w:p w14:paraId="1F6C9006" w14:textId="77777777" w:rsidR="00363ABF" w:rsidRPr="00BB0BB4" w:rsidRDefault="00137991" w:rsidP="00363ABF">
      <w:pPr>
        <w:jc w:val="center"/>
        <w:rPr>
          <w:rFonts w:asciiTheme="minorBidi" w:hAnsiTheme="minorBidi" w:cstheme="minorBidi"/>
          <w:i/>
          <w:iCs/>
          <w:sz w:val="16"/>
          <w:szCs w:val="16"/>
        </w:rPr>
      </w:pPr>
      <w:hyperlink r:id="rId26" w:history="1">
        <w:r w:rsidR="00363ABF" w:rsidRPr="00BB0BB4">
          <w:rPr>
            <w:i/>
            <w:iCs/>
            <w:sz w:val="16"/>
            <w:szCs w:val="16"/>
          </w:rPr>
          <w:t xml:space="preserve">Source: </w:t>
        </w:r>
        <w:r w:rsidR="00363ABF" w:rsidRPr="00374184">
          <w:rPr>
            <w:i/>
            <w:iCs/>
            <w:sz w:val="16"/>
            <w:szCs w:val="16"/>
          </w:rPr>
          <w:t>Development Assistance Committee of the Organisation for Economic Co-operation and Development, Geographical Distribution of Financial Flows to Developing Countries, Development Co-operation Report, and International Development Statistics database</w:t>
        </w:r>
      </w:hyperlink>
    </w:p>
    <w:p w14:paraId="5C700C97" w14:textId="77777777" w:rsidR="00363ABF" w:rsidRDefault="00363ABF" w:rsidP="00363ABF">
      <w:pPr>
        <w:shd w:val="clear" w:color="auto" w:fill="FFFFFF" w:themeFill="background1"/>
        <w:spacing w:before="120" w:after="120"/>
        <w:rPr>
          <w:rFonts w:asciiTheme="minorBidi" w:eastAsia="PMingLiU" w:hAnsiTheme="minorBidi" w:cstheme="minorBidi"/>
          <w:b/>
          <w:bCs/>
          <w:color w:val="000000" w:themeColor="text1"/>
        </w:rPr>
      </w:pPr>
    </w:p>
    <w:p w14:paraId="6361BE36" w14:textId="575E6C5D" w:rsidR="00295559" w:rsidRPr="00295559" w:rsidRDefault="00DB17F2" w:rsidP="00363ABF">
      <w:pPr>
        <w:shd w:val="clear" w:color="auto" w:fill="FFFFFF" w:themeFill="background1"/>
        <w:spacing w:before="120" w:after="120"/>
        <w:rPr>
          <w:rFonts w:asciiTheme="minorBidi" w:eastAsia="PMingLiU" w:hAnsiTheme="minorBidi" w:cstheme="minorBidi"/>
          <w:b/>
          <w:bCs/>
          <w:color w:val="000000" w:themeColor="text1"/>
        </w:rPr>
      </w:pPr>
      <w:r w:rsidRPr="00BF631B">
        <w:rPr>
          <w:rFonts w:asciiTheme="minorBidi" w:eastAsia="PMingLiU" w:hAnsiTheme="minorBidi" w:cstheme="minorBidi"/>
          <w:b/>
          <w:bCs/>
          <w:color w:val="000000" w:themeColor="text1"/>
        </w:rPr>
        <w:t>Resource Mobilization</w:t>
      </w:r>
      <w:r w:rsidR="00363ABF">
        <w:rPr>
          <w:rFonts w:asciiTheme="minorBidi" w:eastAsia="PMingLiU" w:hAnsiTheme="minorBidi" w:cstheme="minorBidi"/>
          <w:b/>
          <w:bCs/>
          <w:color w:val="000000" w:themeColor="text1"/>
        </w:rPr>
        <w:t xml:space="preserve"> </w:t>
      </w:r>
      <w:r w:rsidR="00295559" w:rsidRPr="00295559">
        <w:rPr>
          <w:rFonts w:asciiTheme="minorBidi" w:eastAsia="PMingLiU" w:hAnsiTheme="minorBidi" w:cstheme="minorBidi"/>
          <w:b/>
          <w:bCs/>
          <w:color w:val="000000" w:themeColor="text1"/>
        </w:rPr>
        <w:t>Strategy</w:t>
      </w:r>
    </w:p>
    <w:p w14:paraId="048A1796" w14:textId="260C1485" w:rsidR="00DB17F2" w:rsidRPr="00D2724F" w:rsidRDefault="00DB17F2" w:rsidP="001B2135">
      <w:pPr>
        <w:shd w:val="clear" w:color="auto" w:fill="FFFFFF" w:themeFill="background1"/>
        <w:spacing w:before="120" w:after="120"/>
        <w:jc w:val="both"/>
        <w:rPr>
          <w:rFonts w:eastAsia="PMingLiU" w:cs="Arial"/>
          <w:color w:val="000000" w:themeColor="text1"/>
        </w:rPr>
      </w:pPr>
      <w:r w:rsidRPr="00D2724F">
        <w:rPr>
          <w:rFonts w:eastAsia="PMingLiU" w:cs="Arial"/>
          <w:color w:val="000000" w:themeColor="text1"/>
        </w:rPr>
        <w:t>The Office developed a resource mobilization plan for 2020-2021 and identified the following niches</w:t>
      </w:r>
      <w:r w:rsidR="00624F31" w:rsidRPr="00624F31">
        <w:rPr>
          <w:rFonts w:eastAsia="PMingLiU" w:cs="Arial"/>
          <w:i/>
          <w:iCs/>
          <w:color w:val="000000" w:themeColor="text1"/>
          <w:sz w:val="16"/>
          <w:szCs w:val="16"/>
        </w:rPr>
        <w:t xml:space="preserve"> (source: UNESCO Addis Ababa Resource Mobilization and Partnership Building Strategy)</w:t>
      </w:r>
      <w:r w:rsidRPr="00D2724F">
        <w:rPr>
          <w:rFonts w:eastAsia="PMingLiU" w:cs="Arial"/>
          <w:color w:val="000000" w:themeColor="text1"/>
        </w:rPr>
        <w:t>:</w:t>
      </w:r>
    </w:p>
    <w:p w14:paraId="5FEA9396" w14:textId="5E029A2B" w:rsidR="00D60495" w:rsidRPr="00D2724F" w:rsidRDefault="00D60495" w:rsidP="004A178F">
      <w:pPr>
        <w:pStyle w:val="ListParagraph"/>
        <w:numPr>
          <w:ilvl w:val="0"/>
          <w:numId w:val="16"/>
        </w:numPr>
        <w:spacing w:after="120"/>
        <w:jc w:val="both"/>
        <w:rPr>
          <w:rFonts w:cs="Arial"/>
        </w:rPr>
      </w:pPr>
      <w:r w:rsidRPr="00D2724F">
        <w:rPr>
          <w:rFonts w:cs="Arial"/>
        </w:rPr>
        <w:t xml:space="preserve">Diversify the UNESCO Liaison Office and its partners resource base that is structured around common priorities reflected in relevant national and regional planning </w:t>
      </w:r>
      <w:r w:rsidR="007317C6" w:rsidRPr="00D2724F">
        <w:rPr>
          <w:rFonts w:cs="Arial"/>
        </w:rPr>
        <w:t>frameworks (</w:t>
      </w:r>
      <w:r w:rsidRPr="00D2724F">
        <w:rPr>
          <w:rFonts w:cs="Arial"/>
        </w:rPr>
        <w:t>including agenda 2063), highlighting opportunities for regional initiatives where possible</w:t>
      </w:r>
    </w:p>
    <w:p w14:paraId="452CD807" w14:textId="71F8F0C2" w:rsidR="00D60495" w:rsidRPr="00D2724F" w:rsidRDefault="00D60495" w:rsidP="004A178F">
      <w:pPr>
        <w:pStyle w:val="ListParagraph"/>
        <w:numPr>
          <w:ilvl w:val="0"/>
          <w:numId w:val="16"/>
        </w:numPr>
        <w:spacing w:after="120"/>
        <w:jc w:val="both"/>
        <w:rPr>
          <w:rFonts w:cs="Arial"/>
        </w:rPr>
      </w:pPr>
      <w:r w:rsidRPr="00D2724F">
        <w:rPr>
          <w:rFonts w:cs="Arial"/>
        </w:rPr>
        <w:lastRenderedPageBreak/>
        <w:t xml:space="preserve">Present options to broaden the scope and range of UN partnerships </w:t>
      </w:r>
      <w:r w:rsidRPr="00D2724F">
        <w:rPr>
          <w:rFonts w:cs="Arial"/>
        </w:rPr>
        <w:tab/>
      </w:r>
      <w:r w:rsidRPr="00D2724F">
        <w:rPr>
          <w:rFonts w:cs="Arial"/>
        </w:rPr>
        <w:tab/>
        <w:t xml:space="preserve"> </w:t>
      </w:r>
    </w:p>
    <w:p w14:paraId="44EB4FDC" w14:textId="77777777" w:rsidR="00D60495" w:rsidRPr="00D2724F" w:rsidRDefault="00D60495" w:rsidP="001B2135">
      <w:pPr>
        <w:spacing w:after="120"/>
        <w:jc w:val="both"/>
        <w:rPr>
          <w:rFonts w:cs="Arial"/>
        </w:rPr>
      </w:pPr>
      <w:r w:rsidRPr="00D2724F">
        <w:rPr>
          <w:rFonts w:cs="Arial"/>
        </w:rPr>
        <w:t>The strategy note also identifies the following key challenges that continue to hamstring UN and joint efforts:</w:t>
      </w:r>
    </w:p>
    <w:p w14:paraId="126379AD" w14:textId="77777777" w:rsidR="00D60495" w:rsidRPr="00D2724F" w:rsidRDefault="00D60495" w:rsidP="004A178F">
      <w:pPr>
        <w:pStyle w:val="ListParagraph"/>
        <w:numPr>
          <w:ilvl w:val="0"/>
          <w:numId w:val="18"/>
        </w:numPr>
        <w:spacing w:after="120"/>
        <w:jc w:val="both"/>
        <w:rPr>
          <w:rFonts w:cs="Arial"/>
        </w:rPr>
      </w:pPr>
      <w:r w:rsidRPr="00D2724F">
        <w:rPr>
          <w:rFonts w:cs="Arial"/>
          <w:color w:val="000000"/>
        </w:rPr>
        <w:t>Insufficient c</w:t>
      </w:r>
      <w:r w:rsidRPr="00D2724F">
        <w:rPr>
          <w:rFonts w:cs="Arial"/>
        </w:rPr>
        <w:t>ommunication and coordination on partners’ work.</w:t>
      </w:r>
    </w:p>
    <w:p w14:paraId="0D3F91A8" w14:textId="77777777" w:rsidR="00D60495" w:rsidRPr="00D2724F" w:rsidRDefault="00D60495" w:rsidP="004A178F">
      <w:pPr>
        <w:pStyle w:val="ListParagraph"/>
        <w:numPr>
          <w:ilvl w:val="0"/>
          <w:numId w:val="18"/>
        </w:numPr>
        <w:spacing w:after="120"/>
        <w:jc w:val="both"/>
        <w:rPr>
          <w:rFonts w:cs="Arial"/>
        </w:rPr>
      </w:pPr>
      <w:r w:rsidRPr="00D2724F">
        <w:rPr>
          <w:rFonts w:cs="Arial"/>
        </w:rPr>
        <w:t xml:space="preserve">Lack of robust data architecture to support efforts to strengthen coordination and information between partners. </w:t>
      </w:r>
    </w:p>
    <w:p w14:paraId="5AC38929" w14:textId="77777777" w:rsidR="00D60495" w:rsidRPr="00D2724F" w:rsidRDefault="00D60495" w:rsidP="004A178F">
      <w:pPr>
        <w:pStyle w:val="ListParagraph"/>
        <w:numPr>
          <w:ilvl w:val="0"/>
          <w:numId w:val="18"/>
        </w:numPr>
        <w:spacing w:after="120"/>
        <w:jc w:val="both"/>
        <w:rPr>
          <w:rFonts w:cs="Arial"/>
        </w:rPr>
      </w:pPr>
      <w:r w:rsidRPr="00D2724F">
        <w:rPr>
          <w:rFonts w:cs="Arial"/>
        </w:rPr>
        <w:t xml:space="preserve">Lack of institutional processes to promote an inclusive approach to the identification development and implementing of joint initiatives.  </w:t>
      </w:r>
    </w:p>
    <w:p w14:paraId="1A71CD67" w14:textId="43E2154A" w:rsidR="00D60495" w:rsidRPr="00D2724F" w:rsidRDefault="00D60495" w:rsidP="001B2135">
      <w:pPr>
        <w:spacing w:after="120"/>
        <w:jc w:val="both"/>
        <w:rPr>
          <w:rFonts w:cs="Arial"/>
        </w:rPr>
      </w:pPr>
      <w:r w:rsidRPr="00D2724F">
        <w:rPr>
          <w:rFonts w:cs="Arial"/>
        </w:rPr>
        <w:t>The strategy identifies a three-step action plan that focuses on enhancing the existing inter and intra organizational learning architecture among public and private sectors across policy, practice and research spheres too identify and develop joint projects in support of common outcomes:</w:t>
      </w:r>
    </w:p>
    <w:p w14:paraId="1AE1A44A" w14:textId="77777777" w:rsidR="00D60495" w:rsidRPr="00D2724F" w:rsidRDefault="00D60495" w:rsidP="004A178F">
      <w:pPr>
        <w:pStyle w:val="ListParagraph"/>
        <w:numPr>
          <w:ilvl w:val="0"/>
          <w:numId w:val="16"/>
        </w:numPr>
        <w:spacing w:after="120"/>
        <w:jc w:val="both"/>
        <w:rPr>
          <w:rFonts w:cs="Arial"/>
        </w:rPr>
      </w:pPr>
      <w:r w:rsidRPr="00D2724F">
        <w:rPr>
          <w:rFonts w:cs="Arial"/>
          <w:color w:val="000000"/>
        </w:rPr>
        <w:t xml:space="preserve">Step </w:t>
      </w:r>
      <w:r w:rsidRPr="00D2724F">
        <w:rPr>
          <w:rFonts w:cs="Arial"/>
        </w:rPr>
        <w:t xml:space="preserve">One: Strengthen coordination structure with a clear focus on information management and partner ownership in the creation of national and regional initiatives   </w:t>
      </w:r>
    </w:p>
    <w:p w14:paraId="5D686361" w14:textId="77777777" w:rsidR="00D60495" w:rsidRPr="00D2724F" w:rsidRDefault="00D60495" w:rsidP="004A178F">
      <w:pPr>
        <w:pStyle w:val="ListParagraph"/>
        <w:numPr>
          <w:ilvl w:val="0"/>
          <w:numId w:val="16"/>
        </w:numPr>
        <w:spacing w:after="120"/>
        <w:jc w:val="both"/>
        <w:rPr>
          <w:rFonts w:cs="Arial"/>
        </w:rPr>
      </w:pPr>
      <w:r w:rsidRPr="00D2724F">
        <w:rPr>
          <w:rFonts w:cs="Arial"/>
        </w:rPr>
        <w:t>Step Two: Develop a common analytical base and set of metrics to inform and gauge collective efforts (impact) towards common goals.</w:t>
      </w:r>
    </w:p>
    <w:p w14:paraId="08B9586F" w14:textId="6C520CB2" w:rsidR="00D60495" w:rsidRPr="00D2724F" w:rsidRDefault="00D60495" w:rsidP="004A178F">
      <w:pPr>
        <w:pStyle w:val="ListParagraph"/>
        <w:numPr>
          <w:ilvl w:val="0"/>
          <w:numId w:val="16"/>
        </w:numPr>
        <w:spacing w:after="120"/>
        <w:jc w:val="both"/>
        <w:rPr>
          <w:rFonts w:eastAsia="Lato" w:cs="Arial"/>
        </w:rPr>
      </w:pPr>
      <w:r w:rsidRPr="00D2724F">
        <w:rPr>
          <w:rFonts w:cs="Arial"/>
        </w:rPr>
        <w:t xml:space="preserve">Step Three: Develop and implement one to three joint initiatives together with public and private sector, civil society, academia partners that address one or more of </w:t>
      </w:r>
      <w:bookmarkStart w:id="8" w:name="_3znysh7"/>
      <w:bookmarkEnd w:id="8"/>
      <w:r w:rsidRPr="00D2724F">
        <w:rPr>
          <w:rFonts w:cs="Arial"/>
        </w:rPr>
        <w:t>UNESCO and its key regional and national partners in the areas of development, peace</w:t>
      </w:r>
      <w:ins w:id="9" w:author="Soriano, Carles" w:date="2022-06-16T11:37:00Z">
        <w:r w:rsidR="00CD2D1D">
          <w:rPr>
            <w:rFonts w:cs="Arial"/>
          </w:rPr>
          <w:t>,</w:t>
        </w:r>
      </w:ins>
      <w:r w:rsidRPr="00D2724F">
        <w:rPr>
          <w:rFonts w:cs="Arial"/>
        </w:rPr>
        <w:t xml:space="preserve"> and climate change. </w:t>
      </w:r>
    </w:p>
    <w:p w14:paraId="5C98FC80" w14:textId="227D19DD" w:rsidR="00DE59EE" w:rsidRPr="007D6CCF" w:rsidRDefault="00DE59EE" w:rsidP="001B2135">
      <w:pPr>
        <w:spacing w:after="120"/>
        <w:jc w:val="both"/>
        <w:rPr>
          <w:rFonts w:asciiTheme="minorBidi" w:eastAsia="PMingLiU" w:hAnsiTheme="minorBidi" w:cstheme="minorBidi"/>
          <w:color w:val="000000" w:themeColor="text1"/>
        </w:rPr>
      </w:pPr>
      <w:r w:rsidRPr="00D2724F">
        <w:rPr>
          <w:rFonts w:eastAsia="PMingLiU" w:cs="Arial"/>
          <w:color w:val="000000" w:themeColor="text1"/>
        </w:rPr>
        <w:t>UNESCO understands the aspirations and challenges faced its national and regional partners and is eager to partner to assist the country to overcome these challenges and help grasp the opportunities. The solution lies in leveraging UNESCO global expertise across four areas: (a) efficiency and effectives of its national and regional efforts; (b) strengthening private sector participation; (c) augmenting civil society and academia’s engagement; and (d) establishing new partnerships and sources of funding in support of the national and regional partners’ investments</w:t>
      </w:r>
      <w:r w:rsidRPr="00D2724F">
        <w:rPr>
          <w:rFonts w:asciiTheme="minorBidi" w:eastAsia="PMingLiU" w:hAnsiTheme="minorBidi" w:cstheme="minorBidi"/>
          <w:color w:val="000000" w:themeColor="text1"/>
        </w:rPr>
        <w:t>.</w:t>
      </w:r>
      <w:r w:rsidRPr="007D6CCF">
        <w:rPr>
          <w:rFonts w:asciiTheme="minorBidi" w:eastAsia="PMingLiU" w:hAnsiTheme="minorBidi" w:cstheme="minorBidi"/>
          <w:color w:val="000000" w:themeColor="text1"/>
        </w:rPr>
        <w:t xml:space="preserve"> </w:t>
      </w:r>
    </w:p>
    <w:p w14:paraId="4B167DA9" w14:textId="77777777" w:rsidR="00324624" w:rsidRDefault="00324624" w:rsidP="00DB17F2">
      <w:pPr>
        <w:pStyle w:val="Numberedpara"/>
        <w:numPr>
          <w:ilvl w:val="0"/>
          <w:numId w:val="0"/>
        </w:numPr>
        <w:tabs>
          <w:tab w:val="left" w:pos="720"/>
          <w:tab w:val="left" w:pos="2430"/>
        </w:tabs>
        <w:spacing w:before="120" w:after="120" w:line="276" w:lineRule="auto"/>
        <w:jc w:val="both"/>
        <w:rPr>
          <w:rFonts w:asciiTheme="minorBidi" w:hAnsiTheme="minorBidi" w:cstheme="minorBidi"/>
          <w:b/>
          <w:bCs/>
          <w:sz w:val="20"/>
          <w:szCs w:val="18"/>
        </w:rPr>
      </w:pPr>
    </w:p>
    <w:p w14:paraId="5AB79689" w14:textId="768BBCBF" w:rsidR="00DB17F2" w:rsidRPr="00BF631B" w:rsidRDefault="00285F3F" w:rsidP="005F3B3C">
      <w:pPr>
        <w:pStyle w:val="Numberedpara"/>
        <w:keepNext/>
        <w:numPr>
          <w:ilvl w:val="0"/>
          <w:numId w:val="0"/>
        </w:numPr>
        <w:tabs>
          <w:tab w:val="left" w:pos="720"/>
          <w:tab w:val="left" w:pos="2430"/>
        </w:tabs>
        <w:spacing w:before="120" w:after="120" w:line="276" w:lineRule="auto"/>
        <w:jc w:val="both"/>
        <w:rPr>
          <w:rFonts w:asciiTheme="minorBidi" w:hAnsiTheme="minorBidi" w:cstheme="minorBidi"/>
          <w:b/>
          <w:bCs/>
          <w:sz w:val="20"/>
          <w:szCs w:val="18"/>
        </w:rPr>
      </w:pPr>
      <w:r>
        <w:rPr>
          <w:rFonts w:asciiTheme="minorBidi" w:hAnsiTheme="minorBidi" w:cstheme="minorBidi"/>
          <w:b/>
          <w:bCs/>
          <w:sz w:val="20"/>
          <w:szCs w:val="18"/>
        </w:rPr>
        <w:t>Voluntary Contributions</w:t>
      </w:r>
      <w:r w:rsidR="00DB17F2" w:rsidRPr="00BF631B">
        <w:rPr>
          <w:rFonts w:asciiTheme="minorBidi" w:hAnsiTheme="minorBidi" w:cstheme="minorBidi"/>
          <w:b/>
          <w:bCs/>
          <w:sz w:val="20"/>
          <w:szCs w:val="18"/>
        </w:rPr>
        <w:t xml:space="preserve"> </w:t>
      </w:r>
    </w:p>
    <w:p w14:paraId="5016E3CE" w14:textId="25F970DB" w:rsidR="00DB17F2" w:rsidRPr="00BF631B" w:rsidRDefault="00DB17F2" w:rsidP="00DB17F2">
      <w:pPr>
        <w:pStyle w:val="Numberedpara"/>
        <w:numPr>
          <w:ilvl w:val="0"/>
          <w:numId w:val="0"/>
        </w:numPr>
        <w:tabs>
          <w:tab w:val="left" w:pos="720"/>
          <w:tab w:val="left" w:pos="2430"/>
        </w:tabs>
        <w:spacing w:before="120" w:after="200" w:line="276" w:lineRule="auto"/>
        <w:jc w:val="both"/>
        <w:rPr>
          <w:rFonts w:asciiTheme="minorBidi" w:hAnsiTheme="minorBidi" w:cstheme="minorBidi"/>
          <w:sz w:val="20"/>
          <w:szCs w:val="18"/>
        </w:rPr>
      </w:pPr>
      <w:r w:rsidRPr="00BF631B">
        <w:rPr>
          <w:rFonts w:asciiTheme="minorBidi" w:hAnsiTheme="minorBidi" w:cstheme="minorBidi"/>
          <w:sz w:val="20"/>
          <w:szCs w:val="18"/>
        </w:rPr>
        <w:t>The Office manage</w:t>
      </w:r>
      <w:r w:rsidR="00811B99">
        <w:rPr>
          <w:rFonts w:asciiTheme="minorBidi" w:hAnsiTheme="minorBidi" w:cstheme="minorBidi"/>
          <w:sz w:val="20"/>
          <w:szCs w:val="18"/>
        </w:rPr>
        <w:t>d three Vol</w:t>
      </w:r>
      <w:r w:rsidR="00CC12A9">
        <w:rPr>
          <w:rFonts w:asciiTheme="minorBidi" w:hAnsiTheme="minorBidi" w:cstheme="minorBidi"/>
          <w:sz w:val="20"/>
          <w:szCs w:val="18"/>
        </w:rPr>
        <w:t>untary</w:t>
      </w:r>
      <w:r w:rsidR="00811B99">
        <w:rPr>
          <w:rFonts w:asciiTheme="minorBidi" w:hAnsiTheme="minorBidi" w:cstheme="minorBidi"/>
          <w:sz w:val="20"/>
          <w:szCs w:val="18"/>
        </w:rPr>
        <w:t xml:space="preserve"> Cont</w:t>
      </w:r>
      <w:r w:rsidR="00CC12A9">
        <w:rPr>
          <w:rFonts w:asciiTheme="minorBidi" w:hAnsiTheme="minorBidi" w:cstheme="minorBidi"/>
          <w:sz w:val="20"/>
          <w:szCs w:val="18"/>
        </w:rPr>
        <w:t>ribution</w:t>
      </w:r>
      <w:r w:rsidR="00411B4F" w:rsidRPr="00BF631B">
        <w:rPr>
          <w:rFonts w:asciiTheme="minorBidi" w:hAnsiTheme="minorBidi" w:cstheme="minorBidi"/>
          <w:sz w:val="20"/>
          <w:szCs w:val="18"/>
        </w:rPr>
        <w:t xml:space="preserve"> </w:t>
      </w:r>
      <w:r w:rsidRPr="00BF631B">
        <w:rPr>
          <w:rFonts w:asciiTheme="minorBidi" w:hAnsiTheme="minorBidi" w:cstheme="minorBidi"/>
          <w:sz w:val="20"/>
          <w:szCs w:val="18"/>
        </w:rPr>
        <w:t xml:space="preserve">projects directly </w:t>
      </w:r>
      <w:r w:rsidR="00047C92">
        <w:rPr>
          <w:rFonts w:asciiTheme="minorBidi" w:hAnsiTheme="minorBidi" w:cstheme="minorBidi"/>
          <w:sz w:val="20"/>
          <w:szCs w:val="18"/>
        </w:rPr>
        <w:t xml:space="preserve">in the last </w:t>
      </w:r>
      <w:r w:rsidR="00CC12A9">
        <w:rPr>
          <w:rFonts w:asciiTheme="minorBidi" w:hAnsiTheme="minorBidi" w:cstheme="minorBidi"/>
          <w:sz w:val="20"/>
          <w:szCs w:val="18"/>
        </w:rPr>
        <w:t>biennium</w:t>
      </w:r>
      <w:r w:rsidRPr="00BF631B">
        <w:rPr>
          <w:rFonts w:asciiTheme="minorBidi" w:hAnsiTheme="minorBidi" w:cstheme="minorBidi"/>
          <w:sz w:val="20"/>
          <w:szCs w:val="18"/>
        </w:rPr>
        <w:t xml:space="preserve"> which are financed by </w:t>
      </w:r>
      <w:r w:rsidR="0045608C">
        <w:rPr>
          <w:rFonts w:asciiTheme="minorBidi" w:hAnsiTheme="minorBidi" w:cstheme="minorBidi"/>
          <w:sz w:val="20"/>
          <w:szCs w:val="18"/>
        </w:rPr>
        <w:t xml:space="preserve">foundations </w:t>
      </w:r>
      <w:r w:rsidR="0037171A">
        <w:rPr>
          <w:rFonts w:asciiTheme="minorBidi" w:hAnsiTheme="minorBidi" w:cstheme="minorBidi"/>
          <w:sz w:val="20"/>
          <w:szCs w:val="18"/>
        </w:rPr>
        <w:t xml:space="preserve">(HP and Huawei) </w:t>
      </w:r>
      <w:r w:rsidR="0045608C">
        <w:rPr>
          <w:rFonts w:asciiTheme="minorBidi" w:hAnsiTheme="minorBidi" w:cstheme="minorBidi"/>
          <w:sz w:val="20"/>
          <w:szCs w:val="18"/>
        </w:rPr>
        <w:t>and EU</w:t>
      </w:r>
      <w:r w:rsidRPr="00BF631B">
        <w:rPr>
          <w:rFonts w:asciiTheme="minorBidi" w:hAnsiTheme="minorBidi" w:cstheme="minorBidi"/>
          <w:sz w:val="20"/>
          <w:szCs w:val="18"/>
        </w:rPr>
        <w:t xml:space="preserve">. </w:t>
      </w:r>
    </w:p>
    <w:tbl>
      <w:tblPr>
        <w:tblW w:w="51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036"/>
        <w:gridCol w:w="2615"/>
        <w:gridCol w:w="1244"/>
        <w:gridCol w:w="582"/>
        <w:gridCol w:w="995"/>
        <w:gridCol w:w="914"/>
        <w:gridCol w:w="804"/>
        <w:gridCol w:w="985"/>
      </w:tblGrid>
      <w:tr w:rsidR="005D09FB" w:rsidRPr="005D09FB" w14:paraId="0EA74A37" w14:textId="2C631EA4" w:rsidTr="00EE7C01">
        <w:trPr>
          <w:trHeight w:val="250"/>
        </w:trPr>
        <w:tc>
          <w:tcPr>
            <w:tcW w:w="565" w:type="pct"/>
            <w:shd w:val="clear" w:color="000000" w:fill="DDDDDD"/>
            <w:noWrap/>
            <w:vAlign w:val="center"/>
            <w:hideMark/>
          </w:tcPr>
          <w:p w14:paraId="192E2E1B" w14:textId="77777777" w:rsidR="005D09FB" w:rsidRPr="005D09FB" w:rsidRDefault="005D09FB" w:rsidP="005D09FB">
            <w:pPr>
              <w:rPr>
                <w:rFonts w:cs="Arial"/>
                <w:sz w:val="14"/>
                <w:szCs w:val="14"/>
                <w:lang w:eastAsia="zh-CN"/>
              </w:rPr>
            </w:pPr>
            <w:r w:rsidRPr="005D09FB">
              <w:rPr>
                <w:rFonts w:cs="Arial"/>
                <w:sz w:val="14"/>
                <w:szCs w:val="14"/>
                <w:lang w:eastAsia="zh-CN"/>
              </w:rPr>
              <w:t>Budget code</w:t>
            </w:r>
          </w:p>
        </w:tc>
        <w:tc>
          <w:tcPr>
            <w:tcW w:w="1425" w:type="pct"/>
            <w:shd w:val="clear" w:color="000000" w:fill="DDDDDD"/>
            <w:noWrap/>
            <w:vAlign w:val="center"/>
            <w:hideMark/>
          </w:tcPr>
          <w:p w14:paraId="1BAB743D" w14:textId="77777777" w:rsidR="005D09FB" w:rsidRPr="005D09FB" w:rsidRDefault="005D09FB" w:rsidP="005D09FB">
            <w:pPr>
              <w:rPr>
                <w:rFonts w:cs="Arial"/>
                <w:sz w:val="14"/>
                <w:szCs w:val="14"/>
                <w:lang w:eastAsia="zh-CN"/>
              </w:rPr>
            </w:pPr>
            <w:r w:rsidRPr="005D09FB">
              <w:rPr>
                <w:rFonts w:cs="Arial"/>
                <w:sz w:val="14"/>
                <w:szCs w:val="14"/>
                <w:lang w:eastAsia="zh-CN"/>
              </w:rPr>
              <w:t>Project title (full)</w:t>
            </w:r>
          </w:p>
        </w:tc>
        <w:tc>
          <w:tcPr>
            <w:tcW w:w="678" w:type="pct"/>
            <w:shd w:val="clear" w:color="000000" w:fill="DDDDDD"/>
            <w:noWrap/>
            <w:vAlign w:val="center"/>
            <w:hideMark/>
          </w:tcPr>
          <w:p w14:paraId="1B970501" w14:textId="77777777" w:rsidR="005D09FB" w:rsidRPr="005D09FB" w:rsidRDefault="005D09FB" w:rsidP="005D09FB">
            <w:pPr>
              <w:rPr>
                <w:rFonts w:cs="Arial"/>
                <w:sz w:val="14"/>
                <w:szCs w:val="14"/>
                <w:lang w:eastAsia="zh-CN"/>
              </w:rPr>
            </w:pPr>
            <w:r w:rsidRPr="005D09FB">
              <w:rPr>
                <w:rFonts w:cs="Arial"/>
                <w:sz w:val="14"/>
                <w:szCs w:val="14"/>
                <w:lang w:eastAsia="zh-CN"/>
              </w:rPr>
              <w:t>Donor</w:t>
            </w:r>
          </w:p>
        </w:tc>
        <w:tc>
          <w:tcPr>
            <w:tcW w:w="317" w:type="pct"/>
            <w:shd w:val="clear" w:color="000000" w:fill="DDDDDD"/>
            <w:noWrap/>
            <w:vAlign w:val="center"/>
            <w:hideMark/>
          </w:tcPr>
          <w:p w14:paraId="0BA7BDB9" w14:textId="77777777" w:rsidR="005D09FB" w:rsidRPr="005D09FB" w:rsidRDefault="005D09FB" w:rsidP="005D09FB">
            <w:pPr>
              <w:rPr>
                <w:rFonts w:cs="Arial"/>
                <w:sz w:val="14"/>
                <w:szCs w:val="14"/>
                <w:lang w:eastAsia="zh-CN"/>
              </w:rPr>
            </w:pPr>
            <w:r w:rsidRPr="005D09FB">
              <w:rPr>
                <w:rFonts w:cs="Arial"/>
                <w:sz w:val="14"/>
                <w:szCs w:val="14"/>
                <w:lang w:eastAsia="zh-CN"/>
              </w:rPr>
              <w:t>Sector</w:t>
            </w:r>
          </w:p>
        </w:tc>
        <w:tc>
          <w:tcPr>
            <w:tcW w:w="542" w:type="pct"/>
            <w:shd w:val="clear" w:color="000000" w:fill="DDDDDD"/>
            <w:noWrap/>
            <w:vAlign w:val="center"/>
            <w:hideMark/>
          </w:tcPr>
          <w:p w14:paraId="3D262B30" w14:textId="77777777" w:rsidR="005D09FB" w:rsidRPr="005D09FB" w:rsidRDefault="005D09FB" w:rsidP="005D09FB">
            <w:pPr>
              <w:rPr>
                <w:rFonts w:cs="Arial"/>
                <w:sz w:val="14"/>
                <w:szCs w:val="14"/>
                <w:lang w:eastAsia="zh-CN"/>
              </w:rPr>
            </w:pPr>
            <w:r w:rsidRPr="005D09FB">
              <w:rPr>
                <w:rFonts w:cs="Arial"/>
                <w:sz w:val="14"/>
                <w:szCs w:val="14"/>
                <w:lang w:eastAsia="zh-CN"/>
              </w:rPr>
              <w:t>Valid from</w:t>
            </w:r>
          </w:p>
        </w:tc>
        <w:tc>
          <w:tcPr>
            <w:tcW w:w="498" w:type="pct"/>
            <w:shd w:val="clear" w:color="000000" w:fill="DDDDDD"/>
            <w:noWrap/>
            <w:vAlign w:val="center"/>
            <w:hideMark/>
          </w:tcPr>
          <w:p w14:paraId="7C53A720" w14:textId="77777777" w:rsidR="005D09FB" w:rsidRPr="005D09FB" w:rsidRDefault="005D09FB" w:rsidP="005D09FB">
            <w:pPr>
              <w:rPr>
                <w:rFonts w:cs="Arial"/>
                <w:sz w:val="14"/>
                <w:szCs w:val="14"/>
                <w:lang w:eastAsia="zh-CN"/>
              </w:rPr>
            </w:pPr>
            <w:r w:rsidRPr="005D09FB">
              <w:rPr>
                <w:rFonts w:cs="Arial"/>
                <w:sz w:val="14"/>
                <w:szCs w:val="14"/>
                <w:lang w:eastAsia="zh-CN"/>
              </w:rPr>
              <w:t>Valid to</w:t>
            </w:r>
          </w:p>
        </w:tc>
        <w:tc>
          <w:tcPr>
            <w:tcW w:w="438" w:type="pct"/>
            <w:shd w:val="clear" w:color="000000" w:fill="DDDDDD"/>
            <w:noWrap/>
            <w:vAlign w:val="center"/>
            <w:hideMark/>
          </w:tcPr>
          <w:p w14:paraId="303F7CE6" w14:textId="77777777" w:rsidR="005D09FB" w:rsidRPr="005D09FB" w:rsidRDefault="005D09FB" w:rsidP="005D09FB">
            <w:pPr>
              <w:rPr>
                <w:rFonts w:cs="Arial"/>
                <w:sz w:val="14"/>
                <w:szCs w:val="14"/>
                <w:lang w:eastAsia="zh-CN"/>
              </w:rPr>
            </w:pPr>
            <w:r w:rsidRPr="005D09FB">
              <w:rPr>
                <w:rFonts w:cs="Arial"/>
                <w:sz w:val="14"/>
                <w:szCs w:val="14"/>
                <w:lang w:eastAsia="zh-CN"/>
              </w:rPr>
              <w:t>Allocation</w:t>
            </w:r>
          </w:p>
        </w:tc>
        <w:tc>
          <w:tcPr>
            <w:tcW w:w="537" w:type="pct"/>
            <w:shd w:val="clear" w:color="000000" w:fill="DDDDDD"/>
            <w:vAlign w:val="center"/>
          </w:tcPr>
          <w:p w14:paraId="719B4C39" w14:textId="32F28F42" w:rsidR="005D09FB" w:rsidRPr="005D09FB" w:rsidRDefault="005D09FB" w:rsidP="005D09FB">
            <w:pPr>
              <w:rPr>
                <w:rFonts w:cs="Arial"/>
                <w:sz w:val="14"/>
                <w:szCs w:val="14"/>
                <w:lang w:eastAsia="zh-CN"/>
              </w:rPr>
            </w:pPr>
            <w:r w:rsidRPr="00204508">
              <w:rPr>
                <w:rFonts w:cs="Arial"/>
                <w:color w:val="000000"/>
                <w:sz w:val="14"/>
                <w:szCs w:val="14"/>
                <w:lang w:eastAsia="zh-CN"/>
              </w:rPr>
              <w:t>CJI3 expenditures 2020-2021</w:t>
            </w:r>
          </w:p>
        </w:tc>
      </w:tr>
      <w:tr w:rsidR="00EE7C01" w:rsidRPr="005D09FB" w14:paraId="3250ECB4" w14:textId="6FFA210A" w:rsidTr="00EE7C01">
        <w:trPr>
          <w:trHeight w:val="250"/>
        </w:trPr>
        <w:tc>
          <w:tcPr>
            <w:tcW w:w="565" w:type="pct"/>
            <w:shd w:val="clear" w:color="auto" w:fill="auto"/>
            <w:noWrap/>
            <w:vAlign w:val="center"/>
          </w:tcPr>
          <w:p w14:paraId="42D6DE79" w14:textId="0294A57D" w:rsidR="00EE7C01" w:rsidRPr="005D09FB" w:rsidRDefault="00EE7C01" w:rsidP="00EE7C01">
            <w:pPr>
              <w:rPr>
                <w:rFonts w:cs="Arial"/>
                <w:sz w:val="14"/>
                <w:szCs w:val="14"/>
                <w:lang w:eastAsia="zh-CN"/>
              </w:rPr>
            </w:pPr>
            <w:r w:rsidRPr="005D09FB">
              <w:rPr>
                <w:rFonts w:cs="Arial"/>
                <w:color w:val="000000"/>
                <w:sz w:val="14"/>
                <w:szCs w:val="14"/>
              </w:rPr>
              <w:t>570ETH1000</w:t>
            </w:r>
          </w:p>
        </w:tc>
        <w:tc>
          <w:tcPr>
            <w:tcW w:w="1425" w:type="pct"/>
            <w:shd w:val="clear" w:color="auto" w:fill="auto"/>
            <w:noWrap/>
            <w:vAlign w:val="center"/>
          </w:tcPr>
          <w:p w14:paraId="48218E2A" w14:textId="76FA5B5C" w:rsidR="00EE7C01" w:rsidRPr="005D09FB" w:rsidRDefault="00EE7C01" w:rsidP="00EE7C01">
            <w:pPr>
              <w:rPr>
                <w:rFonts w:cs="Arial"/>
                <w:sz w:val="14"/>
                <w:szCs w:val="14"/>
                <w:lang w:eastAsia="zh-CN"/>
              </w:rPr>
            </w:pPr>
            <w:r w:rsidRPr="005D09FB">
              <w:rPr>
                <w:rFonts w:cs="Arial"/>
                <w:b/>
                <w:bCs/>
                <w:color w:val="000000"/>
                <w:sz w:val="14"/>
                <w:szCs w:val="14"/>
              </w:rPr>
              <w:t>Enhancing Comprehensive Sexuality Educat</w:t>
            </w:r>
          </w:p>
        </w:tc>
        <w:tc>
          <w:tcPr>
            <w:tcW w:w="678" w:type="pct"/>
            <w:shd w:val="clear" w:color="auto" w:fill="auto"/>
            <w:noWrap/>
            <w:vAlign w:val="center"/>
          </w:tcPr>
          <w:p w14:paraId="4A57C2AA" w14:textId="7D8FC956" w:rsidR="00EE7C01" w:rsidRPr="005D09FB" w:rsidRDefault="00EE7C01" w:rsidP="00EE7C01">
            <w:pPr>
              <w:rPr>
                <w:rFonts w:cs="Arial"/>
                <w:sz w:val="14"/>
                <w:szCs w:val="14"/>
                <w:lang w:eastAsia="zh-CN"/>
              </w:rPr>
            </w:pPr>
            <w:r w:rsidRPr="005D09FB">
              <w:rPr>
                <w:rFonts w:cs="Arial"/>
                <w:color w:val="000000"/>
                <w:sz w:val="14"/>
                <w:szCs w:val="14"/>
              </w:rPr>
              <w:t>David and Lucile Packard</w:t>
            </w:r>
          </w:p>
        </w:tc>
        <w:tc>
          <w:tcPr>
            <w:tcW w:w="317" w:type="pct"/>
            <w:shd w:val="clear" w:color="auto" w:fill="auto"/>
            <w:noWrap/>
            <w:vAlign w:val="center"/>
          </w:tcPr>
          <w:p w14:paraId="23D3D2B2" w14:textId="102BDE42" w:rsidR="00EE7C01" w:rsidRPr="005D09FB" w:rsidRDefault="00EE7C01" w:rsidP="00EE7C01">
            <w:pPr>
              <w:rPr>
                <w:rFonts w:cs="Arial"/>
                <w:sz w:val="14"/>
                <w:szCs w:val="14"/>
                <w:lang w:eastAsia="zh-CN"/>
              </w:rPr>
            </w:pPr>
            <w:r w:rsidRPr="005D09FB">
              <w:rPr>
                <w:rFonts w:cs="Arial"/>
                <w:b/>
                <w:bCs/>
                <w:color w:val="000000"/>
                <w:sz w:val="14"/>
                <w:szCs w:val="14"/>
              </w:rPr>
              <w:t>ED</w:t>
            </w:r>
          </w:p>
        </w:tc>
        <w:tc>
          <w:tcPr>
            <w:tcW w:w="542" w:type="pct"/>
            <w:shd w:val="clear" w:color="auto" w:fill="auto"/>
            <w:noWrap/>
            <w:vAlign w:val="center"/>
          </w:tcPr>
          <w:p w14:paraId="1046AF77" w14:textId="7DFA40BF" w:rsidR="00EE7C01" w:rsidRPr="005D09FB" w:rsidRDefault="00EE7C01" w:rsidP="00EE7C01">
            <w:pPr>
              <w:rPr>
                <w:rFonts w:cs="Arial"/>
                <w:sz w:val="14"/>
                <w:szCs w:val="14"/>
                <w:lang w:eastAsia="zh-CN"/>
              </w:rPr>
            </w:pPr>
            <w:r w:rsidRPr="005D09FB">
              <w:rPr>
                <w:rFonts w:cs="Arial"/>
                <w:color w:val="000000"/>
                <w:sz w:val="14"/>
                <w:szCs w:val="14"/>
              </w:rPr>
              <w:t>08/31/2016</w:t>
            </w:r>
          </w:p>
        </w:tc>
        <w:tc>
          <w:tcPr>
            <w:tcW w:w="498" w:type="pct"/>
            <w:shd w:val="clear" w:color="auto" w:fill="auto"/>
            <w:noWrap/>
            <w:vAlign w:val="center"/>
          </w:tcPr>
          <w:p w14:paraId="02C60F92" w14:textId="0492D720" w:rsidR="00EE7C01" w:rsidRPr="005D09FB" w:rsidRDefault="00EE7C01" w:rsidP="00EE7C01">
            <w:pPr>
              <w:rPr>
                <w:rFonts w:cs="Arial"/>
                <w:sz w:val="14"/>
                <w:szCs w:val="14"/>
                <w:lang w:eastAsia="zh-CN"/>
              </w:rPr>
            </w:pPr>
            <w:r w:rsidRPr="005D09FB">
              <w:rPr>
                <w:rFonts w:cs="Arial"/>
                <w:color w:val="000000"/>
                <w:sz w:val="14"/>
                <w:szCs w:val="14"/>
              </w:rPr>
              <w:t>06/22/2021</w:t>
            </w:r>
          </w:p>
        </w:tc>
        <w:tc>
          <w:tcPr>
            <w:tcW w:w="438" w:type="pct"/>
            <w:shd w:val="clear" w:color="auto" w:fill="auto"/>
            <w:noWrap/>
            <w:vAlign w:val="center"/>
          </w:tcPr>
          <w:p w14:paraId="03501561" w14:textId="2353EF2F" w:rsidR="00EE7C01" w:rsidRPr="005D09FB" w:rsidRDefault="00EE7C01" w:rsidP="00EE7C01">
            <w:pPr>
              <w:jc w:val="right"/>
              <w:rPr>
                <w:rFonts w:cs="Arial"/>
                <w:sz w:val="14"/>
                <w:szCs w:val="14"/>
                <w:lang w:eastAsia="zh-CN"/>
              </w:rPr>
            </w:pPr>
            <w:r w:rsidRPr="005D09FB">
              <w:rPr>
                <w:rFonts w:cs="Arial"/>
                <w:color w:val="000000"/>
                <w:sz w:val="14"/>
                <w:szCs w:val="14"/>
              </w:rPr>
              <w:t>766,848</w:t>
            </w:r>
          </w:p>
        </w:tc>
        <w:tc>
          <w:tcPr>
            <w:tcW w:w="537" w:type="pct"/>
            <w:vAlign w:val="center"/>
          </w:tcPr>
          <w:p w14:paraId="69D26648" w14:textId="3634CEF2" w:rsidR="00EE7C01" w:rsidRPr="005D09FB" w:rsidRDefault="00EE7C01" w:rsidP="00EE7C01">
            <w:pPr>
              <w:jc w:val="right"/>
              <w:rPr>
                <w:rFonts w:cs="Arial"/>
                <w:color w:val="000000"/>
                <w:sz w:val="14"/>
                <w:szCs w:val="14"/>
              </w:rPr>
            </w:pPr>
            <w:r w:rsidRPr="00EE7C01">
              <w:rPr>
                <w:rFonts w:cs="Arial"/>
                <w:color w:val="000000"/>
                <w:sz w:val="14"/>
                <w:szCs w:val="14"/>
              </w:rPr>
              <w:t xml:space="preserve"> 86,478 </w:t>
            </w:r>
          </w:p>
        </w:tc>
      </w:tr>
      <w:tr w:rsidR="00EE7C01" w:rsidRPr="005D09FB" w14:paraId="6432A4A2" w14:textId="41056287" w:rsidTr="00EE7C01">
        <w:trPr>
          <w:trHeight w:val="250"/>
        </w:trPr>
        <w:tc>
          <w:tcPr>
            <w:tcW w:w="565" w:type="pct"/>
            <w:shd w:val="clear" w:color="auto" w:fill="auto"/>
            <w:noWrap/>
            <w:vAlign w:val="center"/>
          </w:tcPr>
          <w:p w14:paraId="65958449" w14:textId="1B9D6582" w:rsidR="00EE7C01" w:rsidRPr="005D09FB" w:rsidRDefault="00EE7C01" w:rsidP="00EE7C01">
            <w:pPr>
              <w:rPr>
                <w:rFonts w:cs="Arial"/>
                <w:sz w:val="14"/>
                <w:szCs w:val="14"/>
                <w:lang w:eastAsia="zh-CN"/>
              </w:rPr>
            </w:pPr>
            <w:r w:rsidRPr="005D09FB">
              <w:rPr>
                <w:rFonts w:cs="Arial"/>
                <w:color w:val="000000"/>
                <w:sz w:val="14"/>
                <w:szCs w:val="14"/>
              </w:rPr>
              <w:t>570ETH1001</w:t>
            </w:r>
          </w:p>
        </w:tc>
        <w:tc>
          <w:tcPr>
            <w:tcW w:w="1425" w:type="pct"/>
            <w:shd w:val="clear" w:color="auto" w:fill="auto"/>
            <w:noWrap/>
            <w:vAlign w:val="center"/>
          </w:tcPr>
          <w:p w14:paraId="3400C0FB" w14:textId="1053A44B" w:rsidR="00EE7C01" w:rsidRPr="005D09FB" w:rsidRDefault="00EE7C01" w:rsidP="00EE7C01">
            <w:pPr>
              <w:rPr>
                <w:rFonts w:cs="Arial"/>
                <w:sz w:val="14"/>
                <w:szCs w:val="14"/>
                <w:lang w:eastAsia="zh-CN"/>
              </w:rPr>
            </w:pPr>
            <w:r w:rsidRPr="005D09FB">
              <w:rPr>
                <w:rFonts w:cs="Arial"/>
                <w:b/>
                <w:bCs/>
                <w:color w:val="000000"/>
                <w:sz w:val="14"/>
                <w:szCs w:val="14"/>
              </w:rPr>
              <w:t>Enhancing Comprehensive Sexuality Educat</w:t>
            </w:r>
          </w:p>
        </w:tc>
        <w:tc>
          <w:tcPr>
            <w:tcW w:w="678" w:type="pct"/>
            <w:shd w:val="clear" w:color="auto" w:fill="auto"/>
            <w:noWrap/>
            <w:vAlign w:val="center"/>
          </w:tcPr>
          <w:p w14:paraId="1BF83C92" w14:textId="73D29787" w:rsidR="00EE7C01" w:rsidRPr="005D09FB" w:rsidRDefault="00EE7C01" w:rsidP="00EE7C01">
            <w:pPr>
              <w:rPr>
                <w:rFonts w:cs="Arial"/>
                <w:sz w:val="14"/>
                <w:szCs w:val="14"/>
                <w:lang w:eastAsia="zh-CN"/>
              </w:rPr>
            </w:pPr>
            <w:r w:rsidRPr="005D09FB">
              <w:rPr>
                <w:rFonts w:cs="Arial"/>
                <w:color w:val="000000"/>
                <w:sz w:val="14"/>
                <w:szCs w:val="14"/>
              </w:rPr>
              <w:t>PRIV. FUND.</w:t>
            </w:r>
          </w:p>
        </w:tc>
        <w:tc>
          <w:tcPr>
            <w:tcW w:w="317" w:type="pct"/>
            <w:shd w:val="clear" w:color="auto" w:fill="auto"/>
            <w:noWrap/>
            <w:vAlign w:val="center"/>
          </w:tcPr>
          <w:p w14:paraId="1D386949" w14:textId="710BFE6A" w:rsidR="00EE7C01" w:rsidRPr="005D09FB" w:rsidRDefault="00EE7C01" w:rsidP="00EE7C01">
            <w:pPr>
              <w:rPr>
                <w:rFonts w:cs="Arial"/>
                <w:sz w:val="14"/>
                <w:szCs w:val="14"/>
                <w:lang w:eastAsia="zh-CN"/>
              </w:rPr>
            </w:pPr>
            <w:r w:rsidRPr="005D09FB">
              <w:rPr>
                <w:rFonts w:cs="Arial"/>
                <w:b/>
                <w:bCs/>
                <w:color w:val="000000"/>
                <w:sz w:val="14"/>
                <w:szCs w:val="14"/>
              </w:rPr>
              <w:t>ED</w:t>
            </w:r>
          </w:p>
        </w:tc>
        <w:tc>
          <w:tcPr>
            <w:tcW w:w="542" w:type="pct"/>
            <w:shd w:val="clear" w:color="auto" w:fill="auto"/>
            <w:noWrap/>
            <w:vAlign w:val="center"/>
          </w:tcPr>
          <w:p w14:paraId="182BCA7F" w14:textId="742C29C2" w:rsidR="00EE7C01" w:rsidRPr="005D09FB" w:rsidRDefault="00EE7C01" w:rsidP="00EE7C01">
            <w:pPr>
              <w:rPr>
                <w:rFonts w:cs="Arial"/>
                <w:sz w:val="14"/>
                <w:szCs w:val="14"/>
                <w:lang w:eastAsia="zh-CN"/>
              </w:rPr>
            </w:pPr>
            <w:r w:rsidRPr="005D09FB">
              <w:rPr>
                <w:rFonts w:cs="Arial"/>
                <w:color w:val="000000"/>
                <w:sz w:val="14"/>
                <w:szCs w:val="14"/>
              </w:rPr>
              <w:t>12/16/2019</w:t>
            </w:r>
          </w:p>
        </w:tc>
        <w:tc>
          <w:tcPr>
            <w:tcW w:w="498" w:type="pct"/>
            <w:shd w:val="clear" w:color="auto" w:fill="auto"/>
            <w:noWrap/>
            <w:vAlign w:val="center"/>
          </w:tcPr>
          <w:p w14:paraId="63042DB8" w14:textId="5D4ADE0D" w:rsidR="00EE7C01" w:rsidRPr="005D09FB" w:rsidRDefault="00EE7C01" w:rsidP="00EE7C01">
            <w:pPr>
              <w:rPr>
                <w:rFonts w:cs="Arial"/>
                <w:sz w:val="14"/>
                <w:szCs w:val="14"/>
                <w:lang w:eastAsia="zh-CN"/>
              </w:rPr>
            </w:pPr>
            <w:r w:rsidRPr="005D09FB">
              <w:rPr>
                <w:rFonts w:cs="Arial"/>
                <w:color w:val="000000"/>
                <w:sz w:val="14"/>
                <w:szCs w:val="14"/>
              </w:rPr>
              <w:t>12/31/2022</w:t>
            </w:r>
          </w:p>
        </w:tc>
        <w:tc>
          <w:tcPr>
            <w:tcW w:w="438" w:type="pct"/>
            <w:shd w:val="clear" w:color="auto" w:fill="auto"/>
            <w:noWrap/>
            <w:vAlign w:val="center"/>
          </w:tcPr>
          <w:p w14:paraId="325AE5E7" w14:textId="2752107D" w:rsidR="00EE7C01" w:rsidRPr="005D09FB" w:rsidRDefault="00EE7C01" w:rsidP="00EE7C01">
            <w:pPr>
              <w:jc w:val="right"/>
              <w:rPr>
                <w:rFonts w:cs="Arial"/>
                <w:sz w:val="14"/>
                <w:szCs w:val="14"/>
                <w:lang w:eastAsia="zh-CN"/>
              </w:rPr>
            </w:pPr>
            <w:r w:rsidRPr="005D09FB">
              <w:rPr>
                <w:rFonts w:cs="Arial"/>
                <w:color w:val="000000"/>
                <w:sz w:val="14"/>
                <w:szCs w:val="14"/>
              </w:rPr>
              <w:t>400,000</w:t>
            </w:r>
          </w:p>
        </w:tc>
        <w:tc>
          <w:tcPr>
            <w:tcW w:w="537" w:type="pct"/>
            <w:vAlign w:val="center"/>
          </w:tcPr>
          <w:p w14:paraId="06A1B9D3" w14:textId="02A492C2" w:rsidR="00EE7C01" w:rsidRPr="005D09FB" w:rsidRDefault="00EE7C01" w:rsidP="00EE7C01">
            <w:pPr>
              <w:jc w:val="right"/>
              <w:rPr>
                <w:rFonts w:cs="Arial"/>
                <w:color w:val="000000"/>
                <w:sz w:val="14"/>
                <w:szCs w:val="14"/>
              </w:rPr>
            </w:pPr>
            <w:r w:rsidRPr="00EE7C01">
              <w:rPr>
                <w:rFonts w:cs="Arial"/>
                <w:color w:val="000000"/>
                <w:sz w:val="14"/>
                <w:szCs w:val="14"/>
              </w:rPr>
              <w:t xml:space="preserve"> 141,506 </w:t>
            </w:r>
          </w:p>
        </w:tc>
      </w:tr>
      <w:tr w:rsidR="00EE7C01" w:rsidRPr="005D09FB" w14:paraId="0586F322" w14:textId="65C1F39E" w:rsidTr="00EE7C01">
        <w:trPr>
          <w:trHeight w:val="250"/>
        </w:trPr>
        <w:tc>
          <w:tcPr>
            <w:tcW w:w="565" w:type="pct"/>
            <w:shd w:val="clear" w:color="auto" w:fill="auto"/>
            <w:noWrap/>
            <w:vAlign w:val="center"/>
          </w:tcPr>
          <w:p w14:paraId="1DC737A1" w14:textId="004BEF72" w:rsidR="00EE7C01" w:rsidRPr="005D09FB" w:rsidRDefault="00EE7C01" w:rsidP="00EE7C01">
            <w:pPr>
              <w:rPr>
                <w:rFonts w:cs="Arial"/>
                <w:sz w:val="14"/>
                <w:szCs w:val="14"/>
                <w:lang w:eastAsia="zh-CN"/>
              </w:rPr>
            </w:pPr>
            <w:r w:rsidRPr="005D09FB">
              <w:rPr>
                <w:rFonts w:cs="Arial"/>
                <w:color w:val="000000"/>
                <w:sz w:val="14"/>
                <w:szCs w:val="14"/>
              </w:rPr>
              <w:t>549ETH4000</w:t>
            </w:r>
          </w:p>
        </w:tc>
        <w:tc>
          <w:tcPr>
            <w:tcW w:w="1425" w:type="pct"/>
            <w:shd w:val="clear" w:color="auto" w:fill="auto"/>
            <w:noWrap/>
            <w:vAlign w:val="center"/>
          </w:tcPr>
          <w:p w14:paraId="7EADDD1F" w14:textId="0DC5AD80" w:rsidR="00EE7C01" w:rsidRPr="005D09FB" w:rsidRDefault="00EE7C01" w:rsidP="00EE7C01">
            <w:pPr>
              <w:rPr>
                <w:rFonts w:cs="Arial"/>
                <w:sz w:val="14"/>
                <w:szCs w:val="14"/>
                <w:lang w:eastAsia="zh-CN"/>
              </w:rPr>
            </w:pPr>
            <w:r w:rsidRPr="005D09FB">
              <w:rPr>
                <w:rFonts w:cs="Arial"/>
                <w:b/>
                <w:bCs/>
                <w:color w:val="000000"/>
                <w:sz w:val="14"/>
                <w:szCs w:val="14"/>
              </w:rPr>
              <w:t>Promoting the Contribution of World Heri</w:t>
            </w:r>
          </w:p>
        </w:tc>
        <w:tc>
          <w:tcPr>
            <w:tcW w:w="678" w:type="pct"/>
            <w:shd w:val="clear" w:color="auto" w:fill="auto"/>
            <w:noWrap/>
            <w:vAlign w:val="center"/>
          </w:tcPr>
          <w:p w14:paraId="6F08F2F5" w14:textId="739DC11E" w:rsidR="00EE7C01" w:rsidRPr="005D09FB" w:rsidRDefault="00EE7C01" w:rsidP="00EE7C01">
            <w:pPr>
              <w:rPr>
                <w:rFonts w:cs="Arial"/>
                <w:sz w:val="14"/>
                <w:szCs w:val="14"/>
                <w:lang w:eastAsia="zh-CN"/>
              </w:rPr>
            </w:pPr>
            <w:r w:rsidRPr="005D09FB">
              <w:rPr>
                <w:rFonts w:cs="Arial"/>
                <w:color w:val="000000"/>
                <w:sz w:val="14"/>
                <w:szCs w:val="14"/>
              </w:rPr>
              <w:t>EUR.COM.</w:t>
            </w:r>
          </w:p>
        </w:tc>
        <w:tc>
          <w:tcPr>
            <w:tcW w:w="317" w:type="pct"/>
            <w:shd w:val="clear" w:color="auto" w:fill="auto"/>
            <w:noWrap/>
            <w:vAlign w:val="center"/>
          </w:tcPr>
          <w:p w14:paraId="455D9538" w14:textId="06068FE4" w:rsidR="00EE7C01" w:rsidRPr="005D09FB" w:rsidRDefault="00EE7C01" w:rsidP="00EE7C01">
            <w:pPr>
              <w:rPr>
                <w:rFonts w:cs="Arial"/>
                <w:sz w:val="14"/>
                <w:szCs w:val="14"/>
                <w:lang w:eastAsia="zh-CN"/>
              </w:rPr>
            </w:pPr>
            <w:r w:rsidRPr="005D09FB">
              <w:rPr>
                <w:rFonts w:cs="Arial"/>
                <w:b/>
                <w:bCs/>
                <w:color w:val="000000"/>
                <w:sz w:val="14"/>
                <w:szCs w:val="14"/>
              </w:rPr>
              <w:t>CLT</w:t>
            </w:r>
          </w:p>
        </w:tc>
        <w:tc>
          <w:tcPr>
            <w:tcW w:w="542" w:type="pct"/>
            <w:shd w:val="clear" w:color="auto" w:fill="auto"/>
            <w:noWrap/>
            <w:vAlign w:val="center"/>
          </w:tcPr>
          <w:p w14:paraId="323254B2" w14:textId="44CAD833" w:rsidR="00EE7C01" w:rsidRPr="005D09FB" w:rsidRDefault="00EE7C01" w:rsidP="00EE7C01">
            <w:pPr>
              <w:rPr>
                <w:rFonts w:cs="Arial"/>
                <w:sz w:val="14"/>
                <w:szCs w:val="14"/>
                <w:lang w:eastAsia="zh-CN"/>
              </w:rPr>
            </w:pPr>
            <w:r w:rsidRPr="005D09FB">
              <w:rPr>
                <w:rFonts w:cs="Arial"/>
                <w:color w:val="000000"/>
                <w:sz w:val="14"/>
                <w:szCs w:val="14"/>
              </w:rPr>
              <w:t>01/12/2016</w:t>
            </w:r>
          </w:p>
        </w:tc>
        <w:tc>
          <w:tcPr>
            <w:tcW w:w="498" w:type="pct"/>
            <w:shd w:val="clear" w:color="auto" w:fill="auto"/>
            <w:noWrap/>
            <w:vAlign w:val="center"/>
          </w:tcPr>
          <w:p w14:paraId="4FE7F1DA" w14:textId="34D4E31C" w:rsidR="00EE7C01" w:rsidRPr="005D09FB" w:rsidRDefault="00EE7C01" w:rsidP="00EE7C01">
            <w:pPr>
              <w:rPr>
                <w:rFonts w:cs="Arial"/>
                <w:sz w:val="14"/>
                <w:szCs w:val="14"/>
                <w:lang w:eastAsia="zh-CN"/>
              </w:rPr>
            </w:pPr>
            <w:r w:rsidRPr="005D09FB">
              <w:rPr>
                <w:rFonts w:cs="Arial"/>
                <w:color w:val="000000"/>
                <w:sz w:val="14"/>
                <w:szCs w:val="14"/>
              </w:rPr>
              <w:t>05/06/2022</w:t>
            </w:r>
          </w:p>
        </w:tc>
        <w:tc>
          <w:tcPr>
            <w:tcW w:w="438" w:type="pct"/>
            <w:shd w:val="clear" w:color="auto" w:fill="auto"/>
            <w:noWrap/>
            <w:vAlign w:val="center"/>
          </w:tcPr>
          <w:p w14:paraId="10361316" w14:textId="5247508F" w:rsidR="00EE7C01" w:rsidRPr="005D09FB" w:rsidRDefault="00EE7C01" w:rsidP="00EE7C01">
            <w:pPr>
              <w:jc w:val="right"/>
              <w:rPr>
                <w:rFonts w:cs="Arial"/>
                <w:sz w:val="14"/>
                <w:szCs w:val="14"/>
                <w:lang w:eastAsia="zh-CN"/>
              </w:rPr>
            </w:pPr>
            <w:r w:rsidRPr="005D09FB">
              <w:rPr>
                <w:rFonts w:cs="Arial"/>
                <w:color w:val="000000"/>
                <w:sz w:val="14"/>
                <w:szCs w:val="14"/>
              </w:rPr>
              <w:t>442,958</w:t>
            </w:r>
          </w:p>
        </w:tc>
        <w:tc>
          <w:tcPr>
            <w:tcW w:w="537" w:type="pct"/>
            <w:vAlign w:val="center"/>
          </w:tcPr>
          <w:p w14:paraId="5CABD714" w14:textId="2B40F07A" w:rsidR="00EE7C01" w:rsidRPr="005D09FB" w:rsidRDefault="00EE7C01" w:rsidP="00EE7C01">
            <w:pPr>
              <w:jc w:val="right"/>
              <w:rPr>
                <w:rFonts w:cs="Arial"/>
                <w:color w:val="000000"/>
                <w:sz w:val="14"/>
                <w:szCs w:val="14"/>
              </w:rPr>
            </w:pPr>
            <w:r w:rsidRPr="00EE7C01">
              <w:rPr>
                <w:rFonts w:cs="Arial"/>
                <w:color w:val="000000"/>
                <w:sz w:val="14"/>
                <w:szCs w:val="14"/>
              </w:rPr>
              <w:t xml:space="preserve"> (7,826)</w:t>
            </w:r>
          </w:p>
        </w:tc>
      </w:tr>
    </w:tbl>
    <w:p w14:paraId="40B9A9A9" w14:textId="77777777" w:rsidR="009C4024" w:rsidRDefault="009C4024" w:rsidP="00DB17F2">
      <w:pPr>
        <w:shd w:val="clear" w:color="auto" w:fill="FFFFFF" w:themeFill="background1"/>
        <w:spacing w:before="120" w:after="120"/>
        <w:rPr>
          <w:rFonts w:asciiTheme="minorBidi" w:hAnsiTheme="minorBidi" w:cstheme="minorBidi"/>
          <w:sz w:val="20"/>
          <w:szCs w:val="18"/>
        </w:rPr>
      </w:pPr>
    </w:p>
    <w:p w14:paraId="252A2569" w14:textId="6D15D92D" w:rsidR="00DB17F2" w:rsidRDefault="00AC5649" w:rsidP="00DB17F2">
      <w:pPr>
        <w:shd w:val="clear" w:color="auto" w:fill="FFFFFF" w:themeFill="background1"/>
        <w:spacing w:before="120" w:after="120"/>
        <w:rPr>
          <w:rFonts w:asciiTheme="minorBidi" w:hAnsiTheme="minorBidi" w:cstheme="minorBidi"/>
          <w:sz w:val="20"/>
          <w:szCs w:val="18"/>
        </w:rPr>
      </w:pPr>
      <w:r w:rsidRPr="00BF631B">
        <w:rPr>
          <w:rFonts w:asciiTheme="minorBidi" w:hAnsiTheme="minorBidi" w:cstheme="minorBidi"/>
          <w:sz w:val="20"/>
          <w:szCs w:val="18"/>
        </w:rPr>
        <w:t xml:space="preserve">The Office </w:t>
      </w:r>
      <w:r w:rsidR="009C4024">
        <w:rPr>
          <w:rFonts w:asciiTheme="minorBidi" w:hAnsiTheme="minorBidi" w:cstheme="minorBidi"/>
          <w:sz w:val="20"/>
          <w:szCs w:val="18"/>
        </w:rPr>
        <w:t xml:space="preserve">also </w:t>
      </w:r>
      <w:r w:rsidRPr="00BF631B">
        <w:rPr>
          <w:rFonts w:asciiTheme="minorBidi" w:hAnsiTheme="minorBidi" w:cstheme="minorBidi"/>
          <w:sz w:val="20"/>
          <w:szCs w:val="18"/>
        </w:rPr>
        <w:t>implements activities with funds decentralized from HQ.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9"/>
        <w:gridCol w:w="3631"/>
        <w:gridCol w:w="1294"/>
        <w:gridCol w:w="910"/>
        <w:gridCol w:w="1506"/>
      </w:tblGrid>
      <w:tr w:rsidR="009F50BA" w:rsidRPr="00204508" w14:paraId="1CA422EA" w14:textId="77777777" w:rsidTr="00A31AC5">
        <w:tc>
          <w:tcPr>
            <w:tcW w:w="0" w:type="auto"/>
            <w:shd w:val="clear" w:color="auto" w:fill="D9D9D9" w:themeFill="background1" w:themeFillShade="D9"/>
            <w:noWrap/>
          </w:tcPr>
          <w:p w14:paraId="16D74522" w14:textId="2AB74F2A" w:rsidR="009F50BA" w:rsidRPr="00204508" w:rsidRDefault="009F50BA" w:rsidP="004331B4">
            <w:pPr>
              <w:rPr>
                <w:rFonts w:cs="Arial"/>
                <w:color w:val="000000"/>
                <w:sz w:val="16"/>
                <w:szCs w:val="16"/>
                <w:lang w:eastAsia="zh-CN"/>
              </w:rPr>
            </w:pPr>
            <w:r>
              <w:rPr>
                <w:rFonts w:cs="Arial"/>
                <w:color w:val="000000"/>
                <w:sz w:val="16"/>
                <w:szCs w:val="16"/>
                <w:lang w:eastAsia="zh-CN"/>
              </w:rPr>
              <w:t>WBS</w:t>
            </w:r>
          </w:p>
        </w:tc>
        <w:tc>
          <w:tcPr>
            <w:tcW w:w="0" w:type="auto"/>
            <w:shd w:val="clear" w:color="auto" w:fill="D9D9D9" w:themeFill="background1" w:themeFillShade="D9"/>
            <w:noWrap/>
          </w:tcPr>
          <w:p w14:paraId="5B83F720" w14:textId="476D048B" w:rsidR="009F50BA" w:rsidRPr="00204508" w:rsidRDefault="009F50BA" w:rsidP="004331B4">
            <w:pPr>
              <w:rPr>
                <w:rFonts w:cs="Arial"/>
                <w:color w:val="000000"/>
                <w:sz w:val="16"/>
                <w:szCs w:val="16"/>
                <w:lang w:eastAsia="zh-CN"/>
              </w:rPr>
            </w:pPr>
            <w:r>
              <w:rPr>
                <w:rFonts w:cs="Arial"/>
                <w:color w:val="000000"/>
                <w:sz w:val="16"/>
                <w:szCs w:val="16"/>
                <w:lang w:eastAsia="zh-CN"/>
              </w:rPr>
              <w:t>Project</w:t>
            </w:r>
          </w:p>
        </w:tc>
        <w:tc>
          <w:tcPr>
            <w:tcW w:w="1294" w:type="dxa"/>
            <w:shd w:val="clear" w:color="auto" w:fill="D9D9D9" w:themeFill="background1" w:themeFillShade="D9"/>
          </w:tcPr>
          <w:p w14:paraId="516504CA" w14:textId="78B0CE12" w:rsidR="009F50BA" w:rsidRDefault="0073194F" w:rsidP="00EA2ACD">
            <w:pPr>
              <w:jc w:val="center"/>
              <w:rPr>
                <w:sz w:val="16"/>
                <w:szCs w:val="16"/>
              </w:rPr>
            </w:pPr>
            <w:r>
              <w:rPr>
                <w:sz w:val="16"/>
                <w:szCs w:val="16"/>
              </w:rPr>
              <w:t>Donor</w:t>
            </w:r>
          </w:p>
        </w:tc>
        <w:tc>
          <w:tcPr>
            <w:tcW w:w="739" w:type="dxa"/>
            <w:shd w:val="clear" w:color="auto" w:fill="D9D9D9" w:themeFill="background1" w:themeFillShade="D9"/>
            <w:noWrap/>
            <w:vAlign w:val="center"/>
          </w:tcPr>
          <w:p w14:paraId="70AC754B" w14:textId="2EA02981" w:rsidR="009F50BA" w:rsidRPr="004331B4" w:rsidRDefault="009F50BA" w:rsidP="00E41875">
            <w:pPr>
              <w:jc w:val="right"/>
              <w:rPr>
                <w:sz w:val="16"/>
                <w:szCs w:val="16"/>
              </w:rPr>
            </w:pPr>
            <w:r>
              <w:rPr>
                <w:sz w:val="16"/>
                <w:szCs w:val="16"/>
              </w:rPr>
              <w:t>Allocation</w:t>
            </w:r>
          </w:p>
        </w:tc>
        <w:tc>
          <w:tcPr>
            <w:tcW w:w="0" w:type="auto"/>
            <w:shd w:val="clear" w:color="auto" w:fill="D9D9D9" w:themeFill="background1" w:themeFillShade="D9"/>
            <w:noWrap/>
            <w:vAlign w:val="center"/>
          </w:tcPr>
          <w:p w14:paraId="02419B26" w14:textId="77777777" w:rsidR="009F50BA" w:rsidRDefault="009F50BA" w:rsidP="00E41875">
            <w:pPr>
              <w:jc w:val="right"/>
              <w:rPr>
                <w:sz w:val="16"/>
                <w:szCs w:val="16"/>
              </w:rPr>
            </w:pPr>
            <w:r>
              <w:rPr>
                <w:sz w:val="16"/>
                <w:szCs w:val="16"/>
              </w:rPr>
              <w:t xml:space="preserve">CJI3 expenditures </w:t>
            </w:r>
          </w:p>
          <w:p w14:paraId="231CA2F4" w14:textId="59DCAF65" w:rsidR="009F50BA" w:rsidRPr="004331B4" w:rsidRDefault="009F50BA" w:rsidP="00E41875">
            <w:pPr>
              <w:jc w:val="right"/>
              <w:rPr>
                <w:sz w:val="16"/>
                <w:szCs w:val="16"/>
              </w:rPr>
            </w:pPr>
            <w:r>
              <w:rPr>
                <w:sz w:val="16"/>
                <w:szCs w:val="16"/>
              </w:rPr>
              <w:t>2020-2021</w:t>
            </w:r>
          </w:p>
        </w:tc>
      </w:tr>
      <w:tr w:rsidR="009F50BA" w:rsidRPr="00204508" w14:paraId="4860AB6E" w14:textId="77777777" w:rsidTr="00A31AC5">
        <w:tc>
          <w:tcPr>
            <w:tcW w:w="0" w:type="auto"/>
            <w:shd w:val="clear" w:color="auto" w:fill="auto"/>
            <w:noWrap/>
            <w:hideMark/>
          </w:tcPr>
          <w:p w14:paraId="17FE8C53"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526RAF1003.2.1</w:t>
            </w:r>
          </w:p>
        </w:tc>
        <w:tc>
          <w:tcPr>
            <w:tcW w:w="0" w:type="auto"/>
            <w:shd w:val="clear" w:color="auto" w:fill="auto"/>
            <w:noWrap/>
            <w:hideMark/>
          </w:tcPr>
          <w:p w14:paraId="1B5A0044" w14:textId="6CA24234" w:rsidR="009F50BA" w:rsidRPr="00204508" w:rsidRDefault="0073194F" w:rsidP="004331B4">
            <w:pPr>
              <w:rPr>
                <w:rFonts w:cs="Arial"/>
                <w:color w:val="000000"/>
                <w:sz w:val="16"/>
                <w:szCs w:val="16"/>
                <w:lang w:eastAsia="zh-CN"/>
              </w:rPr>
            </w:pPr>
            <w:r w:rsidRPr="0073194F">
              <w:rPr>
                <w:rFonts w:cs="Arial"/>
                <w:color w:val="000000"/>
                <w:sz w:val="16"/>
                <w:szCs w:val="16"/>
                <w:lang w:eastAsia="zh-CN"/>
              </w:rPr>
              <w:t>Better Education for Africa's Rise 2 (BEAR 2)</w:t>
            </w:r>
          </w:p>
        </w:tc>
        <w:tc>
          <w:tcPr>
            <w:tcW w:w="1294" w:type="dxa"/>
          </w:tcPr>
          <w:p w14:paraId="483F6638" w14:textId="729B43E4" w:rsidR="009F50BA" w:rsidRPr="004331B4" w:rsidRDefault="00EA2ACD" w:rsidP="00EA2ACD">
            <w:pPr>
              <w:jc w:val="center"/>
              <w:rPr>
                <w:sz w:val="16"/>
                <w:szCs w:val="16"/>
              </w:rPr>
            </w:pPr>
            <w:r>
              <w:rPr>
                <w:sz w:val="16"/>
                <w:szCs w:val="16"/>
              </w:rPr>
              <w:t>Rep. Korea</w:t>
            </w:r>
          </w:p>
        </w:tc>
        <w:tc>
          <w:tcPr>
            <w:tcW w:w="739" w:type="dxa"/>
            <w:shd w:val="clear" w:color="auto" w:fill="auto"/>
            <w:noWrap/>
            <w:vAlign w:val="center"/>
            <w:hideMark/>
          </w:tcPr>
          <w:p w14:paraId="66C9040F" w14:textId="0194E5C5" w:rsidR="009F50BA" w:rsidRPr="00204508" w:rsidRDefault="009F50BA" w:rsidP="00E41875">
            <w:pPr>
              <w:jc w:val="right"/>
              <w:rPr>
                <w:rFonts w:cs="Arial"/>
                <w:color w:val="000000"/>
                <w:sz w:val="16"/>
                <w:szCs w:val="16"/>
                <w:lang w:eastAsia="zh-CN"/>
              </w:rPr>
            </w:pPr>
            <w:r w:rsidRPr="004331B4">
              <w:rPr>
                <w:sz w:val="16"/>
                <w:szCs w:val="16"/>
              </w:rPr>
              <w:t xml:space="preserve"> 245,102 </w:t>
            </w:r>
          </w:p>
        </w:tc>
        <w:tc>
          <w:tcPr>
            <w:tcW w:w="0" w:type="auto"/>
            <w:shd w:val="clear" w:color="auto" w:fill="auto"/>
            <w:noWrap/>
            <w:vAlign w:val="center"/>
            <w:hideMark/>
          </w:tcPr>
          <w:p w14:paraId="48ADA35B" w14:textId="04876901" w:rsidR="009F50BA" w:rsidRPr="00204508" w:rsidRDefault="009F50BA" w:rsidP="00E41875">
            <w:pPr>
              <w:jc w:val="right"/>
              <w:rPr>
                <w:rFonts w:cs="Arial"/>
                <w:color w:val="000000"/>
                <w:sz w:val="16"/>
                <w:szCs w:val="16"/>
                <w:lang w:eastAsia="zh-CN"/>
              </w:rPr>
            </w:pPr>
            <w:r w:rsidRPr="004331B4">
              <w:rPr>
                <w:sz w:val="16"/>
                <w:szCs w:val="16"/>
              </w:rPr>
              <w:t xml:space="preserve"> 133,343 </w:t>
            </w:r>
          </w:p>
        </w:tc>
      </w:tr>
      <w:tr w:rsidR="009F50BA" w:rsidRPr="00204508" w14:paraId="1A2FE082" w14:textId="77777777" w:rsidTr="00A31AC5">
        <w:tc>
          <w:tcPr>
            <w:tcW w:w="0" w:type="auto"/>
            <w:shd w:val="clear" w:color="auto" w:fill="auto"/>
            <w:noWrap/>
            <w:hideMark/>
          </w:tcPr>
          <w:p w14:paraId="3F9D7ED7"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526RAF1003.2.11.1</w:t>
            </w:r>
          </w:p>
        </w:tc>
        <w:tc>
          <w:tcPr>
            <w:tcW w:w="0" w:type="auto"/>
            <w:shd w:val="clear" w:color="auto" w:fill="auto"/>
            <w:noWrap/>
            <w:hideMark/>
          </w:tcPr>
          <w:p w14:paraId="1817DCD1" w14:textId="127E6F49" w:rsidR="009F50BA" w:rsidRPr="00204508" w:rsidRDefault="0073194F" w:rsidP="004331B4">
            <w:pPr>
              <w:rPr>
                <w:rFonts w:cs="Arial"/>
                <w:color w:val="000000"/>
                <w:sz w:val="16"/>
                <w:szCs w:val="16"/>
                <w:lang w:eastAsia="zh-CN"/>
              </w:rPr>
            </w:pPr>
            <w:r w:rsidRPr="0073194F">
              <w:rPr>
                <w:rFonts w:cs="Arial"/>
                <w:color w:val="000000"/>
                <w:sz w:val="16"/>
                <w:szCs w:val="16"/>
                <w:lang w:eastAsia="zh-CN"/>
              </w:rPr>
              <w:t>Better Education for Africa's Rise 2 (BEAR 2)</w:t>
            </w:r>
          </w:p>
        </w:tc>
        <w:tc>
          <w:tcPr>
            <w:tcW w:w="1294" w:type="dxa"/>
          </w:tcPr>
          <w:p w14:paraId="04AEB023" w14:textId="3D8AA7FA" w:rsidR="009F50BA" w:rsidRPr="004331B4" w:rsidRDefault="00EA2ACD" w:rsidP="00EA2ACD">
            <w:pPr>
              <w:jc w:val="center"/>
              <w:rPr>
                <w:sz w:val="16"/>
                <w:szCs w:val="16"/>
              </w:rPr>
            </w:pPr>
            <w:r>
              <w:rPr>
                <w:sz w:val="16"/>
                <w:szCs w:val="16"/>
              </w:rPr>
              <w:t>Rep. Korea</w:t>
            </w:r>
          </w:p>
        </w:tc>
        <w:tc>
          <w:tcPr>
            <w:tcW w:w="739" w:type="dxa"/>
            <w:shd w:val="clear" w:color="auto" w:fill="auto"/>
            <w:noWrap/>
            <w:vAlign w:val="center"/>
            <w:hideMark/>
          </w:tcPr>
          <w:p w14:paraId="667F082D" w14:textId="0ED7B7B1" w:rsidR="009F50BA" w:rsidRPr="00204508" w:rsidRDefault="009F50BA" w:rsidP="00E41875">
            <w:pPr>
              <w:jc w:val="right"/>
              <w:rPr>
                <w:rFonts w:cs="Arial"/>
                <w:color w:val="000000"/>
                <w:sz w:val="16"/>
                <w:szCs w:val="16"/>
                <w:lang w:eastAsia="zh-CN"/>
              </w:rPr>
            </w:pPr>
            <w:r w:rsidRPr="004331B4">
              <w:rPr>
                <w:sz w:val="16"/>
                <w:szCs w:val="16"/>
              </w:rPr>
              <w:t xml:space="preserve"> 178,058 </w:t>
            </w:r>
          </w:p>
        </w:tc>
        <w:tc>
          <w:tcPr>
            <w:tcW w:w="0" w:type="auto"/>
            <w:shd w:val="clear" w:color="auto" w:fill="auto"/>
            <w:noWrap/>
            <w:vAlign w:val="center"/>
            <w:hideMark/>
          </w:tcPr>
          <w:p w14:paraId="3269A6C7" w14:textId="643B1716" w:rsidR="009F50BA" w:rsidRPr="00204508" w:rsidRDefault="009F50BA" w:rsidP="00E41875">
            <w:pPr>
              <w:jc w:val="right"/>
              <w:rPr>
                <w:rFonts w:cs="Arial"/>
                <w:color w:val="000000"/>
                <w:sz w:val="16"/>
                <w:szCs w:val="16"/>
                <w:lang w:eastAsia="zh-CN"/>
              </w:rPr>
            </w:pPr>
            <w:r w:rsidRPr="004331B4">
              <w:rPr>
                <w:sz w:val="16"/>
                <w:szCs w:val="16"/>
              </w:rPr>
              <w:t xml:space="preserve"> 64,754 </w:t>
            </w:r>
          </w:p>
        </w:tc>
      </w:tr>
      <w:tr w:rsidR="009F50BA" w:rsidRPr="00204508" w14:paraId="43F61C7B" w14:textId="77777777" w:rsidTr="00A31AC5">
        <w:tc>
          <w:tcPr>
            <w:tcW w:w="0" w:type="auto"/>
            <w:shd w:val="clear" w:color="auto" w:fill="auto"/>
            <w:noWrap/>
            <w:hideMark/>
          </w:tcPr>
          <w:p w14:paraId="39C4A841"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526RAF1003.3.1</w:t>
            </w:r>
          </w:p>
        </w:tc>
        <w:tc>
          <w:tcPr>
            <w:tcW w:w="0" w:type="auto"/>
            <w:shd w:val="clear" w:color="auto" w:fill="auto"/>
            <w:noWrap/>
            <w:hideMark/>
          </w:tcPr>
          <w:p w14:paraId="487794F6" w14:textId="6AF517A6" w:rsidR="009F50BA" w:rsidRPr="00204508" w:rsidRDefault="0073194F" w:rsidP="004331B4">
            <w:pPr>
              <w:rPr>
                <w:rFonts w:cs="Arial"/>
                <w:color w:val="000000"/>
                <w:sz w:val="16"/>
                <w:szCs w:val="16"/>
                <w:lang w:eastAsia="zh-CN"/>
              </w:rPr>
            </w:pPr>
            <w:r w:rsidRPr="0073194F">
              <w:rPr>
                <w:rFonts w:cs="Arial"/>
                <w:color w:val="000000"/>
                <w:sz w:val="16"/>
                <w:szCs w:val="16"/>
                <w:lang w:eastAsia="zh-CN"/>
              </w:rPr>
              <w:t>Better Education for Africa's Rise 2 (BEAR 2)</w:t>
            </w:r>
          </w:p>
        </w:tc>
        <w:tc>
          <w:tcPr>
            <w:tcW w:w="1294" w:type="dxa"/>
          </w:tcPr>
          <w:p w14:paraId="471DCD49" w14:textId="0B5AE7BB" w:rsidR="009F50BA" w:rsidRPr="004331B4" w:rsidRDefault="00EA2ACD" w:rsidP="00EA2ACD">
            <w:pPr>
              <w:jc w:val="center"/>
              <w:rPr>
                <w:sz w:val="16"/>
                <w:szCs w:val="16"/>
              </w:rPr>
            </w:pPr>
            <w:r>
              <w:rPr>
                <w:sz w:val="16"/>
                <w:szCs w:val="16"/>
              </w:rPr>
              <w:t>Rep. Korea</w:t>
            </w:r>
          </w:p>
        </w:tc>
        <w:tc>
          <w:tcPr>
            <w:tcW w:w="739" w:type="dxa"/>
            <w:shd w:val="clear" w:color="auto" w:fill="auto"/>
            <w:noWrap/>
            <w:vAlign w:val="center"/>
            <w:hideMark/>
          </w:tcPr>
          <w:p w14:paraId="2E9A88EB" w14:textId="725BCEEA" w:rsidR="009F50BA" w:rsidRPr="00204508" w:rsidRDefault="009F50BA" w:rsidP="00E41875">
            <w:pPr>
              <w:jc w:val="right"/>
              <w:rPr>
                <w:rFonts w:cs="Arial"/>
                <w:color w:val="000000"/>
                <w:sz w:val="16"/>
                <w:szCs w:val="16"/>
                <w:lang w:eastAsia="zh-CN"/>
              </w:rPr>
            </w:pPr>
            <w:r w:rsidRPr="004331B4">
              <w:rPr>
                <w:sz w:val="16"/>
                <w:szCs w:val="16"/>
              </w:rPr>
              <w:t xml:space="preserve"> 405,831 </w:t>
            </w:r>
          </w:p>
        </w:tc>
        <w:tc>
          <w:tcPr>
            <w:tcW w:w="0" w:type="auto"/>
            <w:shd w:val="clear" w:color="auto" w:fill="auto"/>
            <w:noWrap/>
            <w:vAlign w:val="center"/>
            <w:hideMark/>
          </w:tcPr>
          <w:p w14:paraId="79837A42" w14:textId="279CC6A8" w:rsidR="009F50BA" w:rsidRPr="00204508" w:rsidRDefault="009F50BA" w:rsidP="00E41875">
            <w:pPr>
              <w:jc w:val="right"/>
              <w:rPr>
                <w:rFonts w:cs="Arial"/>
                <w:color w:val="000000"/>
                <w:sz w:val="16"/>
                <w:szCs w:val="16"/>
                <w:lang w:eastAsia="zh-CN"/>
              </w:rPr>
            </w:pPr>
            <w:r w:rsidRPr="004331B4">
              <w:rPr>
                <w:sz w:val="16"/>
                <w:szCs w:val="16"/>
              </w:rPr>
              <w:t xml:space="preserve"> 384,705 </w:t>
            </w:r>
          </w:p>
        </w:tc>
      </w:tr>
      <w:tr w:rsidR="009F50BA" w:rsidRPr="00204508" w14:paraId="185640AF" w14:textId="77777777" w:rsidTr="00A31AC5">
        <w:tc>
          <w:tcPr>
            <w:tcW w:w="0" w:type="auto"/>
            <w:shd w:val="clear" w:color="auto" w:fill="auto"/>
            <w:noWrap/>
            <w:hideMark/>
          </w:tcPr>
          <w:p w14:paraId="53AF60BE"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570GLO1024.1.2</w:t>
            </w:r>
          </w:p>
        </w:tc>
        <w:tc>
          <w:tcPr>
            <w:tcW w:w="0" w:type="auto"/>
            <w:shd w:val="clear" w:color="auto" w:fill="auto"/>
            <w:hideMark/>
          </w:tcPr>
          <w:p w14:paraId="0A1F2C7F"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 xml:space="preserve">Huawei - Technology-enabled Open Schools </w:t>
            </w:r>
          </w:p>
        </w:tc>
        <w:tc>
          <w:tcPr>
            <w:tcW w:w="1294" w:type="dxa"/>
          </w:tcPr>
          <w:p w14:paraId="576E0650" w14:textId="2EB0836E" w:rsidR="009F50BA" w:rsidRPr="004331B4" w:rsidRDefault="00031951" w:rsidP="00EA2ACD">
            <w:pPr>
              <w:jc w:val="center"/>
              <w:rPr>
                <w:sz w:val="16"/>
                <w:szCs w:val="16"/>
              </w:rPr>
            </w:pPr>
            <w:r>
              <w:rPr>
                <w:sz w:val="16"/>
                <w:szCs w:val="16"/>
              </w:rPr>
              <w:t>Private Fund</w:t>
            </w:r>
          </w:p>
        </w:tc>
        <w:tc>
          <w:tcPr>
            <w:tcW w:w="739" w:type="dxa"/>
            <w:shd w:val="clear" w:color="auto" w:fill="auto"/>
            <w:noWrap/>
            <w:vAlign w:val="center"/>
            <w:hideMark/>
          </w:tcPr>
          <w:p w14:paraId="68FAC4F3" w14:textId="2908F364" w:rsidR="009F50BA" w:rsidRPr="00204508" w:rsidRDefault="009F50BA" w:rsidP="00E41875">
            <w:pPr>
              <w:jc w:val="right"/>
              <w:rPr>
                <w:rFonts w:cs="Arial"/>
                <w:color w:val="000000"/>
                <w:sz w:val="16"/>
                <w:szCs w:val="16"/>
                <w:lang w:eastAsia="zh-CN"/>
              </w:rPr>
            </w:pPr>
            <w:r w:rsidRPr="004331B4">
              <w:rPr>
                <w:sz w:val="16"/>
                <w:szCs w:val="16"/>
              </w:rPr>
              <w:t xml:space="preserve"> 300,000 </w:t>
            </w:r>
          </w:p>
        </w:tc>
        <w:tc>
          <w:tcPr>
            <w:tcW w:w="0" w:type="auto"/>
            <w:shd w:val="clear" w:color="auto" w:fill="auto"/>
            <w:noWrap/>
            <w:vAlign w:val="center"/>
            <w:hideMark/>
          </w:tcPr>
          <w:p w14:paraId="77627CAF" w14:textId="31A999E4" w:rsidR="009F50BA" w:rsidRPr="00204508" w:rsidRDefault="009F50BA" w:rsidP="00E41875">
            <w:pPr>
              <w:jc w:val="right"/>
              <w:rPr>
                <w:rFonts w:cs="Arial"/>
                <w:color w:val="000000"/>
                <w:sz w:val="16"/>
                <w:szCs w:val="16"/>
                <w:lang w:eastAsia="zh-CN"/>
              </w:rPr>
            </w:pPr>
            <w:r w:rsidRPr="004331B4">
              <w:rPr>
                <w:sz w:val="16"/>
                <w:szCs w:val="16"/>
              </w:rPr>
              <w:t xml:space="preserve"> 24,186 </w:t>
            </w:r>
          </w:p>
        </w:tc>
      </w:tr>
      <w:tr w:rsidR="009F50BA" w:rsidRPr="00204508" w14:paraId="0031C3F8" w14:textId="77777777" w:rsidTr="00A31AC5">
        <w:tc>
          <w:tcPr>
            <w:tcW w:w="0" w:type="auto"/>
            <w:shd w:val="clear" w:color="auto" w:fill="auto"/>
            <w:noWrap/>
            <w:hideMark/>
          </w:tcPr>
          <w:p w14:paraId="3FFC3DD6"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570GLO1024.2.2</w:t>
            </w:r>
          </w:p>
        </w:tc>
        <w:tc>
          <w:tcPr>
            <w:tcW w:w="0" w:type="auto"/>
            <w:shd w:val="clear" w:color="auto" w:fill="auto"/>
            <w:hideMark/>
          </w:tcPr>
          <w:p w14:paraId="4ADD006D"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 xml:space="preserve">Huawei - Technology-enabled Open Schools </w:t>
            </w:r>
          </w:p>
        </w:tc>
        <w:tc>
          <w:tcPr>
            <w:tcW w:w="1294" w:type="dxa"/>
          </w:tcPr>
          <w:p w14:paraId="2C35D456" w14:textId="03890B21" w:rsidR="009F50BA" w:rsidRPr="004331B4" w:rsidRDefault="00031951" w:rsidP="00EA2ACD">
            <w:pPr>
              <w:jc w:val="center"/>
              <w:rPr>
                <w:sz w:val="16"/>
                <w:szCs w:val="16"/>
              </w:rPr>
            </w:pPr>
            <w:r>
              <w:rPr>
                <w:sz w:val="16"/>
                <w:szCs w:val="16"/>
              </w:rPr>
              <w:t>Private Fund</w:t>
            </w:r>
          </w:p>
        </w:tc>
        <w:tc>
          <w:tcPr>
            <w:tcW w:w="739" w:type="dxa"/>
            <w:shd w:val="clear" w:color="auto" w:fill="auto"/>
            <w:noWrap/>
            <w:vAlign w:val="center"/>
            <w:hideMark/>
          </w:tcPr>
          <w:p w14:paraId="1B662C98" w14:textId="32A2D799" w:rsidR="009F50BA" w:rsidRPr="00204508" w:rsidRDefault="009F50BA" w:rsidP="00E41875">
            <w:pPr>
              <w:jc w:val="right"/>
              <w:rPr>
                <w:rFonts w:cs="Arial"/>
                <w:color w:val="000000"/>
                <w:sz w:val="16"/>
                <w:szCs w:val="16"/>
                <w:lang w:eastAsia="zh-CN"/>
              </w:rPr>
            </w:pPr>
            <w:r w:rsidRPr="004331B4">
              <w:rPr>
                <w:sz w:val="16"/>
                <w:szCs w:val="16"/>
              </w:rPr>
              <w:t xml:space="preserve"> 45,000 </w:t>
            </w:r>
          </w:p>
        </w:tc>
        <w:tc>
          <w:tcPr>
            <w:tcW w:w="0" w:type="auto"/>
            <w:shd w:val="clear" w:color="auto" w:fill="auto"/>
            <w:noWrap/>
            <w:vAlign w:val="center"/>
            <w:hideMark/>
          </w:tcPr>
          <w:p w14:paraId="39C97246" w14:textId="3B0C999E" w:rsidR="009F50BA" w:rsidRPr="00204508" w:rsidRDefault="009F50BA" w:rsidP="00E41875">
            <w:pPr>
              <w:jc w:val="right"/>
              <w:rPr>
                <w:rFonts w:cs="Arial"/>
                <w:color w:val="000000"/>
                <w:sz w:val="16"/>
                <w:szCs w:val="16"/>
                <w:lang w:eastAsia="zh-CN"/>
              </w:rPr>
            </w:pPr>
            <w:r w:rsidRPr="004331B4">
              <w:rPr>
                <w:sz w:val="16"/>
                <w:szCs w:val="16"/>
              </w:rPr>
              <w:t xml:space="preserve"> -   </w:t>
            </w:r>
          </w:p>
        </w:tc>
      </w:tr>
      <w:tr w:rsidR="009F50BA" w:rsidRPr="00204508" w14:paraId="3EE07F05" w14:textId="77777777" w:rsidTr="00A31AC5">
        <w:tc>
          <w:tcPr>
            <w:tcW w:w="0" w:type="auto"/>
            <w:shd w:val="clear" w:color="auto" w:fill="auto"/>
            <w:noWrap/>
            <w:hideMark/>
          </w:tcPr>
          <w:p w14:paraId="1037C116"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570GLO1024.3.2</w:t>
            </w:r>
          </w:p>
        </w:tc>
        <w:tc>
          <w:tcPr>
            <w:tcW w:w="0" w:type="auto"/>
            <w:shd w:val="clear" w:color="auto" w:fill="auto"/>
            <w:hideMark/>
          </w:tcPr>
          <w:p w14:paraId="45F7211D"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 xml:space="preserve">Huawei - Technology-enabled Open Schools </w:t>
            </w:r>
          </w:p>
        </w:tc>
        <w:tc>
          <w:tcPr>
            <w:tcW w:w="1294" w:type="dxa"/>
          </w:tcPr>
          <w:p w14:paraId="2BCD7380" w14:textId="3B7C928F" w:rsidR="009F50BA" w:rsidRPr="004331B4" w:rsidRDefault="00031951" w:rsidP="00EA2ACD">
            <w:pPr>
              <w:jc w:val="center"/>
              <w:rPr>
                <w:sz w:val="16"/>
                <w:szCs w:val="16"/>
              </w:rPr>
            </w:pPr>
            <w:r>
              <w:rPr>
                <w:sz w:val="16"/>
                <w:szCs w:val="16"/>
              </w:rPr>
              <w:t>Private Fund</w:t>
            </w:r>
          </w:p>
        </w:tc>
        <w:tc>
          <w:tcPr>
            <w:tcW w:w="739" w:type="dxa"/>
            <w:shd w:val="clear" w:color="auto" w:fill="auto"/>
            <w:noWrap/>
            <w:vAlign w:val="center"/>
            <w:hideMark/>
          </w:tcPr>
          <w:p w14:paraId="34BE3F9E" w14:textId="0F182198" w:rsidR="009F50BA" w:rsidRPr="00204508" w:rsidRDefault="009F50BA" w:rsidP="00E41875">
            <w:pPr>
              <w:jc w:val="right"/>
              <w:rPr>
                <w:rFonts w:cs="Arial"/>
                <w:color w:val="000000"/>
                <w:sz w:val="16"/>
                <w:szCs w:val="16"/>
                <w:lang w:eastAsia="zh-CN"/>
              </w:rPr>
            </w:pPr>
            <w:r w:rsidRPr="004331B4">
              <w:rPr>
                <w:sz w:val="16"/>
                <w:szCs w:val="16"/>
              </w:rPr>
              <w:t xml:space="preserve"> 37,000 </w:t>
            </w:r>
          </w:p>
        </w:tc>
        <w:tc>
          <w:tcPr>
            <w:tcW w:w="0" w:type="auto"/>
            <w:shd w:val="clear" w:color="auto" w:fill="auto"/>
            <w:noWrap/>
            <w:vAlign w:val="center"/>
            <w:hideMark/>
          </w:tcPr>
          <w:p w14:paraId="019B538A" w14:textId="0B3A3706" w:rsidR="009F50BA" w:rsidRPr="00204508" w:rsidRDefault="009F50BA" w:rsidP="00E41875">
            <w:pPr>
              <w:jc w:val="right"/>
              <w:rPr>
                <w:rFonts w:cs="Arial"/>
                <w:color w:val="000000"/>
                <w:sz w:val="16"/>
                <w:szCs w:val="16"/>
                <w:lang w:eastAsia="zh-CN"/>
              </w:rPr>
            </w:pPr>
            <w:r w:rsidRPr="004331B4">
              <w:rPr>
                <w:sz w:val="16"/>
                <w:szCs w:val="16"/>
              </w:rPr>
              <w:t xml:space="preserve"> -   </w:t>
            </w:r>
          </w:p>
        </w:tc>
      </w:tr>
      <w:tr w:rsidR="009F50BA" w:rsidRPr="00204508" w14:paraId="330F786D" w14:textId="77777777" w:rsidTr="00A31AC5">
        <w:tc>
          <w:tcPr>
            <w:tcW w:w="0" w:type="auto"/>
            <w:shd w:val="clear" w:color="auto" w:fill="auto"/>
            <w:noWrap/>
            <w:hideMark/>
          </w:tcPr>
          <w:p w14:paraId="4575AAE6"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570GLO1024.4.2</w:t>
            </w:r>
          </w:p>
        </w:tc>
        <w:tc>
          <w:tcPr>
            <w:tcW w:w="0" w:type="auto"/>
            <w:shd w:val="clear" w:color="auto" w:fill="auto"/>
            <w:hideMark/>
          </w:tcPr>
          <w:p w14:paraId="4E2A14D1"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 xml:space="preserve">Huawei - Technology-enabled Open Schools </w:t>
            </w:r>
          </w:p>
        </w:tc>
        <w:tc>
          <w:tcPr>
            <w:tcW w:w="1294" w:type="dxa"/>
          </w:tcPr>
          <w:p w14:paraId="1A4C885B" w14:textId="350F39D0" w:rsidR="009F50BA" w:rsidRPr="004331B4" w:rsidRDefault="00031951" w:rsidP="00EA2ACD">
            <w:pPr>
              <w:jc w:val="center"/>
              <w:rPr>
                <w:sz w:val="16"/>
                <w:szCs w:val="16"/>
              </w:rPr>
            </w:pPr>
            <w:r>
              <w:rPr>
                <w:sz w:val="16"/>
                <w:szCs w:val="16"/>
              </w:rPr>
              <w:t>Private Fund</w:t>
            </w:r>
          </w:p>
        </w:tc>
        <w:tc>
          <w:tcPr>
            <w:tcW w:w="739" w:type="dxa"/>
            <w:shd w:val="clear" w:color="auto" w:fill="auto"/>
            <w:noWrap/>
            <w:vAlign w:val="center"/>
            <w:hideMark/>
          </w:tcPr>
          <w:p w14:paraId="3F6D78E8" w14:textId="7DB816B8" w:rsidR="009F50BA" w:rsidRPr="00204508" w:rsidRDefault="009F50BA" w:rsidP="00E41875">
            <w:pPr>
              <w:jc w:val="right"/>
              <w:rPr>
                <w:rFonts w:cs="Arial"/>
                <w:color w:val="000000"/>
                <w:sz w:val="16"/>
                <w:szCs w:val="16"/>
                <w:lang w:eastAsia="zh-CN"/>
              </w:rPr>
            </w:pPr>
            <w:r w:rsidRPr="004331B4">
              <w:rPr>
                <w:sz w:val="16"/>
                <w:szCs w:val="16"/>
              </w:rPr>
              <w:t xml:space="preserve"> 23,000 </w:t>
            </w:r>
          </w:p>
        </w:tc>
        <w:tc>
          <w:tcPr>
            <w:tcW w:w="0" w:type="auto"/>
            <w:shd w:val="clear" w:color="auto" w:fill="auto"/>
            <w:noWrap/>
            <w:vAlign w:val="center"/>
            <w:hideMark/>
          </w:tcPr>
          <w:p w14:paraId="65C43418" w14:textId="24F174C4" w:rsidR="009F50BA" w:rsidRPr="00204508" w:rsidRDefault="009F50BA" w:rsidP="00E41875">
            <w:pPr>
              <w:jc w:val="right"/>
              <w:rPr>
                <w:rFonts w:cs="Arial"/>
                <w:color w:val="000000"/>
                <w:sz w:val="16"/>
                <w:szCs w:val="16"/>
                <w:lang w:eastAsia="zh-CN"/>
              </w:rPr>
            </w:pPr>
            <w:r w:rsidRPr="004331B4">
              <w:rPr>
                <w:sz w:val="16"/>
                <w:szCs w:val="16"/>
              </w:rPr>
              <w:t xml:space="preserve"> 3,401 </w:t>
            </w:r>
          </w:p>
        </w:tc>
      </w:tr>
      <w:tr w:rsidR="009F50BA" w:rsidRPr="00204508" w14:paraId="4D26A6FE" w14:textId="77777777" w:rsidTr="00A31AC5">
        <w:tc>
          <w:tcPr>
            <w:tcW w:w="0" w:type="auto"/>
            <w:shd w:val="clear" w:color="auto" w:fill="auto"/>
            <w:noWrap/>
            <w:hideMark/>
          </w:tcPr>
          <w:p w14:paraId="738BC32A"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201GLO1005.6</w:t>
            </w:r>
          </w:p>
        </w:tc>
        <w:tc>
          <w:tcPr>
            <w:tcW w:w="0" w:type="auto"/>
            <w:shd w:val="clear" w:color="auto" w:fill="auto"/>
            <w:hideMark/>
          </w:tcPr>
          <w:p w14:paraId="53CB0CBB" w14:textId="019EF994"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Education in Emergency - Education Cannot Wait (ECW)</w:t>
            </w:r>
            <w:r w:rsidR="000A7A82">
              <w:rPr>
                <w:rFonts w:cs="Arial"/>
                <w:color w:val="000000"/>
                <w:sz w:val="16"/>
                <w:szCs w:val="16"/>
                <w:lang w:eastAsia="zh-CN"/>
              </w:rPr>
              <w:t xml:space="preserve"> </w:t>
            </w:r>
            <w:r w:rsidRPr="00F06B07">
              <w:rPr>
                <w:rFonts w:cs="Arial"/>
                <w:color w:val="000000"/>
                <w:sz w:val="16"/>
                <w:szCs w:val="16"/>
                <w:lang w:eastAsia="zh-CN"/>
              </w:rPr>
              <w:t>Strengthening institutional Education information systems for data-driven EiE and resilience to crises</w:t>
            </w:r>
          </w:p>
        </w:tc>
        <w:tc>
          <w:tcPr>
            <w:tcW w:w="1294" w:type="dxa"/>
            <w:vAlign w:val="center"/>
          </w:tcPr>
          <w:p w14:paraId="311D46F8" w14:textId="30A6C0E4" w:rsidR="009F50BA" w:rsidRPr="004331B4" w:rsidRDefault="009F50BA" w:rsidP="000A7A82">
            <w:pPr>
              <w:jc w:val="center"/>
              <w:rPr>
                <w:sz w:val="16"/>
                <w:szCs w:val="16"/>
              </w:rPr>
            </w:pPr>
            <w:r>
              <w:rPr>
                <w:sz w:val="16"/>
                <w:szCs w:val="16"/>
              </w:rPr>
              <w:t>UNICEF</w:t>
            </w:r>
          </w:p>
        </w:tc>
        <w:tc>
          <w:tcPr>
            <w:tcW w:w="739" w:type="dxa"/>
            <w:shd w:val="clear" w:color="auto" w:fill="auto"/>
            <w:noWrap/>
            <w:vAlign w:val="center"/>
            <w:hideMark/>
          </w:tcPr>
          <w:p w14:paraId="2FB4401F" w14:textId="37938335" w:rsidR="009F50BA" w:rsidRPr="00204508" w:rsidRDefault="009F50BA" w:rsidP="00E41875">
            <w:pPr>
              <w:jc w:val="right"/>
              <w:rPr>
                <w:rFonts w:cs="Arial"/>
                <w:color w:val="000000"/>
                <w:sz w:val="16"/>
                <w:szCs w:val="16"/>
                <w:lang w:eastAsia="zh-CN"/>
              </w:rPr>
            </w:pPr>
            <w:r w:rsidRPr="004331B4">
              <w:rPr>
                <w:sz w:val="16"/>
                <w:szCs w:val="16"/>
              </w:rPr>
              <w:t xml:space="preserve"> 657,426 </w:t>
            </w:r>
          </w:p>
        </w:tc>
        <w:tc>
          <w:tcPr>
            <w:tcW w:w="0" w:type="auto"/>
            <w:shd w:val="clear" w:color="auto" w:fill="auto"/>
            <w:noWrap/>
            <w:vAlign w:val="center"/>
            <w:hideMark/>
          </w:tcPr>
          <w:p w14:paraId="310CA51A" w14:textId="6E8D6245" w:rsidR="009F50BA" w:rsidRPr="00204508" w:rsidRDefault="009F50BA" w:rsidP="00E41875">
            <w:pPr>
              <w:jc w:val="right"/>
              <w:rPr>
                <w:rFonts w:cs="Arial"/>
                <w:color w:val="000000"/>
                <w:sz w:val="16"/>
                <w:szCs w:val="16"/>
                <w:lang w:eastAsia="zh-CN"/>
              </w:rPr>
            </w:pPr>
            <w:r w:rsidRPr="004331B4">
              <w:rPr>
                <w:sz w:val="16"/>
                <w:szCs w:val="16"/>
              </w:rPr>
              <w:t xml:space="preserve"> -   </w:t>
            </w:r>
          </w:p>
        </w:tc>
      </w:tr>
      <w:tr w:rsidR="009F50BA" w:rsidRPr="00204508" w14:paraId="7CB87330" w14:textId="77777777" w:rsidTr="00A31AC5">
        <w:tc>
          <w:tcPr>
            <w:tcW w:w="0" w:type="auto"/>
            <w:shd w:val="clear" w:color="auto" w:fill="auto"/>
            <w:noWrap/>
            <w:hideMark/>
          </w:tcPr>
          <w:p w14:paraId="5EE1423A"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 xml:space="preserve">257GLO1040.3.2 </w:t>
            </w:r>
          </w:p>
        </w:tc>
        <w:tc>
          <w:tcPr>
            <w:tcW w:w="0" w:type="auto"/>
            <w:shd w:val="clear" w:color="auto" w:fill="auto"/>
            <w:hideMark/>
          </w:tcPr>
          <w:p w14:paraId="02B690C1"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 xml:space="preserve"> UNAIDS UBRAF HIV prevention and comprehensive sexuality education (CSE) </w:t>
            </w:r>
          </w:p>
        </w:tc>
        <w:tc>
          <w:tcPr>
            <w:tcW w:w="1294" w:type="dxa"/>
          </w:tcPr>
          <w:p w14:paraId="3B5880B7" w14:textId="530F591A" w:rsidR="009F50BA" w:rsidRPr="004331B4" w:rsidRDefault="00FF13EE" w:rsidP="00EA2ACD">
            <w:pPr>
              <w:jc w:val="center"/>
              <w:rPr>
                <w:sz w:val="16"/>
                <w:szCs w:val="16"/>
              </w:rPr>
            </w:pPr>
            <w:r>
              <w:rPr>
                <w:sz w:val="16"/>
                <w:szCs w:val="16"/>
              </w:rPr>
              <w:t>UNAIDS</w:t>
            </w:r>
          </w:p>
        </w:tc>
        <w:tc>
          <w:tcPr>
            <w:tcW w:w="739" w:type="dxa"/>
            <w:shd w:val="clear" w:color="auto" w:fill="auto"/>
            <w:noWrap/>
            <w:vAlign w:val="center"/>
            <w:hideMark/>
          </w:tcPr>
          <w:p w14:paraId="30DBDBE2" w14:textId="10417CAC" w:rsidR="009F50BA" w:rsidRPr="00204508" w:rsidRDefault="009F50BA" w:rsidP="00E41875">
            <w:pPr>
              <w:jc w:val="right"/>
              <w:rPr>
                <w:rFonts w:cs="Arial"/>
                <w:color w:val="000000"/>
                <w:sz w:val="16"/>
                <w:szCs w:val="16"/>
                <w:lang w:eastAsia="zh-CN"/>
              </w:rPr>
            </w:pPr>
            <w:r w:rsidRPr="004331B4">
              <w:rPr>
                <w:sz w:val="16"/>
                <w:szCs w:val="16"/>
              </w:rPr>
              <w:t xml:space="preserve"> 71,697 </w:t>
            </w:r>
          </w:p>
        </w:tc>
        <w:tc>
          <w:tcPr>
            <w:tcW w:w="0" w:type="auto"/>
            <w:shd w:val="clear" w:color="auto" w:fill="auto"/>
            <w:noWrap/>
            <w:vAlign w:val="center"/>
            <w:hideMark/>
          </w:tcPr>
          <w:p w14:paraId="7D8F478A" w14:textId="1CBF5593" w:rsidR="009F50BA" w:rsidRPr="00204508" w:rsidRDefault="009F50BA" w:rsidP="00E41875">
            <w:pPr>
              <w:jc w:val="right"/>
              <w:rPr>
                <w:rFonts w:cs="Arial"/>
                <w:color w:val="000000"/>
                <w:sz w:val="16"/>
                <w:szCs w:val="16"/>
                <w:lang w:eastAsia="zh-CN"/>
              </w:rPr>
            </w:pPr>
            <w:r w:rsidRPr="004331B4">
              <w:rPr>
                <w:sz w:val="16"/>
                <w:szCs w:val="16"/>
              </w:rPr>
              <w:t xml:space="preserve"> -   </w:t>
            </w:r>
          </w:p>
        </w:tc>
      </w:tr>
      <w:tr w:rsidR="009F50BA" w:rsidRPr="00204508" w14:paraId="74DF2ADD" w14:textId="77777777" w:rsidTr="00A31AC5">
        <w:tc>
          <w:tcPr>
            <w:tcW w:w="0" w:type="auto"/>
            <w:shd w:val="clear" w:color="auto" w:fill="auto"/>
            <w:noWrap/>
            <w:hideMark/>
          </w:tcPr>
          <w:p w14:paraId="4B27F498"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 xml:space="preserve">257GLO1043.3.4 </w:t>
            </w:r>
          </w:p>
        </w:tc>
        <w:tc>
          <w:tcPr>
            <w:tcW w:w="0" w:type="auto"/>
            <w:shd w:val="clear" w:color="auto" w:fill="auto"/>
            <w:hideMark/>
          </w:tcPr>
          <w:p w14:paraId="56DF444F"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 xml:space="preserve"> UNAIDS UBRAF HIV prevention and comprehensive sexuality education (CSE) </w:t>
            </w:r>
          </w:p>
        </w:tc>
        <w:tc>
          <w:tcPr>
            <w:tcW w:w="1294" w:type="dxa"/>
          </w:tcPr>
          <w:p w14:paraId="2B44C2B5" w14:textId="11472626" w:rsidR="009F50BA" w:rsidRPr="004331B4" w:rsidRDefault="00FF13EE" w:rsidP="00EA2ACD">
            <w:pPr>
              <w:jc w:val="center"/>
              <w:rPr>
                <w:sz w:val="16"/>
                <w:szCs w:val="16"/>
              </w:rPr>
            </w:pPr>
            <w:r>
              <w:rPr>
                <w:sz w:val="16"/>
                <w:szCs w:val="16"/>
              </w:rPr>
              <w:t>UNAIDS</w:t>
            </w:r>
          </w:p>
        </w:tc>
        <w:tc>
          <w:tcPr>
            <w:tcW w:w="739" w:type="dxa"/>
            <w:shd w:val="clear" w:color="auto" w:fill="auto"/>
            <w:noWrap/>
            <w:vAlign w:val="center"/>
            <w:hideMark/>
          </w:tcPr>
          <w:p w14:paraId="4E4C636A" w14:textId="32741B36" w:rsidR="009F50BA" w:rsidRPr="00204508" w:rsidRDefault="009F50BA" w:rsidP="00E41875">
            <w:pPr>
              <w:jc w:val="right"/>
              <w:rPr>
                <w:rFonts w:cs="Arial"/>
                <w:color w:val="000000"/>
                <w:sz w:val="16"/>
                <w:szCs w:val="16"/>
                <w:lang w:eastAsia="zh-CN"/>
              </w:rPr>
            </w:pPr>
            <w:r w:rsidRPr="004331B4">
              <w:rPr>
                <w:sz w:val="16"/>
                <w:szCs w:val="16"/>
              </w:rPr>
              <w:t xml:space="preserve"> 27,757 </w:t>
            </w:r>
          </w:p>
        </w:tc>
        <w:tc>
          <w:tcPr>
            <w:tcW w:w="0" w:type="auto"/>
            <w:shd w:val="clear" w:color="auto" w:fill="auto"/>
            <w:noWrap/>
            <w:vAlign w:val="center"/>
            <w:hideMark/>
          </w:tcPr>
          <w:p w14:paraId="638EB5BE" w14:textId="275826C6" w:rsidR="009F50BA" w:rsidRPr="00204508" w:rsidRDefault="009F50BA" w:rsidP="00E41875">
            <w:pPr>
              <w:jc w:val="right"/>
              <w:rPr>
                <w:rFonts w:cs="Arial"/>
                <w:color w:val="000000"/>
                <w:sz w:val="16"/>
                <w:szCs w:val="16"/>
                <w:lang w:eastAsia="zh-CN"/>
              </w:rPr>
            </w:pPr>
            <w:r w:rsidRPr="004331B4">
              <w:rPr>
                <w:sz w:val="16"/>
                <w:szCs w:val="16"/>
              </w:rPr>
              <w:t xml:space="preserve"> -   </w:t>
            </w:r>
          </w:p>
        </w:tc>
      </w:tr>
      <w:tr w:rsidR="009F50BA" w:rsidRPr="00204508" w14:paraId="559C3115" w14:textId="77777777" w:rsidTr="00A31AC5">
        <w:tc>
          <w:tcPr>
            <w:tcW w:w="0" w:type="auto"/>
            <w:shd w:val="clear" w:color="auto" w:fill="auto"/>
            <w:noWrap/>
            <w:hideMark/>
          </w:tcPr>
          <w:p w14:paraId="307C4F41"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lastRenderedPageBreak/>
              <w:t>257GLO1045.2.3</w:t>
            </w:r>
          </w:p>
        </w:tc>
        <w:tc>
          <w:tcPr>
            <w:tcW w:w="0" w:type="auto"/>
            <w:shd w:val="clear" w:color="auto" w:fill="auto"/>
            <w:hideMark/>
          </w:tcPr>
          <w:p w14:paraId="2BF94AE7"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 xml:space="preserve"> UNAIDS UBRAF HIV prevention and comprehensive sexuality education (CSE) </w:t>
            </w:r>
          </w:p>
        </w:tc>
        <w:tc>
          <w:tcPr>
            <w:tcW w:w="1294" w:type="dxa"/>
          </w:tcPr>
          <w:p w14:paraId="24DDBE4A" w14:textId="718F4D81" w:rsidR="009F50BA" w:rsidRPr="004331B4" w:rsidRDefault="00FF13EE" w:rsidP="00EA2ACD">
            <w:pPr>
              <w:jc w:val="center"/>
              <w:rPr>
                <w:sz w:val="16"/>
                <w:szCs w:val="16"/>
              </w:rPr>
            </w:pPr>
            <w:r>
              <w:rPr>
                <w:sz w:val="16"/>
                <w:szCs w:val="16"/>
              </w:rPr>
              <w:t>UNAIDS</w:t>
            </w:r>
          </w:p>
        </w:tc>
        <w:tc>
          <w:tcPr>
            <w:tcW w:w="739" w:type="dxa"/>
            <w:shd w:val="clear" w:color="auto" w:fill="auto"/>
            <w:noWrap/>
            <w:vAlign w:val="center"/>
            <w:hideMark/>
          </w:tcPr>
          <w:p w14:paraId="15BB550A" w14:textId="6440CBF7" w:rsidR="009F50BA" w:rsidRPr="00204508" w:rsidRDefault="009F50BA" w:rsidP="00E41875">
            <w:pPr>
              <w:jc w:val="right"/>
              <w:rPr>
                <w:rFonts w:cs="Arial"/>
                <w:color w:val="000000"/>
                <w:sz w:val="16"/>
                <w:szCs w:val="16"/>
                <w:lang w:eastAsia="zh-CN"/>
              </w:rPr>
            </w:pPr>
            <w:r w:rsidRPr="004331B4">
              <w:rPr>
                <w:sz w:val="16"/>
                <w:szCs w:val="16"/>
              </w:rPr>
              <w:t xml:space="preserve"> 37,383 </w:t>
            </w:r>
          </w:p>
        </w:tc>
        <w:tc>
          <w:tcPr>
            <w:tcW w:w="0" w:type="auto"/>
            <w:shd w:val="clear" w:color="auto" w:fill="auto"/>
            <w:noWrap/>
            <w:vAlign w:val="center"/>
            <w:hideMark/>
          </w:tcPr>
          <w:p w14:paraId="4EBA214C" w14:textId="2D04EEED" w:rsidR="009F50BA" w:rsidRPr="00204508" w:rsidRDefault="009F50BA" w:rsidP="00E41875">
            <w:pPr>
              <w:jc w:val="right"/>
              <w:rPr>
                <w:rFonts w:cs="Arial"/>
                <w:color w:val="000000"/>
                <w:sz w:val="16"/>
                <w:szCs w:val="16"/>
                <w:lang w:eastAsia="zh-CN"/>
              </w:rPr>
            </w:pPr>
            <w:r w:rsidRPr="004331B4">
              <w:rPr>
                <w:sz w:val="16"/>
                <w:szCs w:val="16"/>
              </w:rPr>
              <w:t xml:space="preserve"> -   </w:t>
            </w:r>
          </w:p>
        </w:tc>
      </w:tr>
      <w:tr w:rsidR="009F50BA" w:rsidRPr="00204508" w14:paraId="6D25DA29" w14:textId="77777777" w:rsidTr="00A31AC5">
        <w:tc>
          <w:tcPr>
            <w:tcW w:w="0" w:type="auto"/>
            <w:shd w:val="clear" w:color="auto" w:fill="auto"/>
            <w:noWrap/>
            <w:hideMark/>
          </w:tcPr>
          <w:p w14:paraId="6413CF9D"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547RAF1000.1.4</w:t>
            </w:r>
          </w:p>
        </w:tc>
        <w:tc>
          <w:tcPr>
            <w:tcW w:w="0" w:type="auto"/>
            <w:shd w:val="clear" w:color="auto" w:fill="auto"/>
            <w:hideMark/>
          </w:tcPr>
          <w:p w14:paraId="6710A3D5"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 xml:space="preserve"> O3 Our Rights, Our Lives, Our Future" programme </w:t>
            </w:r>
          </w:p>
        </w:tc>
        <w:tc>
          <w:tcPr>
            <w:tcW w:w="1294" w:type="dxa"/>
          </w:tcPr>
          <w:p w14:paraId="153A73F2" w14:textId="4FFD0C96" w:rsidR="009F50BA" w:rsidRPr="004331B4" w:rsidRDefault="00427E71" w:rsidP="00EA2ACD">
            <w:pPr>
              <w:jc w:val="center"/>
              <w:rPr>
                <w:sz w:val="16"/>
                <w:szCs w:val="16"/>
              </w:rPr>
            </w:pPr>
            <w:r>
              <w:rPr>
                <w:sz w:val="16"/>
                <w:szCs w:val="16"/>
              </w:rPr>
              <w:t>Ireland Government</w:t>
            </w:r>
          </w:p>
        </w:tc>
        <w:tc>
          <w:tcPr>
            <w:tcW w:w="739" w:type="dxa"/>
            <w:shd w:val="clear" w:color="auto" w:fill="auto"/>
            <w:noWrap/>
            <w:vAlign w:val="center"/>
            <w:hideMark/>
          </w:tcPr>
          <w:p w14:paraId="046A0E81" w14:textId="614E55B2" w:rsidR="009F50BA" w:rsidRPr="00204508" w:rsidRDefault="009F50BA" w:rsidP="00E41875">
            <w:pPr>
              <w:jc w:val="right"/>
              <w:rPr>
                <w:rFonts w:cs="Arial"/>
                <w:color w:val="000000"/>
                <w:sz w:val="16"/>
                <w:szCs w:val="16"/>
                <w:lang w:eastAsia="zh-CN"/>
              </w:rPr>
            </w:pPr>
            <w:r w:rsidRPr="004331B4">
              <w:rPr>
                <w:sz w:val="16"/>
                <w:szCs w:val="16"/>
              </w:rPr>
              <w:t xml:space="preserve"> 45,215 </w:t>
            </w:r>
          </w:p>
        </w:tc>
        <w:tc>
          <w:tcPr>
            <w:tcW w:w="0" w:type="auto"/>
            <w:shd w:val="clear" w:color="auto" w:fill="auto"/>
            <w:noWrap/>
            <w:vAlign w:val="center"/>
            <w:hideMark/>
          </w:tcPr>
          <w:p w14:paraId="73BB2275" w14:textId="332246E2" w:rsidR="009F50BA" w:rsidRPr="00204508" w:rsidRDefault="009F50BA" w:rsidP="00E41875">
            <w:pPr>
              <w:jc w:val="right"/>
              <w:rPr>
                <w:rFonts w:cs="Arial"/>
                <w:color w:val="000000"/>
                <w:sz w:val="16"/>
                <w:szCs w:val="16"/>
                <w:lang w:eastAsia="zh-CN"/>
              </w:rPr>
            </w:pPr>
            <w:r w:rsidRPr="004331B4">
              <w:rPr>
                <w:sz w:val="16"/>
                <w:szCs w:val="16"/>
              </w:rPr>
              <w:t xml:space="preserve"> 24,933 </w:t>
            </w:r>
          </w:p>
        </w:tc>
      </w:tr>
      <w:tr w:rsidR="009F50BA" w:rsidRPr="00204508" w14:paraId="14551ED0" w14:textId="77777777" w:rsidTr="00A31AC5">
        <w:tc>
          <w:tcPr>
            <w:tcW w:w="0" w:type="auto"/>
            <w:shd w:val="clear" w:color="auto" w:fill="auto"/>
            <w:noWrap/>
            <w:hideMark/>
          </w:tcPr>
          <w:p w14:paraId="602F5A3E"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 xml:space="preserve">547RAF1000.2.4 </w:t>
            </w:r>
          </w:p>
        </w:tc>
        <w:tc>
          <w:tcPr>
            <w:tcW w:w="0" w:type="auto"/>
            <w:shd w:val="clear" w:color="auto" w:fill="auto"/>
            <w:hideMark/>
          </w:tcPr>
          <w:p w14:paraId="13A5E666"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 xml:space="preserve"> O3 Our Rights, Our Lives, Our Future" programme </w:t>
            </w:r>
          </w:p>
        </w:tc>
        <w:tc>
          <w:tcPr>
            <w:tcW w:w="1294" w:type="dxa"/>
          </w:tcPr>
          <w:p w14:paraId="09963D24" w14:textId="47AF8D09" w:rsidR="009F50BA" w:rsidRPr="004331B4" w:rsidRDefault="00427E71" w:rsidP="00EA2ACD">
            <w:pPr>
              <w:jc w:val="center"/>
              <w:rPr>
                <w:sz w:val="16"/>
                <w:szCs w:val="16"/>
              </w:rPr>
            </w:pPr>
            <w:r>
              <w:rPr>
                <w:sz w:val="16"/>
                <w:szCs w:val="16"/>
              </w:rPr>
              <w:t>Ireland Government</w:t>
            </w:r>
          </w:p>
        </w:tc>
        <w:tc>
          <w:tcPr>
            <w:tcW w:w="739" w:type="dxa"/>
            <w:shd w:val="clear" w:color="auto" w:fill="auto"/>
            <w:noWrap/>
            <w:vAlign w:val="center"/>
            <w:hideMark/>
          </w:tcPr>
          <w:p w14:paraId="5E84A3C8" w14:textId="5FFD0ADA" w:rsidR="009F50BA" w:rsidRPr="00204508" w:rsidRDefault="009F50BA" w:rsidP="00E41875">
            <w:pPr>
              <w:jc w:val="right"/>
              <w:rPr>
                <w:rFonts w:cs="Arial"/>
                <w:color w:val="000000"/>
                <w:sz w:val="16"/>
                <w:szCs w:val="16"/>
                <w:lang w:eastAsia="zh-CN"/>
              </w:rPr>
            </w:pPr>
            <w:r w:rsidRPr="004331B4">
              <w:rPr>
                <w:sz w:val="16"/>
                <w:szCs w:val="16"/>
              </w:rPr>
              <w:t xml:space="preserve"> 55,052 </w:t>
            </w:r>
          </w:p>
        </w:tc>
        <w:tc>
          <w:tcPr>
            <w:tcW w:w="0" w:type="auto"/>
            <w:shd w:val="clear" w:color="auto" w:fill="auto"/>
            <w:noWrap/>
            <w:vAlign w:val="center"/>
            <w:hideMark/>
          </w:tcPr>
          <w:p w14:paraId="218C097F" w14:textId="4A1C1D9F" w:rsidR="009F50BA" w:rsidRPr="00204508" w:rsidRDefault="009F50BA" w:rsidP="00E41875">
            <w:pPr>
              <w:jc w:val="right"/>
              <w:rPr>
                <w:rFonts w:cs="Arial"/>
                <w:color w:val="000000"/>
                <w:sz w:val="16"/>
                <w:szCs w:val="16"/>
                <w:lang w:eastAsia="zh-CN"/>
              </w:rPr>
            </w:pPr>
            <w:r w:rsidRPr="004331B4">
              <w:rPr>
                <w:sz w:val="16"/>
                <w:szCs w:val="16"/>
              </w:rPr>
              <w:t xml:space="preserve"> -   </w:t>
            </w:r>
          </w:p>
        </w:tc>
      </w:tr>
      <w:tr w:rsidR="009F50BA" w:rsidRPr="00204508" w14:paraId="5D3225A5" w14:textId="77777777" w:rsidTr="00A31AC5">
        <w:tc>
          <w:tcPr>
            <w:tcW w:w="0" w:type="auto"/>
            <w:shd w:val="clear" w:color="auto" w:fill="auto"/>
            <w:noWrap/>
            <w:hideMark/>
          </w:tcPr>
          <w:p w14:paraId="208BC497"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 xml:space="preserve">547RAF1000.3.4 </w:t>
            </w:r>
          </w:p>
        </w:tc>
        <w:tc>
          <w:tcPr>
            <w:tcW w:w="0" w:type="auto"/>
            <w:shd w:val="clear" w:color="auto" w:fill="auto"/>
            <w:hideMark/>
          </w:tcPr>
          <w:p w14:paraId="2D01A315"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 xml:space="preserve"> O3 Our Rights, Our Lives, Our Future" programme </w:t>
            </w:r>
          </w:p>
        </w:tc>
        <w:tc>
          <w:tcPr>
            <w:tcW w:w="1294" w:type="dxa"/>
          </w:tcPr>
          <w:p w14:paraId="3E96F9E6" w14:textId="34C26CDC" w:rsidR="009F50BA" w:rsidRPr="004331B4" w:rsidRDefault="00427E71" w:rsidP="00EA2ACD">
            <w:pPr>
              <w:jc w:val="center"/>
              <w:rPr>
                <w:sz w:val="16"/>
                <w:szCs w:val="16"/>
              </w:rPr>
            </w:pPr>
            <w:r>
              <w:rPr>
                <w:sz w:val="16"/>
                <w:szCs w:val="16"/>
              </w:rPr>
              <w:t>Ireland Government</w:t>
            </w:r>
          </w:p>
        </w:tc>
        <w:tc>
          <w:tcPr>
            <w:tcW w:w="739" w:type="dxa"/>
            <w:shd w:val="clear" w:color="auto" w:fill="auto"/>
            <w:noWrap/>
            <w:vAlign w:val="center"/>
            <w:hideMark/>
          </w:tcPr>
          <w:p w14:paraId="32DA2862" w14:textId="39F67298" w:rsidR="009F50BA" w:rsidRPr="00204508" w:rsidRDefault="009F50BA" w:rsidP="00E41875">
            <w:pPr>
              <w:jc w:val="right"/>
              <w:rPr>
                <w:rFonts w:cs="Arial"/>
                <w:color w:val="000000"/>
                <w:sz w:val="16"/>
                <w:szCs w:val="16"/>
                <w:lang w:eastAsia="zh-CN"/>
              </w:rPr>
            </w:pPr>
            <w:r w:rsidRPr="004331B4">
              <w:rPr>
                <w:sz w:val="16"/>
                <w:szCs w:val="16"/>
              </w:rPr>
              <w:t xml:space="preserve"> 70,715 </w:t>
            </w:r>
          </w:p>
        </w:tc>
        <w:tc>
          <w:tcPr>
            <w:tcW w:w="0" w:type="auto"/>
            <w:shd w:val="clear" w:color="auto" w:fill="auto"/>
            <w:noWrap/>
            <w:vAlign w:val="center"/>
            <w:hideMark/>
          </w:tcPr>
          <w:p w14:paraId="764C0393" w14:textId="5FDFC6C8" w:rsidR="009F50BA" w:rsidRPr="00204508" w:rsidRDefault="009F50BA" w:rsidP="00E41875">
            <w:pPr>
              <w:jc w:val="right"/>
              <w:rPr>
                <w:rFonts w:cs="Arial"/>
                <w:color w:val="000000"/>
                <w:sz w:val="16"/>
                <w:szCs w:val="16"/>
                <w:lang w:eastAsia="zh-CN"/>
              </w:rPr>
            </w:pPr>
            <w:r w:rsidRPr="004331B4">
              <w:rPr>
                <w:sz w:val="16"/>
                <w:szCs w:val="16"/>
              </w:rPr>
              <w:t xml:space="preserve"> -   </w:t>
            </w:r>
          </w:p>
        </w:tc>
      </w:tr>
      <w:tr w:rsidR="009F50BA" w:rsidRPr="00204508" w14:paraId="37C3873A" w14:textId="77777777" w:rsidTr="00A31AC5">
        <w:tc>
          <w:tcPr>
            <w:tcW w:w="0" w:type="auto"/>
            <w:shd w:val="clear" w:color="auto" w:fill="auto"/>
            <w:noWrap/>
            <w:hideMark/>
          </w:tcPr>
          <w:p w14:paraId="67DB25E6"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 xml:space="preserve">547RAF1000.4.4 </w:t>
            </w:r>
          </w:p>
        </w:tc>
        <w:tc>
          <w:tcPr>
            <w:tcW w:w="0" w:type="auto"/>
            <w:shd w:val="clear" w:color="auto" w:fill="auto"/>
            <w:hideMark/>
          </w:tcPr>
          <w:p w14:paraId="5D49C52A" w14:textId="77777777" w:rsidR="009F50BA" w:rsidRPr="00204508" w:rsidRDefault="009F50BA" w:rsidP="004331B4">
            <w:pPr>
              <w:rPr>
                <w:rFonts w:cs="Arial"/>
                <w:color w:val="000000"/>
                <w:sz w:val="16"/>
                <w:szCs w:val="16"/>
                <w:lang w:eastAsia="zh-CN"/>
              </w:rPr>
            </w:pPr>
            <w:r w:rsidRPr="00204508">
              <w:rPr>
                <w:rFonts w:cs="Arial"/>
                <w:color w:val="000000"/>
                <w:sz w:val="16"/>
                <w:szCs w:val="16"/>
                <w:lang w:eastAsia="zh-CN"/>
              </w:rPr>
              <w:t xml:space="preserve"> O3 Our Rights, Our Lives, Our Future" programme </w:t>
            </w:r>
          </w:p>
        </w:tc>
        <w:tc>
          <w:tcPr>
            <w:tcW w:w="1294" w:type="dxa"/>
          </w:tcPr>
          <w:p w14:paraId="6296B771" w14:textId="21D6FE8D" w:rsidR="009F50BA" w:rsidRPr="004331B4" w:rsidRDefault="00427E71" w:rsidP="00EA2ACD">
            <w:pPr>
              <w:jc w:val="center"/>
              <w:rPr>
                <w:sz w:val="16"/>
                <w:szCs w:val="16"/>
              </w:rPr>
            </w:pPr>
            <w:r>
              <w:rPr>
                <w:sz w:val="16"/>
                <w:szCs w:val="16"/>
              </w:rPr>
              <w:t>Ireland Government</w:t>
            </w:r>
          </w:p>
        </w:tc>
        <w:tc>
          <w:tcPr>
            <w:tcW w:w="739" w:type="dxa"/>
            <w:shd w:val="clear" w:color="auto" w:fill="auto"/>
            <w:noWrap/>
            <w:vAlign w:val="center"/>
            <w:hideMark/>
          </w:tcPr>
          <w:p w14:paraId="721DC993" w14:textId="6DDD6C75" w:rsidR="009F50BA" w:rsidRPr="00204508" w:rsidRDefault="009F50BA" w:rsidP="00E41875">
            <w:pPr>
              <w:jc w:val="right"/>
              <w:rPr>
                <w:rFonts w:cs="Arial"/>
                <w:color w:val="000000"/>
                <w:sz w:val="16"/>
                <w:szCs w:val="16"/>
                <w:lang w:eastAsia="zh-CN"/>
              </w:rPr>
            </w:pPr>
            <w:r w:rsidRPr="004331B4">
              <w:rPr>
                <w:sz w:val="16"/>
                <w:szCs w:val="16"/>
              </w:rPr>
              <w:t xml:space="preserve"> 42,500 </w:t>
            </w:r>
          </w:p>
        </w:tc>
        <w:tc>
          <w:tcPr>
            <w:tcW w:w="0" w:type="auto"/>
            <w:shd w:val="clear" w:color="auto" w:fill="auto"/>
            <w:noWrap/>
            <w:vAlign w:val="center"/>
            <w:hideMark/>
          </w:tcPr>
          <w:p w14:paraId="7BCB0D20" w14:textId="21AF11B7" w:rsidR="009F50BA" w:rsidRPr="00204508" w:rsidRDefault="009F50BA" w:rsidP="00E41875">
            <w:pPr>
              <w:jc w:val="right"/>
              <w:rPr>
                <w:rFonts w:cs="Arial"/>
                <w:color w:val="000000"/>
                <w:sz w:val="16"/>
                <w:szCs w:val="16"/>
                <w:lang w:eastAsia="zh-CN"/>
              </w:rPr>
            </w:pPr>
            <w:r w:rsidRPr="004331B4">
              <w:rPr>
                <w:sz w:val="16"/>
                <w:szCs w:val="16"/>
              </w:rPr>
              <w:t xml:space="preserve"> -   </w:t>
            </w:r>
          </w:p>
        </w:tc>
      </w:tr>
    </w:tbl>
    <w:p w14:paraId="0CB672CC" w14:textId="77777777" w:rsidR="00AC5649" w:rsidRPr="00BF631B" w:rsidRDefault="00AC5649" w:rsidP="00DB17F2">
      <w:pPr>
        <w:shd w:val="clear" w:color="auto" w:fill="FFFFFF" w:themeFill="background1"/>
        <w:spacing w:before="120" w:after="120"/>
        <w:rPr>
          <w:rFonts w:asciiTheme="minorBidi" w:eastAsia="PMingLiU" w:hAnsiTheme="minorBidi" w:cstheme="minorBidi"/>
          <w:b/>
          <w:bCs/>
          <w:color w:val="000000" w:themeColor="text1"/>
        </w:rPr>
      </w:pPr>
    </w:p>
    <w:p w14:paraId="5CEA009D" w14:textId="6567DC3B" w:rsidR="00DB17F2" w:rsidRPr="00BF631B" w:rsidRDefault="00DB17F2" w:rsidP="00DB17F2">
      <w:pPr>
        <w:shd w:val="clear" w:color="auto" w:fill="FFFFFF" w:themeFill="background1"/>
        <w:spacing w:before="120" w:after="120"/>
        <w:rPr>
          <w:rFonts w:asciiTheme="minorBidi" w:eastAsia="PMingLiU" w:hAnsiTheme="minorBidi" w:cstheme="minorBidi"/>
          <w:b/>
          <w:bCs/>
          <w:color w:val="000000" w:themeColor="text1"/>
        </w:rPr>
      </w:pPr>
      <w:r w:rsidRPr="00BF631B">
        <w:rPr>
          <w:rFonts w:asciiTheme="minorBidi" w:eastAsia="PMingLiU" w:hAnsiTheme="minorBidi" w:cstheme="minorBidi"/>
          <w:b/>
          <w:bCs/>
          <w:color w:val="000000" w:themeColor="text1"/>
        </w:rPr>
        <w:t xml:space="preserve">Evolution of the </w:t>
      </w:r>
      <w:r w:rsidR="007F5FAE">
        <w:rPr>
          <w:rFonts w:asciiTheme="minorBidi" w:eastAsia="PMingLiU" w:hAnsiTheme="minorBidi" w:cstheme="minorBidi"/>
          <w:b/>
          <w:bCs/>
          <w:color w:val="000000" w:themeColor="text1"/>
        </w:rPr>
        <w:t xml:space="preserve">source of voluntary contributions </w:t>
      </w:r>
      <w:r w:rsidR="00FE215B">
        <w:rPr>
          <w:rFonts w:asciiTheme="minorBidi" w:eastAsia="PMingLiU" w:hAnsiTheme="minorBidi" w:cstheme="minorBidi"/>
          <w:b/>
          <w:bCs/>
          <w:color w:val="000000" w:themeColor="text1"/>
        </w:rPr>
        <w:t>projects</w:t>
      </w:r>
      <w:r w:rsidRPr="00BF631B">
        <w:rPr>
          <w:rFonts w:asciiTheme="minorBidi" w:eastAsia="PMingLiU" w:hAnsiTheme="minorBidi" w:cstheme="minorBidi"/>
          <w:b/>
          <w:bCs/>
          <w:color w:val="000000" w:themeColor="text1"/>
        </w:rPr>
        <w:t xml:space="preserve"> for the Office</w:t>
      </w:r>
    </w:p>
    <w:p w14:paraId="18266E37" w14:textId="53A826EF" w:rsidR="00DB17F2" w:rsidRPr="00BF631B" w:rsidRDefault="009D55B5" w:rsidP="00DB17F2">
      <w:pPr>
        <w:pStyle w:val="Numberedpara"/>
        <w:numPr>
          <w:ilvl w:val="0"/>
          <w:numId w:val="0"/>
        </w:numPr>
        <w:tabs>
          <w:tab w:val="left" w:pos="720"/>
          <w:tab w:val="left" w:pos="2430"/>
        </w:tabs>
        <w:spacing w:after="200" w:line="276" w:lineRule="auto"/>
        <w:rPr>
          <w:rFonts w:asciiTheme="minorBidi" w:hAnsiTheme="minorBidi" w:cstheme="minorBidi"/>
        </w:rPr>
      </w:pPr>
      <w:r>
        <w:rPr>
          <w:rFonts w:asciiTheme="minorBidi" w:hAnsiTheme="minorBidi" w:cstheme="minorBidi"/>
        </w:rPr>
        <w:t>Voluntary Contributions f</w:t>
      </w:r>
      <w:r w:rsidR="006C4446">
        <w:rPr>
          <w:rFonts w:asciiTheme="minorBidi" w:hAnsiTheme="minorBidi" w:cstheme="minorBidi"/>
        </w:rPr>
        <w:t>or the last 5 years are funded by Private foundations and EU.</w:t>
      </w:r>
    </w:p>
    <w:p w14:paraId="155EEC08" w14:textId="5882E0E6" w:rsidR="00DB17F2" w:rsidRDefault="00311EC9" w:rsidP="00DB17F2">
      <w:pPr>
        <w:pStyle w:val="Numberedpara"/>
        <w:numPr>
          <w:ilvl w:val="0"/>
          <w:numId w:val="0"/>
        </w:numPr>
        <w:tabs>
          <w:tab w:val="left" w:pos="720"/>
          <w:tab w:val="left" w:pos="2430"/>
        </w:tabs>
        <w:spacing w:after="200" w:line="276" w:lineRule="auto"/>
        <w:rPr>
          <w:rFonts w:asciiTheme="minorBidi" w:hAnsiTheme="minorBidi" w:cstheme="minorBidi"/>
        </w:rPr>
      </w:pPr>
      <w:r>
        <w:rPr>
          <w:noProof/>
        </w:rPr>
        <w:drawing>
          <wp:inline distT="0" distB="0" distL="0" distR="0" wp14:anchorId="2FFABA8A" wp14:editId="6CCDA39D">
            <wp:extent cx="5715000" cy="3221990"/>
            <wp:effectExtent l="0" t="0" r="0" b="0"/>
            <wp:docPr id="13" name="Chart 13">
              <a:extLst xmlns:a="http://schemas.openxmlformats.org/drawingml/2006/main">
                <a:ext uri="{FF2B5EF4-FFF2-40B4-BE49-F238E27FC236}">
                  <a16:creationId xmlns:a16="http://schemas.microsoft.com/office/drawing/2014/main" id="{C915354A-3BCB-4DEB-924B-23F87B13F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0E3C7B8" w14:textId="77777777" w:rsidR="009A3642" w:rsidRDefault="00BC4280" w:rsidP="00BC4280">
      <w:pPr>
        <w:jc w:val="center"/>
        <w:rPr>
          <w:i/>
          <w:iCs/>
          <w:sz w:val="16"/>
          <w:szCs w:val="16"/>
        </w:rPr>
      </w:pPr>
      <w:r w:rsidRPr="00BC4280">
        <w:rPr>
          <w:i/>
          <w:iCs/>
          <w:sz w:val="16"/>
          <w:szCs w:val="16"/>
        </w:rPr>
        <w:t>Source: based on YPS8 Total Allocation and start year</w:t>
      </w:r>
      <w:r w:rsidR="00004057">
        <w:rPr>
          <w:i/>
          <w:iCs/>
          <w:sz w:val="16"/>
          <w:szCs w:val="16"/>
        </w:rPr>
        <w:t xml:space="preserve"> on Vol cont. budget codes</w:t>
      </w:r>
      <w:r w:rsidR="00CF6CD8">
        <w:rPr>
          <w:i/>
          <w:iCs/>
          <w:sz w:val="16"/>
          <w:szCs w:val="16"/>
        </w:rPr>
        <w:t xml:space="preserve"> with Fund Center ADI </w:t>
      </w:r>
    </w:p>
    <w:p w14:paraId="2F935A50" w14:textId="18138BB8" w:rsidR="00BC4280" w:rsidRPr="00BC4280" w:rsidRDefault="000E40D6" w:rsidP="00BC4280">
      <w:pPr>
        <w:jc w:val="center"/>
        <w:rPr>
          <w:i/>
          <w:iCs/>
          <w:sz w:val="16"/>
          <w:szCs w:val="16"/>
        </w:rPr>
      </w:pPr>
      <w:r>
        <w:rPr>
          <w:i/>
          <w:iCs/>
          <w:sz w:val="16"/>
          <w:szCs w:val="16"/>
        </w:rPr>
        <w:t xml:space="preserve">(Participation to GLO and RAF components is not reflected in the graph)  </w:t>
      </w:r>
    </w:p>
    <w:p w14:paraId="09A5E197" w14:textId="77777777" w:rsidR="00BC4280" w:rsidRDefault="00BC4280" w:rsidP="00DB17F2">
      <w:pPr>
        <w:shd w:val="clear" w:color="auto" w:fill="FFFFFF" w:themeFill="background1"/>
        <w:spacing w:before="120" w:after="120"/>
        <w:rPr>
          <w:rFonts w:asciiTheme="minorBidi" w:hAnsiTheme="minorBidi" w:cstheme="minorBidi"/>
          <w:b/>
        </w:rPr>
      </w:pPr>
    </w:p>
    <w:p w14:paraId="589D7090" w14:textId="5881E11C" w:rsidR="00DB17F2" w:rsidRPr="00BF631B" w:rsidRDefault="00DB17F2" w:rsidP="00DB17F2">
      <w:pPr>
        <w:shd w:val="clear" w:color="auto" w:fill="FFFFFF" w:themeFill="background1"/>
        <w:spacing w:before="120" w:after="120"/>
        <w:rPr>
          <w:rFonts w:asciiTheme="minorBidi" w:hAnsiTheme="minorBidi" w:cstheme="minorBidi"/>
        </w:rPr>
      </w:pPr>
      <w:r w:rsidRPr="00BF631B">
        <w:rPr>
          <w:rFonts w:asciiTheme="minorBidi" w:hAnsiTheme="minorBidi" w:cstheme="minorBidi"/>
          <w:b/>
        </w:rPr>
        <w:t>Regular Programme Budget</w:t>
      </w:r>
    </w:p>
    <w:p w14:paraId="089C5196" w14:textId="192845C7" w:rsidR="00057C52" w:rsidRDefault="00DB17F2" w:rsidP="00D01A8F">
      <w:pPr>
        <w:pStyle w:val="CommentText"/>
        <w:rPr>
          <w:rFonts w:asciiTheme="minorBidi" w:hAnsiTheme="minorBidi" w:cstheme="minorBidi"/>
        </w:rPr>
      </w:pPr>
      <w:r w:rsidRPr="00BF631B">
        <w:rPr>
          <w:rFonts w:asciiTheme="minorBidi" w:hAnsiTheme="minorBidi" w:cstheme="minorBidi"/>
        </w:rPr>
        <w:t xml:space="preserve">The Regular Programme (RP) budget for 2022-2023 amounts to nearly US$3m, with a lower budget for programme activities than for Office’s running costs as shown in the table below. </w:t>
      </w:r>
    </w:p>
    <w:p w14:paraId="2638E9D3" w14:textId="77777777" w:rsidR="002301B2" w:rsidRDefault="002301B2" w:rsidP="00D01A8F">
      <w:pPr>
        <w:pStyle w:val="CommentText"/>
        <w:rPr>
          <w:rFonts w:asciiTheme="minorBidi" w:hAnsiTheme="minorBidi" w:cstheme="minorBidi"/>
          <w:color w:val="333333"/>
          <w:shd w:val="clear" w:color="auto" w:fill="FFFFFF"/>
        </w:rPr>
      </w:pPr>
    </w:p>
    <w:tbl>
      <w:tblPr>
        <w:tblW w:w="0" w:type="auto"/>
        <w:jc w:val="center"/>
        <w:tblLook w:val="04A0" w:firstRow="1" w:lastRow="0" w:firstColumn="1" w:lastColumn="0" w:noHBand="0" w:noVBand="1"/>
      </w:tblPr>
      <w:tblGrid>
        <w:gridCol w:w="2106"/>
        <w:gridCol w:w="1173"/>
        <w:gridCol w:w="728"/>
        <w:gridCol w:w="1173"/>
        <w:gridCol w:w="728"/>
      </w:tblGrid>
      <w:tr w:rsidR="0005159F" w:rsidRPr="0005159F" w14:paraId="6261800B" w14:textId="77777777" w:rsidTr="001E58B3">
        <w:trPr>
          <w:trHeight w:val="300"/>
          <w:jc w:val="center"/>
        </w:trPr>
        <w:tc>
          <w:tcPr>
            <w:tcW w:w="0" w:type="auto"/>
            <w:tcBorders>
              <w:top w:val="single" w:sz="8" w:space="0" w:color="auto"/>
              <w:left w:val="single" w:sz="8" w:space="0" w:color="auto"/>
              <w:bottom w:val="nil"/>
              <w:right w:val="single" w:sz="8" w:space="0" w:color="auto"/>
            </w:tcBorders>
            <w:shd w:val="clear" w:color="000000" w:fill="D9E1F2"/>
            <w:noWrap/>
            <w:vAlign w:val="center"/>
            <w:hideMark/>
          </w:tcPr>
          <w:p w14:paraId="2CE402FB" w14:textId="77777777" w:rsidR="0005159F" w:rsidRPr="0005159F" w:rsidRDefault="0005159F" w:rsidP="0005159F">
            <w:pPr>
              <w:rPr>
                <w:rFonts w:cs="Arial"/>
                <w:b/>
                <w:bCs/>
                <w:color w:val="000000"/>
                <w:sz w:val="20"/>
                <w:lang w:eastAsia="zh-CN"/>
              </w:rPr>
            </w:pPr>
            <w:r w:rsidRPr="0005159F">
              <w:rPr>
                <w:rFonts w:cs="Arial"/>
                <w:b/>
                <w:bCs/>
                <w:color w:val="000000"/>
                <w:sz w:val="20"/>
                <w:lang w:eastAsia="zh-CN"/>
              </w:rPr>
              <w:t> Budget / Biennium</w:t>
            </w:r>
          </w:p>
        </w:tc>
        <w:tc>
          <w:tcPr>
            <w:tcW w:w="0" w:type="auto"/>
            <w:tcBorders>
              <w:top w:val="single" w:sz="8" w:space="0" w:color="auto"/>
              <w:left w:val="nil"/>
              <w:bottom w:val="nil"/>
              <w:right w:val="nil"/>
            </w:tcBorders>
            <w:shd w:val="clear" w:color="000000" w:fill="D9E1F2"/>
            <w:noWrap/>
            <w:vAlign w:val="center"/>
            <w:hideMark/>
          </w:tcPr>
          <w:p w14:paraId="42531274" w14:textId="77777777" w:rsidR="0005159F" w:rsidRPr="0005159F" w:rsidRDefault="0005159F" w:rsidP="0005159F">
            <w:pPr>
              <w:jc w:val="right"/>
              <w:rPr>
                <w:rFonts w:cs="Arial"/>
                <w:b/>
                <w:bCs/>
                <w:color w:val="000000"/>
                <w:sz w:val="20"/>
                <w:lang w:eastAsia="zh-CN"/>
              </w:rPr>
            </w:pPr>
            <w:r w:rsidRPr="0005159F">
              <w:rPr>
                <w:rFonts w:cs="Arial"/>
                <w:b/>
                <w:bCs/>
                <w:color w:val="000000"/>
                <w:sz w:val="20"/>
                <w:lang w:eastAsia="zh-CN"/>
              </w:rPr>
              <w:t>2020-2021</w:t>
            </w:r>
          </w:p>
        </w:tc>
        <w:tc>
          <w:tcPr>
            <w:tcW w:w="0" w:type="auto"/>
            <w:tcBorders>
              <w:top w:val="single" w:sz="8" w:space="0" w:color="auto"/>
              <w:left w:val="nil"/>
              <w:bottom w:val="nil"/>
              <w:right w:val="single" w:sz="8" w:space="0" w:color="auto"/>
            </w:tcBorders>
            <w:shd w:val="clear" w:color="000000" w:fill="D9E1F2"/>
            <w:noWrap/>
            <w:vAlign w:val="center"/>
            <w:hideMark/>
          </w:tcPr>
          <w:p w14:paraId="07F7B99F" w14:textId="77777777" w:rsidR="0005159F" w:rsidRPr="0005159F" w:rsidRDefault="0005159F" w:rsidP="0005159F">
            <w:pPr>
              <w:jc w:val="right"/>
              <w:rPr>
                <w:rFonts w:cs="Arial"/>
                <w:b/>
                <w:bCs/>
                <w:color w:val="000000"/>
                <w:sz w:val="20"/>
                <w:lang w:eastAsia="zh-CN"/>
              </w:rPr>
            </w:pPr>
            <w:r w:rsidRPr="0005159F">
              <w:rPr>
                <w:rFonts w:cs="Arial"/>
                <w:b/>
                <w:bCs/>
                <w:color w:val="000000"/>
                <w:sz w:val="20"/>
                <w:lang w:eastAsia="zh-CN"/>
              </w:rPr>
              <w:t>%</w:t>
            </w:r>
          </w:p>
        </w:tc>
        <w:tc>
          <w:tcPr>
            <w:tcW w:w="0" w:type="auto"/>
            <w:tcBorders>
              <w:top w:val="single" w:sz="8" w:space="0" w:color="auto"/>
              <w:left w:val="nil"/>
              <w:bottom w:val="nil"/>
              <w:right w:val="nil"/>
            </w:tcBorders>
            <w:shd w:val="clear" w:color="000000" w:fill="D9E1F2"/>
            <w:noWrap/>
            <w:vAlign w:val="center"/>
            <w:hideMark/>
          </w:tcPr>
          <w:p w14:paraId="4598B532" w14:textId="77777777" w:rsidR="0005159F" w:rsidRPr="0005159F" w:rsidRDefault="0005159F" w:rsidP="0005159F">
            <w:pPr>
              <w:jc w:val="right"/>
              <w:rPr>
                <w:rFonts w:cs="Arial"/>
                <w:b/>
                <w:bCs/>
                <w:color w:val="000000"/>
                <w:sz w:val="20"/>
                <w:lang w:eastAsia="zh-CN"/>
              </w:rPr>
            </w:pPr>
            <w:r w:rsidRPr="0005159F">
              <w:rPr>
                <w:rFonts w:cs="Arial"/>
                <w:b/>
                <w:bCs/>
                <w:color w:val="000000"/>
                <w:sz w:val="20"/>
                <w:lang w:eastAsia="zh-CN"/>
              </w:rPr>
              <w:t>2022-2023</w:t>
            </w:r>
          </w:p>
        </w:tc>
        <w:tc>
          <w:tcPr>
            <w:tcW w:w="0" w:type="auto"/>
            <w:tcBorders>
              <w:top w:val="single" w:sz="8" w:space="0" w:color="auto"/>
              <w:left w:val="nil"/>
              <w:bottom w:val="nil"/>
              <w:right w:val="single" w:sz="8" w:space="0" w:color="auto"/>
            </w:tcBorders>
            <w:shd w:val="clear" w:color="000000" w:fill="D9E1F2"/>
            <w:noWrap/>
            <w:vAlign w:val="center"/>
            <w:hideMark/>
          </w:tcPr>
          <w:p w14:paraId="0E6C0DFE" w14:textId="77777777" w:rsidR="0005159F" w:rsidRPr="0005159F" w:rsidRDefault="0005159F" w:rsidP="0005159F">
            <w:pPr>
              <w:jc w:val="right"/>
              <w:rPr>
                <w:rFonts w:cs="Arial"/>
                <w:b/>
                <w:bCs/>
                <w:color w:val="000000"/>
                <w:sz w:val="20"/>
                <w:lang w:eastAsia="zh-CN"/>
              </w:rPr>
            </w:pPr>
            <w:r w:rsidRPr="0005159F">
              <w:rPr>
                <w:rFonts w:cs="Arial"/>
                <w:b/>
                <w:bCs/>
                <w:color w:val="000000"/>
                <w:sz w:val="20"/>
                <w:lang w:eastAsia="zh-CN"/>
              </w:rPr>
              <w:t>%</w:t>
            </w:r>
          </w:p>
        </w:tc>
      </w:tr>
      <w:tr w:rsidR="0005159F" w:rsidRPr="0005159F" w14:paraId="74053DCA" w14:textId="77777777" w:rsidTr="001E58B3">
        <w:trPr>
          <w:trHeight w:val="300"/>
          <w:jc w:val="center"/>
        </w:trPr>
        <w:tc>
          <w:tcPr>
            <w:tcW w:w="0" w:type="auto"/>
            <w:tcBorders>
              <w:top w:val="nil"/>
              <w:left w:val="single" w:sz="8" w:space="0" w:color="auto"/>
              <w:bottom w:val="nil"/>
              <w:right w:val="single" w:sz="8" w:space="0" w:color="auto"/>
            </w:tcBorders>
            <w:shd w:val="clear" w:color="auto" w:fill="auto"/>
            <w:noWrap/>
            <w:vAlign w:val="center"/>
            <w:hideMark/>
          </w:tcPr>
          <w:p w14:paraId="517A1DBB" w14:textId="77777777" w:rsidR="0005159F" w:rsidRPr="0005159F" w:rsidRDefault="0005159F" w:rsidP="0005159F">
            <w:pPr>
              <w:rPr>
                <w:rFonts w:cs="Arial"/>
                <w:color w:val="000000"/>
                <w:sz w:val="20"/>
                <w:lang w:eastAsia="zh-CN"/>
              </w:rPr>
            </w:pPr>
            <w:r w:rsidRPr="0005159F">
              <w:rPr>
                <w:rFonts w:cs="Arial"/>
                <w:color w:val="000000"/>
                <w:sz w:val="20"/>
                <w:lang w:eastAsia="zh-CN"/>
              </w:rPr>
              <w:t>Office Running Costs</w:t>
            </w:r>
          </w:p>
        </w:tc>
        <w:tc>
          <w:tcPr>
            <w:tcW w:w="0" w:type="auto"/>
            <w:tcBorders>
              <w:top w:val="nil"/>
              <w:left w:val="nil"/>
              <w:bottom w:val="nil"/>
              <w:right w:val="nil"/>
            </w:tcBorders>
            <w:shd w:val="clear" w:color="auto" w:fill="auto"/>
            <w:noWrap/>
            <w:vAlign w:val="center"/>
            <w:hideMark/>
          </w:tcPr>
          <w:p w14:paraId="54D372D0" w14:textId="77777777" w:rsidR="0005159F" w:rsidRPr="0005159F" w:rsidRDefault="0005159F" w:rsidP="0005159F">
            <w:pPr>
              <w:jc w:val="right"/>
              <w:rPr>
                <w:rFonts w:cs="Arial"/>
                <w:color w:val="000000"/>
                <w:sz w:val="20"/>
                <w:lang w:eastAsia="zh-CN"/>
              </w:rPr>
            </w:pPr>
            <w:r w:rsidRPr="0005159F">
              <w:rPr>
                <w:rFonts w:cs="Arial"/>
                <w:color w:val="000000"/>
                <w:sz w:val="20"/>
                <w:lang w:eastAsia="zh-CN"/>
              </w:rPr>
              <w:t>530,324</w:t>
            </w:r>
          </w:p>
        </w:tc>
        <w:tc>
          <w:tcPr>
            <w:tcW w:w="0" w:type="auto"/>
            <w:tcBorders>
              <w:top w:val="nil"/>
              <w:left w:val="nil"/>
              <w:bottom w:val="nil"/>
              <w:right w:val="single" w:sz="8" w:space="0" w:color="auto"/>
            </w:tcBorders>
            <w:shd w:val="clear" w:color="auto" w:fill="auto"/>
            <w:noWrap/>
            <w:vAlign w:val="center"/>
            <w:hideMark/>
          </w:tcPr>
          <w:p w14:paraId="4EE87445" w14:textId="77777777" w:rsidR="0005159F" w:rsidRPr="0005159F" w:rsidRDefault="0005159F" w:rsidP="0005159F">
            <w:pPr>
              <w:jc w:val="right"/>
              <w:rPr>
                <w:rFonts w:cs="Arial"/>
                <w:color w:val="000000"/>
                <w:sz w:val="20"/>
                <w:lang w:eastAsia="zh-CN"/>
              </w:rPr>
            </w:pPr>
            <w:r w:rsidRPr="0005159F">
              <w:rPr>
                <w:rFonts w:cs="Arial"/>
                <w:color w:val="000000"/>
                <w:sz w:val="20"/>
                <w:lang w:eastAsia="zh-CN"/>
              </w:rPr>
              <w:t>22%</w:t>
            </w:r>
          </w:p>
        </w:tc>
        <w:tc>
          <w:tcPr>
            <w:tcW w:w="0" w:type="auto"/>
            <w:tcBorders>
              <w:top w:val="nil"/>
              <w:left w:val="nil"/>
              <w:bottom w:val="nil"/>
              <w:right w:val="nil"/>
            </w:tcBorders>
            <w:shd w:val="clear" w:color="auto" w:fill="auto"/>
            <w:noWrap/>
            <w:vAlign w:val="center"/>
            <w:hideMark/>
          </w:tcPr>
          <w:p w14:paraId="46C16BAF" w14:textId="77777777" w:rsidR="0005159F" w:rsidRPr="0005159F" w:rsidRDefault="0005159F" w:rsidP="0005159F">
            <w:pPr>
              <w:jc w:val="right"/>
              <w:rPr>
                <w:rFonts w:cs="Arial"/>
                <w:color w:val="000000"/>
                <w:sz w:val="20"/>
                <w:lang w:eastAsia="zh-CN"/>
              </w:rPr>
            </w:pPr>
            <w:r w:rsidRPr="0005159F">
              <w:rPr>
                <w:rFonts w:cs="Arial"/>
                <w:color w:val="000000"/>
                <w:sz w:val="20"/>
                <w:lang w:eastAsia="zh-CN"/>
              </w:rPr>
              <w:t>473,426</w:t>
            </w:r>
          </w:p>
        </w:tc>
        <w:tc>
          <w:tcPr>
            <w:tcW w:w="0" w:type="auto"/>
            <w:tcBorders>
              <w:top w:val="nil"/>
              <w:left w:val="nil"/>
              <w:bottom w:val="nil"/>
              <w:right w:val="single" w:sz="8" w:space="0" w:color="auto"/>
            </w:tcBorders>
            <w:shd w:val="clear" w:color="auto" w:fill="auto"/>
            <w:noWrap/>
            <w:vAlign w:val="center"/>
            <w:hideMark/>
          </w:tcPr>
          <w:p w14:paraId="054CF2A4" w14:textId="77777777" w:rsidR="0005159F" w:rsidRPr="0005159F" w:rsidRDefault="0005159F" w:rsidP="0005159F">
            <w:pPr>
              <w:jc w:val="right"/>
              <w:rPr>
                <w:rFonts w:cs="Arial"/>
                <w:sz w:val="20"/>
                <w:lang w:eastAsia="zh-CN"/>
              </w:rPr>
            </w:pPr>
            <w:r w:rsidRPr="0005159F">
              <w:rPr>
                <w:rFonts w:cs="Arial"/>
                <w:sz w:val="20"/>
                <w:lang w:eastAsia="zh-CN"/>
              </w:rPr>
              <w:t>16%</w:t>
            </w:r>
          </w:p>
        </w:tc>
      </w:tr>
      <w:tr w:rsidR="0005159F" w:rsidRPr="0005159F" w14:paraId="1840ACBE" w14:textId="77777777" w:rsidTr="001E58B3">
        <w:trPr>
          <w:trHeight w:val="300"/>
          <w:jc w:val="center"/>
        </w:trPr>
        <w:tc>
          <w:tcPr>
            <w:tcW w:w="0" w:type="auto"/>
            <w:tcBorders>
              <w:top w:val="nil"/>
              <w:left w:val="single" w:sz="8" w:space="0" w:color="auto"/>
              <w:bottom w:val="nil"/>
              <w:right w:val="single" w:sz="8" w:space="0" w:color="auto"/>
            </w:tcBorders>
            <w:shd w:val="clear" w:color="auto" w:fill="auto"/>
            <w:noWrap/>
            <w:vAlign w:val="center"/>
            <w:hideMark/>
          </w:tcPr>
          <w:p w14:paraId="082061C7" w14:textId="77777777" w:rsidR="0005159F" w:rsidRPr="0005159F" w:rsidRDefault="0005159F" w:rsidP="0005159F">
            <w:pPr>
              <w:rPr>
                <w:rFonts w:cs="Arial"/>
                <w:color w:val="000000"/>
                <w:sz w:val="20"/>
                <w:lang w:eastAsia="zh-CN"/>
              </w:rPr>
            </w:pPr>
            <w:r w:rsidRPr="0005159F">
              <w:rPr>
                <w:rFonts w:cs="Arial"/>
                <w:color w:val="000000"/>
                <w:sz w:val="20"/>
                <w:lang w:eastAsia="zh-CN"/>
              </w:rPr>
              <w:t>Programme Activities</w:t>
            </w:r>
          </w:p>
        </w:tc>
        <w:tc>
          <w:tcPr>
            <w:tcW w:w="0" w:type="auto"/>
            <w:tcBorders>
              <w:top w:val="nil"/>
              <w:left w:val="nil"/>
              <w:bottom w:val="nil"/>
              <w:right w:val="nil"/>
            </w:tcBorders>
            <w:shd w:val="clear" w:color="auto" w:fill="auto"/>
            <w:noWrap/>
            <w:vAlign w:val="center"/>
            <w:hideMark/>
          </w:tcPr>
          <w:p w14:paraId="5D53B847" w14:textId="77777777" w:rsidR="0005159F" w:rsidRPr="0005159F" w:rsidRDefault="0005159F" w:rsidP="0005159F">
            <w:pPr>
              <w:jc w:val="right"/>
              <w:rPr>
                <w:rFonts w:cs="Arial"/>
                <w:color w:val="000000"/>
                <w:sz w:val="20"/>
                <w:lang w:eastAsia="zh-CN"/>
              </w:rPr>
            </w:pPr>
            <w:r w:rsidRPr="0005159F">
              <w:rPr>
                <w:rFonts w:cs="Arial"/>
                <w:color w:val="000000"/>
                <w:sz w:val="20"/>
                <w:lang w:eastAsia="zh-CN"/>
              </w:rPr>
              <w:t>210,490</w:t>
            </w:r>
          </w:p>
        </w:tc>
        <w:tc>
          <w:tcPr>
            <w:tcW w:w="0" w:type="auto"/>
            <w:tcBorders>
              <w:top w:val="nil"/>
              <w:left w:val="nil"/>
              <w:bottom w:val="nil"/>
              <w:right w:val="single" w:sz="8" w:space="0" w:color="auto"/>
            </w:tcBorders>
            <w:shd w:val="clear" w:color="auto" w:fill="auto"/>
            <w:noWrap/>
            <w:vAlign w:val="center"/>
            <w:hideMark/>
          </w:tcPr>
          <w:p w14:paraId="6FD16357" w14:textId="77777777" w:rsidR="0005159F" w:rsidRPr="0005159F" w:rsidRDefault="0005159F" w:rsidP="0005159F">
            <w:pPr>
              <w:jc w:val="right"/>
              <w:rPr>
                <w:rFonts w:cs="Arial"/>
                <w:color w:val="000000"/>
                <w:sz w:val="20"/>
                <w:lang w:eastAsia="zh-CN"/>
              </w:rPr>
            </w:pPr>
            <w:r w:rsidRPr="0005159F">
              <w:rPr>
                <w:rFonts w:cs="Arial"/>
                <w:color w:val="000000"/>
                <w:sz w:val="20"/>
                <w:lang w:eastAsia="zh-CN"/>
              </w:rPr>
              <w:t>9%</w:t>
            </w:r>
          </w:p>
        </w:tc>
        <w:tc>
          <w:tcPr>
            <w:tcW w:w="0" w:type="auto"/>
            <w:tcBorders>
              <w:top w:val="nil"/>
              <w:left w:val="nil"/>
              <w:bottom w:val="nil"/>
              <w:right w:val="nil"/>
            </w:tcBorders>
            <w:shd w:val="clear" w:color="auto" w:fill="auto"/>
            <w:noWrap/>
            <w:vAlign w:val="center"/>
            <w:hideMark/>
          </w:tcPr>
          <w:p w14:paraId="4EDD01DB" w14:textId="77777777" w:rsidR="0005159F" w:rsidRPr="0005159F" w:rsidRDefault="0005159F" w:rsidP="0005159F">
            <w:pPr>
              <w:jc w:val="right"/>
              <w:rPr>
                <w:rFonts w:cs="Arial"/>
                <w:color w:val="000000"/>
                <w:sz w:val="20"/>
                <w:lang w:eastAsia="zh-CN"/>
              </w:rPr>
            </w:pPr>
            <w:r w:rsidRPr="0005159F">
              <w:rPr>
                <w:rFonts w:cs="Arial"/>
                <w:color w:val="000000"/>
                <w:sz w:val="20"/>
                <w:lang w:eastAsia="zh-CN"/>
              </w:rPr>
              <w:t>110,000</w:t>
            </w:r>
          </w:p>
        </w:tc>
        <w:tc>
          <w:tcPr>
            <w:tcW w:w="0" w:type="auto"/>
            <w:tcBorders>
              <w:top w:val="nil"/>
              <w:left w:val="nil"/>
              <w:bottom w:val="nil"/>
              <w:right w:val="single" w:sz="8" w:space="0" w:color="auto"/>
            </w:tcBorders>
            <w:shd w:val="clear" w:color="auto" w:fill="auto"/>
            <w:noWrap/>
            <w:vAlign w:val="center"/>
            <w:hideMark/>
          </w:tcPr>
          <w:p w14:paraId="0F9D1524" w14:textId="77777777" w:rsidR="0005159F" w:rsidRPr="0005159F" w:rsidRDefault="0005159F" w:rsidP="0005159F">
            <w:pPr>
              <w:jc w:val="right"/>
              <w:rPr>
                <w:rFonts w:cs="Arial"/>
                <w:sz w:val="20"/>
                <w:lang w:eastAsia="zh-CN"/>
              </w:rPr>
            </w:pPr>
            <w:r w:rsidRPr="0005159F">
              <w:rPr>
                <w:rFonts w:cs="Arial"/>
                <w:sz w:val="20"/>
                <w:lang w:eastAsia="zh-CN"/>
              </w:rPr>
              <w:t>4%</w:t>
            </w:r>
          </w:p>
        </w:tc>
      </w:tr>
      <w:tr w:rsidR="0005159F" w:rsidRPr="0005159F" w14:paraId="78D22CB3" w14:textId="77777777" w:rsidTr="001E58B3">
        <w:trPr>
          <w:trHeight w:val="315"/>
          <w:jc w:val="center"/>
        </w:trPr>
        <w:tc>
          <w:tcPr>
            <w:tcW w:w="0" w:type="auto"/>
            <w:tcBorders>
              <w:top w:val="nil"/>
              <w:left w:val="single" w:sz="8" w:space="0" w:color="auto"/>
              <w:bottom w:val="nil"/>
              <w:right w:val="single" w:sz="8" w:space="0" w:color="auto"/>
            </w:tcBorders>
            <w:shd w:val="clear" w:color="auto" w:fill="auto"/>
            <w:noWrap/>
            <w:vAlign w:val="center"/>
            <w:hideMark/>
          </w:tcPr>
          <w:p w14:paraId="042FC460" w14:textId="77777777" w:rsidR="0005159F" w:rsidRPr="0005159F" w:rsidRDefault="0005159F" w:rsidP="0005159F">
            <w:pPr>
              <w:rPr>
                <w:rFonts w:cs="Arial"/>
                <w:color w:val="000000"/>
                <w:sz w:val="20"/>
                <w:lang w:eastAsia="zh-CN"/>
              </w:rPr>
            </w:pPr>
            <w:r w:rsidRPr="0005159F">
              <w:rPr>
                <w:rFonts w:cs="Arial"/>
                <w:color w:val="000000"/>
                <w:sz w:val="20"/>
                <w:lang w:eastAsia="zh-CN"/>
              </w:rPr>
              <w:t>Staff Costs</w:t>
            </w:r>
          </w:p>
        </w:tc>
        <w:tc>
          <w:tcPr>
            <w:tcW w:w="0" w:type="auto"/>
            <w:tcBorders>
              <w:top w:val="nil"/>
              <w:left w:val="nil"/>
              <w:bottom w:val="nil"/>
              <w:right w:val="nil"/>
            </w:tcBorders>
            <w:shd w:val="clear" w:color="auto" w:fill="auto"/>
            <w:noWrap/>
            <w:vAlign w:val="center"/>
            <w:hideMark/>
          </w:tcPr>
          <w:p w14:paraId="378D5810" w14:textId="77777777" w:rsidR="0005159F" w:rsidRPr="0005159F" w:rsidRDefault="0005159F" w:rsidP="0005159F">
            <w:pPr>
              <w:jc w:val="right"/>
              <w:rPr>
                <w:rFonts w:cs="Arial"/>
                <w:color w:val="000000"/>
                <w:sz w:val="20"/>
                <w:lang w:eastAsia="zh-CN"/>
              </w:rPr>
            </w:pPr>
            <w:r w:rsidRPr="0005159F">
              <w:rPr>
                <w:rFonts w:cs="Arial"/>
                <w:color w:val="000000"/>
                <w:sz w:val="20"/>
                <w:lang w:eastAsia="zh-CN"/>
              </w:rPr>
              <w:t>1,683,690</w:t>
            </w:r>
          </w:p>
        </w:tc>
        <w:tc>
          <w:tcPr>
            <w:tcW w:w="0" w:type="auto"/>
            <w:tcBorders>
              <w:top w:val="nil"/>
              <w:left w:val="nil"/>
              <w:bottom w:val="nil"/>
              <w:right w:val="single" w:sz="8" w:space="0" w:color="auto"/>
            </w:tcBorders>
            <w:shd w:val="clear" w:color="auto" w:fill="auto"/>
            <w:noWrap/>
            <w:vAlign w:val="center"/>
            <w:hideMark/>
          </w:tcPr>
          <w:p w14:paraId="447838B3" w14:textId="77777777" w:rsidR="0005159F" w:rsidRPr="0005159F" w:rsidRDefault="0005159F" w:rsidP="0005159F">
            <w:pPr>
              <w:jc w:val="right"/>
              <w:rPr>
                <w:rFonts w:cs="Arial"/>
                <w:color w:val="000000"/>
                <w:sz w:val="20"/>
                <w:lang w:eastAsia="zh-CN"/>
              </w:rPr>
            </w:pPr>
            <w:r w:rsidRPr="0005159F">
              <w:rPr>
                <w:rFonts w:cs="Arial"/>
                <w:color w:val="000000"/>
                <w:sz w:val="20"/>
                <w:lang w:eastAsia="zh-CN"/>
              </w:rPr>
              <w:t>69%</w:t>
            </w:r>
          </w:p>
        </w:tc>
        <w:tc>
          <w:tcPr>
            <w:tcW w:w="0" w:type="auto"/>
            <w:tcBorders>
              <w:top w:val="nil"/>
              <w:left w:val="nil"/>
              <w:bottom w:val="nil"/>
              <w:right w:val="nil"/>
            </w:tcBorders>
            <w:shd w:val="clear" w:color="auto" w:fill="auto"/>
            <w:noWrap/>
            <w:vAlign w:val="center"/>
            <w:hideMark/>
          </w:tcPr>
          <w:p w14:paraId="53241187" w14:textId="77777777" w:rsidR="0005159F" w:rsidRPr="0005159F" w:rsidRDefault="0005159F" w:rsidP="0005159F">
            <w:pPr>
              <w:jc w:val="right"/>
              <w:rPr>
                <w:rFonts w:cs="Arial"/>
                <w:color w:val="000000"/>
                <w:sz w:val="20"/>
                <w:lang w:eastAsia="zh-CN"/>
              </w:rPr>
            </w:pPr>
            <w:r w:rsidRPr="0005159F">
              <w:rPr>
                <w:rFonts w:cs="Arial"/>
                <w:color w:val="000000"/>
                <w:sz w:val="20"/>
                <w:lang w:eastAsia="zh-CN"/>
              </w:rPr>
              <w:t>2,358,429</w:t>
            </w:r>
          </w:p>
        </w:tc>
        <w:tc>
          <w:tcPr>
            <w:tcW w:w="0" w:type="auto"/>
            <w:tcBorders>
              <w:top w:val="nil"/>
              <w:left w:val="nil"/>
              <w:bottom w:val="nil"/>
              <w:right w:val="single" w:sz="8" w:space="0" w:color="auto"/>
            </w:tcBorders>
            <w:shd w:val="clear" w:color="auto" w:fill="auto"/>
            <w:noWrap/>
            <w:vAlign w:val="center"/>
            <w:hideMark/>
          </w:tcPr>
          <w:p w14:paraId="29C15477" w14:textId="77777777" w:rsidR="0005159F" w:rsidRPr="0005159F" w:rsidRDefault="0005159F" w:rsidP="0005159F">
            <w:pPr>
              <w:jc w:val="right"/>
              <w:rPr>
                <w:rFonts w:cs="Arial"/>
                <w:sz w:val="20"/>
                <w:lang w:eastAsia="zh-CN"/>
              </w:rPr>
            </w:pPr>
            <w:r w:rsidRPr="0005159F">
              <w:rPr>
                <w:rFonts w:cs="Arial"/>
                <w:sz w:val="20"/>
                <w:lang w:eastAsia="zh-CN"/>
              </w:rPr>
              <w:t>80%</w:t>
            </w:r>
          </w:p>
        </w:tc>
      </w:tr>
      <w:tr w:rsidR="0005159F" w:rsidRPr="0005159F" w14:paraId="4AEFAF3E" w14:textId="77777777" w:rsidTr="001E58B3">
        <w:trPr>
          <w:trHeight w:val="315"/>
          <w:jc w:val="center"/>
        </w:trPr>
        <w:tc>
          <w:tcPr>
            <w:tcW w:w="0" w:type="auto"/>
            <w:tcBorders>
              <w:top w:val="single" w:sz="8" w:space="0" w:color="8EA9DB"/>
              <w:left w:val="single" w:sz="8" w:space="0" w:color="auto"/>
              <w:bottom w:val="single" w:sz="8" w:space="0" w:color="auto"/>
              <w:right w:val="single" w:sz="8" w:space="0" w:color="auto"/>
            </w:tcBorders>
            <w:shd w:val="clear" w:color="000000" w:fill="D9E1F2"/>
            <w:noWrap/>
            <w:vAlign w:val="center"/>
            <w:hideMark/>
          </w:tcPr>
          <w:p w14:paraId="3209B634" w14:textId="77777777" w:rsidR="0005159F" w:rsidRPr="0005159F" w:rsidRDefault="0005159F" w:rsidP="0005159F">
            <w:pPr>
              <w:rPr>
                <w:rFonts w:cs="Arial"/>
                <w:b/>
                <w:bCs/>
                <w:color w:val="000000"/>
                <w:sz w:val="20"/>
                <w:lang w:eastAsia="zh-CN"/>
              </w:rPr>
            </w:pPr>
            <w:r w:rsidRPr="0005159F">
              <w:rPr>
                <w:rFonts w:cs="Arial"/>
                <w:b/>
                <w:bCs/>
                <w:color w:val="000000"/>
                <w:sz w:val="20"/>
                <w:lang w:eastAsia="zh-CN"/>
              </w:rPr>
              <w:t>Total</w:t>
            </w:r>
          </w:p>
        </w:tc>
        <w:tc>
          <w:tcPr>
            <w:tcW w:w="0" w:type="auto"/>
            <w:tcBorders>
              <w:top w:val="single" w:sz="8" w:space="0" w:color="8EA9DB"/>
              <w:left w:val="nil"/>
              <w:bottom w:val="single" w:sz="8" w:space="0" w:color="auto"/>
              <w:right w:val="nil"/>
            </w:tcBorders>
            <w:shd w:val="clear" w:color="000000" w:fill="D9E1F2"/>
            <w:noWrap/>
            <w:vAlign w:val="center"/>
            <w:hideMark/>
          </w:tcPr>
          <w:p w14:paraId="399FC760" w14:textId="77777777" w:rsidR="0005159F" w:rsidRPr="0005159F" w:rsidRDefault="0005159F" w:rsidP="0005159F">
            <w:pPr>
              <w:jc w:val="right"/>
              <w:rPr>
                <w:rFonts w:cs="Arial"/>
                <w:b/>
                <w:bCs/>
                <w:color w:val="000000"/>
                <w:sz w:val="20"/>
                <w:lang w:eastAsia="zh-CN"/>
              </w:rPr>
            </w:pPr>
            <w:r w:rsidRPr="0005159F">
              <w:rPr>
                <w:rFonts w:cs="Arial"/>
                <w:b/>
                <w:bCs/>
                <w:color w:val="000000"/>
                <w:sz w:val="20"/>
                <w:lang w:eastAsia="zh-CN"/>
              </w:rPr>
              <w:t>2,424,504</w:t>
            </w:r>
          </w:p>
        </w:tc>
        <w:tc>
          <w:tcPr>
            <w:tcW w:w="0" w:type="auto"/>
            <w:tcBorders>
              <w:top w:val="single" w:sz="8" w:space="0" w:color="8EA9DB"/>
              <w:left w:val="nil"/>
              <w:bottom w:val="single" w:sz="8" w:space="0" w:color="auto"/>
              <w:right w:val="single" w:sz="8" w:space="0" w:color="auto"/>
            </w:tcBorders>
            <w:shd w:val="clear" w:color="000000" w:fill="D9E1F2"/>
            <w:noWrap/>
            <w:vAlign w:val="center"/>
            <w:hideMark/>
          </w:tcPr>
          <w:p w14:paraId="41B08996" w14:textId="77777777" w:rsidR="0005159F" w:rsidRPr="0005159F" w:rsidRDefault="0005159F" w:rsidP="0005159F">
            <w:pPr>
              <w:jc w:val="right"/>
              <w:rPr>
                <w:rFonts w:cs="Arial"/>
                <w:b/>
                <w:bCs/>
                <w:color w:val="000000"/>
                <w:sz w:val="20"/>
                <w:lang w:eastAsia="zh-CN"/>
              </w:rPr>
            </w:pPr>
            <w:r w:rsidRPr="0005159F">
              <w:rPr>
                <w:rFonts w:cs="Arial"/>
                <w:b/>
                <w:bCs/>
                <w:color w:val="000000"/>
                <w:sz w:val="20"/>
                <w:lang w:eastAsia="zh-CN"/>
              </w:rPr>
              <w:t>100%</w:t>
            </w:r>
          </w:p>
        </w:tc>
        <w:tc>
          <w:tcPr>
            <w:tcW w:w="0" w:type="auto"/>
            <w:tcBorders>
              <w:top w:val="single" w:sz="8" w:space="0" w:color="8EA9DB"/>
              <w:left w:val="nil"/>
              <w:bottom w:val="single" w:sz="8" w:space="0" w:color="auto"/>
              <w:right w:val="nil"/>
            </w:tcBorders>
            <w:shd w:val="clear" w:color="000000" w:fill="D9E1F2"/>
            <w:noWrap/>
            <w:vAlign w:val="center"/>
            <w:hideMark/>
          </w:tcPr>
          <w:p w14:paraId="2C9B25EC" w14:textId="77777777" w:rsidR="0005159F" w:rsidRPr="0005159F" w:rsidRDefault="0005159F" w:rsidP="0005159F">
            <w:pPr>
              <w:jc w:val="right"/>
              <w:rPr>
                <w:rFonts w:cs="Arial"/>
                <w:b/>
                <w:bCs/>
                <w:color w:val="000000"/>
                <w:sz w:val="20"/>
                <w:lang w:eastAsia="zh-CN"/>
              </w:rPr>
            </w:pPr>
            <w:r w:rsidRPr="0005159F">
              <w:rPr>
                <w:rFonts w:cs="Arial"/>
                <w:b/>
                <w:bCs/>
                <w:color w:val="000000"/>
                <w:sz w:val="20"/>
                <w:lang w:eastAsia="zh-CN"/>
              </w:rPr>
              <w:t>2,941,855</w:t>
            </w:r>
          </w:p>
        </w:tc>
        <w:tc>
          <w:tcPr>
            <w:tcW w:w="0" w:type="auto"/>
            <w:tcBorders>
              <w:top w:val="single" w:sz="8" w:space="0" w:color="8EA9DB"/>
              <w:left w:val="nil"/>
              <w:bottom w:val="single" w:sz="8" w:space="0" w:color="auto"/>
              <w:right w:val="single" w:sz="8" w:space="0" w:color="auto"/>
            </w:tcBorders>
            <w:shd w:val="clear" w:color="000000" w:fill="D9E1F2"/>
            <w:noWrap/>
            <w:vAlign w:val="center"/>
            <w:hideMark/>
          </w:tcPr>
          <w:p w14:paraId="570A8DD3" w14:textId="77777777" w:rsidR="0005159F" w:rsidRPr="0005159F" w:rsidRDefault="0005159F" w:rsidP="0005159F">
            <w:pPr>
              <w:jc w:val="right"/>
              <w:rPr>
                <w:rFonts w:cs="Arial"/>
                <w:b/>
                <w:bCs/>
                <w:color w:val="000000"/>
                <w:sz w:val="20"/>
                <w:lang w:eastAsia="zh-CN"/>
              </w:rPr>
            </w:pPr>
            <w:r w:rsidRPr="0005159F">
              <w:rPr>
                <w:rFonts w:cs="Arial"/>
                <w:b/>
                <w:bCs/>
                <w:color w:val="000000"/>
                <w:sz w:val="20"/>
                <w:lang w:eastAsia="zh-CN"/>
              </w:rPr>
              <w:t>100%</w:t>
            </w:r>
          </w:p>
        </w:tc>
      </w:tr>
    </w:tbl>
    <w:p w14:paraId="4BABF20C" w14:textId="5F88EF97" w:rsidR="00DB17F2" w:rsidRPr="00BF631B" w:rsidRDefault="00DB17F2" w:rsidP="00DB17F2">
      <w:pPr>
        <w:shd w:val="clear" w:color="auto" w:fill="FFFFFF"/>
        <w:tabs>
          <w:tab w:val="left" w:pos="6946"/>
        </w:tabs>
        <w:spacing w:before="120" w:after="120"/>
        <w:jc w:val="center"/>
        <w:rPr>
          <w:rFonts w:asciiTheme="minorBidi" w:eastAsia="PMingLiU" w:hAnsiTheme="minorBidi" w:cstheme="minorBidi"/>
          <w:bCs/>
          <w:i/>
          <w:iCs/>
          <w:color w:val="000000" w:themeColor="text1"/>
          <w:sz w:val="14"/>
          <w:szCs w:val="12"/>
        </w:rPr>
      </w:pPr>
      <w:r w:rsidRPr="00BF631B">
        <w:rPr>
          <w:rFonts w:asciiTheme="minorBidi" w:eastAsia="PMingLiU" w:hAnsiTheme="minorBidi" w:cstheme="minorBidi"/>
          <w:bCs/>
          <w:i/>
          <w:iCs/>
          <w:color w:val="000000" w:themeColor="text1"/>
          <w:sz w:val="14"/>
          <w:szCs w:val="12"/>
        </w:rPr>
        <w:t xml:space="preserve">Source: YFM1 </w:t>
      </w:r>
      <w:r w:rsidR="0005159F">
        <w:rPr>
          <w:rFonts w:asciiTheme="minorBidi" w:eastAsia="PMingLiU" w:hAnsiTheme="minorBidi" w:cstheme="minorBidi"/>
          <w:bCs/>
          <w:i/>
          <w:iCs/>
          <w:color w:val="000000" w:themeColor="text1"/>
          <w:sz w:val="14"/>
          <w:szCs w:val="12"/>
        </w:rPr>
        <w:t>2020-2021</w:t>
      </w:r>
      <w:r w:rsidR="001E58B3">
        <w:rPr>
          <w:rFonts w:asciiTheme="minorBidi" w:eastAsia="PMingLiU" w:hAnsiTheme="minorBidi" w:cstheme="minorBidi"/>
          <w:bCs/>
          <w:i/>
          <w:iCs/>
          <w:color w:val="000000" w:themeColor="text1"/>
          <w:sz w:val="14"/>
          <w:szCs w:val="12"/>
        </w:rPr>
        <w:t xml:space="preserve"> and ADM/ASS monitoring Excel</w:t>
      </w:r>
    </w:p>
    <w:p w14:paraId="79B68EC3" w14:textId="77777777" w:rsidR="00803237" w:rsidRDefault="00803237" w:rsidP="004F022B">
      <w:pPr>
        <w:keepNext/>
        <w:shd w:val="clear" w:color="auto" w:fill="FFFFFF"/>
        <w:tabs>
          <w:tab w:val="left" w:pos="6946"/>
        </w:tabs>
        <w:spacing w:before="120" w:after="120"/>
        <w:rPr>
          <w:rFonts w:asciiTheme="minorBidi" w:eastAsia="PMingLiU" w:hAnsiTheme="minorBidi" w:cstheme="minorBidi"/>
          <w:bCs/>
          <w:color w:val="000000" w:themeColor="text1"/>
          <w:sz w:val="20"/>
          <w:szCs w:val="18"/>
        </w:rPr>
      </w:pPr>
    </w:p>
    <w:p w14:paraId="05A7FA86" w14:textId="77777777" w:rsidR="00803237" w:rsidRDefault="00803237" w:rsidP="004F022B">
      <w:pPr>
        <w:keepNext/>
        <w:shd w:val="clear" w:color="auto" w:fill="FFFFFF"/>
        <w:tabs>
          <w:tab w:val="left" w:pos="6946"/>
        </w:tabs>
        <w:spacing w:before="120" w:after="120"/>
        <w:rPr>
          <w:rFonts w:asciiTheme="minorBidi" w:eastAsia="PMingLiU" w:hAnsiTheme="minorBidi" w:cstheme="minorBidi"/>
          <w:bCs/>
          <w:color w:val="000000" w:themeColor="text1"/>
          <w:sz w:val="20"/>
          <w:szCs w:val="18"/>
        </w:rPr>
      </w:pPr>
    </w:p>
    <w:p w14:paraId="4FB8EFD7" w14:textId="77777777" w:rsidR="00803237" w:rsidRDefault="00803237" w:rsidP="004F022B">
      <w:pPr>
        <w:keepNext/>
        <w:shd w:val="clear" w:color="auto" w:fill="FFFFFF"/>
        <w:tabs>
          <w:tab w:val="left" w:pos="6946"/>
        </w:tabs>
        <w:spacing w:before="120" w:after="120"/>
        <w:rPr>
          <w:rFonts w:asciiTheme="minorBidi" w:eastAsia="PMingLiU" w:hAnsiTheme="minorBidi" w:cstheme="minorBidi"/>
          <w:bCs/>
          <w:color w:val="000000" w:themeColor="text1"/>
          <w:sz w:val="20"/>
          <w:szCs w:val="18"/>
        </w:rPr>
      </w:pPr>
    </w:p>
    <w:p w14:paraId="1B35FB2D" w14:textId="77777777" w:rsidR="00803237" w:rsidRDefault="00803237" w:rsidP="004F022B">
      <w:pPr>
        <w:keepNext/>
        <w:shd w:val="clear" w:color="auto" w:fill="FFFFFF"/>
        <w:tabs>
          <w:tab w:val="left" w:pos="6946"/>
        </w:tabs>
        <w:spacing w:before="120" w:after="120"/>
        <w:rPr>
          <w:rFonts w:asciiTheme="minorBidi" w:eastAsia="PMingLiU" w:hAnsiTheme="minorBidi" w:cstheme="minorBidi"/>
          <w:bCs/>
          <w:color w:val="000000" w:themeColor="text1"/>
          <w:sz w:val="20"/>
          <w:szCs w:val="18"/>
        </w:rPr>
      </w:pPr>
    </w:p>
    <w:p w14:paraId="1E71A269" w14:textId="04D5DAC2" w:rsidR="00DB17F2" w:rsidRPr="004729B3" w:rsidRDefault="00DB17F2" w:rsidP="004F022B">
      <w:pPr>
        <w:keepNext/>
        <w:shd w:val="clear" w:color="auto" w:fill="FFFFFF"/>
        <w:tabs>
          <w:tab w:val="left" w:pos="6946"/>
        </w:tabs>
        <w:spacing w:before="120" w:after="120"/>
        <w:rPr>
          <w:rFonts w:asciiTheme="minorBidi" w:eastAsia="PMingLiU" w:hAnsiTheme="minorBidi" w:cstheme="minorBidi"/>
          <w:bCs/>
          <w:color w:val="000000" w:themeColor="text1"/>
          <w:sz w:val="20"/>
        </w:rPr>
      </w:pPr>
      <w:r w:rsidRPr="00BF631B">
        <w:rPr>
          <w:rFonts w:asciiTheme="minorBidi" w:eastAsia="PMingLiU" w:hAnsiTheme="minorBidi" w:cstheme="minorBidi"/>
          <w:bCs/>
          <w:color w:val="000000" w:themeColor="text1"/>
          <w:sz w:val="20"/>
          <w:szCs w:val="18"/>
        </w:rPr>
        <w:t xml:space="preserve">The </w:t>
      </w:r>
      <w:r w:rsidR="004F022B">
        <w:rPr>
          <w:rFonts w:asciiTheme="minorBidi" w:eastAsia="PMingLiU" w:hAnsiTheme="minorBidi" w:cstheme="minorBidi"/>
          <w:bCs/>
          <w:color w:val="000000" w:themeColor="text1"/>
          <w:sz w:val="20"/>
          <w:szCs w:val="18"/>
        </w:rPr>
        <w:t xml:space="preserve">2022-2023 </w:t>
      </w:r>
      <w:r w:rsidRPr="00BF631B">
        <w:rPr>
          <w:rFonts w:asciiTheme="minorBidi" w:eastAsia="PMingLiU" w:hAnsiTheme="minorBidi" w:cstheme="minorBidi"/>
          <w:bCs/>
          <w:color w:val="000000" w:themeColor="text1"/>
          <w:sz w:val="20"/>
          <w:szCs w:val="18"/>
        </w:rPr>
        <w:t>RP budget for programme activities is b</w:t>
      </w:r>
      <w:r w:rsidRPr="004729B3">
        <w:rPr>
          <w:rFonts w:asciiTheme="minorBidi" w:eastAsia="PMingLiU" w:hAnsiTheme="minorBidi" w:cstheme="minorBidi"/>
          <w:bCs/>
          <w:color w:val="000000" w:themeColor="text1"/>
          <w:sz w:val="20"/>
        </w:rPr>
        <w:t xml:space="preserve">roken down by sector in the table below.  </w:t>
      </w:r>
    </w:p>
    <w:p w14:paraId="5E177034" w14:textId="77777777" w:rsidR="00143DB8" w:rsidRPr="004729B3" w:rsidRDefault="00143DB8" w:rsidP="00DB17F2">
      <w:pPr>
        <w:shd w:val="clear" w:color="auto" w:fill="FFFFFF"/>
        <w:tabs>
          <w:tab w:val="left" w:pos="6946"/>
        </w:tabs>
        <w:spacing w:before="120" w:after="120"/>
        <w:jc w:val="center"/>
        <w:rPr>
          <w:rFonts w:asciiTheme="minorBidi" w:eastAsia="PMingLiU" w:hAnsiTheme="minorBidi" w:cstheme="minorBidi"/>
          <w:bCs/>
          <w:color w:val="000000" w:themeColor="text1"/>
          <w:sz w:val="20"/>
        </w:rPr>
        <w:sectPr w:rsidR="00143DB8" w:rsidRPr="004729B3" w:rsidSect="00CA4275">
          <w:type w:val="continuous"/>
          <w:pgSz w:w="11906" w:h="16838"/>
          <w:pgMar w:top="1440" w:right="1466" w:bottom="1440" w:left="1440" w:header="720" w:footer="720" w:gutter="0"/>
          <w:cols w:space="720"/>
          <w:titlePg/>
          <w:docGrid w:linePitch="360"/>
        </w:sectPr>
      </w:pPr>
    </w:p>
    <w:p w14:paraId="087046C7" w14:textId="5355B06C" w:rsidR="00DB17F2" w:rsidRPr="004729B3" w:rsidRDefault="004D341A" w:rsidP="00DB17F2">
      <w:pPr>
        <w:shd w:val="clear" w:color="auto" w:fill="FFFFFF"/>
        <w:tabs>
          <w:tab w:val="left" w:pos="6946"/>
        </w:tabs>
        <w:spacing w:before="120" w:after="120"/>
        <w:jc w:val="center"/>
        <w:rPr>
          <w:rFonts w:asciiTheme="minorBidi" w:eastAsia="PMingLiU" w:hAnsiTheme="minorBidi" w:cstheme="minorBidi"/>
          <w:bCs/>
          <w:color w:val="000000" w:themeColor="text1"/>
          <w:sz w:val="20"/>
        </w:rPr>
      </w:pPr>
      <w:r w:rsidRPr="004729B3">
        <w:rPr>
          <w:noProof/>
          <w:sz w:val="20"/>
        </w:rPr>
        <mc:AlternateContent>
          <mc:Choice Requires="cx1">
            <w:drawing>
              <wp:inline distT="0" distB="0" distL="0" distR="0" wp14:anchorId="195E0597" wp14:editId="4737A1D2">
                <wp:extent cx="2969971" cy="863194"/>
                <wp:effectExtent l="0" t="0" r="1905" b="13335"/>
                <wp:docPr id="23" name="Chart 23">
                  <a:extLst xmlns:a="http://schemas.openxmlformats.org/drawingml/2006/main">
                    <a:ext uri="{FF2B5EF4-FFF2-40B4-BE49-F238E27FC236}">
                      <a16:creationId xmlns:a16="http://schemas.microsoft.com/office/drawing/2014/main" id="{FBAED5F1-B754-4F4F-AFE8-6B7460423F6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8"/>
                  </a:graphicData>
                </a:graphic>
              </wp:inline>
            </w:drawing>
          </mc:Choice>
          <mc:Fallback>
            <w:drawing>
              <wp:inline distT="0" distB="0" distL="0" distR="0" wp14:anchorId="195E0597" wp14:editId="4737A1D2">
                <wp:extent cx="2969971" cy="863194"/>
                <wp:effectExtent l="0" t="0" r="1905" b="13335"/>
                <wp:docPr id="23" name="Chart 23">
                  <a:extLst xmlns:a="http://schemas.openxmlformats.org/drawingml/2006/main">
                    <a:ext uri="{FF2B5EF4-FFF2-40B4-BE49-F238E27FC236}">
                      <a16:creationId xmlns:a16="http://schemas.microsoft.com/office/drawing/2014/main" id="{FBAED5F1-B754-4F4F-AFE8-6B7460423F6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3" name="Chart 23">
                          <a:extLst>
                            <a:ext uri="{FF2B5EF4-FFF2-40B4-BE49-F238E27FC236}">
                              <a16:creationId xmlns:a16="http://schemas.microsoft.com/office/drawing/2014/main" id="{FBAED5F1-B754-4F4F-AFE8-6B7460423F67}"/>
                            </a:ext>
                          </a:extLst>
                        </pic:cNvPr>
                        <pic:cNvPicPr>
                          <a:picLocks noGrp="1" noRot="1" noChangeAspect="1" noMove="1" noResize="1" noEditPoints="1" noAdjustHandles="1" noChangeArrowheads="1" noChangeShapeType="1"/>
                        </pic:cNvPicPr>
                      </pic:nvPicPr>
                      <pic:blipFill>
                        <a:blip r:embed="rId29"/>
                        <a:stretch>
                          <a:fillRect/>
                        </a:stretch>
                      </pic:blipFill>
                      <pic:spPr>
                        <a:xfrm>
                          <a:off x="0" y="0"/>
                          <a:ext cx="2969895" cy="862965"/>
                        </a:xfrm>
                        <a:prstGeom prst="rect">
                          <a:avLst/>
                        </a:prstGeom>
                      </pic:spPr>
                    </pic:pic>
                  </a:graphicData>
                </a:graphic>
              </wp:inline>
            </w:drawing>
          </mc:Fallback>
        </mc:AlternateContent>
      </w:r>
    </w:p>
    <w:p w14:paraId="06F8214F" w14:textId="780E5EFE" w:rsidR="009D1E0F" w:rsidRPr="004729B3" w:rsidRDefault="00F30E3C" w:rsidP="00DB17F2">
      <w:pPr>
        <w:pStyle w:val="Numberedpara"/>
        <w:numPr>
          <w:ilvl w:val="0"/>
          <w:numId w:val="0"/>
        </w:numPr>
        <w:tabs>
          <w:tab w:val="left" w:pos="720"/>
          <w:tab w:val="left" w:pos="2430"/>
        </w:tabs>
        <w:spacing w:after="200" w:line="276" w:lineRule="auto"/>
        <w:rPr>
          <w:rFonts w:asciiTheme="minorBidi" w:hAnsiTheme="minorBidi" w:cstheme="minorBidi"/>
          <w:bCs/>
          <w:sz w:val="20"/>
          <w:szCs w:val="20"/>
        </w:rPr>
      </w:pPr>
      <w:r w:rsidRPr="004729B3">
        <w:rPr>
          <w:rFonts w:asciiTheme="minorBidi" w:hAnsiTheme="minorBidi" w:cstheme="minorBidi"/>
          <w:bCs/>
          <w:sz w:val="20"/>
          <w:szCs w:val="20"/>
        </w:rPr>
        <w:t>There is no direct RP</w:t>
      </w:r>
      <w:r w:rsidR="004729B3">
        <w:rPr>
          <w:rFonts w:asciiTheme="minorBidi" w:hAnsiTheme="minorBidi" w:cstheme="minorBidi"/>
          <w:bCs/>
          <w:sz w:val="20"/>
          <w:szCs w:val="20"/>
        </w:rPr>
        <w:t xml:space="preserve"> for</w:t>
      </w:r>
      <w:r w:rsidRPr="004729B3">
        <w:rPr>
          <w:rFonts w:asciiTheme="minorBidi" w:hAnsiTheme="minorBidi" w:cstheme="minorBidi"/>
          <w:bCs/>
          <w:sz w:val="20"/>
          <w:szCs w:val="20"/>
        </w:rPr>
        <w:t xml:space="preserve"> SHS and CLT. The programme sector </w:t>
      </w:r>
      <w:r w:rsidR="00143DB8" w:rsidRPr="004729B3">
        <w:rPr>
          <w:rFonts w:asciiTheme="minorBidi" w:hAnsiTheme="minorBidi" w:cstheme="minorBidi"/>
          <w:bCs/>
          <w:sz w:val="20"/>
          <w:szCs w:val="20"/>
        </w:rPr>
        <w:t xml:space="preserve">assigns the RP to the regional Office in Nairobi, who would then </w:t>
      </w:r>
      <w:r w:rsidR="005602C7" w:rsidRPr="004729B3">
        <w:rPr>
          <w:rFonts w:asciiTheme="minorBidi" w:hAnsiTheme="minorBidi" w:cstheme="minorBidi"/>
          <w:bCs/>
          <w:sz w:val="20"/>
          <w:szCs w:val="20"/>
        </w:rPr>
        <w:t>assigned</w:t>
      </w:r>
      <w:r w:rsidR="009A3642" w:rsidRPr="004729B3">
        <w:rPr>
          <w:rFonts w:asciiTheme="minorBidi" w:hAnsiTheme="minorBidi" w:cstheme="minorBidi"/>
          <w:bCs/>
          <w:sz w:val="20"/>
          <w:szCs w:val="20"/>
        </w:rPr>
        <w:t xml:space="preserve"> tasks and activities</w:t>
      </w:r>
      <w:r w:rsidR="00143DB8" w:rsidRPr="004729B3">
        <w:rPr>
          <w:rFonts w:asciiTheme="minorBidi" w:hAnsiTheme="minorBidi" w:cstheme="minorBidi"/>
          <w:bCs/>
          <w:sz w:val="20"/>
          <w:szCs w:val="20"/>
        </w:rPr>
        <w:t xml:space="preserve"> to different national offices under their scope.</w:t>
      </w:r>
    </w:p>
    <w:p w14:paraId="40B8545D" w14:textId="77777777" w:rsidR="00143DB8" w:rsidRDefault="00143DB8" w:rsidP="0017733B">
      <w:pPr>
        <w:pStyle w:val="Numberedpara"/>
        <w:keepNext/>
        <w:numPr>
          <w:ilvl w:val="0"/>
          <w:numId w:val="0"/>
        </w:numPr>
        <w:tabs>
          <w:tab w:val="left" w:pos="720"/>
          <w:tab w:val="left" w:pos="2430"/>
        </w:tabs>
        <w:spacing w:after="200" w:line="276" w:lineRule="auto"/>
        <w:rPr>
          <w:rFonts w:asciiTheme="minorBidi" w:hAnsiTheme="minorBidi" w:cstheme="minorBidi"/>
          <w:b/>
          <w:szCs w:val="20"/>
        </w:rPr>
        <w:sectPr w:rsidR="00143DB8" w:rsidSect="00143DB8">
          <w:headerReference w:type="first" r:id="rId30"/>
          <w:type w:val="continuous"/>
          <w:pgSz w:w="11906" w:h="16838"/>
          <w:pgMar w:top="1440" w:right="1466" w:bottom="1440" w:left="1440" w:header="720" w:footer="720" w:gutter="0"/>
          <w:cols w:num="2" w:space="720"/>
          <w:titlePg/>
          <w:docGrid w:linePitch="360"/>
        </w:sectPr>
      </w:pPr>
    </w:p>
    <w:p w14:paraId="109B3B62" w14:textId="7AA9E31D" w:rsidR="00DB17F2" w:rsidRPr="00BF631B" w:rsidRDefault="00DB17F2" w:rsidP="0017733B">
      <w:pPr>
        <w:pStyle w:val="Numberedpara"/>
        <w:keepNext/>
        <w:numPr>
          <w:ilvl w:val="0"/>
          <w:numId w:val="0"/>
        </w:numPr>
        <w:tabs>
          <w:tab w:val="left" w:pos="720"/>
          <w:tab w:val="left" w:pos="2430"/>
        </w:tabs>
        <w:spacing w:after="200" w:line="276" w:lineRule="auto"/>
        <w:rPr>
          <w:rFonts w:asciiTheme="minorBidi" w:hAnsiTheme="minorBidi" w:cstheme="minorBidi"/>
          <w:b/>
          <w:szCs w:val="20"/>
        </w:rPr>
      </w:pPr>
      <w:r w:rsidRPr="00BF631B">
        <w:rPr>
          <w:rFonts w:asciiTheme="minorBidi" w:hAnsiTheme="minorBidi" w:cstheme="minorBidi"/>
          <w:b/>
          <w:szCs w:val="20"/>
        </w:rPr>
        <w:t xml:space="preserve">Leadership composition and organigram </w:t>
      </w:r>
    </w:p>
    <w:p w14:paraId="2E41DCF1" w14:textId="53216A5D" w:rsidR="00DB17F2" w:rsidRPr="00BF631B" w:rsidRDefault="007C6ECF" w:rsidP="00DB17F2">
      <w:pPr>
        <w:shd w:val="clear" w:color="auto" w:fill="FFFFFF" w:themeFill="background1"/>
        <w:spacing w:before="120" w:after="120"/>
        <w:rPr>
          <w:rFonts w:asciiTheme="minorBidi" w:eastAsia="PMingLiU" w:hAnsiTheme="minorBidi" w:cstheme="minorBidi"/>
          <w:b/>
          <w:bCs/>
          <w:color w:val="000000" w:themeColor="text1"/>
        </w:rPr>
      </w:pPr>
      <w:r>
        <w:rPr>
          <w:rFonts w:asciiTheme="minorBidi" w:eastAsia="PMingLiU" w:hAnsiTheme="minorBidi" w:cstheme="minorBidi"/>
          <w:b/>
          <w:bCs/>
          <w:noProof/>
          <w:color w:val="000000" w:themeColor="text1"/>
        </w:rPr>
        <w:drawing>
          <wp:inline distT="0" distB="0" distL="0" distR="0" wp14:anchorId="79F0C764" wp14:editId="381C303F">
            <wp:extent cx="5601723" cy="3048922"/>
            <wp:effectExtent l="0" t="0" r="0" b="0"/>
            <wp:docPr id="1407025207" name="Picture 140702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1796" cy="3054405"/>
                    </a:xfrm>
                    <a:prstGeom prst="rect">
                      <a:avLst/>
                    </a:prstGeom>
                    <a:noFill/>
                  </pic:spPr>
                </pic:pic>
              </a:graphicData>
            </a:graphic>
          </wp:inline>
        </w:drawing>
      </w:r>
    </w:p>
    <w:p w14:paraId="2FC5E830" w14:textId="77777777" w:rsidR="00DB17F2" w:rsidRPr="00BF631B" w:rsidRDefault="00DB17F2" w:rsidP="00DB17F2">
      <w:pPr>
        <w:shd w:val="clear" w:color="auto" w:fill="FFFFFF" w:themeFill="background1"/>
        <w:spacing w:before="120" w:after="120"/>
        <w:rPr>
          <w:rFonts w:asciiTheme="minorBidi" w:eastAsia="PMingLiU" w:hAnsiTheme="minorBidi" w:cstheme="minorBidi"/>
          <w:b/>
          <w:bCs/>
          <w:color w:val="000000" w:themeColor="text1"/>
        </w:rPr>
      </w:pPr>
    </w:p>
    <w:p w14:paraId="325B793F" w14:textId="37B43BF7" w:rsidR="00DB17F2" w:rsidRDefault="00BD75FB" w:rsidP="00DB17F2">
      <w:pPr>
        <w:pStyle w:val="Numberedpara"/>
        <w:numPr>
          <w:ilvl w:val="0"/>
          <w:numId w:val="0"/>
        </w:numPr>
        <w:tabs>
          <w:tab w:val="left" w:pos="720"/>
          <w:tab w:val="left" w:pos="2430"/>
        </w:tabs>
        <w:spacing w:after="120" w:line="276" w:lineRule="auto"/>
        <w:jc w:val="both"/>
        <w:rPr>
          <w:rFonts w:asciiTheme="minorBidi" w:hAnsiTheme="minorBidi" w:cstheme="minorBidi"/>
          <w:b/>
          <w:bCs/>
          <w:sz w:val="20"/>
          <w:szCs w:val="18"/>
        </w:rPr>
      </w:pPr>
      <w:r>
        <w:rPr>
          <w:rFonts w:asciiTheme="minorBidi" w:hAnsiTheme="minorBidi" w:cstheme="minorBidi"/>
          <w:b/>
          <w:bCs/>
          <w:sz w:val="20"/>
          <w:szCs w:val="18"/>
        </w:rPr>
        <w:t>Previous H</w:t>
      </w:r>
      <w:r w:rsidR="00DB17F2" w:rsidRPr="00BF631B">
        <w:rPr>
          <w:rFonts w:asciiTheme="minorBidi" w:hAnsiTheme="minorBidi" w:cstheme="minorBidi"/>
          <w:b/>
          <w:bCs/>
          <w:sz w:val="20"/>
          <w:szCs w:val="18"/>
        </w:rPr>
        <w:t>ead</w:t>
      </w:r>
      <w:r>
        <w:rPr>
          <w:rFonts w:asciiTheme="minorBidi" w:hAnsiTheme="minorBidi" w:cstheme="minorBidi"/>
          <w:b/>
          <w:bCs/>
          <w:sz w:val="20"/>
          <w:szCs w:val="18"/>
        </w:rPr>
        <w:t>s</w:t>
      </w:r>
      <w:r w:rsidR="00DB17F2" w:rsidRPr="00BF631B">
        <w:rPr>
          <w:rFonts w:asciiTheme="minorBidi" w:hAnsiTheme="minorBidi" w:cstheme="minorBidi"/>
          <w:b/>
          <w:bCs/>
          <w:sz w:val="20"/>
          <w:szCs w:val="18"/>
        </w:rPr>
        <w:t xml:space="preserve"> of Office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tblGrid>
      <w:tr w:rsidR="009D1E0F" w:rsidRPr="00D62721" w14:paraId="607CDB0D" w14:textId="77777777" w:rsidTr="00BD75FB">
        <w:tc>
          <w:tcPr>
            <w:tcW w:w="8185" w:type="dxa"/>
          </w:tcPr>
          <w:p w14:paraId="05F71CB4" w14:textId="094BA23B" w:rsidR="009D1E0F" w:rsidRPr="00D62721" w:rsidRDefault="00137991" w:rsidP="00D62721">
            <w:pPr>
              <w:pStyle w:val="Numberedpara"/>
              <w:numPr>
                <w:ilvl w:val="0"/>
                <w:numId w:val="0"/>
              </w:numPr>
              <w:tabs>
                <w:tab w:val="left" w:pos="720"/>
                <w:tab w:val="left" w:pos="2430"/>
              </w:tabs>
              <w:spacing w:after="0" w:line="276" w:lineRule="auto"/>
              <w:jc w:val="both"/>
              <w:rPr>
                <w:rFonts w:asciiTheme="minorBidi" w:hAnsiTheme="minorBidi" w:cstheme="minorBidi"/>
                <w:b/>
                <w:bCs/>
                <w:sz w:val="18"/>
                <w:szCs w:val="18"/>
              </w:rPr>
            </w:pPr>
            <w:hyperlink r:id="rId32" w:history="1">
              <w:r w:rsidR="009D1E0F" w:rsidRPr="00D62721">
                <w:rPr>
                  <w:sz w:val="18"/>
                  <w:szCs w:val="18"/>
                </w:rPr>
                <w:t>Musa, Muhammed</w:t>
              </w:r>
            </w:hyperlink>
            <w:r w:rsidR="009D1E0F" w:rsidRPr="00D62721">
              <w:rPr>
                <w:sz w:val="18"/>
                <w:szCs w:val="18"/>
              </w:rPr>
              <w:t> (1993 - 1996)</w:t>
            </w:r>
          </w:p>
        </w:tc>
      </w:tr>
      <w:tr w:rsidR="009D1E0F" w:rsidRPr="00D62721" w14:paraId="6D3E71CF" w14:textId="77777777" w:rsidTr="00BD75FB">
        <w:tc>
          <w:tcPr>
            <w:tcW w:w="8185" w:type="dxa"/>
          </w:tcPr>
          <w:p w14:paraId="30EC5AF7" w14:textId="2EB5B78A" w:rsidR="009D1E0F" w:rsidRPr="00D62721" w:rsidRDefault="009D1E0F" w:rsidP="00D62721">
            <w:pPr>
              <w:pStyle w:val="Numberedpara"/>
              <w:numPr>
                <w:ilvl w:val="0"/>
                <w:numId w:val="0"/>
              </w:numPr>
              <w:tabs>
                <w:tab w:val="left" w:pos="720"/>
                <w:tab w:val="left" w:pos="2430"/>
              </w:tabs>
              <w:spacing w:after="0" w:line="276" w:lineRule="auto"/>
              <w:jc w:val="both"/>
              <w:rPr>
                <w:rFonts w:asciiTheme="minorBidi" w:hAnsiTheme="minorBidi" w:cstheme="minorBidi"/>
                <w:b/>
                <w:bCs/>
                <w:sz w:val="18"/>
                <w:szCs w:val="18"/>
              </w:rPr>
            </w:pPr>
            <w:r w:rsidRPr="00D62721">
              <w:rPr>
                <w:sz w:val="18"/>
                <w:szCs w:val="18"/>
              </w:rPr>
              <w:t>Mamady Lamin Conde (1996 - 2003)</w:t>
            </w:r>
          </w:p>
        </w:tc>
      </w:tr>
      <w:tr w:rsidR="009D1E0F" w:rsidRPr="00D62721" w14:paraId="3261ABD4" w14:textId="77777777" w:rsidTr="00BD75FB">
        <w:tc>
          <w:tcPr>
            <w:tcW w:w="8185" w:type="dxa"/>
          </w:tcPr>
          <w:p w14:paraId="0FA103DE" w14:textId="1A787676" w:rsidR="009D1E0F" w:rsidRPr="00D62721" w:rsidRDefault="009D1E0F" w:rsidP="00D62721">
            <w:pPr>
              <w:pStyle w:val="Numberedpara"/>
              <w:numPr>
                <w:ilvl w:val="0"/>
                <w:numId w:val="0"/>
              </w:numPr>
              <w:tabs>
                <w:tab w:val="left" w:pos="720"/>
                <w:tab w:val="left" w:pos="2430"/>
              </w:tabs>
              <w:spacing w:after="0" w:line="276" w:lineRule="auto"/>
              <w:jc w:val="both"/>
              <w:rPr>
                <w:rFonts w:asciiTheme="minorBidi" w:hAnsiTheme="minorBidi" w:cstheme="minorBidi"/>
                <w:b/>
                <w:bCs/>
                <w:sz w:val="18"/>
                <w:szCs w:val="18"/>
              </w:rPr>
            </w:pPr>
            <w:r w:rsidRPr="00D62721">
              <w:rPr>
                <w:sz w:val="18"/>
                <w:szCs w:val="18"/>
              </w:rPr>
              <w:t>Awad El Hassan (2004 - 2007)</w:t>
            </w:r>
          </w:p>
        </w:tc>
      </w:tr>
      <w:tr w:rsidR="009D1E0F" w:rsidRPr="00D62721" w14:paraId="7121C5E0" w14:textId="77777777" w:rsidTr="00BD75FB">
        <w:tc>
          <w:tcPr>
            <w:tcW w:w="8185" w:type="dxa"/>
          </w:tcPr>
          <w:p w14:paraId="6809B22A" w14:textId="10106842" w:rsidR="009D1E0F" w:rsidRPr="00D62721" w:rsidRDefault="009D1E0F" w:rsidP="00D62721">
            <w:pPr>
              <w:pStyle w:val="Numberedpara"/>
              <w:numPr>
                <w:ilvl w:val="0"/>
                <w:numId w:val="0"/>
              </w:numPr>
              <w:tabs>
                <w:tab w:val="left" w:pos="720"/>
                <w:tab w:val="left" w:pos="2430"/>
              </w:tabs>
              <w:spacing w:after="0" w:line="276" w:lineRule="auto"/>
              <w:jc w:val="both"/>
              <w:rPr>
                <w:rFonts w:asciiTheme="minorBidi" w:hAnsiTheme="minorBidi" w:cstheme="minorBidi"/>
                <w:b/>
                <w:bCs/>
                <w:sz w:val="18"/>
                <w:szCs w:val="18"/>
              </w:rPr>
            </w:pPr>
            <w:r w:rsidRPr="00D62721">
              <w:rPr>
                <w:sz w:val="18"/>
                <w:szCs w:val="18"/>
              </w:rPr>
              <w:t>Nureldin Satti (2008 - 2009)</w:t>
            </w:r>
          </w:p>
        </w:tc>
      </w:tr>
      <w:tr w:rsidR="009D1E0F" w:rsidRPr="00D62721" w14:paraId="208AF4C4" w14:textId="77777777" w:rsidTr="00BD75FB">
        <w:tc>
          <w:tcPr>
            <w:tcW w:w="8185" w:type="dxa"/>
          </w:tcPr>
          <w:p w14:paraId="7B269E4B" w14:textId="146B70C6" w:rsidR="009D1E0F" w:rsidRPr="00D62721" w:rsidRDefault="009D1E0F" w:rsidP="00D62721">
            <w:pPr>
              <w:pStyle w:val="Numberedpara"/>
              <w:numPr>
                <w:ilvl w:val="0"/>
                <w:numId w:val="0"/>
              </w:numPr>
              <w:tabs>
                <w:tab w:val="left" w:pos="720"/>
                <w:tab w:val="left" w:pos="2430"/>
              </w:tabs>
              <w:spacing w:after="0" w:line="276" w:lineRule="auto"/>
              <w:jc w:val="both"/>
              <w:rPr>
                <w:sz w:val="18"/>
                <w:szCs w:val="18"/>
              </w:rPr>
            </w:pPr>
            <w:r w:rsidRPr="00D62721">
              <w:rPr>
                <w:sz w:val="18"/>
                <w:szCs w:val="18"/>
              </w:rPr>
              <w:t>Luc Rukingama (August 2009 - December 2010)</w:t>
            </w:r>
          </w:p>
        </w:tc>
      </w:tr>
      <w:tr w:rsidR="009D1E0F" w:rsidRPr="00D62721" w14:paraId="107520FC" w14:textId="77777777" w:rsidTr="00BD75FB">
        <w:trPr>
          <w:trHeight w:val="47"/>
        </w:trPr>
        <w:tc>
          <w:tcPr>
            <w:tcW w:w="8185" w:type="dxa"/>
          </w:tcPr>
          <w:p w14:paraId="3C8F7BDE" w14:textId="52202AA4" w:rsidR="009D1E0F" w:rsidRPr="00D62721" w:rsidRDefault="009D1E0F" w:rsidP="00D62721">
            <w:pPr>
              <w:pStyle w:val="Numberedpara"/>
              <w:numPr>
                <w:ilvl w:val="0"/>
                <w:numId w:val="0"/>
              </w:numPr>
              <w:tabs>
                <w:tab w:val="left" w:pos="720"/>
                <w:tab w:val="left" w:pos="2430"/>
              </w:tabs>
              <w:spacing w:after="0" w:line="276" w:lineRule="auto"/>
              <w:jc w:val="both"/>
              <w:rPr>
                <w:color w:val="418AB3" w:themeColor="accent1"/>
                <w:sz w:val="18"/>
                <w:szCs w:val="18"/>
              </w:rPr>
            </w:pPr>
            <w:r w:rsidRPr="00D62721">
              <w:rPr>
                <w:color w:val="418AB3" w:themeColor="accent1"/>
                <w:sz w:val="18"/>
                <w:szCs w:val="18"/>
              </w:rPr>
              <w:t>Makarigakis Alexandros (OiC) (January 2011 - September 2011)</w:t>
            </w:r>
          </w:p>
        </w:tc>
      </w:tr>
      <w:tr w:rsidR="009D1E0F" w:rsidRPr="00D62721" w14:paraId="7CE88952" w14:textId="77777777" w:rsidTr="00BD75FB">
        <w:tc>
          <w:tcPr>
            <w:tcW w:w="8185" w:type="dxa"/>
          </w:tcPr>
          <w:p w14:paraId="4BD95FFF" w14:textId="4E061CBA" w:rsidR="009D1E0F" w:rsidRPr="00D62721" w:rsidRDefault="009D1E0F" w:rsidP="00D62721">
            <w:pPr>
              <w:pStyle w:val="Numberedpara"/>
              <w:numPr>
                <w:ilvl w:val="0"/>
                <w:numId w:val="0"/>
              </w:numPr>
              <w:tabs>
                <w:tab w:val="left" w:pos="720"/>
                <w:tab w:val="left" w:pos="2430"/>
              </w:tabs>
              <w:spacing w:after="0" w:line="276" w:lineRule="auto"/>
              <w:jc w:val="both"/>
              <w:rPr>
                <w:sz w:val="18"/>
                <w:szCs w:val="18"/>
              </w:rPr>
            </w:pPr>
            <w:r w:rsidRPr="00D62721">
              <w:rPr>
                <w:sz w:val="18"/>
                <w:szCs w:val="18"/>
              </w:rPr>
              <w:t>Firmin E. Matoko (October 2011 - December 2015)</w:t>
            </w:r>
          </w:p>
        </w:tc>
      </w:tr>
      <w:tr w:rsidR="009D1E0F" w:rsidRPr="00D62721" w14:paraId="59C37CE3" w14:textId="77777777" w:rsidTr="00BD75FB">
        <w:tc>
          <w:tcPr>
            <w:tcW w:w="8185" w:type="dxa"/>
          </w:tcPr>
          <w:p w14:paraId="342A09AA" w14:textId="62DFC952" w:rsidR="009D1E0F" w:rsidRPr="00D62721" w:rsidRDefault="009D1E0F" w:rsidP="00D62721">
            <w:pPr>
              <w:pStyle w:val="Numberedpara"/>
              <w:numPr>
                <w:ilvl w:val="0"/>
                <w:numId w:val="0"/>
              </w:numPr>
              <w:tabs>
                <w:tab w:val="left" w:pos="720"/>
                <w:tab w:val="left" w:pos="2430"/>
              </w:tabs>
              <w:spacing w:after="0" w:line="276" w:lineRule="auto"/>
              <w:jc w:val="both"/>
              <w:rPr>
                <w:color w:val="418AB3" w:themeColor="accent1"/>
                <w:sz w:val="18"/>
                <w:szCs w:val="18"/>
              </w:rPr>
            </w:pPr>
            <w:r w:rsidRPr="00D62721">
              <w:rPr>
                <w:color w:val="418AB3" w:themeColor="accent1"/>
                <w:sz w:val="18"/>
                <w:szCs w:val="18"/>
              </w:rPr>
              <w:t>Benno Boer (OiC) (April 2015 - June 2015) </w:t>
            </w:r>
          </w:p>
        </w:tc>
      </w:tr>
      <w:tr w:rsidR="009D1E0F" w:rsidRPr="00D62721" w14:paraId="289DD23E" w14:textId="77777777" w:rsidTr="00BD75FB">
        <w:tc>
          <w:tcPr>
            <w:tcW w:w="8185" w:type="dxa"/>
          </w:tcPr>
          <w:p w14:paraId="0C92A23C" w14:textId="04BCCB46" w:rsidR="009D1E0F" w:rsidRPr="00D62721" w:rsidRDefault="009D1E0F" w:rsidP="00D62721">
            <w:pPr>
              <w:pStyle w:val="Numberedpara"/>
              <w:numPr>
                <w:ilvl w:val="0"/>
                <w:numId w:val="0"/>
              </w:numPr>
              <w:tabs>
                <w:tab w:val="left" w:pos="720"/>
                <w:tab w:val="left" w:pos="2430"/>
              </w:tabs>
              <w:spacing w:after="0" w:line="276" w:lineRule="auto"/>
              <w:jc w:val="both"/>
              <w:rPr>
                <w:color w:val="418AB3" w:themeColor="accent1"/>
                <w:sz w:val="18"/>
                <w:szCs w:val="18"/>
              </w:rPr>
            </w:pPr>
            <w:r w:rsidRPr="00D62721">
              <w:rPr>
                <w:color w:val="418AB3" w:themeColor="accent1"/>
                <w:sz w:val="18"/>
                <w:szCs w:val="18"/>
              </w:rPr>
              <w:t>Robertine Raonimahary (OiC) (July 2015 - August 2015) </w:t>
            </w:r>
          </w:p>
        </w:tc>
      </w:tr>
      <w:tr w:rsidR="009D1E0F" w:rsidRPr="00D62721" w14:paraId="45072BE0" w14:textId="77777777" w:rsidTr="00BD75FB">
        <w:tc>
          <w:tcPr>
            <w:tcW w:w="8185" w:type="dxa"/>
          </w:tcPr>
          <w:p w14:paraId="4A4714D2" w14:textId="418327C6" w:rsidR="009D1E0F" w:rsidRPr="00D62721" w:rsidRDefault="009D1E0F" w:rsidP="00D62721">
            <w:pPr>
              <w:pStyle w:val="Numberedpara"/>
              <w:numPr>
                <w:ilvl w:val="0"/>
                <w:numId w:val="0"/>
              </w:numPr>
              <w:tabs>
                <w:tab w:val="left" w:pos="720"/>
                <w:tab w:val="left" w:pos="2430"/>
              </w:tabs>
              <w:spacing w:after="0" w:line="276" w:lineRule="auto"/>
              <w:jc w:val="both"/>
              <w:rPr>
                <w:color w:val="418AB3" w:themeColor="accent1"/>
                <w:sz w:val="18"/>
                <w:szCs w:val="18"/>
              </w:rPr>
            </w:pPr>
            <w:r w:rsidRPr="00D62721">
              <w:rPr>
                <w:color w:val="418AB3" w:themeColor="accent1"/>
                <w:sz w:val="18"/>
                <w:szCs w:val="18"/>
              </w:rPr>
              <w:t>Alaphia Wrigh (OiC)  (September 2015 - March 2017)</w:t>
            </w:r>
          </w:p>
        </w:tc>
      </w:tr>
      <w:tr w:rsidR="009D1E0F" w:rsidRPr="00D62721" w14:paraId="58A03544" w14:textId="77777777" w:rsidTr="00BD75FB">
        <w:tc>
          <w:tcPr>
            <w:tcW w:w="8185" w:type="dxa"/>
          </w:tcPr>
          <w:p w14:paraId="1409B07E" w14:textId="0F2B1092" w:rsidR="009D1E0F" w:rsidRPr="00D62721" w:rsidRDefault="009D1E0F" w:rsidP="00D62721">
            <w:pPr>
              <w:pStyle w:val="Numberedpara"/>
              <w:numPr>
                <w:ilvl w:val="0"/>
                <w:numId w:val="0"/>
              </w:numPr>
              <w:tabs>
                <w:tab w:val="left" w:pos="720"/>
                <w:tab w:val="left" w:pos="2430"/>
              </w:tabs>
              <w:spacing w:after="0" w:line="276" w:lineRule="auto"/>
              <w:jc w:val="both"/>
              <w:rPr>
                <w:color w:val="418AB3" w:themeColor="accent1"/>
                <w:sz w:val="18"/>
                <w:szCs w:val="18"/>
              </w:rPr>
            </w:pPr>
            <w:r w:rsidRPr="00D62721">
              <w:rPr>
                <w:color w:val="418AB3" w:themeColor="accent1"/>
                <w:sz w:val="18"/>
                <w:szCs w:val="18"/>
              </w:rPr>
              <w:t>Yumiko Yokozeki (OiC) (April 2017 - June 2018)</w:t>
            </w:r>
          </w:p>
        </w:tc>
      </w:tr>
      <w:tr w:rsidR="009D1E0F" w:rsidRPr="00DC33BC" w14:paraId="0D2DD9D1" w14:textId="77777777" w:rsidTr="00BD75FB">
        <w:tc>
          <w:tcPr>
            <w:tcW w:w="8185" w:type="dxa"/>
          </w:tcPr>
          <w:p w14:paraId="0D745310" w14:textId="62782A7E" w:rsidR="009D1E0F" w:rsidRPr="00D62721" w:rsidRDefault="009D1E0F" w:rsidP="00D62721">
            <w:pPr>
              <w:pStyle w:val="Numberedpara"/>
              <w:numPr>
                <w:ilvl w:val="0"/>
                <w:numId w:val="0"/>
              </w:numPr>
              <w:tabs>
                <w:tab w:val="left" w:pos="720"/>
                <w:tab w:val="left" w:pos="2430"/>
              </w:tabs>
              <w:spacing w:after="0" w:line="276" w:lineRule="auto"/>
              <w:jc w:val="both"/>
              <w:rPr>
                <w:sz w:val="18"/>
                <w:szCs w:val="18"/>
                <w:lang w:val="es-ES"/>
              </w:rPr>
            </w:pPr>
            <w:r w:rsidRPr="00D62721">
              <w:rPr>
                <w:sz w:val="18"/>
                <w:szCs w:val="18"/>
                <w:lang w:val="es-ES"/>
              </w:rPr>
              <w:t>Ana Elisa Santana Afonso (June 2018 - 28 Feb 2021)</w:t>
            </w:r>
          </w:p>
        </w:tc>
      </w:tr>
      <w:tr w:rsidR="009D1E0F" w:rsidRPr="00D62721" w14:paraId="65E3E6D4" w14:textId="77777777" w:rsidTr="00BD75FB">
        <w:tc>
          <w:tcPr>
            <w:tcW w:w="8185" w:type="dxa"/>
          </w:tcPr>
          <w:p w14:paraId="46F54739" w14:textId="274B551E" w:rsidR="009D1E0F" w:rsidRPr="00D62721" w:rsidRDefault="009D1E0F" w:rsidP="00D62721">
            <w:pPr>
              <w:pStyle w:val="Numberedpara"/>
              <w:numPr>
                <w:ilvl w:val="0"/>
                <w:numId w:val="0"/>
              </w:numPr>
              <w:tabs>
                <w:tab w:val="left" w:pos="720"/>
                <w:tab w:val="left" w:pos="2430"/>
              </w:tabs>
              <w:spacing w:after="0" w:line="276" w:lineRule="auto"/>
              <w:jc w:val="both"/>
              <w:rPr>
                <w:sz w:val="18"/>
                <w:szCs w:val="18"/>
              </w:rPr>
            </w:pPr>
            <w:r w:rsidRPr="0039295B">
              <w:rPr>
                <w:color w:val="418AB3" w:themeColor="accent1"/>
                <w:sz w:val="18"/>
                <w:szCs w:val="18"/>
              </w:rPr>
              <w:t>Yumiko Yokozeki - OIC (1st March 2021 - )</w:t>
            </w:r>
          </w:p>
        </w:tc>
      </w:tr>
      <w:tr w:rsidR="00E05451" w:rsidRPr="00D62721" w14:paraId="53CB704D" w14:textId="77777777" w:rsidTr="00BD75FB">
        <w:tc>
          <w:tcPr>
            <w:tcW w:w="8185" w:type="dxa"/>
          </w:tcPr>
          <w:p w14:paraId="262E2844" w14:textId="15AC89E1" w:rsidR="00E05451" w:rsidRPr="0039295B" w:rsidRDefault="00E05451" w:rsidP="00D62721">
            <w:pPr>
              <w:pStyle w:val="Numberedpara"/>
              <w:numPr>
                <w:ilvl w:val="0"/>
                <w:numId w:val="0"/>
              </w:numPr>
              <w:tabs>
                <w:tab w:val="left" w:pos="720"/>
                <w:tab w:val="left" w:pos="2430"/>
              </w:tabs>
              <w:spacing w:after="0" w:line="276" w:lineRule="auto"/>
              <w:jc w:val="both"/>
              <w:rPr>
                <w:color w:val="418AB3" w:themeColor="accent1"/>
                <w:sz w:val="18"/>
                <w:szCs w:val="18"/>
              </w:rPr>
            </w:pPr>
            <w:r w:rsidRPr="005C50E7">
              <w:rPr>
                <w:sz w:val="18"/>
                <w:szCs w:val="18"/>
                <w:highlight w:val="yellow"/>
              </w:rPr>
              <w:t>Rita</w:t>
            </w:r>
            <w:r w:rsidR="005C50E7" w:rsidRPr="005C50E7">
              <w:rPr>
                <w:sz w:val="18"/>
                <w:szCs w:val="18"/>
                <w:highlight w:val="yellow"/>
              </w:rPr>
              <w:t xml:space="preserve"> will be appointed in July 2022</w:t>
            </w:r>
          </w:p>
        </w:tc>
      </w:tr>
    </w:tbl>
    <w:p w14:paraId="468E4A3E" w14:textId="77777777" w:rsidR="00D62721" w:rsidRDefault="00D62721" w:rsidP="00DB17F2">
      <w:pPr>
        <w:pStyle w:val="Numberedpara"/>
        <w:numPr>
          <w:ilvl w:val="0"/>
          <w:numId w:val="0"/>
        </w:numPr>
        <w:tabs>
          <w:tab w:val="left" w:pos="720"/>
          <w:tab w:val="left" w:pos="2430"/>
        </w:tabs>
        <w:spacing w:after="120" w:line="276" w:lineRule="auto"/>
        <w:jc w:val="both"/>
        <w:rPr>
          <w:rFonts w:asciiTheme="minorBidi" w:hAnsiTheme="minorBidi" w:cstheme="minorBidi"/>
          <w:b/>
          <w:bCs/>
          <w:sz w:val="20"/>
          <w:szCs w:val="18"/>
        </w:rPr>
      </w:pPr>
    </w:p>
    <w:p w14:paraId="028EC884" w14:textId="77777777" w:rsidR="00DB17F2" w:rsidRPr="00BF631B" w:rsidRDefault="00DB17F2" w:rsidP="00DB17F2">
      <w:pPr>
        <w:rPr>
          <w:rFonts w:asciiTheme="minorBidi" w:hAnsiTheme="minorBidi" w:cstheme="minorBidi"/>
          <w:b/>
          <w:bCs/>
          <w:i/>
          <w:iCs/>
        </w:rPr>
      </w:pPr>
    </w:p>
    <w:tbl>
      <w:tblPr>
        <w:tblStyle w:val="TableGrid"/>
        <w:tblW w:w="0" w:type="auto"/>
        <w:tblLook w:val="04A0" w:firstRow="1" w:lastRow="0" w:firstColumn="1" w:lastColumn="0" w:noHBand="0" w:noVBand="1"/>
      </w:tblPr>
      <w:tblGrid>
        <w:gridCol w:w="8990"/>
      </w:tblGrid>
      <w:tr w:rsidR="00DB17F2" w:rsidRPr="00BF631B" w14:paraId="6D33D605" w14:textId="77777777" w:rsidTr="006A05D5">
        <w:trPr>
          <w:trHeight w:val="397"/>
        </w:trPr>
        <w:tc>
          <w:tcPr>
            <w:tcW w:w="8990" w:type="dxa"/>
            <w:shd w:val="clear" w:color="auto" w:fill="B0D0E2" w:themeFill="accent1" w:themeFillTint="66"/>
            <w:vAlign w:val="center"/>
          </w:tcPr>
          <w:p w14:paraId="3AAF2BE5" w14:textId="77777777" w:rsidR="00DB17F2" w:rsidRPr="00BF631B" w:rsidRDefault="00DB17F2" w:rsidP="00057C52">
            <w:pPr>
              <w:pStyle w:val="Heading1"/>
              <w:outlineLvl w:val="0"/>
              <w:rPr>
                <w:rFonts w:asciiTheme="minorBidi" w:hAnsiTheme="minorBidi" w:cstheme="minorBidi"/>
              </w:rPr>
            </w:pPr>
            <w:bookmarkStart w:id="10" w:name="_Toc106220864"/>
            <w:commentRangeStart w:id="11"/>
            <w:commentRangeStart w:id="12"/>
            <w:r w:rsidRPr="00BF631B">
              <w:rPr>
                <w:rFonts w:asciiTheme="minorBidi" w:hAnsiTheme="minorBidi" w:cstheme="minorBidi"/>
              </w:rPr>
              <w:lastRenderedPageBreak/>
              <w:t>RISK MANAGEMENT</w:t>
            </w:r>
            <w:bookmarkEnd w:id="10"/>
            <w:commentRangeEnd w:id="11"/>
            <w:r w:rsidR="00905A32">
              <w:rPr>
                <w:rStyle w:val="CommentReference"/>
                <w:rFonts w:ascii="Times New Roman" w:eastAsia="Times New Roman" w:hAnsi="Times New Roman" w:cs="Times New Roman"/>
              </w:rPr>
              <w:commentReference w:id="11"/>
            </w:r>
            <w:commentRangeEnd w:id="12"/>
            <w:r w:rsidR="00D0353D">
              <w:rPr>
                <w:rStyle w:val="CommentReference"/>
                <w:rFonts w:ascii="Times New Roman" w:eastAsia="Times New Roman" w:hAnsi="Times New Roman" w:cs="Times New Roman"/>
              </w:rPr>
              <w:commentReference w:id="12"/>
            </w:r>
          </w:p>
        </w:tc>
      </w:tr>
    </w:tbl>
    <w:p w14:paraId="0D7BF6EC" w14:textId="25FBA222" w:rsidR="00D0353D" w:rsidRPr="00D0353D" w:rsidRDefault="00D0353D" w:rsidP="00DB17F2">
      <w:pPr>
        <w:pStyle w:val="Numberedpara"/>
        <w:numPr>
          <w:ilvl w:val="0"/>
          <w:numId w:val="0"/>
        </w:numPr>
        <w:tabs>
          <w:tab w:val="left" w:pos="720"/>
          <w:tab w:val="left" w:pos="2430"/>
        </w:tabs>
        <w:spacing w:before="120" w:after="120" w:line="276" w:lineRule="auto"/>
        <w:jc w:val="both"/>
        <w:rPr>
          <w:ins w:id="13" w:author="Moutard, Flora" w:date="2022-06-16T17:06:00Z"/>
          <w:rFonts w:asciiTheme="minorBidi" w:hAnsiTheme="minorBidi" w:cstheme="minorBidi"/>
          <w:b/>
          <w:bCs/>
          <w:szCs w:val="20"/>
        </w:rPr>
      </w:pPr>
      <w:ins w:id="14" w:author="Moutard, Flora" w:date="2022-06-16T17:06:00Z">
        <w:r w:rsidRPr="00D0353D">
          <w:rPr>
            <w:rFonts w:asciiTheme="minorBidi" w:hAnsiTheme="minorBidi" w:cstheme="minorBidi"/>
            <w:b/>
            <w:bCs/>
            <w:szCs w:val="20"/>
          </w:rPr>
          <w:t>Risk Register</w:t>
        </w:r>
      </w:ins>
    </w:p>
    <w:p w14:paraId="4187B6C3" w14:textId="008C928E" w:rsidR="00D0353D" w:rsidRDefault="00D0353D" w:rsidP="00DB17F2">
      <w:pPr>
        <w:pStyle w:val="Numberedpara"/>
        <w:numPr>
          <w:ilvl w:val="0"/>
          <w:numId w:val="0"/>
        </w:numPr>
        <w:tabs>
          <w:tab w:val="left" w:pos="720"/>
          <w:tab w:val="left" w:pos="2430"/>
        </w:tabs>
        <w:spacing w:before="120" w:after="120" w:line="276" w:lineRule="auto"/>
        <w:jc w:val="both"/>
        <w:rPr>
          <w:ins w:id="15" w:author="Moutard, Flora" w:date="2022-06-16T17:06:00Z"/>
          <w:rFonts w:asciiTheme="minorBidi" w:hAnsiTheme="minorBidi" w:cstheme="minorBidi"/>
          <w:szCs w:val="20"/>
        </w:rPr>
      </w:pPr>
      <w:ins w:id="16" w:author="Moutard, Flora" w:date="2022-06-16T17:06:00Z">
        <w:r>
          <w:rPr>
            <w:rFonts w:asciiTheme="minorBidi" w:hAnsiTheme="minorBidi" w:cstheme="minorBidi"/>
            <w:szCs w:val="20"/>
          </w:rPr>
          <w:t>The first RR of the office w</w:t>
        </w:r>
      </w:ins>
      <w:ins w:id="17" w:author="Moutard, Flora" w:date="2022-06-16T17:07:00Z">
        <w:r>
          <w:rPr>
            <w:rFonts w:asciiTheme="minorBidi" w:hAnsiTheme="minorBidi" w:cstheme="minorBidi"/>
            <w:szCs w:val="20"/>
          </w:rPr>
          <w:t>as finalized in February 2022.</w:t>
        </w:r>
      </w:ins>
    </w:p>
    <w:p w14:paraId="42DDDDF8" w14:textId="77777777" w:rsidR="00D0353D" w:rsidRDefault="00D0353D" w:rsidP="00DB17F2">
      <w:pPr>
        <w:pStyle w:val="Numberedpara"/>
        <w:numPr>
          <w:ilvl w:val="0"/>
          <w:numId w:val="0"/>
        </w:numPr>
        <w:tabs>
          <w:tab w:val="left" w:pos="720"/>
          <w:tab w:val="left" w:pos="2430"/>
        </w:tabs>
        <w:spacing w:before="120" w:after="120" w:line="276" w:lineRule="auto"/>
        <w:jc w:val="both"/>
        <w:rPr>
          <w:ins w:id="18" w:author="Moutard, Flora" w:date="2022-06-16T17:06:00Z"/>
          <w:rFonts w:asciiTheme="minorBidi" w:hAnsiTheme="minorBidi" w:cstheme="minorBidi"/>
          <w:szCs w:val="20"/>
        </w:rPr>
      </w:pPr>
    </w:p>
    <w:p w14:paraId="78A668E3" w14:textId="67BC6E3C" w:rsidR="00DB17F2" w:rsidRPr="00BF631B" w:rsidRDefault="00DB17F2" w:rsidP="00DB17F2">
      <w:pPr>
        <w:pStyle w:val="Numberedpara"/>
        <w:numPr>
          <w:ilvl w:val="0"/>
          <w:numId w:val="0"/>
        </w:numPr>
        <w:tabs>
          <w:tab w:val="left" w:pos="720"/>
          <w:tab w:val="left" w:pos="2430"/>
        </w:tabs>
        <w:spacing w:before="120" w:after="120" w:line="276" w:lineRule="auto"/>
        <w:jc w:val="both"/>
        <w:rPr>
          <w:rFonts w:asciiTheme="minorBidi" w:hAnsiTheme="minorBidi" w:cstheme="minorBidi"/>
          <w:szCs w:val="20"/>
        </w:rPr>
      </w:pPr>
      <w:r w:rsidRPr="00BF631B">
        <w:rPr>
          <w:rFonts w:asciiTheme="minorBidi" w:hAnsiTheme="minorBidi" w:cstheme="minorBidi"/>
          <w:szCs w:val="20"/>
        </w:rPr>
        <w:t xml:space="preserve">The Office assesses that its internal controls area globally under control.   </w:t>
      </w:r>
    </w:p>
    <w:p w14:paraId="2312BC09" w14:textId="77777777" w:rsidR="00DB17F2" w:rsidRPr="00BF631B" w:rsidRDefault="00DB17F2" w:rsidP="00DB17F2">
      <w:pPr>
        <w:pStyle w:val="Numberedpara"/>
        <w:numPr>
          <w:ilvl w:val="0"/>
          <w:numId w:val="0"/>
        </w:numPr>
        <w:tabs>
          <w:tab w:val="left" w:pos="720"/>
        </w:tabs>
        <w:spacing w:after="120"/>
        <w:jc w:val="both"/>
        <w:rPr>
          <w:rFonts w:asciiTheme="minorBidi" w:hAnsiTheme="minorBidi" w:cstheme="minorBidi"/>
          <w:b/>
          <w:bCs/>
          <w:color w:val="000000" w:themeColor="text1"/>
          <w:sz w:val="20"/>
          <w:szCs w:val="22"/>
        </w:rPr>
      </w:pPr>
      <w:r w:rsidRPr="00BF631B">
        <w:rPr>
          <w:rFonts w:asciiTheme="minorBidi" w:hAnsiTheme="minorBidi" w:cstheme="minorBidi"/>
          <w:b/>
          <w:bCs/>
          <w:color w:val="000000" w:themeColor="text1"/>
          <w:sz w:val="20"/>
          <w:szCs w:val="20"/>
        </w:rPr>
        <w:t>Results of the 2020 Control Self-Assessment</w:t>
      </w:r>
    </w:p>
    <w:tbl>
      <w:tblPr>
        <w:tblStyle w:val="TableGrid"/>
        <w:tblW w:w="0" w:type="auto"/>
        <w:jc w:val="center"/>
        <w:tblLayout w:type="fixed"/>
        <w:tblLook w:val="06A0" w:firstRow="1" w:lastRow="0" w:firstColumn="1" w:lastColumn="0" w:noHBand="1" w:noVBand="1"/>
      </w:tblPr>
      <w:tblGrid>
        <w:gridCol w:w="2965"/>
        <w:gridCol w:w="3355"/>
        <w:gridCol w:w="2334"/>
      </w:tblGrid>
      <w:tr w:rsidR="00DB17F2" w:rsidRPr="00BF631B" w14:paraId="09B7BF98" w14:textId="77777777" w:rsidTr="005C50E7">
        <w:trPr>
          <w:trHeight w:val="198"/>
          <w:jc w:val="center"/>
        </w:trPr>
        <w:tc>
          <w:tcPr>
            <w:tcW w:w="2965" w:type="dxa"/>
            <w:shd w:val="clear" w:color="auto" w:fill="DEEAF6"/>
            <w:vAlign w:val="center"/>
          </w:tcPr>
          <w:p w14:paraId="20C46A95" w14:textId="77777777" w:rsidR="00DB17F2" w:rsidRPr="00BF631B" w:rsidRDefault="00DB17F2" w:rsidP="006A05D5">
            <w:pPr>
              <w:jc w:val="center"/>
              <w:rPr>
                <w:rFonts w:asciiTheme="minorBidi" w:hAnsiTheme="minorBidi" w:cstheme="minorBidi"/>
                <w:sz w:val="16"/>
                <w:szCs w:val="16"/>
              </w:rPr>
            </w:pPr>
            <w:r w:rsidRPr="00BF631B">
              <w:rPr>
                <w:rFonts w:asciiTheme="minorBidi" w:eastAsia="Century Gothic" w:hAnsiTheme="minorBidi" w:cstheme="minorBidi"/>
                <w:color w:val="000000" w:themeColor="text1"/>
                <w:sz w:val="16"/>
                <w:szCs w:val="16"/>
              </w:rPr>
              <w:t>Functional Area</w:t>
            </w:r>
          </w:p>
        </w:tc>
        <w:tc>
          <w:tcPr>
            <w:tcW w:w="3355" w:type="dxa"/>
            <w:shd w:val="clear" w:color="auto" w:fill="DEEAF6"/>
            <w:vAlign w:val="center"/>
          </w:tcPr>
          <w:p w14:paraId="2A398A48" w14:textId="77777777" w:rsidR="00DB17F2" w:rsidRPr="00BF631B" w:rsidRDefault="00DB17F2" w:rsidP="006A05D5">
            <w:pPr>
              <w:jc w:val="center"/>
              <w:rPr>
                <w:rFonts w:asciiTheme="minorBidi" w:hAnsiTheme="minorBidi" w:cstheme="minorBidi"/>
                <w:sz w:val="16"/>
                <w:szCs w:val="16"/>
              </w:rPr>
            </w:pPr>
            <w:r w:rsidRPr="00BF631B">
              <w:rPr>
                <w:rFonts w:asciiTheme="minorBidi" w:eastAsia="Century Gothic" w:hAnsiTheme="minorBidi" w:cstheme="minorBidi"/>
                <w:color w:val="000000" w:themeColor="text1"/>
                <w:sz w:val="16"/>
                <w:szCs w:val="16"/>
              </w:rPr>
              <w:t>Self-Assessment (2020)</w:t>
            </w:r>
          </w:p>
        </w:tc>
        <w:tc>
          <w:tcPr>
            <w:tcW w:w="2334" w:type="dxa"/>
            <w:shd w:val="clear" w:color="auto" w:fill="DEEAF6"/>
            <w:vAlign w:val="center"/>
          </w:tcPr>
          <w:p w14:paraId="7C7AAFD0" w14:textId="77777777" w:rsidR="00DB17F2" w:rsidRPr="00BF631B" w:rsidRDefault="00DB17F2" w:rsidP="006A05D5">
            <w:pPr>
              <w:jc w:val="center"/>
              <w:rPr>
                <w:rFonts w:asciiTheme="minorBidi" w:hAnsiTheme="minorBidi" w:cstheme="minorBidi"/>
                <w:sz w:val="16"/>
                <w:szCs w:val="16"/>
              </w:rPr>
            </w:pPr>
            <w:r w:rsidRPr="00BF631B">
              <w:rPr>
                <w:rFonts w:asciiTheme="minorBidi" w:eastAsia="Century Gothic" w:hAnsiTheme="minorBidi" w:cstheme="minorBidi"/>
                <w:color w:val="000000" w:themeColor="text1"/>
                <w:sz w:val="16"/>
                <w:szCs w:val="16"/>
              </w:rPr>
              <w:t>IOS Comments</w:t>
            </w:r>
          </w:p>
        </w:tc>
      </w:tr>
      <w:tr w:rsidR="00DB17F2" w:rsidRPr="00BF631B" w14:paraId="6719CA2D" w14:textId="77777777" w:rsidTr="005C50E7">
        <w:trPr>
          <w:trHeight w:val="198"/>
          <w:jc w:val="center"/>
        </w:trPr>
        <w:tc>
          <w:tcPr>
            <w:tcW w:w="2965" w:type="dxa"/>
            <w:shd w:val="clear" w:color="auto" w:fill="DEEAF6"/>
            <w:vAlign w:val="center"/>
          </w:tcPr>
          <w:p w14:paraId="693DD59A" w14:textId="77777777" w:rsidR="00DB17F2" w:rsidRPr="00BF631B" w:rsidRDefault="00DB17F2" w:rsidP="006A05D5">
            <w:pPr>
              <w:rPr>
                <w:rFonts w:asciiTheme="minorBidi" w:hAnsiTheme="minorBidi" w:cstheme="minorBidi"/>
                <w:sz w:val="16"/>
                <w:szCs w:val="16"/>
              </w:rPr>
            </w:pPr>
            <w:r w:rsidRPr="00BF631B">
              <w:rPr>
                <w:rFonts w:asciiTheme="minorBidi" w:eastAsia="Century Gothic" w:hAnsiTheme="minorBidi" w:cstheme="minorBidi"/>
                <w:color w:val="000000" w:themeColor="text1"/>
                <w:sz w:val="16"/>
                <w:szCs w:val="16"/>
              </w:rPr>
              <w:t>Strategic framework, risk and control environment</w:t>
            </w:r>
          </w:p>
        </w:tc>
        <w:tc>
          <w:tcPr>
            <w:tcW w:w="3355" w:type="dxa"/>
            <w:shd w:val="clear" w:color="auto" w:fill="FFFFFF" w:themeFill="background1"/>
            <w:vAlign w:val="center"/>
          </w:tcPr>
          <w:p w14:paraId="0438554F" w14:textId="77777777" w:rsidR="00DB17F2" w:rsidRPr="00BF631B" w:rsidRDefault="00DB17F2" w:rsidP="006A05D5">
            <w:pPr>
              <w:jc w:val="center"/>
              <w:rPr>
                <w:rFonts w:asciiTheme="minorBidi" w:hAnsiTheme="minorBidi" w:cstheme="minorBidi"/>
                <w:sz w:val="16"/>
                <w:szCs w:val="16"/>
              </w:rPr>
            </w:pPr>
            <w:r w:rsidRPr="00BF631B">
              <w:rPr>
                <w:rFonts w:asciiTheme="minorBidi" w:eastAsia="Century Gothic" w:hAnsiTheme="minorBidi" w:cstheme="minorBidi"/>
                <w:color w:val="000000" w:themeColor="text1"/>
                <w:sz w:val="16"/>
                <w:szCs w:val="16"/>
              </w:rPr>
              <w:t>Globally under control</w:t>
            </w:r>
          </w:p>
        </w:tc>
        <w:tc>
          <w:tcPr>
            <w:tcW w:w="2334" w:type="dxa"/>
            <w:shd w:val="clear" w:color="auto" w:fill="FFFFFF" w:themeFill="background1"/>
            <w:vAlign w:val="center"/>
          </w:tcPr>
          <w:p w14:paraId="002D5B72" w14:textId="3F006AA4" w:rsidR="00DB17F2" w:rsidRPr="00BF631B" w:rsidRDefault="00DB5450" w:rsidP="006A05D5">
            <w:pPr>
              <w:jc w:val="center"/>
              <w:rPr>
                <w:rFonts w:asciiTheme="minorBidi" w:hAnsiTheme="minorBidi" w:cstheme="minorBidi"/>
                <w:sz w:val="16"/>
                <w:szCs w:val="16"/>
              </w:rPr>
            </w:pPr>
            <w:r>
              <w:rPr>
                <w:rFonts w:asciiTheme="minorBidi" w:eastAsia="Century Gothic" w:hAnsiTheme="minorBidi" w:cstheme="minorBidi"/>
                <w:color w:val="000000" w:themeColor="text1"/>
                <w:sz w:val="16"/>
                <w:szCs w:val="16"/>
              </w:rPr>
              <w:t>No risk register</w:t>
            </w:r>
          </w:p>
        </w:tc>
      </w:tr>
      <w:tr w:rsidR="00DB17F2" w:rsidRPr="00BF631B" w14:paraId="789FC251" w14:textId="77777777" w:rsidTr="005C50E7">
        <w:trPr>
          <w:trHeight w:val="198"/>
          <w:jc w:val="center"/>
        </w:trPr>
        <w:tc>
          <w:tcPr>
            <w:tcW w:w="2965" w:type="dxa"/>
            <w:shd w:val="clear" w:color="auto" w:fill="DEEAF6"/>
            <w:vAlign w:val="center"/>
          </w:tcPr>
          <w:p w14:paraId="636E0F2B" w14:textId="77777777" w:rsidR="00DB17F2" w:rsidRPr="00BF631B" w:rsidRDefault="00DB17F2" w:rsidP="006A05D5">
            <w:pPr>
              <w:rPr>
                <w:rFonts w:asciiTheme="minorBidi" w:hAnsiTheme="minorBidi" w:cstheme="minorBidi"/>
                <w:sz w:val="16"/>
                <w:szCs w:val="16"/>
              </w:rPr>
            </w:pPr>
            <w:r w:rsidRPr="00BF631B">
              <w:rPr>
                <w:rFonts w:asciiTheme="minorBidi" w:eastAsia="Century Gothic" w:hAnsiTheme="minorBidi" w:cstheme="minorBidi"/>
                <w:color w:val="000000" w:themeColor="text1"/>
                <w:sz w:val="16"/>
                <w:szCs w:val="16"/>
              </w:rPr>
              <w:t>Programme Management</w:t>
            </w:r>
          </w:p>
        </w:tc>
        <w:tc>
          <w:tcPr>
            <w:tcW w:w="3355" w:type="dxa"/>
            <w:shd w:val="clear" w:color="auto" w:fill="FFFFFF" w:themeFill="background1"/>
            <w:vAlign w:val="center"/>
          </w:tcPr>
          <w:p w14:paraId="1048BF4A" w14:textId="7D007EAC" w:rsidR="00DB17F2" w:rsidRPr="00BF631B" w:rsidRDefault="00C41260" w:rsidP="006A05D5">
            <w:pPr>
              <w:jc w:val="center"/>
              <w:rPr>
                <w:rFonts w:asciiTheme="minorBidi" w:hAnsiTheme="minorBidi" w:cstheme="minorBidi"/>
                <w:sz w:val="16"/>
                <w:szCs w:val="16"/>
              </w:rPr>
            </w:pPr>
            <w:r>
              <w:rPr>
                <w:rFonts w:asciiTheme="minorBidi" w:eastAsia="Century Gothic" w:hAnsiTheme="minorBidi" w:cstheme="minorBidi"/>
                <w:color w:val="000000" w:themeColor="text1"/>
                <w:sz w:val="16"/>
                <w:szCs w:val="16"/>
              </w:rPr>
              <w:t>Needs improvement</w:t>
            </w:r>
          </w:p>
        </w:tc>
        <w:tc>
          <w:tcPr>
            <w:tcW w:w="2334" w:type="dxa"/>
            <w:shd w:val="clear" w:color="auto" w:fill="FFFFFF" w:themeFill="background1"/>
            <w:vAlign w:val="center"/>
          </w:tcPr>
          <w:p w14:paraId="51DF251E" w14:textId="626830E0" w:rsidR="00DB17F2" w:rsidRPr="00BF631B" w:rsidRDefault="007173A5" w:rsidP="006A05D5">
            <w:pPr>
              <w:jc w:val="center"/>
              <w:rPr>
                <w:rFonts w:asciiTheme="minorBidi" w:hAnsiTheme="minorBidi" w:cstheme="minorBidi"/>
                <w:sz w:val="16"/>
                <w:szCs w:val="16"/>
              </w:rPr>
            </w:pPr>
            <w:r>
              <w:rPr>
                <w:rFonts w:asciiTheme="minorBidi" w:eastAsia="Century Gothic" w:hAnsiTheme="minorBidi" w:cstheme="minorBidi"/>
                <w:color w:val="000000" w:themeColor="text1"/>
                <w:sz w:val="16"/>
                <w:szCs w:val="16"/>
              </w:rPr>
              <w:t>4 controls where objective partially met</w:t>
            </w:r>
            <w:r w:rsidR="00DB17F2" w:rsidRPr="00BF631B">
              <w:rPr>
                <w:rFonts w:asciiTheme="minorBidi" w:eastAsia="Century Gothic" w:hAnsiTheme="minorBidi" w:cstheme="minorBidi"/>
                <w:color w:val="000000" w:themeColor="text1"/>
                <w:sz w:val="16"/>
                <w:szCs w:val="16"/>
              </w:rPr>
              <w:t xml:space="preserve"> </w:t>
            </w:r>
          </w:p>
        </w:tc>
      </w:tr>
      <w:tr w:rsidR="00DB17F2" w:rsidRPr="00BF631B" w14:paraId="11262D5D" w14:textId="77777777" w:rsidTr="005C50E7">
        <w:trPr>
          <w:trHeight w:val="198"/>
          <w:jc w:val="center"/>
        </w:trPr>
        <w:tc>
          <w:tcPr>
            <w:tcW w:w="2965" w:type="dxa"/>
            <w:shd w:val="clear" w:color="auto" w:fill="DEEAF6"/>
            <w:vAlign w:val="center"/>
          </w:tcPr>
          <w:p w14:paraId="23EE9623" w14:textId="77777777" w:rsidR="00DB17F2" w:rsidRPr="00BF631B" w:rsidRDefault="00DB17F2" w:rsidP="006A05D5">
            <w:pPr>
              <w:rPr>
                <w:rFonts w:asciiTheme="minorBidi" w:hAnsiTheme="minorBidi" w:cstheme="minorBidi"/>
                <w:sz w:val="16"/>
                <w:szCs w:val="16"/>
              </w:rPr>
            </w:pPr>
            <w:r w:rsidRPr="00BF631B">
              <w:rPr>
                <w:rFonts w:asciiTheme="minorBidi" w:eastAsia="Century Gothic" w:hAnsiTheme="minorBidi" w:cstheme="minorBidi"/>
                <w:color w:val="000000" w:themeColor="text1"/>
                <w:sz w:val="16"/>
                <w:szCs w:val="16"/>
              </w:rPr>
              <w:t>Financial Control</w:t>
            </w:r>
          </w:p>
        </w:tc>
        <w:tc>
          <w:tcPr>
            <w:tcW w:w="3355" w:type="dxa"/>
            <w:shd w:val="clear" w:color="auto" w:fill="FFFFFF" w:themeFill="background1"/>
            <w:vAlign w:val="center"/>
          </w:tcPr>
          <w:p w14:paraId="1302882C" w14:textId="77777777" w:rsidR="00DB17F2" w:rsidRPr="00BF631B" w:rsidRDefault="00DB17F2" w:rsidP="006A05D5">
            <w:pPr>
              <w:jc w:val="center"/>
              <w:rPr>
                <w:rFonts w:asciiTheme="minorBidi" w:hAnsiTheme="minorBidi" w:cstheme="minorBidi"/>
                <w:sz w:val="16"/>
                <w:szCs w:val="16"/>
              </w:rPr>
            </w:pPr>
            <w:r w:rsidRPr="00BF631B">
              <w:rPr>
                <w:rFonts w:asciiTheme="minorBidi" w:eastAsia="Century Gothic" w:hAnsiTheme="minorBidi" w:cstheme="minorBidi"/>
                <w:color w:val="000000" w:themeColor="text1"/>
                <w:sz w:val="16"/>
                <w:szCs w:val="16"/>
              </w:rPr>
              <w:t>Globally under control</w:t>
            </w:r>
          </w:p>
        </w:tc>
        <w:tc>
          <w:tcPr>
            <w:tcW w:w="2334" w:type="dxa"/>
            <w:shd w:val="clear" w:color="auto" w:fill="FFFFFF" w:themeFill="background1"/>
            <w:vAlign w:val="center"/>
          </w:tcPr>
          <w:p w14:paraId="632EB016" w14:textId="575602A4" w:rsidR="00DB17F2" w:rsidRPr="00BF631B" w:rsidRDefault="00DB17F2" w:rsidP="006A05D5">
            <w:pPr>
              <w:jc w:val="center"/>
              <w:rPr>
                <w:rFonts w:asciiTheme="minorBidi" w:hAnsiTheme="minorBidi" w:cstheme="minorBidi"/>
                <w:sz w:val="16"/>
                <w:szCs w:val="16"/>
              </w:rPr>
            </w:pPr>
          </w:p>
        </w:tc>
      </w:tr>
      <w:tr w:rsidR="00DB17F2" w:rsidRPr="00BF631B" w14:paraId="319D09F6" w14:textId="77777777" w:rsidTr="005C50E7">
        <w:trPr>
          <w:trHeight w:val="198"/>
          <w:jc w:val="center"/>
        </w:trPr>
        <w:tc>
          <w:tcPr>
            <w:tcW w:w="2965" w:type="dxa"/>
            <w:shd w:val="clear" w:color="auto" w:fill="DEEAF6"/>
            <w:vAlign w:val="center"/>
          </w:tcPr>
          <w:p w14:paraId="00A6F572" w14:textId="77777777" w:rsidR="00DB17F2" w:rsidRPr="00BF631B" w:rsidRDefault="00DB17F2" w:rsidP="006A05D5">
            <w:pPr>
              <w:rPr>
                <w:rFonts w:asciiTheme="minorBidi" w:hAnsiTheme="minorBidi" w:cstheme="minorBidi"/>
                <w:sz w:val="16"/>
                <w:szCs w:val="16"/>
              </w:rPr>
            </w:pPr>
            <w:r w:rsidRPr="00BF631B">
              <w:rPr>
                <w:rFonts w:asciiTheme="minorBidi" w:eastAsia="Century Gothic" w:hAnsiTheme="minorBidi" w:cstheme="minorBidi"/>
                <w:color w:val="000000" w:themeColor="text1"/>
                <w:sz w:val="16"/>
                <w:szCs w:val="16"/>
              </w:rPr>
              <w:t>Procurement and contracting</w:t>
            </w:r>
          </w:p>
        </w:tc>
        <w:tc>
          <w:tcPr>
            <w:tcW w:w="3355" w:type="dxa"/>
            <w:shd w:val="clear" w:color="auto" w:fill="FFFFFF" w:themeFill="background1"/>
            <w:vAlign w:val="center"/>
          </w:tcPr>
          <w:p w14:paraId="2022D3C8" w14:textId="77777777" w:rsidR="00DB17F2" w:rsidRPr="00BF631B" w:rsidRDefault="00DB17F2" w:rsidP="006A05D5">
            <w:pPr>
              <w:jc w:val="center"/>
              <w:rPr>
                <w:rFonts w:asciiTheme="minorBidi" w:hAnsiTheme="minorBidi" w:cstheme="minorBidi"/>
                <w:sz w:val="16"/>
                <w:szCs w:val="16"/>
              </w:rPr>
            </w:pPr>
            <w:r w:rsidRPr="00BF631B">
              <w:rPr>
                <w:rFonts w:asciiTheme="minorBidi" w:eastAsia="Century Gothic" w:hAnsiTheme="minorBidi" w:cstheme="minorBidi"/>
                <w:color w:val="000000" w:themeColor="text1"/>
                <w:sz w:val="16"/>
                <w:szCs w:val="16"/>
              </w:rPr>
              <w:t>Globally under control</w:t>
            </w:r>
          </w:p>
        </w:tc>
        <w:tc>
          <w:tcPr>
            <w:tcW w:w="2334" w:type="dxa"/>
            <w:shd w:val="clear" w:color="auto" w:fill="FFFFFF" w:themeFill="background1"/>
            <w:vAlign w:val="center"/>
          </w:tcPr>
          <w:p w14:paraId="7323706D" w14:textId="77777777" w:rsidR="00DB17F2" w:rsidRPr="00BF631B" w:rsidRDefault="00DB17F2" w:rsidP="006A05D5">
            <w:pPr>
              <w:jc w:val="center"/>
              <w:rPr>
                <w:rFonts w:asciiTheme="minorBidi" w:hAnsiTheme="minorBidi" w:cstheme="minorBidi"/>
                <w:sz w:val="16"/>
                <w:szCs w:val="16"/>
              </w:rPr>
            </w:pPr>
            <w:r w:rsidRPr="00BF631B">
              <w:rPr>
                <w:rFonts w:asciiTheme="minorBidi" w:eastAsia="Century Gothic" w:hAnsiTheme="minorBidi" w:cstheme="minorBidi"/>
                <w:color w:val="000000" w:themeColor="text1"/>
                <w:sz w:val="16"/>
                <w:szCs w:val="16"/>
              </w:rPr>
              <w:t xml:space="preserve"> </w:t>
            </w:r>
          </w:p>
        </w:tc>
      </w:tr>
      <w:tr w:rsidR="00DB17F2" w:rsidRPr="00BF631B" w14:paraId="5BCCAF6B" w14:textId="77777777" w:rsidTr="005C50E7">
        <w:trPr>
          <w:trHeight w:val="198"/>
          <w:jc w:val="center"/>
        </w:trPr>
        <w:tc>
          <w:tcPr>
            <w:tcW w:w="2965" w:type="dxa"/>
            <w:shd w:val="clear" w:color="auto" w:fill="DEEAF6"/>
            <w:vAlign w:val="center"/>
          </w:tcPr>
          <w:p w14:paraId="7093E414" w14:textId="77777777" w:rsidR="00DB17F2" w:rsidRPr="00BF631B" w:rsidRDefault="00DB17F2" w:rsidP="006A05D5">
            <w:pPr>
              <w:rPr>
                <w:rFonts w:asciiTheme="minorBidi" w:hAnsiTheme="minorBidi" w:cstheme="minorBidi"/>
                <w:sz w:val="16"/>
                <w:szCs w:val="16"/>
              </w:rPr>
            </w:pPr>
            <w:r w:rsidRPr="00BF631B">
              <w:rPr>
                <w:rFonts w:asciiTheme="minorBidi" w:eastAsia="Century Gothic" w:hAnsiTheme="minorBidi" w:cstheme="minorBidi"/>
                <w:color w:val="000000" w:themeColor="text1"/>
                <w:sz w:val="16"/>
                <w:szCs w:val="16"/>
              </w:rPr>
              <w:t>Human Resources Management</w:t>
            </w:r>
          </w:p>
        </w:tc>
        <w:tc>
          <w:tcPr>
            <w:tcW w:w="3355" w:type="dxa"/>
            <w:shd w:val="clear" w:color="auto" w:fill="FFFFFF" w:themeFill="background1"/>
            <w:vAlign w:val="center"/>
          </w:tcPr>
          <w:p w14:paraId="74A1B891" w14:textId="77777777" w:rsidR="00DB17F2" w:rsidRPr="00BF631B" w:rsidRDefault="00DB17F2" w:rsidP="006A05D5">
            <w:pPr>
              <w:jc w:val="center"/>
              <w:rPr>
                <w:rFonts w:asciiTheme="minorBidi" w:hAnsiTheme="minorBidi" w:cstheme="minorBidi"/>
                <w:sz w:val="16"/>
                <w:szCs w:val="16"/>
              </w:rPr>
            </w:pPr>
            <w:r w:rsidRPr="00BF631B">
              <w:rPr>
                <w:rFonts w:asciiTheme="minorBidi" w:eastAsia="Century Gothic" w:hAnsiTheme="minorBidi" w:cstheme="minorBidi"/>
                <w:color w:val="000000" w:themeColor="text1"/>
                <w:sz w:val="16"/>
                <w:szCs w:val="16"/>
              </w:rPr>
              <w:t>Globally under control</w:t>
            </w:r>
          </w:p>
        </w:tc>
        <w:tc>
          <w:tcPr>
            <w:tcW w:w="2334" w:type="dxa"/>
            <w:shd w:val="clear" w:color="auto" w:fill="FFFFFF" w:themeFill="background1"/>
            <w:vAlign w:val="center"/>
          </w:tcPr>
          <w:p w14:paraId="7B3282B1" w14:textId="77777777" w:rsidR="00DB17F2" w:rsidRPr="00BF631B" w:rsidRDefault="00DB17F2" w:rsidP="006A05D5">
            <w:pPr>
              <w:jc w:val="center"/>
              <w:rPr>
                <w:rFonts w:asciiTheme="minorBidi" w:hAnsiTheme="minorBidi" w:cstheme="minorBidi"/>
                <w:sz w:val="16"/>
                <w:szCs w:val="16"/>
              </w:rPr>
            </w:pPr>
            <w:r w:rsidRPr="00BF631B">
              <w:rPr>
                <w:rFonts w:asciiTheme="minorBidi" w:eastAsia="Century Gothic" w:hAnsiTheme="minorBidi" w:cstheme="minorBidi"/>
                <w:color w:val="000000" w:themeColor="text1"/>
                <w:sz w:val="16"/>
                <w:szCs w:val="16"/>
              </w:rPr>
              <w:t xml:space="preserve"> </w:t>
            </w:r>
          </w:p>
        </w:tc>
      </w:tr>
      <w:tr w:rsidR="00DB17F2" w:rsidRPr="00BF631B" w14:paraId="789DDF16" w14:textId="77777777" w:rsidTr="005C50E7">
        <w:trPr>
          <w:trHeight w:val="198"/>
          <w:jc w:val="center"/>
        </w:trPr>
        <w:tc>
          <w:tcPr>
            <w:tcW w:w="2965" w:type="dxa"/>
            <w:shd w:val="clear" w:color="auto" w:fill="DEEAF6"/>
            <w:vAlign w:val="center"/>
          </w:tcPr>
          <w:p w14:paraId="56728418" w14:textId="77777777" w:rsidR="00DB17F2" w:rsidRPr="00BF631B" w:rsidRDefault="00DB17F2" w:rsidP="006A05D5">
            <w:pPr>
              <w:rPr>
                <w:rFonts w:asciiTheme="minorBidi" w:hAnsiTheme="minorBidi" w:cstheme="minorBidi"/>
                <w:sz w:val="16"/>
                <w:szCs w:val="16"/>
              </w:rPr>
            </w:pPr>
            <w:r w:rsidRPr="00BF631B">
              <w:rPr>
                <w:rFonts w:asciiTheme="minorBidi" w:eastAsia="Century Gothic" w:hAnsiTheme="minorBidi" w:cstheme="minorBidi"/>
                <w:color w:val="000000" w:themeColor="text1"/>
                <w:sz w:val="16"/>
                <w:szCs w:val="16"/>
              </w:rPr>
              <w:t>Travel Management</w:t>
            </w:r>
          </w:p>
        </w:tc>
        <w:tc>
          <w:tcPr>
            <w:tcW w:w="3355" w:type="dxa"/>
            <w:shd w:val="clear" w:color="auto" w:fill="FFFFFF" w:themeFill="background1"/>
            <w:vAlign w:val="center"/>
          </w:tcPr>
          <w:p w14:paraId="02427FF6" w14:textId="77777777" w:rsidR="00DB17F2" w:rsidRPr="00BF631B" w:rsidRDefault="00DB17F2" w:rsidP="006A05D5">
            <w:pPr>
              <w:jc w:val="center"/>
              <w:rPr>
                <w:rFonts w:asciiTheme="minorBidi" w:hAnsiTheme="minorBidi" w:cstheme="minorBidi"/>
                <w:sz w:val="16"/>
                <w:szCs w:val="16"/>
              </w:rPr>
            </w:pPr>
            <w:r w:rsidRPr="00BF631B">
              <w:rPr>
                <w:rFonts w:asciiTheme="minorBidi" w:eastAsia="Century Gothic" w:hAnsiTheme="minorBidi" w:cstheme="minorBidi"/>
                <w:color w:val="000000" w:themeColor="text1"/>
                <w:sz w:val="16"/>
                <w:szCs w:val="16"/>
              </w:rPr>
              <w:t>Globally under control</w:t>
            </w:r>
          </w:p>
        </w:tc>
        <w:tc>
          <w:tcPr>
            <w:tcW w:w="2334" w:type="dxa"/>
            <w:shd w:val="clear" w:color="auto" w:fill="FFFFFF" w:themeFill="background1"/>
            <w:vAlign w:val="center"/>
          </w:tcPr>
          <w:p w14:paraId="4C33C1C7" w14:textId="3CE9B8BF" w:rsidR="00DB17F2" w:rsidRPr="00BF631B" w:rsidRDefault="00DB17F2" w:rsidP="006A05D5">
            <w:pPr>
              <w:jc w:val="center"/>
              <w:rPr>
                <w:rFonts w:asciiTheme="minorBidi" w:hAnsiTheme="minorBidi" w:cstheme="minorBidi"/>
                <w:sz w:val="16"/>
                <w:szCs w:val="16"/>
              </w:rPr>
            </w:pPr>
            <w:r w:rsidRPr="00BF631B">
              <w:rPr>
                <w:rFonts w:asciiTheme="minorBidi" w:eastAsia="Century Gothic" w:hAnsiTheme="minorBidi" w:cstheme="minorBidi"/>
                <w:color w:val="000000" w:themeColor="text1"/>
                <w:sz w:val="16"/>
                <w:szCs w:val="16"/>
              </w:rPr>
              <w:t xml:space="preserve"> </w:t>
            </w:r>
            <w:r w:rsidR="00736223">
              <w:rPr>
                <w:rFonts w:asciiTheme="minorBidi" w:eastAsia="Century Gothic" w:hAnsiTheme="minorBidi" w:cstheme="minorBidi"/>
                <w:color w:val="000000" w:themeColor="text1"/>
                <w:sz w:val="16"/>
                <w:szCs w:val="16"/>
              </w:rPr>
              <w:t>2</w:t>
            </w:r>
            <w:r w:rsidR="00F92194">
              <w:rPr>
                <w:rFonts w:asciiTheme="minorBidi" w:eastAsia="Century Gothic" w:hAnsiTheme="minorBidi" w:cstheme="minorBidi"/>
                <w:color w:val="000000" w:themeColor="text1"/>
                <w:sz w:val="16"/>
                <w:szCs w:val="16"/>
              </w:rPr>
              <w:t xml:space="preserve"> controls where objective partially met</w:t>
            </w:r>
          </w:p>
        </w:tc>
      </w:tr>
    </w:tbl>
    <w:p w14:paraId="5B844022" w14:textId="77777777" w:rsidR="00DB17F2" w:rsidRPr="00BF631B" w:rsidRDefault="00DB17F2" w:rsidP="00DB17F2">
      <w:pPr>
        <w:pStyle w:val="Numberedpara"/>
        <w:numPr>
          <w:ilvl w:val="0"/>
          <w:numId w:val="0"/>
        </w:numPr>
        <w:tabs>
          <w:tab w:val="left" w:pos="720"/>
        </w:tabs>
        <w:spacing w:after="0"/>
        <w:jc w:val="center"/>
        <w:rPr>
          <w:rFonts w:asciiTheme="minorBidi" w:hAnsiTheme="minorBidi" w:cstheme="minorBidi"/>
          <w:i/>
          <w:iCs/>
          <w:color w:val="000000"/>
          <w:sz w:val="16"/>
          <w:szCs w:val="16"/>
        </w:rPr>
      </w:pPr>
      <w:r w:rsidRPr="00BF631B">
        <w:rPr>
          <w:rFonts w:asciiTheme="minorBidi" w:hAnsiTheme="minorBidi" w:cstheme="minorBidi"/>
          <w:i/>
          <w:iCs/>
          <w:color w:val="000000" w:themeColor="text1"/>
          <w:sz w:val="16"/>
          <w:szCs w:val="18"/>
        </w:rPr>
        <w:t>Source: CSA2020_Global ratings</w:t>
      </w:r>
    </w:p>
    <w:p w14:paraId="0D2BAB4E" w14:textId="77777777" w:rsidR="00DB17F2" w:rsidRPr="00BF631B" w:rsidRDefault="00DB17F2" w:rsidP="0015021C">
      <w:pPr>
        <w:pStyle w:val="Numberedpara"/>
        <w:numPr>
          <w:ilvl w:val="0"/>
          <w:numId w:val="0"/>
        </w:numPr>
        <w:tabs>
          <w:tab w:val="left" w:pos="720"/>
          <w:tab w:val="left" w:pos="2430"/>
        </w:tabs>
        <w:spacing w:after="200" w:line="276" w:lineRule="auto"/>
        <w:jc w:val="both"/>
        <w:rPr>
          <w:rFonts w:asciiTheme="minorBidi" w:hAnsiTheme="minorBidi" w:cstheme="minorBidi"/>
          <w:b/>
          <w:bCs/>
          <w:szCs w:val="20"/>
        </w:rPr>
      </w:pPr>
      <w:r w:rsidRPr="00BF631B">
        <w:rPr>
          <w:rFonts w:asciiTheme="minorBidi" w:hAnsiTheme="minorBidi" w:cstheme="minorBidi"/>
          <w:b/>
          <w:bCs/>
          <w:szCs w:val="20"/>
        </w:rPr>
        <w:t>Prior external assurance reports</w:t>
      </w:r>
    </w:p>
    <w:p w14:paraId="2FB1247C" w14:textId="26934CB3" w:rsidR="00004B05" w:rsidRPr="00004B05" w:rsidRDefault="00DB17F2" w:rsidP="0015021C">
      <w:pPr>
        <w:pStyle w:val="Numberedpara"/>
        <w:numPr>
          <w:ilvl w:val="0"/>
          <w:numId w:val="0"/>
        </w:numPr>
        <w:spacing w:after="0" w:line="276" w:lineRule="auto"/>
        <w:jc w:val="both"/>
        <w:rPr>
          <w:rFonts w:asciiTheme="minorBidi" w:hAnsiTheme="minorBidi" w:cstheme="minorBidi"/>
        </w:rPr>
      </w:pPr>
      <w:r w:rsidRPr="00BF631B">
        <w:rPr>
          <w:rFonts w:asciiTheme="minorBidi" w:hAnsiTheme="minorBidi" w:cstheme="minorBidi"/>
        </w:rPr>
        <w:t>The 201</w:t>
      </w:r>
      <w:r w:rsidR="00004B05">
        <w:rPr>
          <w:rFonts w:asciiTheme="minorBidi" w:hAnsiTheme="minorBidi" w:cstheme="minorBidi"/>
        </w:rPr>
        <w:t>0</w:t>
      </w:r>
      <w:r w:rsidRPr="00BF631B">
        <w:rPr>
          <w:rFonts w:asciiTheme="minorBidi" w:hAnsiTheme="minorBidi" w:cstheme="minorBidi"/>
        </w:rPr>
        <w:t xml:space="preserve"> IOS audit </w:t>
      </w:r>
      <w:r w:rsidR="00844CB1" w:rsidRPr="00032AE1">
        <w:rPr>
          <w:rFonts w:asciiTheme="minorBidi" w:hAnsiTheme="minorBidi" w:cstheme="minorBidi"/>
        </w:rPr>
        <w:t>of UNESCO Addis Ababa</w:t>
      </w:r>
      <w:r w:rsidR="00844CB1">
        <w:rPr>
          <w:rFonts w:asciiTheme="minorBidi" w:hAnsiTheme="minorBidi" w:cstheme="minorBidi"/>
        </w:rPr>
        <w:t xml:space="preserve"> National</w:t>
      </w:r>
      <w:r w:rsidR="00844CB1" w:rsidRPr="00032AE1">
        <w:rPr>
          <w:rFonts w:asciiTheme="minorBidi" w:hAnsiTheme="minorBidi" w:cstheme="minorBidi"/>
        </w:rPr>
        <w:t xml:space="preserve"> Office</w:t>
      </w:r>
      <w:r w:rsidR="00844CB1" w:rsidRPr="00BF631B">
        <w:rPr>
          <w:rFonts w:asciiTheme="minorBidi" w:hAnsiTheme="minorBidi" w:cstheme="minorBidi"/>
        </w:rPr>
        <w:t xml:space="preserve"> </w:t>
      </w:r>
      <w:r w:rsidRPr="00BF631B">
        <w:rPr>
          <w:rFonts w:asciiTheme="minorBidi" w:hAnsiTheme="minorBidi" w:cstheme="minorBidi"/>
        </w:rPr>
        <w:t>issued 1</w:t>
      </w:r>
      <w:r w:rsidR="003912C9">
        <w:rPr>
          <w:rFonts w:asciiTheme="minorBidi" w:hAnsiTheme="minorBidi" w:cstheme="minorBidi"/>
        </w:rPr>
        <w:t>3</w:t>
      </w:r>
      <w:r w:rsidRPr="00BF631B">
        <w:rPr>
          <w:rFonts w:asciiTheme="minorBidi" w:hAnsiTheme="minorBidi" w:cstheme="minorBidi"/>
        </w:rPr>
        <w:t xml:space="preserve"> recommendations covering the following</w:t>
      </w:r>
      <w:r w:rsidR="00004B05">
        <w:rPr>
          <w:rFonts w:asciiTheme="minorBidi" w:hAnsiTheme="minorBidi" w:cstheme="minorBidi"/>
        </w:rPr>
        <w:t xml:space="preserve"> c</w:t>
      </w:r>
      <w:r w:rsidR="00004B05" w:rsidRPr="00004B05">
        <w:rPr>
          <w:rFonts w:asciiTheme="minorBidi" w:hAnsiTheme="minorBidi" w:cstheme="minorBidi"/>
        </w:rPr>
        <w:t xml:space="preserve">hallenges and </w:t>
      </w:r>
      <w:r w:rsidR="00004B05">
        <w:rPr>
          <w:rFonts w:asciiTheme="minorBidi" w:hAnsiTheme="minorBidi" w:cstheme="minorBidi"/>
        </w:rPr>
        <w:t>o</w:t>
      </w:r>
      <w:r w:rsidR="00004B05" w:rsidRPr="00004B05">
        <w:rPr>
          <w:rFonts w:asciiTheme="minorBidi" w:hAnsiTheme="minorBidi" w:cstheme="minorBidi"/>
        </w:rPr>
        <w:t>pportunities</w:t>
      </w:r>
      <w:r w:rsidR="001F70EB">
        <w:rPr>
          <w:rFonts w:asciiTheme="minorBidi" w:hAnsiTheme="minorBidi" w:cstheme="minorBidi"/>
        </w:rPr>
        <w:t>:</w:t>
      </w:r>
    </w:p>
    <w:p w14:paraId="0B38B4EB" w14:textId="6C29964C" w:rsidR="00004B05" w:rsidRPr="00004B05" w:rsidRDefault="00004B05" w:rsidP="0015021C">
      <w:pPr>
        <w:pStyle w:val="Numberedpara"/>
        <w:numPr>
          <w:ilvl w:val="0"/>
          <w:numId w:val="17"/>
        </w:numPr>
        <w:spacing w:after="0" w:line="276" w:lineRule="auto"/>
        <w:ind w:left="540"/>
        <w:jc w:val="both"/>
        <w:rPr>
          <w:rFonts w:asciiTheme="minorBidi" w:hAnsiTheme="minorBidi" w:cstheme="minorBidi"/>
        </w:rPr>
      </w:pPr>
      <w:r w:rsidRPr="00004B05">
        <w:rPr>
          <w:rFonts w:asciiTheme="minorBidi" w:hAnsiTheme="minorBidi" w:cstheme="minorBidi"/>
        </w:rPr>
        <w:t>Give priority to resolving implementation delays for $4.1 million joint programme on</w:t>
      </w:r>
      <w:r>
        <w:rPr>
          <w:rFonts w:asciiTheme="minorBidi" w:hAnsiTheme="minorBidi" w:cstheme="minorBidi"/>
        </w:rPr>
        <w:t xml:space="preserve"> </w:t>
      </w:r>
      <w:r w:rsidRPr="00004B05">
        <w:rPr>
          <w:rFonts w:asciiTheme="minorBidi" w:hAnsiTheme="minorBidi" w:cstheme="minorBidi"/>
        </w:rPr>
        <w:t>Culture;</w:t>
      </w:r>
    </w:p>
    <w:p w14:paraId="1981591D" w14:textId="10F95BCB" w:rsidR="00004B05" w:rsidRPr="00004B05" w:rsidRDefault="00004B05" w:rsidP="0015021C">
      <w:pPr>
        <w:pStyle w:val="Numberedpara"/>
        <w:numPr>
          <w:ilvl w:val="0"/>
          <w:numId w:val="17"/>
        </w:numPr>
        <w:spacing w:after="0" w:line="276" w:lineRule="auto"/>
        <w:ind w:left="540"/>
        <w:jc w:val="both"/>
        <w:rPr>
          <w:rFonts w:asciiTheme="minorBidi" w:hAnsiTheme="minorBidi" w:cstheme="minorBidi"/>
        </w:rPr>
      </w:pPr>
      <w:r w:rsidRPr="00004B05">
        <w:rPr>
          <w:rFonts w:asciiTheme="minorBidi" w:hAnsiTheme="minorBidi" w:cstheme="minorBidi"/>
        </w:rPr>
        <w:t>Establish the Office Director’s expected results for the current biennium;</w:t>
      </w:r>
    </w:p>
    <w:p w14:paraId="68275545" w14:textId="33EA18FF" w:rsidR="00004B05" w:rsidRPr="001F70EB" w:rsidRDefault="00004B05" w:rsidP="0015021C">
      <w:pPr>
        <w:pStyle w:val="Numberedpara"/>
        <w:numPr>
          <w:ilvl w:val="0"/>
          <w:numId w:val="17"/>
        </w:numPr>
        <w:spacing w:after="0" w:line="276" w:lineRule="auto"/>
        <w:ind w:left="540"/>
        <w:jc w:val="both"/>
        <w:rPr>
          <w:rFonts w:asciiTheme="minorBidi" w:hAnsiTheme="minorBidi" w:cstheme="minorBidi"/>
        </w:rPr>
      </w:pPr>
      <w:r w:rsidRPr="00004B05">
        <w:rPr>
          <w:rFonts w:asciiTheme="minorBidi" w:hAnsiTheme="minorBidi" w:cstheme="minorBidi"/>
        </w:rPr>
        <w:t>Reinforce programme capacity by promptly recruiting for the Office’s vacant post in</w:t>
      </w:r>
      <w:r w:rsidR="001F70EB">
        <w:rPr>
          <w:rFonts w:asciiTheme="minorBidi" w:hAnsiTheme="minorBidi" w:cstheme="minorBidi"/>
        </w:rPr>
        <w:t xml:space="preserve"> </w:t>
      </w:r>
      <w:r w:rsidRPr="001F70EB">
        <w:rPr>
          <w:rFonts w:asciiTheme="minorBidi" w:hAnsiTheme="minorBidi" w:cstheme="minorBidi"/>
        </w:rPr>
        <w:t>Communication &amp; Information;</w:t>
      </w:r>
    </w:p>
    <w:p w14:paraId="1676E73E" w14:textId="3405D336" w:rsidR="00DB17F2" w:rsidRPr="00BF631B" w:rsidRDefault="00004B05" w:rsidP="0015021C">
      <w:pPr>
        <w:pStyle w:val="Numberedpara"/>
        <w:numPr>
          <w:ilvl w:val="0"/>
          <w:numId w:val="17"/>
        </w:numPr>
        <w:spacing w:after="0" w:line="276" w:lineRule="auto"/>
        <w:ind w:left="540"/>
        <w:jc w:val="both"/>
        <w:rPr>
          <w:rFonts w:asciiTheme="minorBidi" w:eastAsiaTheme="minorEastAsia" w:hAnsiTheme="minorBidi" w:cstheme="minorBidi"/>
          <w:szCs w:val="21"/>
        </w:rPr>
      </w:pPr>
      <w:r w:rsidRPr="00004B05">
        <w:rPr>
          <w:rFonts w:asciiTheme="minorBidi" w:hAnsiTheme="minorBidi" w:cstheme="minorBidi"/>
        </w:rPr>
        <w:t>Strengthen financial and administrative controls in several areas.</w:t>
      </w:r>
    </w:p>
    <w:p w14:paraId="6A91E600" w14:textId="77777777" w:rsidR="00DB17F2" w:rsidRDefault="00DB17F2" w:rsidP="0015021C">
      <w:pPr>
        <w:pStyle w:val="Numberedpara"/>
        <w:numPr>
          <w:ilvl w:val="0"/>
          <w:numId w:val="0"/>
        </w:numPr>
        <w:tabs>
          <w:tab w:val="left" w:pos="720"/>
          <w:tab w:val="left" w:pos="2430"/>
        </w:tabs>
        <w:spacing w:after="120" w:line="276" w:lineRule="auto"/>
        <w:jc w:val="both"/>
        <w:rPr>
          <w:rFonts w:asciiTheme="minorBidi" w:hAnsiTheme="minorBidi" w:cstheme="minorBidi"/>
        </w:rPr>
      </w:pPr>
    </w:p>
    <w:p w14:paraId="0DE47544" w14:textId="4D81BC0E" w:rsidR="001F70EB" w:rsidRDefault="00032AE1" w:rsidP="0015021C">
      <w:pPr>
        <w:pStyle w:val="Numberedpara"/>
        <w:numPr>
          <w:ilvl w:val="0"/>
          <w:numId w:val="0"/>
        </w:numPr>
        <w:spacing w:after="200" w:line="276" w:lineRule="auto"/>
        <w:jc w:val="both"/>
        <w:rPr>
          <w:rFonts w:asciiTheme="minorBidi" w:hAnsiTheme="minorBidi" w:cstheme="minorBidi"/>
        </w:rPr>
      </w:pPr>
      <w:r w:rsidRPr="00032AE1">
        <w:rPr>
          <w:rFonts w:asciiTheme="minorBidi" w:hAnsiTheme="minorBidi" w:cstheme="minorBidi"/>
        </w:rPr>
        <w:t>The</w:t>
      </w:r>
      <w:r w:rsidR="00844CB1">
        <w:rPr>
          <w:rFonts w:asciiTheme="minorBidi" w:hAnsiTheme="minorBidi" w:cstheme="minorBidi"/>
        </w:rPr>
        <w:t xml:space="preserve"> 20</w:t>
      </w:r>
      <w:r w:rsidR="002A0A41">
        <w:rPr>
          <w:rFonts w:asciiTheme="minorBidi" w:hAnsiTheme="minorBidi" w:cstheme="minorBidi"/>
        </w:rPr>
        <w:t>0</w:t>
      </w:r>
      <w:r w:rsidR="00844CB1">
        <w:rPr>
          <w:rFonts w:asciiTheme="minorBidi" w:hAnsiTheme="minorBidi" w:cstheme="minorBidi"/>
        </w:rPr>
        <w:t>7</w:t>
      </w:r>
      <w:r w:rsidRPr="00032AE1">
        <w:rPr>
          <w:rFonts w:asciiTheme="minorBidi" w:hAnsiTheme="minorBidi" w:cstheme="minorBidi"/>
        </w:rPr>
        <w:t xml:space="preserve"> IOS audit of UNESCO Addis Ababa Office identified weaknesses in internal control within the Office</w:t>
      </w:r>
      <w:r w:rsidR="002111FA">
        <w:rPr>
          <w:rFonts w:asciiTheme="minorBidi" w:hAnsiTheme="minorBidi" w:cstheme="minorBidi"/>
        </w:rPr>
        <w:t xml:space="preserve"> </w:t>
      </w:r>
      <w:r w:rsidRPr="00032AE1">
        <w:rPr>
          <w:rFonts w:asciiTheme="minorBidi" w:hAnsiTheme="minorBidi" w:cstheme="minorBidi"/>
        </w:rPr>
        <w:t xml:space="preserve">that need to be remedied and 56 recommendations </w:t>
      </w:r>
      <w:r w:rsidR="0015021C">
        <w:rPr>
          <w:rFonts w:asciiTheme="minorBidi" w:hAnsiTheme="minorBidi" w:cstheme="minorBidi"/>
        </w:rPr>
        <w:t>we</w:t>
      </w:r>
      <w:r w:rsidRPr="00032AE1">
        <w:rPr>
          <w:rFonts w:asciiTheme="minorBidi" w:hAnsiTheme="minorBidi" w:cstheme="minorBidi"/>
        </w:rPr>
        <w:t>re issued to help the Office to strengthen internal control.</w:t>
      </w:r>
    </w:p>
    <w:p w14:paraId="35F4C7C6" w14:textId="77777777" w:rsidR="001F70EB" w:rsidRPr="00BF631B" w:rsidRDefault="001F70EB" w:rsidP="00DB17F2">
      <w:pPr>
        <w:pStyle w:val="Numberedpara"/>
        <w:numPr>
          <w:ilvl w:val="0"/>
          <w:numId w:val="0"/>
        </w:numPr>
        <w:tabs>
          <w:tab w:val="left" w:pos="720"/>
          <w:tab w:val="left" w:pos="2430"/>
        </w:tabs>
        <w:spacing w:after="120" w:line="276" w:lineRule="auto"/>
        <w:rPr>
          <w:rFonts w:asciiTheme="minorBidi" w:hAnsiTheme="minorBidi" w:cstheme="minorBidi"/>
        </w:rPr>
      </w:pPr>
    </w:p>
    <w:tbl>
      <w:tblPr>
        <w:tblStyle w:val="TableGrid"/>
        <w:tblW w:w="0" w:type="auto"/>
        <w:tblLook w:val="04A0" w:firstRow="1" w:lastRow="0" w:firstColumn="1" w:lastColumn="0" w:noHBand="0" w:noVBand="1"/>
      </w:tblPr>
      <w:tblGrid>
        <w:gridCol w:w="8990"/>
      </w:tblGrid>
      <w:tr w:rsidR="00DB17F2" w:rsidRPr="00BF631B" w14:paraId="5768F23F" w14:textId="77777777" w:rsidTr="006A05D5">
        <w:trPr>
          <w:trHeight w:val="397"/>
        </w:trPr>
        <w:tc>
          <w:tcPr>
            <w:tcW w:w="8990" w:type="dxa"/>
            <w:shd w:val="clear" w:color="auto" w:fill="B0D0E2" w:themeFill="accent1" w:themeFillTint="66"/>
            <w:vAlign w:val="center"/>
          </w:tcPr>
          <w:p w14:paraId="7A317BD7" w14:textId="77777777" w:rsidR="00DB17F2" w:rsidRPr="00BF631B" w:rsidRDefault="00DB17F2" w:rsidP="00057C52">
            <w:pPr>
              <w:pStyle w:val="Heading1"/>
              <w:outlineLvl w:val="0"/>
              <w:rPr>
                <w:rFonts w:asciiTheme="minorBidi" w:hAnsiTheme="minorBidi" w:cstheme="minorBidi"/>
              </w:rPr>
            </w:pPr>
            <w:bookmarkStart w:id="19" w:name="_Toc106220865"/>
            <w:r w:rsidRPr="00BF631B">
              <w:rPr>
                <w:rFonts w:asciiTheme="minorBidi" w:hAnsiTheme="minorBidi" w:cstheme="minorBidi"/>
              </w:rPr>
              <w:t>CONTROL ACTIVITIES</w:t>
            </w:r>
            <w:bookmarkEnd w:id="19"/>
          </w:p>
        </w:tc>
      </w:tr>
    </w:tbl>
    <w:p w14:paraId="70224090" w14:textId="77777777" w:rsidR="00DB17F2" w:rsidRPr="00BF631B" w:rsidRDefault="00DB17F2" w:rsidP="00DB17F2">
      <w:pPr>
        <w:pStyle w:val="Numberedpara"/>
        <w:numPr>
          <w:ilvl w:val="0"/>
          <w:numId w:val="0"/>
        </w:numPr>
        <w:tabs>
          <w:tab w:val="left" w:pos="720"/>
          <w:tab w:val="left" w:pos="2430"/>
        </w:tabs>
        <w:spacing w:before="120" w:after="120" w:line="276" w:lineRule="auto"/>
        <w:rPr>
          <w:rFonts w:asciiTheme="minorBidi" w:hAnsiTheme="minorBidi" w:cstheme="minorBidi"/>
          <w:b/>
          <w:szCs w:val="20"/>
        </w:rPr>
      </w:pPr>
      <w:r w:rsidRPr="00BF631B">
        <w:rPr>
          <w:rFonts w:asciiTheme="minorBidi" w:hAnsiTheme="minorBidi" w:cstheme="minorBidi"/>
          <w:b/>
          <w:szCs w:val="20"/>
        </w:rPr>
        <w:t>Payment Process in SAP</w:t>
      </w:r>
    </w:p>
    <w:p w14:paraId="6D13C0CE" w14:textId="77777777" w:rsidR="00DB17F2" w:rsidRPr="00BF631B" w:rsidRDefault="00DB17F2" w:rsidP="004A178F">
      <w:pPr>
        <w:pStyle w:val="Numberedpara"/>
        <w:numPr>
          <w:ilvl w:val="0"/>
          <w:numId w:val="10"/>
        </w:numPr>
        <w:tabs>
          <w:tab w:val="left" w:pos="720"/>
          <w:tab w:val="left" w:pos="2430"/>
        </w:tabs>
        <w:spacing w:after="200" w:line="276" w:lineRule="auto"/>
        <w:rPr>
          <w:rFonts w:asciiTheme="minorBidi" w:hAnsiTheme="minorBidi" w:cstheme="minorBidi"/>
          <w:sz w:val="20"/>
          <w:szCs w:val="18"/>
        </w:rPr>
      </w:pPr>
      <w:r w:rsidRPr="00BF631B">
        <w:rPr>
          <w:rFonts w:asciiTheme="minorBidi" w:hAnsiTheme="minorBidi" w:cstheme="minorBidi"/>
          <w:sz w:val="20"/>
          <w:szCs w:val="18"/>
          <w:u w:val="single"/>
        </w:rPr>
        <w:t>Purchase orders</w:t>
      </w:r>
      <w:r w:rsidRPr="00BF631B">
        <w:rPr>
          <w:rFonts w:asciiTheme="minorBidi" w:hAnsiTheme="minorBidi" w:cstheme="minorBidi"/>
          <w:sz w:val="20"/>
          <w:szCs w:val="18"/>
        </w:rPr>
        <w:t xml:space="preserve">: The creation of the purchase order in SAP lies on the </w:t>
      </w:r>
      <w:r w:rsidRPr="00BF631B">
        <w:rPr>
          <w:rFonts w:asciiTheme="minorBidi" w:hAnsiTheme="minorBidi" w:cstheme="minorBidi"/>
          <w:sz w:val="20"/>
          <w:szCs w:val="18"/>
          <w:u w:val="single"/>
        </w:rPr>
        <w:t>dual validation</w:t>
      </w:r>
      <w:r w:rsidRPr="00BF631B">
        <w:rPr>
          <w:rFonts w:asciiTheme="minorBidi" w:hAnsiTheme="minorBidi" w:cstheme="minorBidi"/>
          <w:sz w:val="20"/>
          <w:szCs w:val="18"/>
        </w:rPr>
        <w:t xml:space="preserve"> from certifying officer and director. The dual control validation is embedded in the system for Purchase Orders payment through automated SOD for the creation of PO and MIRO (Good Receipt) transaction in SAP.</w:t>
      </w:r>
    </w:p>
    <w:p w14:paraId="29D89FA4" w14:textId="77777777" w:rsidR="00DB17F2" w:rsidRPr="00BF631B" w:rsidRDefault="00DB17F2" w:rsidP="00DB17F2">
      <w:pPr>
        <w:pStyle w:val="Numberedpara"/>
        <w:numPr>
          <w:ilvl w:val="0"/>
          <w:numId w:val="0"/>
        </w:numPr>
        <w:tabs>
          <w:tab w:val="left" w:pos="720"/>
          <w:tab w:val="left" w:pos="2430"/>
        </w:tabs>
        <w:spacing w:after="200" w:line="276" w:lineRule="auto"/>
        <w:ind w:left="720"/>
        <w:rPr>
          <w:rFonts w:asciiTheme="minorBidi" w:hAnsiTheme="minorBidi" w:cstheme="minorBidi"/>
          <w:noProof/>
          <w:sz w:val="20"/>
          <w:szCs w:val="18"/>
        </w:rPr>
      </w:pPr>
      <w:r w:rsidRPr="00BF631B">
        <w:rPr>
          <w:rFonts w:asciiTheme="minorBidi" w:hAnsiTheme="minorBidi" w:cstheme="minorBidi"/>
          <w:noProof/>
          <w:sz w:val="20"/>
          <w:szCs w:val="18"/>
        </w:rPr>
        <w:lastRenderedPageBreak/>
        <w:drawing>
          <wp:inline distT="0" distB="0" distL="0" distR="0" wp14:anchorId="5448F917" wp14:editId="0E88D6A1">
            <wp:extent cx="3657600" cy="3200400"/>
            <wp:effectExtent l="0" t="0" r="19050" b="19050"/>
            <wp:docPr id="1407025198" name="Diagram 140702519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76711358" w14:textId="77777777" w:rsidR="00DB17F2" w:rsidRPr="00BF631B" w:rsidRDefault="00DB17F2" w:rsidP="00DB17F2">
      <w:pPr>
        <w:pStyle w:val="Numberedpara"/>
        <w:numPr>
          <w:ilvl w:val="0"/>
          <w:numId w:val="0"/>
        </w:numPr>
        <w:tabs>
          <w:tab w:val="left" w:pos="720"/>
          <w:tab w:val="left" w:pos="2430"/>
        </w:tabs>
        <w:spacing w:after="200" w:line="276" w:lineRule="auto"/>
        <w:rPr>
          <w:rFonts w:asciiTheme="minorBidi" w:hAnsiTheme="minorBidi" w:cstheme="minorBidi"/>
          <w:sz w:val="20"/>
          <w:szCs w:val="18"/>
        </w:rPr>
      </w:pPr>
      <w:r w:rsidRPr="00BF631B">
        <w:rPr>
          <w:rFonts w:asciiTheme="minorBidi" w:hAnsiTheme="minorBidi" w:cstheme="minorBidi"/>
          <w:sz w:val="20"/>
          <w:szCs w:val="18"/>
        </w:rPr>
        <w:t>The key controls in this workflow are the following:</w:t>
      </w:r>
    </w:p>
    <w:p w14:paraId="6AFFFCB8" w14:textId="77777777" w:rsidR="00DB17F2" w:rsidRPr="00BF631B" w:rsidRDefault="00DB17F2" w:rsidP="004A178F">
      <w:pPr>
        <w:pStyle w:val="Numberedpara"/>
        <w:numPr>
          <w:ilvl w:val="1"/>
          <w:numId w:val="9"/>
        </w:numPr>
        <w:tabs>
          <w:tab w:val="left" w:pos="720"/>
          <w:tab w:val="left" w:pos="2430"/>
        </w:tabs>
        <w:spacing w:after="0" w:line="276" w:lineRule="auto"/>
        <w:ind w:left="1434" w:hanging="357"/>
        <w:rPr>
          <w:rFonts w:asciiTheme="minorBidi" w:hAnsiTheme="minorBidi" w:cstheme="minorBidi"/>
          <w:bCs/>
          <w:sz w:val="20"/>
          <w:szCs w:val="18"/>
        </w:rPr>
      </w:pPr>
      <w:r w:rsidRPr="00BF631B">
        <w:rPr>
          <w:rFonts w:asciiTheme="minorBidi" w:hAnsiTheme="minorBidi" w:cstheme="minorBidi"/>
          <w:bCs/>
          <w:sz w:val="20"/>
          <w:szCs w:val="18"/>
        </w:rPr>
        <w:t>Segregation of duties between the PO creation and PO release</w:t>
      </w:r>
    </w:p>
    <w:p w14:paraId="798F1274" w14:textId="77777777" w:rsidR="00DB17F2" w:rsidRPr="00BF631B" w:rsidRDefault="00DB17F2" w:rsidP="004A178F">
      <w:pPr>
        <w:pStyle w:val="Numberedpara"/>
        <w:numPr>
          <w:ilvl w:val="1"/>
          <w:numId w:val="9"/>
        </w:numPr>
        <w:tabs>
          <w:tab w:val="left" w:pos="720"/>
          <w:tab w:val="left" w:pos="2430"/>
        </w:tabs>
        <w:spacing w:after="0" w:line="276" w:lineRule="auto"/>
        <w:ind w:left="1434" w:hanging="357"/>
        <w:rPr>
          <w:rFonts w:asciiTheme="minorBidi" w:hAnsiTheme="minorBidi" w:cstheme="minorBidi"/>
          <w:bCs/>
          <w:sz w:val="20"/>
          <w:szCs w:val="18"/>
        </w:rPr>
      </w:pPr>
      <w:r w:rsidRPr="00BF631B">
        <w:rPr>
          <w:rFonts w:asciiTheme="minorBidi" w:hAnsiTheme="minorBidi" w:cstheme="minorBidi"/>
          <w:bCs/>
          <w:sz w:val="20"/>
          <w:szCs w:val="18"/>
        </w:rPr>
        <w:t>Verification of good receipts before doing the SES</w:t>
      </w:r>
    </w:p>
    <w:p w14:paraId="00C3F6D6" w14:textId="77777777" w:rsidR="00DB17F2" w:rsidRPr="00BF631B" w:rsidRDefault="00DB17F2" w:rsidP="004A178F">
      <w:pPr>
        <w:pStyle w:val="Numberedpara"/>
        <w:numPr>
          <w:ilvl w:val="1"/>
          <w:numId w:val="9"/>
        </w:numPr>
        <w:tabs>
          <w:tab w:val="left" w:pos="720"/>
          <w:tab w:val="left" w:pos="2430"/>
        </w:tabs>
        <w:spacing w:after="0" w:line="276" w:lineRule="auto"/>
        <w:ind w:left="1434" w:hanging="357"/>
        <w:rPr>
          <w:rFonts w:asciiTheme="minorBidi" w:hAnsiTheme="minorBidi" w:cstheme="minorBidi"/>
          <w:sz w:val="20"/>
          <w:szCs w:val="18"/>
        </w:rPr>
      </w:pPr>
      <w:r w:rsidRPr="00BF631B">
        <w:rPr>
          <w:rFonts w:asciiTheme="minorBidi" w:hAnsiTheme="minorBidi" w:cstheme="minorBidi"/>
          <w:sz w:val="20"/>
          <w:szCs w:val="18"/>
        </w:rPr>
        <w:t>Segregation of duties between MIRO and outgoing payment posting but SOD in the previous flow should be sufficient.</w:t>
      </w:r>
    </w:p>
    <w:p w14:paraId="78E12B9B" w14:textId="77777777" w:rsidR="00DB17F2" w:rsidRPr="00BF631B" w:rsidRDefault="00DB17F2" w:rsidP="00DB17F2">
      <w:pPr>
        <w:pStyle w:val="Numberedpara"/>
        <w:numPr>
          <w:ilvl w:val="0"/>
          <w:numId w:val="0"/>
        </w:numPr>
        <w:tabs>
          <w:tab w:val="left" w:pos="720"/>
          <w:tab w:val="left" w:pos="2430"/>
        </w:tabs>
        <w:spacing w:after="0" w:line="276" w:lineRule="auto"/>
        <w:rPr>
          <w:rFonts w:asciiTheme="minorBidi" w:hAnsiTheme="minorBidi" w:cstheme="minorBidi"/>
          <w:sz w:val="20"/>
          <w:szCs w:val="18"/>
        </w:rPr>
      </w:pPr>
    </w:p>
    <w:p w14:paraId="7152DE88" w14:textId="77777777" w:rsidR="00DB17F2" w:rsidRPr="00BF631B" w:rsidRDefault="00DB17F2" w:rsidP="004A178F">
      <w:pPr>
        <w:pStyle w:val="Numberedpara"/>
        <w:numPr>
          <w:ilvl w:val="0"/>
          <w:numId w:val="9"/>
        </w:numPr>
        <w:tabs>
          <w:tab w:val="left" w:pos="426"/>
          <w:tab w:val="left" w:pos="2430"/>
        </w:tabs>
        <w:spacing w:before="120" w:after="200" w:line="276" w:lineRule="auto"/>
        <w:ind w:left="426" w:hanging="426"/>
        <w:rPr>
          <w:rFonts w:asciiTheme="minorBidi" w:hAnsiTheme="minorBidi" w:cstheme="minorBidi"/>
          <w:b/>
          <w:sz w:val="20"/>
          <w:szCs w:val="18"/>
          <w:u w:val="single"/>
        </w:rPr>
      </w:pPr>
      <w:r w:rsidRPr="00BF631B">
        <w:rPr>
          <w:rFonts w:asciiTheme="minorBidi" w:hAnsiTheme="minorBidi" w:cstheme="minorBidi"/>
          <w:sz w:val="20"/>
          <w:szCs w:val="18"/>
          <w:u w:val="single"/>
        </w:rPr>
        <w:t>Fund Reservation:</w:t>
      </w:r>
      <w:r w:rsidRPr="00BF631B">
        <w:rPr>
          <w:rFonts w:asciiTheme="minorBidi" w:hAnsiTheme="minorBidi" w:cstheme="minorBidi"/>
          <w:sz w:val="20"/>
          <w:szCs w:val="18"/>
        </w:rPr>
        <w:t xml:space="preserve"> The creation of fund reservation involves the administration unit only and should be used for exceptional circumstances, often for staff insurance, small purchases, etc. </w:t>
      </w:r>
    </w:p>
    <w:p w14:paraId="132FEB24" w14:textId="77777777" w:rsidR="00DB17F2" w:rsidRPr="00BF631B" w:rsidRDefault="00DB17F2" w:rsidP="00DB17F2">
      <w:pPr>
        <w:pStyle w:val="Numberedpara"/>
        <w:numPr>
          <w:ilvl w:val="0"/>
          <w:numId w:val="0"/>
        </w:numPr>
        <w:tabs>
          <w:tab w:val="left" w:pos="720"/>
          <w:tab w:val="left" w:pos="2430"/>
        </w:tabs>
        <w:spacing w:after="200" w:line="276" w:lineRule="auto"/>
        <w:ind w:left="360"/>
        <w:jc w:val="center"/>
        <w:rPr>
          <w:rFonts w:asciiTheme="minorBidi" w:hAnsiTheme="minorBidi" w:cstheme="minorBidi"/>
          <w:b/>
          <w:sz w:val="20"/>
          <w:szCs w:val="18"/>
        </w:rPr>
      </w:pPr>
      <w:r w:rsidRPr="00BF631B">
        <w:rPr>
          <w:rFonts w:asciiTheme="minorBidi" w:hAnsiTheme="minorBidi" w:cstheme="minorBidi"/>
          <w:b/>
          <w:noProof/>
          <w:sz w:val="20"/>
          <w:szCs w:val="18"/>
        </w:rPr>
        <w:drawing>
          <wp:inline distT="0" distB="0" distL="0" distR="0" wp14:anchorId="329E87DA" wp14:editId="06CE73DD">
            <wp:extent cx="4928681" cy="1175385"/>
            <wp:effectExtent l="0" t="19050" r="0" b="2476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305C6E90" w14:textId="77777777" w:rsidR="00DB17F2" w:rsidRPr="00BF631B" w:rsidRDefault="00DB17F2" w:rsidP="00DB17F2">
      <w:pPr>
        <w:pStyle w:val="Numberedpara"/>
        <w:numPr>
          <w:ilvl w:val="0"/>
          <w:numId w:val="0"/>
        </w:numPr>
        <w:tabs>
          <w:tab w:val="left" w:pos="720"/>
          <w:tab w:val="left" w:pos="2430"/>
        </w:tabs>
        <w:spacing w:after="200" w:line="276" w:lineRule="auto"/>
        <w:rPr>
          <w:rFonts w:asciiTheme="minorBidi" w:hAnsiTheme="minorBidi" w:cstheme="minorBidi"/>
          <w:sz w:val="20"/>
          <w:szCs w:val="18"/>
        </w:rPr>
      </w:pPr>
      <w:r w:rsidRPr="00BF631B">
        <w:rPr>
          <w:rFonts w:asciiTheme="minorBidi" w:hAnsiTheme="minorBidi" w:cstheme="minorBidi"/>
          <w:sz w:val="20"/>
          <w:szCs w:val="18"/>
        </w:rPr>
        <w:t xml:space="preserve">The key control in this flow is the </w:t>
      </w:r>
      <w:r w:rsidRPr="00BF631B">
        <w:rPr>
          <w:rFonts w:asciiTheme="minorBidi" w:hAnsiTheme="minorBidi" w:cstheme="minorBidi"/>
          <w:b/>
          <w:sz w:val="20"/>
          <w:szCs w:val="18"/>
        </w:rPr>
        <w:t>independent verification</w:t>
      </w:r>
      <w:r w:rsidRPr="00BF631B">
        <w:rPr>
          <w:rFonts w:asciiTheme="minorBidi" w:hAnsiTheme="minorBidi" w:cstheme="minorBidi"/>
          <w:sz w:val="20"/>
          <w:szCs w:val="18"/>
        </w:rPr>
        <w:t xml:space="preserve"> of the invoice posting through supporting documentation for justification between FB60 and F-53.</w:t>
      </w:r>
    </w:p>
    <w:p w14:paraId="0B936FBE" w14:textId="3E658705" w:rsidR="00BD7F9F" w:rsidRPr="00184090" w:rsidRDefault="00DB17F2" w:rsidP="0012363A">
      <w:pPr>
        <w:pStyle w:val="Numberedpara"/>
        <w:numPr>
          <w:ilvl w:val="0"/>
          <w:numId w:val="0"/>
        </w:numPr>
        <w:tabs>
          <w:tab w:val="left" w:pos="720"/>
          <w:tab w:val="left" w:pos="2430"/>
        </w:tabs>
        <w:spacing w:after="200" w:line="276" w:lineRule="auto"/>
        <w:rPr>
          <w:rFonts w:asciiTheme="minorBidi" w:hAnsiTheme="minorBidi" w:cstheme="minorBidi"/>
          <w:b/>
          <w:bCs/>
          <w:i/>
          <w:iCs/>
          <w:color w:val="418AB3" w:themeColor="accent1"/>
          <w:sz w:val="20"/>
          <w:szCs w:val="18"/>
        </w:rPr>
      </w:pPr>
      <w:r w:rsidRPr="00BF631B">
        <w:rPr>
          <w:rFonts w:asciiTheme="minorBidi" w:hAnsiTheme="minorBidi" w:cstheme="minorBidi"/>
          <w:b/>
          <w:sz w:val="20"/>
          <w:szCs w:val="18"/>
        </w:rPr>
        <w:t>Payments</w:t>
      </w:r>
      <w:r w:rsidR="000A58FD">
        <w:rPr>
          <w:rFonts w:asciiTheme="minorBidi" w:hAnsiTheme="minorBidi" w:cstheme="minorBidi"/>
          <w:b/>
          <w:sz w:val="20"/>
          <w:szCs w:val="18"/>
        </w:rPr>
        <w:t xml:space="preserve">: </w:t>
      </w:r>
      <w:r w:rsidR="00BD7F9F" w:rsidRPr="00184090">
        <w:rPr>
          <w:rFonts w:asciiTheme="minorBidi" w:hAnsiTheme="minorBidi" w:cstheme="minorBidi"/>
          <w:b/>
          <w:bCs/>
          <w:color w:val="418AB3" w:themeColor="accent1"/>
          <w:sz w:val="20"/>
          <w:szCs w:val="18"/>
        </w:rPr>
        <w:t>WALKTHROUGH TO BE DONE</w:t>
      </w:r>
      <w:r w:rsidR="00BD7F9F" w:rsidRPr="00184090">
        <w:rPr>
          <w:rFonts w:asciiTheme="minorBidi" w:hAnsiTheme="minorBidi" w:cstheme="minorBidi"/>
          <w:b/>
          <w:bCs/>
          <w:i/>
          <w:iCs/>
          <w:color w:val="418AB3" w:themeColor="accent1"/>
          <w:sz w:val="20"/>
          <w:szCs w:val="18"/>
        </w:rPr>
        <w:t xml:space="preserve"> </w:t>
      </w:r>
    </w:p>
    <w:p w14:paraId="6B578EB1" w14:textId="082DD79B" w:rsidR="00DB17F2" w:rsidRPr="00BF631B" w:rsidRDefault="00DB17F2" w:rsidP="00DB17F2">
      <w:pPr>
        <w:pStyle w:val="Numberedpara"/>
        <w:numPr>
          <w:ilvl w:val="0"/>
          <w:numId w:val="0"/>
        </w:numPr>
        <w:tabs>
          <w:tab w:val="left" w:pos="720"/>
          <w:tab w:val="left" w:pos="2430"/>
        </w:tabs>
        <w:spacing w:after="200" w:line="276" w:lineRule="auto"/>
        <w:rPr>
          <w:rFonts w:asciiTheme="minorBidi" w:hAnsiTheme="minorBidi" w:cstheme="minorBidi"/>
          <w:b/>
          <w:bCs/>
          <w:szCs w:val="21"/>
        </w:rPr>
      </w:pPr>
      <w:commentRangeStart w:id="20"/>
      <w:commentRangeStart w:id="21"/>
      <w:commentRangeStart w:id="22"/>
      <w:r w:rsidRPr="00BF631B">
        <w:rPr>
          <w:rFonts w:asciiTheme="minorBidi" w:hAnsiTheme="minorBidi" w:cstheme="minorBidi"/>
          <w:b/>
          <w:bCs/>
          <w:sz w:val="20"/>
          <w:szCs w:val="20"/>
        </w:rPr>
        <w:t>Bank Signatory:</w:t>
      </w:r>
      <w:r w:rsidR="0093170F">
        <w:rPr>
          <w:rFonts w:asciiTheme="minorBidi" w:hAnsiTheme="minorBidi" w:cstheme="minorBidi"/>
          <w:b/>
          <w:bCs/>
          <w:sz w:val="20"/>
          <w:szCs w:val="20"/>
        </w:rPr>
        <w:t xml:space="preserve"> </w:t>
      </w:r>
      <w:r w:rsidR="0093170F" w:rsidRPr="0093170F">
        <w:rPr>
          <w:rFonts w:asciiTheme="minorBidi" w:hAnsiTheme="minorBidi" w:cstheme="minorBidi"/>
          <w:sz w:val="20"/>
          <w:szCs w:val="20"/>
        </w:rPr>
        <w:t>No limit assigned for Bank signatories</w:t>
      </w:r>
      <w:commentRangeEnd w:id="20"/>
      <w:r w:rsidR="00905A32">
        <w:rPr>
          <w:rStyle w:val="CommentReference"/>
          <w:rFonts w:ascii="Times New Roman" w:eastAsia="Times New Roman" w:hAnsi="Times New Roman"/>
          <w:lang w:eastAsia="en-US"/>
        </w:rPr>
        <w:commentReference w:id="20"/>
      </w:r>
      <w:commentRangeEnd w:id="21"/>
      <w:r w:rsidR="00D0353D">
        <w:rPr>
          <w:rStyle w:val="CommentReference"/>
          <w:rFonts w:ascii="Times New Roman" w:eastAsia="Times New Roman" w:hAnsi="Times New Roman"/>
          <w:lang w:eastAsia="en-US"/>
        </w:rPr>
        <w:commentReference w:id="21"/>
      </w:r>
      <w:commentRangeEnd w:id="22"/>
      <w:r w:rsidR="00D0353D">
        <w:rPr>
          <w:rStyle w:val="CommentReference"/>
          <w:rFonts w:ascii="Times New Roman" w:eastAsia="Times New Roman" w:hAnsi="Times New Roman"/>
          <w:lang w:eastAsia="en-US"/>
        </w:rPr>
        <w:commentReference w:id="22"/>
      </w:r>
      <w:ins w:id="23" w:author="Moutard, Flora" w:date="2022-06-16T17:08:00Z">
        <w:r w:rsidR="00D0353D">
          <w:rPr>
            <w:rFonts w:asciiTheme="minorBidi" w:hAnsiTheme="minorBidi" w:cstheme="minorBidi"/>
            <w:sz w:val="20"/>
            <w:szCs w:val="20"/>
          </w:rPr>
          <w:t>. Dual signatory is required for cheques and bank transfers</w:t>
        </w:r>
      </w:ins>
      <w:r w:rsidR="005C7365">
        <w:rPr>
          <w:rFonts w:asciiTheme="minorBidi" w:hAnsiTheme="minorBidi" w:cstheme="minorBidi"/>
          <w:sz w:val="20"/>
          <w:szCs w:val="20"/>
        </w:rPr>
        <w:t xml:space="preserve">. </w:t>
      </w:r>
      <w:ins w:id="24" w:author="Moutard, Flora" w:date="2022-06-17T14:56:00Z">
        <w:r w:rsidR="00782766">
          <w:rPr>
            <w:rFonts w:asciiTheme="minorBidi" w:hAnsiTheme="minorBidi" w:cstheme="minorBidi"/>
            <w:sz w:val="20"/>
            <w:szCs w:val="20"/>
          </w:rPr>
          <w:t>Since the last</w:t>
        </w:r>
        <w:r w:rsidR="00B02466">
          <w:rPr>
            <w:rFonts w:asciiTheme="minorBidi" w:hAnsiTheme="minorBidi" w:cstheme="minorBidi"/>
            <w:sz w:val="20"/>
            <w:szCs w:val="20"/>
          </w:rPr>
          <w:t xml:space="preserve"> comm</w:t>
        </w:r>
      </w:ins>
      <w:ins w:id="25" w:author="Moutard, Flora" w:date="2022-06-17T14:57:00Z">
        <w:r w:rsidR="00B02466">
          <w:rPr>
            <w:rFonts w:asciiTheme="minorBidi" w:hAnsiTheme="minorBidi" w:cstheme="minorBidi"/>
            <w:sz w:val="20"/>
            <w:szCs w:val="20"/>
          </w:rPr>
          <w:t>unication by Treasury</w:t>
        </w:r>
      </w:ins>
      <w:ins w:id="26" w:author="Moutard, Flora" w:date="2022-06-17T15:00:00Z">
        <w:r w:rsidR="005070FC">
          <w:rPr>
            <w:rFonts w:asciiTheme="minorBidi" w:hAnsiTheme="minorBidi" w:cstheme="minorBidi"/>
            <w:sz w:val="20"/>
            <w:szCs w:val="20"/>
          </w:rPr>
          <w:t xml:space="preserve"> on Cash </w:t>
        </w:r>
      </w:ins>
      <w:ins w:id="27" w:author="Moutard, Flora" w:date="2022-06-17T15:01:00Z">
        <w:r w:rsidR="00197017">
          <w:rPr>
            <w:rFonts w:asciiTheme="minorBidi" w:hAnsiTheme="minorBidi" w:cstheme="minorBidi"/>
            <w:sz w:val="20"/>
            <w:szCs w:val="20"/>
          </w:rPr>
          <w:t>Management (</w:t>
        </w:r>
      </w:ins>
      <w:ins w:id="28" w:author="Moutard, Flora" w:date="2022-06-17T15:00:00Z">
        <w:r w:rsidR="00197017">
          <w:rPr>
            <w:rFonts w:asciiTheme="minorBidi" w:hAnsiTheme="minorBidi" w:cstheme="minorBidi"/>
            <w:sz w:val="20"/>
            <w:szCs w:val="20"/>
          </w:rPr>
          <w:t xml:space="preserve">2019), the Office has largely moved to bank transfers. It is rare to </w:t>
        </w:r>
      </w:ins>
      <w:ins w:id="29" w:author="Moutard, Flora" w:date="2022-06-17T15:01:00Z">
        <w:r w:rsidR="00197017">
          <w:rPr>
            <w:rFonts w:asciiTheme="minorBidi" w:hAnsiTheme="minorBidi" w:cstheme="minorBidi"/>
            <w:sz w:val="20"/>
            <w:szCs w:val="20"/>
          </w:rPr>
          <w:t>pay in cash and cheques.</w:t>
        </w:r>
      </w:ins>
    </w:p>
    <w:p w14:paraId="190A0295" w14:textId="18804297" w:rsidR="00DB17F2" w:rsidRPr="00BF631B" w:rsidRDefault="00D1659C" w:rsidP="00FF77AC">
      <w:pPr>
        <w:spacing w:after="200" w:line="276" w:lineRule="auto"/>
        <w:ind w:left="-90"/>
        <w:rPr>
          <w:rFonts w:asciiTheme="minorBidi" w:hAnsiTheme="minorBidi" w:cstheme="minorBidi"/>
          <w:szCs w:val="21"/>
        </w:rPr>
      </w:pPr>
      <w:r>
        <w:rPr>
          <w:noProof/>
        </w:rPr>
        <w:lastRenderedPageBreak/>
        <w:drawing>
          <wp:inline distT="0" distB="0" distL="0" distR="0" wp14:anchorId="0B875946" wp14:editId="5BAD5519">
            <wp:extent cx="5715000" cy="1490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5000" cy="1490345"/>
                    </a:xfrm>
                    <a:prstGeom prst="rect">
                      <a:avLst/>
                    </a:prstGeom>
                  </pic:spPr>
                </pic:pic>
              </a:graphicData>
            </a:graphic>
          </wp:inline>
        </w:drawing>
      </w:r>
    </w:p>
    <w:p w14:paraId="3011BF5C" w14:textId="77777777" w:rsidR="00DB17F2" w:rsidRPr="00BF631B" w:rsidRDefault="00DB17F2" w:rsidP="00DB17F2">
      <w:pPr>
        <w:pStyle w:val="Numberedpara"/>
        <w:numPr>
          <w:ilvl w:val="0"/>
          <w:numId w:val="0"/>
        </w:numPr>
        <w:tabs>
          <w:tab w:val="left" w:pos="720"/>
          <w:tab w:val="left" w:pos="2430"/>
        </w:tabs>
        <w:spacing w:after="200" w:line="276" w:lineRule="auto"/>
        <w:rPr>
          <w:rFonts w:asciiTheme="minorBidi" w:hAnsiTheme="minorBidi" w:cstheme="minorBidi"/>
          <w:b/>
          <w:sz w:val="20"/>
          <w:szCs w:val="18"/>
        </w:rPr>
      </w:pPr>
      <w:r w:rsidRPr="00BF631B">
        <w:rPr>
          <w:rFonts w:asciiTheme="minorBidi" w:hAnsiTheme="minorBidi" w:cstheme="minorBidi"/>
          <w:b/>
          <w:sz w:val="20"/>
          <w:szCs w:val="18"/>
        </w:rPr>
        <w:t>Vendor management process</w:t>
      </w:r>
    </w:p>
    <w:p w14:paraId="5D57D58E" w14:textId="1CD5CDBC" w:rsidR="00FF77AC" w:rsidRPr="003E0043" w:rsidRDefault="00DB17F2" w:rsidP="003E0043">
      <w:pPr>
        <w:pStyle w:val="Numberedpara"/>
        <w:numPr>
          <w:ilvl w:val="0"/>
          <w:numId w:val="9"/>
        </w:numPr>
        <w:tabs>
          <w:tab w:val="left" w:pos="720"/>
          <w:tab w:val="left" w:pos="2430"/>
        </w:tabs>
        <w:spacing w:after="200" w:line="276" w:lineRule="auto"/>
        <w:rPr>
          <w:rFonts w:asciiTheme="minorBidi" w:hAnsiTheme="minorBidi" w:cstheme="minorBidi"/>
          <w:b/>
          <w:sz w:val="20"/>
          <w:szCs w:val="18"/>
        </w:rPr>
      </w:pPr>
      <w:r w:rsidRPr="00BF631B">
        <w:rPr>
          <w:rFonts w:asciiTheme="minorBidi" w:hAnsiTheme="minorBidi" w:cstheme="minorBidi"/>
          <w:b/>
          <w:sz w:val="20"/>
          <w:szCs w:val="18"/>
        </w:rPr>
        <w:t>SAP vendor creation</w:t>
      </w:r>
      <w:r w:rsidRPr="00BF631B">
        <w:rPr>
          <w:rFonts w:asciiTheme="minorBidi" w:hAnsiTheme="minorBidi" w:cstheme="minorBidi"/>
          <w:sz w:val="20"/>
          <w:szCs w:val="18"/>
        </w:rPr>
        <w:t xml:space="preserve">:  </w:t>
      </w:r>
      <w:r w:rsidR="00FF77AC" w:rsidRPr="00FF77AC">
        <w:rPr>
          <w:rFonts w:asciiTheme="minorBidi" w:hAnsiTheme="minorBidi" w:cstheme="minorBidi"/>
          <w:b/>
          <w:bCs/>
          <w:color w:val="418AB3" w:themeColor="accent1"/>
          <w:sz w:val="20"/>
          <w:szCs w:val="18"/>
        </w:rPr>
        <w:t>WALKTHROUGH TO BE DONE</w:t>
      </w:r>
    </w:p>
    <w:p w14:paraId="3D1995DB" w14:textId="514269A1" w:rsidR="00DB17F2" w:rsidRPr="00BF631B" w:rsidRDefault="00DB17F2" w:rsidP="004A178F">
      <w:pPr>
        <w:pStyle w:val="Numberedpara"/>
        <w:numPr>
          <w:ilvl w:val="0"/>
          <w:numId w:val="9"/>
        </w:numPr>
        <w:tabs>
          <w:tab w:val="left" w:pos="720"/>
          <w:tab w:val="left" w:pos="2430"/>
        </w:tabs>
        <w:spacing w:after="200" w:line="276" w:lineRule="auto"/>
        <w:rPr>
          <w:rFonts w:asciiTheme="minorBidi" w:hAnsiTheme="minorBidi" w:cstheme="minorBidi"/>
          <w:b/>
          <w:sz w:val="20"/>
          <w:szCs w:val="18"/>
        </w:rPr>
      </w:pPr>
      <w:r w:rsidRPr="00BF631B">
        <w:rPr>
          <w:rFonts w:asciiTheme="minorBidi" w:hAnsiTheme="minorBidi" w:cstheme="minorBidi"/>
          <w:b/>
          <w:sz w:val="20"/>
          <w:szCs w:val="18"/>
        </w:rPr>
        <w:t>Local bank vendor creation</w:t>
      </w:r>
      <w:r w:rsidRPr="00BF631B">
        <w:rPr>
          <w:rFonts w:asciiTheme="minorBidi" w:hAnsiTheme="minorBidi" w:cstheme="minorBidi"/>
          <w:sz w:val="20"/>
          <w:szCs w:val="18"/>
        </w:rPr>
        <w:t xml:space="preserve">: </w:t>
      </w:r>
      <w:r w:rsidR="004A1B92" w:rsidRPr="00FF77AC">
        <w:rPr>
          <w:rFonts w:asciiTheme="minorBidi" w:hAnsiTheme="minorBidi" w:cstheme="minorBidi"/>
          <w:b/>
          <w:bCs/>
          <w:color w:val="418AB3" w:themeColor="accent1"/>
          <w:sz w:val="20"/>
          <w:szCs w:val="18"/>
        </w:rPr>
        <w:t>WALKTHROUGH TO BE DONE</w:t>
      </w:r>
    </w:p>
    <w:p w14:paraId="1996B58C" w14:textId="77777777" w:rsidR="00DB17F2" w:rsidRPr="00BF631B" w:rsidRDefault="00DB17F2" w:rsidP="00DB17F2">
      <w:pPr>
        <w:pStyle w:val="Numberedpara"/>
        <w:numPr>
          <w:ilvl w:val="0"/>
          <w:numId w:val="0"/>
        </w:numPr>
        <w:tabs>
          <w:tab w:val="left" w:pos="720"/>
          <w:tab w:val="left" w:pos="2430"/>
        </w:tabs>
        <w:spacing w:after="200" w:line="276" w:lineRule="auto"/>
        <w:rPr>
          <w:rFonts w:asciiTheme="minorBidi" w:hAnsiTheme="minorBidi" w:cstheme="minorBidi"/>
          <w:b/>
          <w:sz w:val="20"/>
          <w:szCs w:val="18"/>
        </w:rPr>
      </w:pPr>
      <w:r w:rsidRPr="00BF631B">
        <w:rPr>
          <w:rFonts w:asciiTheme="minorBidi" w:hAnsiTheme="minorBidi" w:cstheme="minorBidi"/>
          <w:b/>
          <w:sz w:val="20"/>
          <w:szCs w:val="18"/>
        </w:rPr>
        <w:t>Roles in Contract Management Tool / SAP (as currently released)</w:t>
      </w:r>
    </w:p>
    <w:p w14:paraId="45BF7E2C" w14:textId="77777777" w:rsidR="00DB17F2" w:rsidRPr="00BF631B" w:rsidRDefault="00DB17F2" w:rsidP="00DB17F2">
      <w:pPr>
        <w:pStyle w:val="Numberedpara"/>
        <w:numPr>
          <w:ilvl w:val="0"/>
          <w:numId w:val="0"/>
        </w:numPr>
        <w:tabs>
          <w:tab w:val="left" w:pos="720"/>
          <w:tab w:val="left" w:pos="2430"/>
        </w:tabs>
        <w:spacing w:after="120" w:line="276" w:lineRule="auto"/>
        <w:rPr>
          <w:rFonts w:asciiTheme="minorBidi" w:hAnsiTheme="minorBidi" w:cstheme="minorBidi"/>
          <w:bCs/>
          <w:sz w:val="20"/>
          <w:szCs w:val="18"/>
        </w:rPr>
      </w:pPr>
      <w:r w:rsidRPr="00BF631B">
        <w:rPr>
          <w:rFonts w:asciiTheme="minorBidi" w:hAnsiTheme="minorBidi" w:cstheme="minorBidi"/>
          <w:bCs/>
          <w:sz w:val="20"/>
          <w:szCs w:val="18"/>
        </w:rPr>
        <w:t xml:space="preserve">The roles in DUO CMT are adequate with the staff’s posts and respect the segregation of duties. </w:t>
      </w:r>
    </w:p>
    <w:p w14:paraId="21CC4957" w14:textId="5006D5EC" w:rsidR="00DB17F2" w:rsidRDefault="000A58FD" w:rsidP="000A58FD">
      <w:pPr>
        <w:pStyle w:val="Numberedpara"/>
        <w:keepNext/>
        <w:numPr>
          <w:ilvl w:val="0"/>
          <w:numId w:val="0"/>
        </w:numPr>
        <w:tabs>
          <w:tab w:val="left" w:pos="720"/>
          <w:tab w:val="left" w:pos="2430"/>
        </w:tabs>
        <w:spacing w:after="200" w:line="276" w:lineRule="auto"/>
        <w:rPr>
          <w:rFonts w:asciiTheme="minorBidi" w:hAnsiTheme="minorBidi" w:cstheme="minorBidi"/>
          <w:b/>
          <w:sz w:val="20"/>
          <w:szCs w:val="18"/>
        </w:rPr>
      </w:pPr>
      <w:r w:rsidRPr="000A58FD">
        <w:rPr>
          <w:noProof/>
        </w:rPr>
        <w:drawing>
          <wp:inline distT="0" distB="0" distL="0" distR="0" wp14:anchorId="3DF23C47" wp14:editId="694F9DE6">
            <wp:extent cx="5303520" cy="224397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2535" cy="2247792"/>
                    </a:xfrm>
                    <a:prstGeom prst="rect">
                      <a:avLst/>
                    </a:prstGeom>
                    <a:noFill/>
                    <a:ln>
                      <a:noFill/>
                    </a:ln>
                  </pic:spPr>
                </pic:pic>
              </a:graphicData>
            </a:graphic>
          </wp:inline>
        </w:drawing>
      </w:r>
    </w:p>
    <w:p w14:paraId="467D330B" w14:textId="4EB1B8C2" w:rsidR="000A58FD" w:rsidRPr="000A58FD" w:rsidRDefault="000A58FD" w:rsidP="000A58FD">
      <w:pPr>
        <w:pStyle w:val="Numberedpara"/>
        <w:numPr>
          <w:ilvl w:val="0"/>
          <w:numId w:val="0"/>
        </w:numPr>
        <w:tabs>
          <w:tab w:val="left" w:pos="720"/>
        </w:tabs>
        <w:spacing w:after="0"/>
        <w:jc w:val="center"/>
        <w:rPr>
          <w:rFonts w:asciiTheme="minorBidi" w:hAnsiTheme="minorBidi" w:cstheme="minorBidi"/>
          <w:i/>
          <w:iCs/>
          <w:color w:val="000000" w:themeColor="text1"/>
          <w:sz w:val="16"/>
          <w:szCs w:val="18"/>
        </w:rPr>
      </w:pPr>
      <w:r w:rsidRPr="000A58FD">
        <w:rPr>
          <w:rFonts w:asciiTheme="minorBidi" w:hAnsiTheme="minorBidi" w:cstheme="minorBidi"/>
          <w:i/>
          <w:iCs/>
          <w:color w:val="000000" w:themeColor="text1"/>
          <w:sz w:val="16"/>
          <w:szCs w:val="18"/>
        </w:rPr>
        <w:t>Source: CMT Role Tool</w:t>
      </w:r>
    </w:p>
    <w:p w14:paraId="5E4477C7" w14:textId="0CD86B82" w:rsidR="00DB17F2" w:rsidRPr="00BF631B" w:rsidRDefault="00DB17F2" w:rsidP="00B557A4">
      <w:pPr>
        <w:pStyle w:val="Numberedpara"/>
        <w:numPr>
          <w:ilvl w:val="0"/>
          <w:numId w:val="0"/>
        </w:numPr>
        <w:tabs>
          <w:tab w:val="left" w:pos="720"/>
          <w:tab w:val="left" w:pos="2430"/>
        </w:tabs>
        <w:spacing w:after="200" w:line="276" w:lineRule="auto"/>
        <w:rPr>
          <w:rFonts w:asciiTheme="minorBidi" w:hAnsiTheme="minorBidi" w:cstheme="minorBidi"/>
          <w:b/>
          <w:sz w:val="20"/>
          <w:szCs w:val="18"/>
        </w:rPr>
      </w:pPr>
      <w:r w:rsidRPr="00BF631B">
        <w:rPr>
          <w:rFonts w:asciiTheme="minorBidi" w:hAnsiTheme="minorBidi" w:cstheme="minorBidi"/>
          <w:b/>
          <w:sz w:val="20"/>
          <w:szCs w:val="18"/>
        </w:rPr>
        <w:t xml:space="preserve"> Key policies and documented procedures relevant to the audited area </w:t>
      </w:r>
    </w:p>
    <w:p w14:paraId="03B402DC" w14:textId="77777777" w:rsidR="00DB17F2" w:rsidRPr="00BF631B" w:rsidRDefault="00DB17F2" w:rsidP="00DB17F2">
      <w:pPr>
        <w:pStyle w:val="Numberedpara"/>
        <w:numPr>
          <w:ilvl w:val="0"/>
          <w:numId w:val="0"/>
        </w:numPr>
        <w:tabs>
          <w:tab w:val="left" w:pos="720"/>
          <w:tab w:val="left" w:pos="2430"/>
        </w:tabs>
        <w:spacing w:after="200" w:line="276" w:lineRule="auto"/>
        <w:rPr>
          <w:rFonts w:asciiTheme="minorBidi" w:hAnsiTheme="minorBidi" w:cstheme="minorBidi"/>
          <w:b/>
          <w:sz w:val="20"/>
          <w:szCs w:val="18"/>
        </w:rPr>
      </w:pPr>
      <w:r w:rsidRPr="00BF631B">
        <w:rPr>
          <w:rFonts w:asciiTheme="minorBidi" w:hAnsiTheme="minorBidi" w:cstheme="minorBidi"/>
          <w:sz w:val="20"/>
          <w:szCs w:val="18"/>
        </w:rPr>
        <w:t>Most of the processes of the office are supposed to be carried out in line with the Admin Manual and the HR Manual.</w:t>
      </w:r>
    </w:p>
    <w:p w14:paraId="092637D1" w14:textId="77777777" w:rsidR="003410BF" w:rsidRPr="003410BF" w:rsidRDefault="00DB17F2" w:rsidP="003410BF">
      <w:pPr>
        <w:spacing w:after="160" w:line="259" w:lineRule="auto"/>
      </w:pPr>
      <w:r w:rsidRPr="00BF631B">
        <w:rPr>
          <w:rFonts w:asciiTheme="minorBidi" w:hAnsiTheme="minorBidi" w:cstheme="minorBidi"/>
          <w:b/>
          <w:sz w:val="20"/>
          <w:szCs w:val="18"/>
        </w:rPr>
        <w:t xml:space="preserve">IT support and key systems: </w:t>
      </w:r>
      <w:r w:rsidR="00532462" w:rsidRPr="0041314E">
        <w:rPr>
          <w:rFonts w:asciiTheme="minorBidi" w:eastAsia="PMingLiU" w:hAnsiTheme="minorBidi" w:cstheme="minorBidi"/>
          <w:sz w:val="20"/>
          <w:szCs w:val="18"/>
        </w:rPr>
        <w:t>The UNESCO ADDIS OFFICE network uses the patch panel of the UNECA network.</w:t>
      </w:r>
      <w:r w:rsidR="00991F66" w:rsidRPr="0041314E">
        <w:rPr>
          <w:rFonts w:asciiTheme="minorBidi" w:hAnsiTheme="minorBidi" w:cstheme="minorBidi"/>
          <w:sz w:val="20"/>
          <w:szCs w:val="18"/>
        </w:rPr>
        <w:t xml:space="preserve"> The internet access of the office is via 50mbps connection subscribed from Ethio-telecom.</w:t>
      </w:r>
      <w:r w:rsidR="00F44E99" w:rsidRPr="0041314E">
        <w:rPr>
          <w:rFonts w:asciiTheme="minorBidi" w:eastAsia="PMingLiU" w:hAnsiTheme="minorBidi" w:cstheme="minorBidi"/>
          <w:sz w:val="20"/>
          <w:szCs w:val="18"/>
        </w:rPr>
        <w:t xml:space="preserve"> There are five servers installed in a temporary server room.  </w:t>
      </w:r>
    </w:p>
    <w:p w14:paraId="0DDC2C1E" w14:textId="77777777" w:rsidR="00DB17F2" w:rsidRPr="00BF631B" w:rsidRDefault="00DB17F2" w:rsidP="00DB17F2">
      <w:pPr>
        <w:pStyle w:val="AP-Style1"/>
        <w:numPr>
          <w:ilvl w:val="0"/>
          <w:numId w:val="0"/>
        </w:numPr>
        <w:spacing w:after="0"/>
        <w:ind w:left="360" w:hanging="360"/>
        <w:rPr>
          <w:rFonts w:asciiTheme="minorBidi" w:hAnsiTheme="minorBidi" w:cstheme="minorBidi"/>
          <w:sz w:val="24"/>
          <w:szCs w:val="24"/>
        </w:rPr>
      </w:pPr>
    </w:p>
    <w:tbl>
      <w:tblPr>
        <w:tblStyle w:val="TableGrid"/>
        <w:tblW w:w="0" w:type="auto"/>
        <w:tblLook w:val="04A0" w:firstRow="1" w:lastRow="0" w:firstColumn="1" w:lastColumn="0" w:noHBand="0" w:noVBand="1"/>
      </w:tblPr>
      <w:tblGrid>
        <w:gridCol w:w="8990"/>
      </w:tblGrid>
      <w:tr w:rsidR="00DB17F2" w:rsidRPr="00BF631B" w14:paraId="41E9F5FC" w14:textId="77777777" w:rsidTr="006A05D5">
        <w:trPr>
          <w:trHeight w:val="397"/>
        </w:trPr>
        <w:tc>
          <w:tcPr>
            <w:tcW w:w="8990" w:type="dxa"/>
            <w:shd w:val="clear" w:color="auto" w:fill="B0D0E2" w:themeFill="accent1" w:themeFillTint="66"/>
            <w:vAlign w:val="center"/>
          </w:tcPr>
          <w:p w14:paraId="52953A49" w14:textId="77777777" w:rsidR="00DB17F2" w:rsidRPr="00BF631B" w:rsidRDefault="00DB17F2" w:rsidP="00057C52">
            <w:pPr>
              <w:pStyle w:val="Heading1"/>
              <w:outlineLvl w:val="0"/>
              <w:rPr>
                <w:rFonts w:asciiTheme="minorBidi" w:hAnsiTheme="minorBidi" w:cstheme="minorBidi"/>
              </w:rPr>
            </w:pPr>
            <w:bookmarkStart w:id="30" w:name="_Toc106220866"/>
            <w:r w:rsidRPr="00BF631B">
              <w:rPr>
                <w:rFonts w:asciiTheme="minorBidi" w:hAnsiTheme="minorBidi" w:cstheme="minorBidi"/>
              </w:rPr>
              <w:t>DATA ANALYSIS</w:t>
            </w:r>
            <w:bookmarkEnd w:id="30"/>
          </w:p>
        </w:tc>
      </w:tr>
    </w:tbl>
    <w:p w14:paraId="478E9ADD" w14:textId="31EAB722" w:rsidR="00DB17F2" w:rsidRPr="00BF631B" w:rsidRDefault="00DB17F2" w:rsidP="00DB17F2">
      <w:pPr>
        <w:pStyle w:val="Numberedpara"/>
        <w:numPr>
          <w:ilvl w:val="0"/>
          <w:numId w:val="0"/>
        </w:numPr>
        <w:tabs>
          <w:tab w:val="left" w:pos="720"/>
          <w:tab w:val="left" w:pos="2430"/>
        </w:tabs>
        <w:spacing w:before="120" w:after="120" w:line="276" w:lineRule="auto"/>
        <w:jc w:val="both"/>
        <w:rPr>
          <w:rFonts w:asciiTheme="minorBidi" w:hAnsiTheme="minorBidi" w:cstheme="minorBidi"/>
          <w:bCs/>
          <w:sz w:val="20"/>
          <w:szCs w:val="18"/>
          <w:u w:val="single"/>
        </w:rPr>
      </w:pPr>
      <w:r w:rsidRPr="00BF631B">
        <w:rPr>
          <w:rFonts w:asciiTheme="minorBidi" w:hAnsiTheme="minorBidi" w:cstheme="minorBidi"/>
          <w:sz w:val="20"/>
          <w:szCs w:val="18"/>
        </w:rPr>
        <w:t>The Office total expenditures between January 20</w:t>
      </w:r>
      <w:r w:rsidR="00AA4410">
        <w:rPr>
          <w:rFonts w:asciiTheme="minorBidi" w:hAnsiTheme="minorBidi" w:cstheme="minorBidi"/>
          <w:sz w:val="20"/>
          <w:szCs w:val="18"/>
        </w:rPr>
        <w:t>20</w:t>
      </w:r>
      <w:r w:rsidRPr="00BF631B">
        <w:rPr>
          <w:rFonts w:asciiTheme="minorBidi" w:hAnsiTheme="minorBidi" w:cstheme="minorBidi"/>
          <w:sz w:val="20"/>
          <w:szCs w:val="18"/>
        </w:rPr>
        <w:t xml:space="preserve"> to </w:t>
      </w:r>
      <w:r w:rsidR="00AA4410">
        <w:rPr>
          <w:rFonts w:asciiTheme="minorBidi" w:hAnsiTheme="minorBidi" w:cstheme="minorBidi"/>
          <w:sz w:val="20"/>
          <w:szCs w:val="18"/>
        </w:rPr>
        <w:t>June</w:t>
      </w:r>
      <w:r w:rsidRPr="00BF631B">
        <w:rPr>
          <w:rFonts w:asciiTheme="minorBidi" w:hAnsiTheme="minorBidi" w:cstheme="minorBidi"/>
          <w:sz w:val="20"/>
          <w:szCs w:val="18"/>
        </w:rPr>
        <w:t xml:space="preserve"> 2022 totals US$</w:t>
      </w:r>
      <w:r w:rsidR="00AA4410">
        <w:rPr>
          <w:rFonts w:asciiTheme="minorBidi" w:hAnsiTheme="minorBidi" w:cstheme="minorBidi"/>
          <w:sz w:val="20"/>
          <w:szCs w:val="18"/>
        </w:rPr>
        <w:t>4</w:t>
      </w:r>
      <w:r w:rsidRPr="00BF631B">
        <w:rPr>
          <w:rFonts w:asciiTheme="minorBidi" w:hAnsiTheme="minorBidi" w:cstheme="minorBidi"/>
          <w:sz w:val="20"/>
          <w:szCs w:val="18"/>
        </w:rPr>
        <w:t xml:space="preserve"> million.  </w:t>
      </w:r>
    </w:p>
    <w:p w14:paraId="1F075E4E" w14:textId="418F03E4" w:rsidR="00DB17F2" w:rsidRDefault="00A61A53" w:rsidP="00DB17F2">
      <w:pPr>
        <w:pStyle w:val="Numberedpara"/>
        <w:numPr>
          <w:ilvl w:val="0"/>
          <w:numId w:val="0"/>
        </w:numPr>
        <w:tabs>
          <w:tab w:val="left" w:pos="720"/>
          <w:tab w:val="left" w:pos="2430"/>
        </w:tabs>
        <w:spacing w:after="120" w:line="276" w:lineRule="auto"/>
        <w:jc w:val="both"/>
        <w:rPr>
          <w:rFonts w:asciiTheme="minorBidi" w:hAnsiTheme="minorBidi" w:cstheme="minorBidi"/>
          <w:b/>
          <w:bCs/>
          <w:sz w:val="20"/>
          <w:szCs w:val="18"/>
        </w:rPr>
      </w:pPr>
      <w:r>
        <w:rPr>
          <w:noProof/>
        </w:rPr>
        <w:lastRenderedPageBreak/>
        <w:drawing>
          <wp:inline distT="0" distB="0" distL="0" distR="0" wp14:anchorId="26950989" wp14:editId="3DA3DA59">
            <wp:extent cx="5715000" cy="1146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000" cy="1146810"/>
                    </a:xfrm>
                    <a:prstGeom prst="rect">
                      <a:avLst/>
                    </a:prstGeom>
                  </pic:spPr>
                </pic:pic>
              </a:graphicData>
            </a:graphic>
          </wp:inline>
        </w:drawing>
      </w:r>
    </w:p>
    <w:p w14:paraId="20B51F60" w14:textId="0CF3012D" w:rsidR="00FF6F32" w:rsidRDefault="00FF6F32" w:rsidP="00FF6F32">
      <w:pPr>
        <w:pStyle w:val="Numberedpara"/>
        <w:numPr>
          <w:ilvl w:val="0"/>
          <w:numId w:val="0"/>
        </w:numPr>
        <w:tabs>
          <w:tab w:val="left" w:pos="720"/>
        </w:tabs>
        <w:spacing w:after="0"/>
        <w:jc w:val="center"/>
        <w:rPr>
          <w:rFonts w:asciiTheme="minorBidi" w:hAnsiTheme="minorBidi" w:cstheme="minorBidi"/>
          <w:i/>
          <w:iCs/>
          <w:color w:val="000000" w:themeColor="text1"/>
          <w:sz w:val="16"/>
          <w:szCs w:val="18"/>
        </w:rPr>
      </w:pPr>
      <w:r w:rsidRPr="00FF6F32">
        <w:rPr>
          <w:rFonts w:asciiTheme="minorBidi" w:hAnsiTheme="minorBidi" w:cstheme="minorBidi"/>
          <w:i/>
          <w:iCs/>
          <w:color w:val="000000" w:themeColor="text1"/>
          <w:sz w:val="16"/>
          <w:szCs w:val="18"/>
        </w:rPr>
        <w:t>Source</w:t>
      </w:r>
      <w:r w:rsidR="00920ECC">
        <w:rPr>
          <w:rFonts w:asciiTheme="minorBidi" w:hAnsiTheme="minorBidi" w:cstheme="minorBidi"/>
          <w:i/>
          <w:iCs/>
          <w:color w:val="000000" w:themeColor="text1"/>
          <w:sz w:val="16"/>
          <w:szCs w:val="18"/>
        </w:rPr>
        <w:t>: SAP</w:t>
      </w:r>
      <w:r w:rsidRPr="00FF6F32">
        <w:rPr>
          <w:rFonts w:asciiTheme="minorBidi" w:hAnsiTheme="minorBidi" w:cstheme="minorBidi"/>
          <w:i/>
          <w:iCs/>
          <w:color w:val="000000" w:themeColor="text1"/>
          <w:sz w:val="16"/>
          <w:szCs w:val="18"/>
        </w:rPr>
        <w:t xml:space="preserve"> FI Postings</w:t>
      </w:r>
      <w:r w:rsidR="00B83C93">
        <w:rPr>
          <w:rFonts w:asciiTheme="minorBidi" w:hAnsiTheme="minorBidi" w:cstheme="minorBidi"/>
          <w:i/>
          <w:iCs/>
          <w:color w:val="000000" w:themeColor="text1"/>
          <w:sz w:val="16"/>
          <w:szCs w:val="18"/>
        </w:rPr>
        <w:t xml:space="preserve"> fund center ADI Jan 2020 – Jun 2022</w:t>
      </w:r>
    </w:p>
    <w:p w14:paraId="6343BF39" w14:textId="77777777" w:rsidR="00FF6F32" w:rsidRPr="00FF6F32" w:rsidRDefault="00FF6F32" w:rsidP="00FF6F32">
      <w:pPr>
        <w:pStyle w:val="Numberedpara"/>
        <w:numPr>
          <w:ilvl w:val="0"/>
          <w:numId w:val="0"/>
        </w:numPr>
        <w:tabs>
          <w:tab w:val="left" w:pos="720"/>
        </w:tabs>
        <w:spacing w:after="0"/>
        <w:jc w:val="center"/>
        <w:rPr>
          <w:rFonts w:asciiTheme="minorBidi" w:hAnsiTheme="minorBidi" w:cstheme="minorBidi"/>
          <w:i/>
          <w:iCs/>
          <w:color w:val="000000" w:themeColor="text1"/>
          <w:sz w:val="16"/>
          <w:szCs w:val="18"/>
        </w:rPr>
      </w:pPr>
    </w:p>
    <w:p w14:paraId="01C242BC" w14:textId="43F52970" w:rsidR="00DB17F2" w:rsidRPr="00BF631B" w:rsidRDefault="00DB17F2" w:rsidP="00987F12">
      <w:pPr>
        <w:pStyle w:val="Numberedpara"/>
        <w:keepNext/>
        <w:numPr>
          <w:ilvl w:val="0"/>
          <w:numId w:val="0"/>
        </w:numPr>
        <w:tabs>
          <w:tab w:val="left" w:pos="720"/>
          <w:tab w:val="left" w:pos="2430"/>
        </w:tabs>
        <w:spacing w:after="200" w:line="276" w:lineRule="auto"/>
        <w:jc w:val="both"/>
        <w:rPr>
          <w:rFonts w:asciiTheme="minorBidi" w:hAnsiTheme="minorBidi" w:cstheme="minorBidi"/>
          <w:szCs w:val="20"/>
        </w:rPr>
      </w:pPr>
      <w:commentRangeStart w:id="31"/>
      <w:commentRangeStart w:id="32"/>
      <w:r w:rsidRPr="00BF631B">
        <w:rPr>
          <w:rFonts w:asciiTheme="minorBidi" w:hAnsiTheme="minorBidi" w:cstheme="minorBidi"/>
          <w:b/>
          <w:bCs/>
          <w:sz w:val="20"/>
          <w:szCs w:val="18"/>
        </w:rPr>
        <w:t>Contracts</w:t>
      </w:r>
      <w:r w:rsidR="00EF43AD">
        <w:rPr>
          <w:rFonts w:asciiTheme="minorBidi" w:hAnsiTheme="minorBidi" w:cstheme="minorBidi"/>
          <w:b/>
          <w:bCs/>
          <w:sz w:val="20"/>
          <w:szCs w:val="18"/>
        </w:rPr>
        <w:t xml:space="preserve"> Profile</w:t>
      </w:r>
      <w:r w:rsidRPr="00BF631B">
        <w:rPr>
          <w:rFonts w:asciiTheme="minorBidi" w:hAnsiTheme="minorBidi" w:cstheme="minorBidi"/>
          <w:b/>
          <w:bCs/>
          <w:sz w:val="20"/>
          <w:szCs w:val="18"/>
        </w:rPr>
        <w:t xml:space="preserve">: </w:t>
      </w:r>
      <w:r w:rsidR="00A3412C">
        <w:rPr>
          <w:rFonts w:asciiTheme="minorBidi" w:hAnsiTheme="minorBidi" w:cstheme="minorBidi"/>
          <w:sz w:val="20"/>
          <w:szCs w:val="18"/>
        </w:rPr>
        <w:t xml:space="preserve">for the period </w:t>
      </w:r>
      <w:r w:rsidRPr="00BF631B">
        <w:rPr>
          <w:rFonts w:asciiTheme="minorBidi" w:hAnsiTheme="minorBidi" w:cstheme="minorBidi"/>
          <w:sz w:val="20"/>
          <w:szCs w:val="18"/>
        </w:rPr>
        <w:t>January 20</w:t>
      </w:r>
      <w:r w:rsidR="00A3412C">
        <w:rPr>
          <w:rFonts w:asciiTheme="minorBidi" w:hAnsiTheme="minorBidi" w:cstheme="minorBidi"/>
          <w:sz w:val="20"/>
          <w:szCs w:val="18"/>
        </w:rPr>
        <w:t>20</w:t>
      </w:r>
      <w:r w:rsidRPr="00BF631B">
        <w:rPr>
          <w:rFonts w:asciiTheme="minorBidi" w:hAnsiTheme="minorBidi" w:cstheme="minorBidi"/>
          <w:sz w:val="20"/>
          <w:szCs w:val="18"/>
        </w:rPr>
        <w:t xml:space="preserve"> </w:t>
      </w:r>
      <w:r w:rsidR="00A3412C">
        <w:rPr>
          <w:rFonts w:asciiTheme="minorBidi" w:hAnsiTheme="minorBidi" w:cstheme="minorBidi"/>
          <w:sz w:val="20"/>
          <w:szCs w:val="18"/>
        </w:rPr>
        <w:t>to Apr</w:t>
      </w:r>
      <w:r w:rsidRPr="00BF631B">
        <w:rPr>
          <w:rFonts w:asciiTheme="minorBidi" w:hAnsiTheme="minorBidi" w:cstheme="minorBidi"/>
          <w:sz w:val="20"/>
          <w:szCs w:val="18"/>
        </w:rPr>
        <w:t xml:space="preserve"> 2022</w:t>
      </w:r>
      <w:r w:rsidR="00987F12">
        <w:rPr>
          <w:rFonts w:asciiTheme="minorBidi" w:hAnsiTheme="minorBidi" w:cstheme="minorBidi"/>
          <w:sz w:val="20"/>
          <w:szCs w:val="18"/>
        </w:rPr>
        <w:t>,</w:t>
      </w:r>
      <w:r w:rsidR="00C24F02">
        <w:rPr>
          <w:rFonts w:asciiTheme="minorBidi" w:hAnsiTheme="minorBidi" w:cstheme="minorBidi"/>
          <w:sz w:val="20"/>
          <w:szCs w:val="18"/>
        </w:rPr>
        <w:t xml:space="preserve"> based on CMT</w:t>
      </w:r>
      <w:commentRangeEnd w:id="31"/>
      <w:r w:rsidR="00905A32">
        <w:rPr>
          <w:rStyle w:val="CommentReference"/>
          <w:rFonts w:ascii="Times New Roman" w:eastAsia="Times New Roman" w:hAnsi="Times New Roman"/>
          <w:lang w:eastAsia="en-US"/>
        </w:rPr>
        <w:commentReference w:id="31"/>
      </w:r>
      <w:commentRangeEnd w:id="32"/>
      <w:r w:rsidR="00085B2A">
        <w:rPr>
          <w:rStyle w:val="CommentReference"/>
          <w:rFonts w:ascii="Times New Roman" w:eastAsia="Times New Roman" w:hAnsi="Times New Roman"/>
          <w:lang w:eastAsia="en-US"/>
        </w:rPr>
        <w:commentReference w:id="32"/>
      </w:r>
    </w:p>
    <w:p w14:paraId="64CD383C" w14:textId="4CE9A2C9" w:rsidR="00DB17F2" w:rsidRPr="00BF631B" w:rsidRDefault="002965E8" w:rsidP="00DB17F2">
      <w:pPr>
        <w:pStyle w:val="Numberedpara"/>
        <w:numPr>
          <w:ilvl w:val="0"/>
          <w:numId w:val="0"/>
        </w:numPr>
        <w:tabs>
          <w:tab w:val="left" w:pos="720"/>
          <w:tab w:val="left" w:pos="2430"/>
        </w:tabs>
        <w:spacing w:after="200" w:line="276" w:lineRule="auto"/>
        <w:rPr>
          <w:rFonts w:asciiTheme="minorBidi" w:hAnsiTheme="minorBidi" w:cstheme="minorBidi"/>
          <w:b/>
          <w:bCs/>
        </w:rPr>
      </w:pPr>
      <w:r>
        <w:rPr>
          <w:noProof/>
        </w:rPr>
        <w:drawing>
          <wp:inline distT="0" distB="0" distL="0" distR="0" wp14:anchorId="3A16C7B2" wp14:editId="1C9E4876">
            <wp:extent cx="5715000" cy="3246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3246120"/>
                    </a:xfrm>
                    <a:prstGeom prst="rect">
                      <a:avLst/>
                    </a:prstGeom>
                  </pic:spPr>
                </pic:pic>
              </a:graphicData>
            </a:graphic>
          </wp:inline>
        </w:drawing>
      </w:r>
    </w:p>
    <w:p w14:paraId="79F9430B" w14:textId="46A26268" w:rsidR="00DB17F2" w:rsidRDefault="00DB17F2" w:rsidP="00256F6C">
      <w:pPr>
        <w:keepNext/>
        <w:shd w:val="clear" w:color="auto" w:fill="FFFFFF"/>
        <w:tabs>
          <w:tab w:val="left" w:pos="6946"/>
        </w:tabs>
        <w:spacing w:before="120" w:after="120"/>
        <w:rPr>
          <w:rFonts w:asciiTheme="minorBidi" w:hAnsiTheme="minorBidi" w:cstheme="minorBidi"/>
          <w:b/>
        </w:rPr>
      </w:pPr>
      <w:r w:rsidRPr="00BF631B">
        <w:rPr>
          <w:rFonts w:asciiTheme="minorBidi" w:hAnsiTheme="minorBidi" w:cstheme="minorBidi"/>
          <w:b/>
        </w:rPr>
        <w:lastRenderedPageBreak/>
        <w:t>Top vendors</w:t>
      </w:r>
      <w:r w:rsidR="009B577A">
        <w:rPr>
          <w:rFonts w:asciiTheme="minorBidi" w:hAnsiTheme="minorBidi" w:cstheme="minorBidi"/>
          <w:b/>
        </w:rPr>
        <w:t xml:space="preserve"> during period Jan 2020-</w:t>
      </w:r>
      <w:r w:rsidR="00256F6C">
        <w:rPr>
          <w:rFonts w:asciiTheme="minorBidi" w:hAnsiTheme="minorBidi" w:cstheme="minorBidi"/>
          <w:b/>
        </w:rPr>
        <w:t>Apr 2022</w:t>
      </w:r>
      <w:r w:rsidR="00F871F4">
        <w:rPr>
          <w:rFonts w:asciiTheme="minorBidi" w:hAnsiTheme="minorBidi" w:cstheme="minorBidi"/>
          <w:b/>
        </w:rPr>
        <w:t xml:space="preserve"> based on CMT</w:t>
      </w:r>
    </w:p>
    <w:p w14:paraId="541F4866" w14:textId="13BBE6D5" w:rsidR="00256F6C" w:rsidRPr="00BF631B" w:rsidRDefault="00256F6C" w:rsidP="009B577A">
      <w:pPr>
        <w:shd w:val="clear" w:color="auto" w:fill="FFFFFF"/>
        <w:tabs>
          <w:tab w:val="left" w:pos="6946"/>
        </w:tabs>
        <w:spacing w:before="120" w:after="120"/>
        <w:rPr>
          <w:rFonts w:asciiTheme="minorBidi" w:hAnsiTheme="minorBidi" w:cstheme="minorBidi"/>
          <w:b/>
        </w:rPr>
      </w:pPr>
      <w:r>
        <w:rPr>
          <w:noProof/>
        </w:rPr>
        <w:drawing>
          <wp:inline distT="0" distB="0" distL="0" distR="0" wp14:anchorId="2A933253" wp14:editId="6BFE75CA">
            <wp:extent cx="4552950"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2950" cy="3829050"/>
                    </a:xfrm>
                    <a:prstGeom prst="rect">
                      <a:avLst/>
                    </a:prstGeom>
                  </pic:spPr>
                </pic:pic>
              </a:graphicData>
            </a:graphic>
          </wp:inline>
        </w:drawing>
      </w:r>
    </w:p>
    <w:p w14:paraId="6A8E0178" w14:textId="77777777" w:rsidR="00DB17F2" w:rsidRPr="00BF631B" w:rsidRDefault="00DB17F2" w:rsidP="00DB17F2">
      <w:pPr>
        <w:pStyle w:val="Numberedpara"/>
        <w:numPr>
          <w:ilvl w:val="0"/>
          <w:numId w:val="0"/>
        </w:numPr>
        <w:tabs>
          <w:tab w:val="left" w:pos="720"/>
          <w:tab w:val="left" w:pos="2430"/>
        </w:tabs>
        <w:spacing w:after="200" w:line="276" w:lineRule="auto"/>
        <w:rPr>
          <w:rFonts w:asciiTheme="minorBidi" w:hAnsiTheme="minorBidi" w:cstheme="minorBidi"/>
          <w:b/>
          <w:szCs w:val="20"/>
        </w:rPr>
      </w:pPr>
      <w:r w:rsidRPr="00BF631B">
        <w:rPr>
          <w:rFonts w:asciiTheme="minorBidi" w:hAnsiTheme="minorBidi" w:cstheme="minorBidi"/>
          <w:b/>
          <w:szCs w:val="20"/>
        </w:rPr>
        <w:t>Fund Reservations Profile</w:t>
      </w:r>
    </w:p>
    <w:p w14:paraId="48F994AF" w14:textId="3852D7E0" w:rsidR="00DB17F2" w:rsidRPr="00BF631B" w:rsidRDefault="00DB17F2" w:rsidP="004A2E03">
      <w:pPr>
        <w:pStyle w:val="Numberedpara"/>
        <w:numPr>
          <w:ilvl w:val="0"/>
          <w:numId w:val="0"/>
        </w:numPr>
        <w:tabs>
          <w:tab w:val="left" w:pos="720"/>
          <w:tab w:val="left" w:pos="2430"/>
        </w:tabs>
        <w:spacing w:after="200" w:line="276" w:lineRule="auto"/>
        <w:jc w:val="both"/>
        <w:rPr>
          <w:rFonts w:asciiTheme="minorBidi" w:hAnsiTheme="minorBidi" w:cstheme="minorBidi"/>
          <w:bCs/>
          <w:sz w:val="20"/>
          <w:szCs w:val="18"/>
        </w:rPr>
      </w:pPr>
      <w:r w:rsidRPr="00BF631B">
        <w:rPr>
          <w:rFonts w:asciiTheme="minorBidi" w:hAnsiTheme="minorBidi" w:cstheme="minorBidi"/>
          <w:bCs/>
          <w:sz w:val="20"/>
          <w:szCs w:val="18"/>
        </w:rPr>
        <w:t xml:space="preserve">Most of the </w:t>
      </w:r>
      <w:r w:rsidR="004A2E03">
        <w:rPr>
          <w:rFonts w:asciiTheme="minorBidi" w:hAnsiTheme="minorBidi" w:cstheme="minorBidi"/>
          <w:bCs/>
          <w:sz w:val="20"/>
          <w:szCs w:val="18"/>
        </w:rPr>
        <w:t>F</w:t>
      </w:r>
      <w:r w:rsidRPr="00BF631B">
        <w:rPr>
          <w:rFonts w:asciiTheme="minorBidi" w:hAnsiTheme="minorBidi" w:cstheme="minorBidi"/>
          <w:bCs/>
          <w:sz w:val="20"/>
          <w:szCs w:val="18"/>
        </w:rPr>
        <w:t xml:space="preserve">und </w:t>
      </w:r>
      <w:r w:rsidR="004A2E03">
        <w:rPr>
          <w:rFonts w:asciiTheme="minorBidi" w:hAnsiTheme="minorBidi" w:cstheme="minorBidi"/>
          <w:bCs/>
          <w:sz w:val="20"/>
          <w:szCs w:val="18"/>
        </w:rPr>
        <w:t>R</w:t>
      </w:r>
      <w:r w:rsidRPr="00BF631B">
        <w:rPr>
          <w:rFonts w:asciiTheme="minorBidi" w:hAnsiTheme="minorBidi" w:cstheme="minorBidi"/>
          <w:bCs/>
          <w:sz w:val="20"/>
          <w:szCs w:val="18"/>
        </w:rPr>
        <w:t xml:space="preserve">eservations relate to </w:t>
      </w:r>
      <w:r w:rsidR="00C56E4E">
        <w:rPr>
          <w:rFonts w:asciiTheme="minorBidi" w:hAnsiTheme="minorBidi" w:cstheme="minorBidi"/>
          <w:bCs/>
          <w:sz w:val="20"/>
          <w:szCs w:val="18"/>
        </w:rPr>
        <w:t xml:space="preserve">the </w:t>
      </w:r>
      <w:r w:rsidR="001132A8">
        <w:rPr>
          <w:rFonts w:asciiTheme="minorBidi" w:hAnsiTheme="minorBidi" w:cstheme="minorBidi"/>
          <w:bCs/>
          <w:sz w:val="20"/>
          <w:szCs w:val="18"/>
        </w:rPr>
        <w:t xml:space="preserve">organization of </w:t>
      </w:r>
      <w:r w:rsidR="008C5F2B">
        <w:rPr>
          <w:rFonts w:asciiTheme="minorBidi" w:hAnsiTheme="minorBidi" w:cstheme="minorBidi"/>
          <w:bCs/>
          <w:sz w:val="20"/>
          <w:szCs w:val="18"/>
        </w:rPr>
        <w:t>meetings and conference</w:t>
      </w:r>
      <w:r w:rsidR="00246042">
        <w:rPr>
          <w:rFonts w:asciiTheme="minorBidi" w:hAnsiTheme="minorBidi" w:cstheme="minorBidi"/>
          <w:bCs/>
          <w:sz w:val="20"/>
          <w:szCs w:val="18"/>
        </w:rPr>
        <w:t>s</w:t>
      </w:r>
      <w:r w:rsidR="008C5F2B">
        <w:rPr>
          <w:rFonts w:asciiTheme="minorBidi" w:hAnsiTheme="minorBidi" w:cstheme="minorBidi"/>
          <w:bCs/>
          <w:sz w:val="20"/>
          <w:szCs w:val="18"/>
        </w:rPr>
        <w:t>. In 2021 FR</w:t>
      </w:r>
      <w:r w:rsidR="00246042">
        <w:rPr>
          <w:rFonts w:asciiTheme="minorBidi" w:hAnsiTheme="minorBidi" w:cstheme="minorBidi"/>
          <w:bCs/>
          <w:sz w:val="20"/>
          <w:szCs w:val="18"/>
        </w:rPr>
        <w:t>s</w:t>
      </w:r>
      <w:r w:rsidR="008C5F2B">
        <w:rPr>
          <w:rFonts w:asciiTheme="minorBidi" w:hAnsiTheme="minorBidi" w:cstheme="minorBidi"/>
          <w:bCs/>
          <w:sz w:val="20"/>
          <w:szCs w:val="18"/>
        </w:rPr>
        <w:t xml:space="preserve"> were used to </w:t>
      </w:r>
      <w:r w:rsidR="003156FD">
        <w:rPr>
          <w:rFonts w:asciiTheme="minorBidi" w:hAnsiTheme="minorBidi" w:cstheme="minorBidi"/>
          <w:bCs/>
          <w:sz w:val="20"/>
          <w:szCs w:val="18"/>
        </w:rPr>
        <w:t>deal with the</w:t>
      </w:r>
      <w:r w:rsidR="00246042">
        <w:rPr>
          <w:rFonts w:asciiTheme="minorBidi" w:hAnsiTheme="minorBidi" w:cstheme="minorBidi"/>
          <w:bCs/>
          <w:sz w:val="20"/>
          <w:szCs w:val="18"/>
        </w:rPr>
        <w:t xml:space="preserve"> costs related to the</w:t>
      </w:r>
      <w:r w:rsidR="003156FD">
        <w:rPr>
          <w:rFonts w:asciiTheme="minorBidi" w:hAnsiTheme="minorBidi" w:cstheme="minorBidi"/>
          <w:bCs/>
          <w:sz w:val="20"/>
          <w:szCs w:val="18"/>
        </w:rPr>
        <w:t xml:space="preserve"> evacuation of staff </w:t>
      </w:r>
      <w:r w:rsidR="00991660">
        <w:rPr>
          <w:rFonts w:asciiTheme="minorBidi" w:hAnsiTheme="minorBidi" w:cstheme="minorBidi"/>
          <w:bCs/>
          <w:sz w:val="20"/>
          <w:szCs w:val="18"/>
        </w:rPr>
        <w:t>during</w:t>
      </w:r>
      <w:r w:rsidR="003156FD">
        <w:rPr>
          <w:rFonts w:asciiTheme="minorBidi" w:hAnsiTheme="minorBidi" w:cstheme="minorBidi"/>
          <w:bCs/>
          <w:sz w:val="20"/>
          <w:szCs w:val="18"/>
        </w:rPr>
        <w:t xml:space="preserve"> the </w:t>
      </w:r>
      <w:r w:rsidR="00991660">
        <w:rPr>
          <w:rFonts w:asciiTheme="minorBidi" w:hAnsiTheme="minorBidi" w:cstheme="minorBidi"/>
          <w:bCs/>
          <w:sz w:val="20"/>
          <w:szCs w:val="18"/>
        </w:rPr>
        <w:t>Tigray crisis.</w:t>
      </w:r>
    </w:p>
    <w:tbl>
      <w:tblPr>
        <w:tblW w:w="0" w:type="auto"/>
        <w:jc w:val="center"/>
        <w:tblLook w:val="04A0" w:firstRow="1" w:lastRow="0" w:firstColumn="1" w:lastColumn="0" w:noHBand="0" w:noVBand="1"/>
      </w:tblPr>
      <w:tblGrid>
        <w:gridCol w:w="3978"/>
        <w:gridCol w:w="706"/>
        <w:gridCol w:w="795"/>
        <w:gridCol w:w="706"/>
        <w:gridCol w:w="1114"/>
      </w:tblGrid>
      <w:tr w:rsidR="007671C9" w:rsidRPr="007671C9" w14:paraId="61DA0225" w14:textId="77777777" w:rsidTr="0037440F">
        <w:trPr>
          <w:trHeight w:val="300"/>
          <w:tblHeader/>
          <w:jc w:val="center"/>
        </w:trPr>
        <w:tc>
          <w:tcPr>
            <w:tcW w:w="0" w:type="auto"/>
            <w:tcBorders>
              <w:top w:val="nil"/>
              <w:left w:val="nil"/>
              <w:bottom w:val="single" w:sz="4" w:space="0" w:color="8EA9DB"/>
              <w:right w:val="nil"/>
            </w:tcBorders>
            <w:shd w:val="clear" w:color="D9E1F2" w:fill="D9E1F2"/>
            <w:noWrap/>
            <w:vAlign w:val="center"/>
            <w:hideMark/>
          </w:tcPr>
          <w:p w14:paraId="64788BAA" w14:textId="77777777" w:rsidR="007671C9" w:rsidRPr="007671C9" w:rsidRDefault="007671C9" w:rsidP="007671C9">
            <w:pPr>
              <w:contextualSpacing/>
              <w:rPr>
                <w:rFonts w:cs="Arial"/>
                <w:b/>
                <w:bCs/>
                <w:color w:val="000000"/>
                <w:sz w:val="16"/>
                <w:szCs w:val="16"/>
                <w:lang w:eastAsia="zh-CN"/>
              </w:rPr>
            </w:pPr>
            <w:r w:rsidRPr="007671C9">
              <w:rPr>
                <w:rFonts w:cs="Arial"/>
                <w:b/>
                <w:bCs/>
                <w:color w:val="000000"/>
                <w:sz w:val="16"/>
                <w:szCs w:val="16"/>
                <w:lang w:eastAsia="zh-CN"/>
              </w:rPr>
              <w:t>FM GL Grouping</w:t>
            </w:r>
          </w:p>
        </w:tc>
        <w:tc>
          <w:tcPr>
            <w:tcW w:w="0" w:type="auto"/>
            <w:tcBorders>
              <w:top w:val="nil"/>
              <w:left w:val="nil"/>
              <w:bottom w:val="single" w:sz="4" w:space="0" w:color="8EA9DB"/>
              <w:right w:val="nil"/>
            </w:tcBorders>
            <w:shd w:val="clear" w:color="D9E1F2" w:fill="D9E1F2"/>
            <w:noWrap/>
            <w:vAlign w:val="center"/>
            <w:hideMark/>
          </w:tcPr>
          <w:p w14:paraId="7F92DBA9" w14:textId="77777777" w:rsidR="007671C9" w:rsidRPr="007671C9" w:rsidRDefault="007671C9" w:rsidP="007671C9">
            <w:pPr>
              <w:contextualSpacing/>
              <w:jc w:val="right"/>
              <w:rPr>
                <w:rFonts w:cs="Arial"/>
                <w:b/>
                <w:bCs/>
                <w:color w:val="000000"/>
                <w:sz w:val="16"/>
                <w:szCs w:val="16"/>
                <w:lang w:eastAsia="zh-CN"/>
              </w:rPr>
            </w:pPr>
            <w:r w:rsidRPr="007671C9">
              <w:rPr>
                <w:rFonts w:cs="Arial"/>
                <w:b/>
                <w:bCs/>
                <w:color w:val="000000"/>
                <w:sz w:val="16"/>
                <w:szCs w:val="16"/>
                <w:lang w:eastAsia="zh-CN"/>
              </w:rPr>
              <w:t>2020</w:t>
            </w:r>
          </w:p>
        </w:tc>
        <w:tc>
          <w:tcPr>
            <w:tcW w:w="0" w:type="auto"/>
            <w:tcBorders>
              <w:top w:val="nil"/>
              <w:left w:val="nil"/>
              <w:bottom w:val="single" w:sz="4" w:space="0" w:color="8EA9DB"/>
              <w:right w:val="nil"/>
            </w:tcBorders>
            <w:shd w:val="clear" w:color="D9E1F2" w:fill="D9E1F2"/>
            <w:noWrap/>
            <w:vAlign w:val="center"/>
            <w:hideMark/>
          </w:tcPr>
          <w:p w14:paraId="4001D99B" w14:textId="77777777" w:rsidR="007671C9" w:rsidRPr="007671C9" w:rsidRDefault="007671C9" w:rsidP="007671C9">
            <w:pPr>
              <w:contextualSpacing/>
              <w:jc w:val="right"/>
              <w:rPr>
                <w:rFonts w:cs="Arial"/>
                <w:b/>
                <w:bCs/>
                <w:color w:val="000000"/>
                <w:sz w:val="16"/>
                <w:szCs w:val="16"/>
                <w:lang w:eastAsia="zh-CN"/>
              </w:rPr>
            </w:pPr>
            <w:r w:rsidRPr="007671C9">
              <w:rPr>
                <w:rFonts w:cs="Arial"/>
                <w:b/>
                <w:bCs/>
                <w:color w:val="000000"/>
                <w:sz w:val="16"/>
                <w:szCs w:val="16"/>
                <w:lang w:eastAsia="zh-CN"/>
              </w:rPr>
              <w:t>2021</w:t>
            </w:r>
          </w:p>
        </w:tc>
        <w:tc>
          <w:tcPr>
            <w:tcW w:w="0" w:type="auto"/>
            <w:tcBorders>
              <w:top w:val="nil"/>
              <w:left w:val="nil"/>
              <w:bottom w:val="single" w:sz="4" w:space="0" w:color="8EA9DB"/>
              <w:right w:val="nil"/>
            </w:tcBorders>
            <w:shd w:val="clear" w:color="D9E1F2" w:fill="D9E1F2"/>
            <w:noWrap/>
            <w:vAlign w:val="center"/>
            <w:hideMark/>
          </w:tcPr>
          <w:p w14:paraId="2205E8DA" w14:textId="77777777" w:rsidR="007671C9" w:rsidRPr="007671C9" w:rsidRDefault="007671C9" w:rsidP="007671C9">
            <w:pPr>
              <w:contextualSpacing/>
              <w:jc w:val="right"/>
              <w:rPr>
                <w:rFonts w:cs="Arial"/>
                <w:b/>
                <w:bCs/>
                <w:color w:val="000000"/>
                <w:sz w:val="16"/>
                <w:szCs w:val="16"/>
                <w:lang w:eastAsia="zh-CN"/>
              </w:rPr>
            </w:pPr>
            <w:r w:rsidRPr="007671C9">
              <w:rPr>
                <w:rFonts w:cs="Arial"/>
                <w:b/>
                <w:bCs/>
                <w:color w:val="000000"/>
                <w:sz w:val="16"/>
                <w:szCs w:val="16"/>
                <w:lang w:eastAsia="zh-CN"/>
              </w:rPr>
              <w:t>2022</w:t>
            </w:r>
          </w:p>
        </w:tc>
        <w:tc>
          <w:tcPr>
            <w:tcW w:w="0" w:type="auto"/>
            <w:tcBorders>
              <w:top w:val="nil"/>
              <w:left w:val="nil"/>
              <w:bottom w:val="single" w:sz="4" w:space="0" w:color="8EA9DB"/>
              <w:right w:val="nil"/>
            </w:tcBorders>
            <w:shd w:val="clear" w:color="D9E1F2" w:fill="D9E1F2"/>
            <w:noWrap/>
            <w:vAlign w:val="center"/>
            <w:hideMark/>
          </w:tcPr>
          <w:p w14:paraId="57C2A8FE" w14:textId="77777777" w:rsidR="007671C9" w:rsidRPr="007671C9" w:rsidRDefault="007671C9" w:rsidP="007671C9">
            <w:pPr>
              <w:contextualSpacing/>
              <w:jc w:val="right"/>
              <w:rPr>
                <w:rFonts w:cs="Arial"/>
                <w:b/>
                <w:bCs/>
                <w:color w:val="000000"/>
                <w:sz w:val="16"/>
                <w:szCs w:val="16"/>
                <w:lang w:eastAsia="zh-CN"/>
              </w:rPr>
            </w:pPr>
            <w:r w:rsidRPr="007671C9">
              <w:rPr>
                <w:rFonts w:cs="Arial"/>
                <w:b/>
                <w:bCs/>
                <w:color w:val="000000"/>
                <w:sz w:val="16"/>
                <w:szCs w:val="16"/>
                <w:lang w:eastAsia="zh-CN"/>
              </w:rPr>
              <w:t>Grand Total</w:t>
            </w:r>
          </w:p>
        </w:tc>
      </w:tr>
      <w:tr w:rsidR="007671C9" w:rsidRPr="007671C9" w14:paraId="1BBB2AD0"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7532933E" w14:textId="77777777" w:rsidR="007671C9" w:rsidRPr="00D766B2" w:rsidRDefault="007671C9" w:rsidP="007671C9">
            <w:pPr>
              <w:contextualSpacing/>
              <w:rPr>
                <w:rFonts w:cs="Arial"/>
                <w:color w:val="AA3B19" w:themeColor="accent6" w:themeShade="BF"/>
                <w:sz w:val="16"/>
                <w:szCs w:val="16"/>
                <w:lang w:eastAsia="zh-CN"/>
              </w:rPr>
            </w:pPr>
            <w:r w:rsidRPr="00D766B2">
              <w:rPr>
                <w:rFonts w:cs="Arial"/>
                <w:color w:val="AA3B19" w:themeColor="accent6" w:themeShade="BF"/>
                <w:sz w:val="16"/>
                <w:szCs w:val="16"/>
                <w:lang w:eastAsia="zh-CN"/>
              </w:rPr>
              <w:t>Evacuation costs for staff</w:t>
            </w:r>
          </w:p>
        </w:tc>
        <w:tc>
          <w:tcPr>
            <w:tcW w:w="0" w:type="auto"/>
            <w:tcBorders>
              <w:top w:val="nil"/>
              <w:left w:val="nil"/>
              <w:bottom w:val="nil"/>
              <w:right w:val="nil"/>
            </w:tcBorders>
            <w:shd w:val="clear" w:color="auto" w:fill="auto"/>
            <w:noWrap/>
            <w:vAlign w:val="center"/>
            <w:hideMark/>
          </w:tcPr>
          <w:p w14:paraId="3047A98F" w14:textId="77777777" w:rsidR="007671C9" w:rsidRPr="00D766B2" w:rsidRDefault="007671C9" w:rsidP="007671C9">
            <w:pPr>
              <w:contextualSpacing/>
              <w:jc w:val="right"/>
              <w:rPr>
                <w:rFonts w:cs="Arial"/>
                <w:color w:val="AA3B19" w:themeColor="accent6" w:themeShade="BF"/>
                <w:sz w:val="16"/>
                <w:szCs w:val="16"/>
                <w:lang w:eastAsia="zh-CN"/>
              </w:rPr>
            </w:pPr>
          </w:p>
        </w:tc>
        <w:tc>
          <w:tcPr>
            <w:tcW w:w="0" w:type="auto"/>
            <w:tcBorders>
              <w:top w:val="nil"/>
              <w:left w:val="nil"/>
              <w:bottom w:val="nil"/>
              <w:right w:val="nil"/>
            </w:tcBorders>
            <w:shd w:val="clear" w:color="auto" w:fill="auto"/>
            <w:noWrap/>
            <w:vAlign w:val="center"/>
            <w:hideMark/>
          </w:tcPr>
          <w:p w14:paraId="4840AC7D" w14:textId="42AA1EAB" w:rsidR="007671C9" w:rsidRPr="00D766B2" w:rsidRDefault="007671C9" w:rsidP="007671C9">
            <w:pPr>
              <w:contextualSpacing/>
              <w:jc w:val="right"/>
              <w:rPr>
                <w:rFonts w:cs="Arial"/>
                <w:color w:val="AA3B19" w:themeColor="accent6" w:themeShade="BF"/>
                <w:sz w:val="16"/>
                <w:szCs w:val="16"/>
                <w:lang w:eastAsia="zh-CN"/>
              </w:rPr>
            </w:pPr>
            <w:r w:rsidRPr="00D766B2">
              <w:rPr>
                <w:rFonts w:cs="Arial"/>
                <w:color w:val="AA3B19" w:themeColor="accent6" w:themeShade="BF"/>
                <w:sz w:val="16"/>
                <w:szCs w:val="16"/>
                <w:lang w:eastAsia="zh-CN"/>
              </w:rPr>
              <w:t>150,338</w:t>
            </w:r>
          </w:p>
        </w:tc>
        <w:tc>
          <w:tcPr>
            <w:tcW w:w="0" w:type="auto"/>
            <w:tcBorders>
              <w:top w:val="nil"/>
              <w:left w:val="nil"/>
              <w:bottom w:val="nil"/>
              <w:right w:val="nil"/>
            </w:tcBorders>
            <w:shd w:val="clear" w:color="auto" w:fill="auto"/>
            <w:noWrap/>
            <w:vAlign w:val="center"/>
            <w:hideMark/>
          </w:tcPr>
          <w:p w14:paraId="74261392" w14:textId="7F0FFB17" w:rsidR="007671C9" w:rsidRPr="00D766B2" w:rsidRDefault="007671C9" w:rsidP="007671C9">
            <w:pPr>
              <w:contextualSpacing/>
              <w:jc w:val="right"/>
              <w:rPr>
                <w:rFonts w:cs="Arial"/>
                <w:color w:val="AA3B19" w:themeColor="accent6" w:themeShade="BF"/>
                <w:sz w:val="16"/>
                <w:szCs w:val="16"/>
                <w:lang w:eastAsia="zh-CN"/>
              </w:rPr>
            </w:pPr>
            <w:r w:rsidRPr="00D766B2">
              <w:rPr>
                <w:rFonts w:cs="Arial"/>
                <w:color w:val="AA3B19" w:themeColor="accent6" w:themeShade="BF"/>
                <w:sz w:val="16"/>
                <w:szCs w:val="16"/>
                <w:lang w:eastAsia="zh-CN"/>
              </w:rPr>
              <w:t>7,440</w:t>
            </w:r>
          </w:p>
        </w:tc>
        <w:tc>
          <w:tcPr>
            <w:tcW w:w="0" w:type="auto"/>
            <w:tcBorders>
              <w:top w:val="nil"/>
              <w:left w:val="nil"/>
              <w:bottom w:val="nil"/>
              <w:right w:val="nil"/>
            </w:tcBorders>
            <w:shd w:val="clear" w:color="auto" w:fill="auto"/>
            <w:noWrap/>
            <w:vAlign w:val="center"/>
            <w:hideMark/>
          </w:tcPr>
          <w:p w14:paraId="73C9B1E9" w14:textId="330E5D4A" w:rsidR="007671C9" w:rsidRPr="00D766B2" w:rsidRDefault="007671C9" w:rsidP="007671C9">
            <w:pPr>
              <w:contextualSpacing/>
              <w:jc w:val="right"/>
              <w:rPr>
                <w:rFonts w:cs="Arial"/>
                <w:color w:val="AA3B19" w:themeColor="accent6" w:themeShade="BF"/>
                <w:sz w:val="16"/>
                <w:szCs w:val="16"/>
                <w:lang w:eastAsia="zh-CN"/>
              </w:rPr>
            </w:pPr>
            <w:r w:rsidRPr="00D766B2">
              <w:rPr>
                <w:rFonts w:cs="Arial"/>
                <w:color w:val="AA3B19" w:themeColor="accent6" w:themeShade="BF"/>
                <w:sz w:val="16"/>
                <w:szCs w:val="16"/>
                <w:lang w:eastAsia="zh-CN"/>
              </w:rPr>
              <w:t>157,778</w:t>
            </w:r>
          </w:p>
        </w:tc>
      </w:tr>
      <w:tr w:rsidR="007671C9" w:rsidRPr="007671C9" w14:paraId="0A74F0BF"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481C8226"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ATK Participants</w:t>
            </w:r>
          </w:p>
        </w:tc>
        <w:tc>
          <w:tcPr>
            <w:tcW w:w="0" w:type="auto"/>
            <w:tcBorders>
              <w:top w:val="nil"/>
              <w:left w:val="nil"/>
              <w:bottom w:val="nil"/>
              <w:right w:val="nil"/>
            </w:tcBorders>
            <w:shd w:val="clear" w:color="auto" w:fill="auto"/>
            <w:noWrap/>
            <w:vAlign w:val="center"/>
            <w:hideMark/>
          </w:tcPr>
          <w:p w14:paraId="08B9C174" w14:textId="100C9231"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34,584</w:t>
            </w:r>
          </w:p>
        </w:tc>
        <w:tc>
          <w:tcPr>
            <w:tcW w:w="0" w:type="auto"/>
            <w:tcBorders>
              <w:top w:val="nil"/>
              <w:left w:val="nil"/>
              <w:bottom w:val="nil"/>
              <w:right w:val="nil"/>
            </w:tcBorders>
            <w:shd w:val="clear" w:color="auto" w:fill="auto"/>
            <w:noWrap/>
            <w:vAlign w:val="center"/>
            <w:hideMark/>
          </w:tcPr>
          <w:p w14:paraId="593F23DB" w14:textId="395F8557"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19,372</w:t>
            </w:r>
          </w:p>
        </w:tc>
        <w:tc>
          <w:tcPr>
            <w:tcW w:w="0" w:type="auto"/>
            <w:tcBorders>
              <w:top w:val="nil"/>
              <w:left w:val="nil"/>
              <w:bottom w:val="nil"/>
              <w:right w:val="nil"/>
            </w:tcBorders>
            <w:shd w:val="clear" w:color="auto" w:fill="auto"/>
            <w:noWrap/>
            <w:vAlign w:val="center"/>
            <w:hideMark/>
          </w:tcPr>
          <w:p w14:paraId="664F628C" w14:textId="139F16AC"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6,882</w:t>
            </w:r>
          </w:p>
        </w:tc>
        <w:tc>
          <w:tcPr>
            <w:tcW w:w="0" w:type="auto"/>
            <w:tcBorders>
              <w:top w:val="nil"/>
              <w:left w:val="nil"/>
              <w:bottom w:val="nil"/>
              <w:right w:val="nil"/>
            </w:tcBorders>
            <w:shd w:val="clear" w:color="auto" w:fill="auto"/>
            <w:noWrap/>
            <w:vAlign w:val="center"/>
            <w:hideMark/>
          </w:tcPr>
          <w:p w14:paraId="0E847479" w14:textId="745EBD7E"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60,838</w:t>
            </w:r>
          </w:p>
        </w:tc>
      </w:tr>
      <w:tr w:rsidR="007671C9" w:rsidRPr="007671C9" w14:paraId="49E7896E"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34BC5CB6"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DSA - Participants</w:t>
            </w:r>
          </w:p>
        </w:tc>
        <w:tc>
          <w:tcPr>
            <w:tcW w:w="0" w:type="auto"/>
            <w:tcBorders>
              <w:top w:val="nil"/>
              <w:left w:val="nil"/>
              <w:bottom w:val="nil"/>
              <w:right w:val="nil"/>
            </w:tcBorders>
            <w:shd w:val="clear" w:color="auto" w:fill="auto"/>
            <w:noWrap/>
            <w:vAlign w:val="center"/>
            <w:hideMark/>
          </w:tcPr>
          <w:p w14:paraId="393D7B3F" w14:textId="019D273A"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26,897</w:t>
            </w:r>
          </w:p>
        </w:tc>
        <w:tc>
          <w:tcPr>
            <w:tcW w:w="0" w:type="auto"/>
            <w:tcBorders>
              <w:top w:val="nil"/>
              <w:left w:val="nil"/>
              <w:bottom w:val="nil"/>
              <w:right w:val="nil"/>
            </w:tcBorders>
            <w:shd w:val="clear" w:color="auto" w:fill="auto"/>
            <w:noWrap/>
            <w:vAlign w:val="center"/>
            <w:hideMark/>
          </w:tcPr>
          <w:p w14:paraId="06AE0485" w14:textId="0277B954"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21,194</w:t>
            </w:r>
          </w:p>
        </w:tc>
        <w:tc>
          <w:tcPr>
            <w:tcW w:w="0" w:type="auto"/>
            <w:tcBorders>
              <w:top w:val="nil"/>
              <w:left w:val="nil"/>
              <w:bottom w:val="nil"/>
              <w:right w:val="nil"/>
            </w:tcBorders>
            <w:shd w:val="clear" w:color="auto" w:fill="auto"/>
            <w:noWrap/>
            <w:vAlign w:val="center"/>
            <w:hideMark/>
          </w:tcPr>
          <w:p w14:paraId="5CF0139E" w14:textId="0F8F813B"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9,460</w:t>
            </w:r>
          </w:p>
        </w:tc>
        <w:tc>
          <w:tcPr>
            <w:tcW w:w="0" w:type="auto"/>
            <w:tcBorders>
              <w:top w:val="nil"/>
              <w:left w:val="nil"/>
              <w:bottom w:val="nil"/>
              <w:right w:val="nil"/>
            </w:tcBorders>
            <w:shd w:val="clear" w:color="auto" w:fill="auto"/>
            <w:noWrap/>
            <w:vAlign w:val="center"/>
            <w:hideMark/>
          </w:tcPr>
          <w:p w14:paraId="012D822C" w14:textId="0CDE2D87"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57,551</w:t>
            </w:r>
          </w:p>
        </w:tc>
      </w:tr>
      <w:tr w:rsidR="007671C9" w:rsidRPr="007671C9" w14:paraId="5312F42D"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7FC26C30"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Contributions to UN joint activities</w:t>
            </w:r>
          </w:p>
        </w:tc>
        <w:tc>
          <w:tcPr>
            <w:tcW w:w="0" w:type="auto"/>
            <w:tcBorders>
              <w:top w:val="nil"/>
              <w:left w:val="nil"/>
              <w:bottom w:val="nil"/>
              <w:right w:val="nil"/>
            </w:tcBorders>
            <w:shd w:val="clear" w:color="auto" w:fill="auto"/>
            <w:noWrap/>
            <w:vAlign w:val="center"/>
            <w:hideMark/>
          </w:tcPr>
          <w:p w14:paraId="60BD6DDD"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5E2C9E03" w14:textId="0EEA416C"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50,000</w:t>
            </w:r>
          </w:p>
        </w:tc>
        <w:tc>
          <w:tcPr>
            <w:tcW w:w="0" w:type="auto"/>
            <w:tcBorders>
              <w:top w:val="nil"/>
              <w:left w:val="nil"/>
              <w:bottom w:val="nil"/>
              <w:right w:val="nil"/>
            </w:tcBorders>
            <w:shd w:val="clear" w:color="auto" w:fill="auto"/>
            <w:noWrap/>
            <w:vAlign w:val="center"/>
            <w:hideMark/>
          </w:tcPr>
          <w:p w14:paraId="70B6B40D"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2C264432" w14:textId="6555B833"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50,000</w:t>
            </w:r>
          </w:p>
        </w:tc>
      </w:tr>
      <w:tr w:rsidR="007671C9" w:rsidRPr="007671C9" w14:paraId="773BAAF0"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1DED2D6E" w14:textId="77777777" w:rsidR="007671C9" w:rsidRPr="003F6EB6" w:rsidRDefault="007671C9" w:rsidP="007671C9">
            <w:pPr>
              <w:contextualSpacing/>
              <w:rPr>
                <w:rFonts w:cs="Arial"/>
                <w:color w:val="AA3B19" w:themeColor="accent6" w:themeShade="BF"/>
                <w:sz w:val="16"/>
                <w:szCs w:val="16"/>
                <w:lang w:eastAsia="zh-CN"/>
              </w:rPr>
            </w:pPr>
            <w:r w:rsidRPr="003F6EB6">
              <w:rPr>
                <w:rFonts w:cs="Arial"/>
                <w:color w:val="AA3B19" w:themeColor="accent6" w:themeShade="BF"/>
                <w:sz w:val="16"/>
                <w:szCs w:val="16"/>
                <w:lang w:eastAsia="zh-CN"/>
              </w:rPr>
              <w:t>Contract for Services</w:t>
            </w:r>
          </w:p>
        </w:tc>
        <w:tc>
          <w:tcPr>
            <w:tcW w:w="0" w:type="auto"/>
            <w:tcBorders>
              <w:top w:val="nil"/>
              <w:left w:val="nil"/>
              <w:bottom w:val="nil"/>
              <w:right w:val="nil"/>
            </w:tcBorders>
            <w:shd w:val="clear" w:color="auto" w:fill="auto"/>
            <w:noWrap/>
            <w:vAlign w:val="center"/>
            <w:hideMark/>
          </w:tcPr>
          <w:p w14:paraId="2EF49F24" w14:textId="77777777" w:rsidR="007671C9" w:rsidRPr="003F6EB6" w:rsidRDefault="007671C9" w:rsidP="007671C9">
            <w:pPr>
              <w:contextualSpacing/>
              <w:jc w:val="right"/>
              <w:rPr>
                <w:rFonts w:cs="Arial"/>
                <w:color w:val="AA3B19" w:themeColor="accent6" w:themeShade="BF"/>
                <w:sz w:val="16"/>
                <w:szCs w:val="16"/>
                <w:lang w:eastAsia="zh-CN"/>
              </w:rPr>
            </w:pPr>
          </w:p>
        </w:tc>
        <w:tc>
          <w:tcPr>
            <w:tcW w:w="0" w:type="auto"/>
            <w:tcBorders>
              <w:top w:val="nil"/>
              <w:left w:val="nil"/>
              <w:bottom w:val="nil"/>
              <w:right w:val="nil"/>
            </w:tcBorders>
            <w:shd w:val="clear" w:color="auto" w:fill="auto"/>
            <w:noWrap/>
            <w:vAlign w:val="center"/>
            <w:hideMark/>
          </w:tcPr>
          <w:p w14:paraId="7989FB2C" w14:textId="223A2E36" w:rsidR="007671C9" w:rsidRPr="003F6EB6" w:rsidRDefault="007671C9" w:rsidP="007671C9">
            <w:pPr>
              <w:contextualSpacing/>
              <w:jc w:val="right"/>
              <w:rPr>
                <w:rFonts w:cs="Arial"/>
                <w:color w:val="AA3B19" w:themeColor="accent6" w:themeShade="BF"/>
                <w:sz w:val="16"/>
                <w:szCs w:val="16"/>
                <w:lang w:eastAsia="zh-CN"/>
              </w:rPr>
            </w:pPr>
            <w:r w:rsidRPr="003F6EB6">
              <w:rPr>
                <w:rFonts w:cs="Arial"/>
                <w:color w:val="AA3B19" w:themeColor="accent6" w:themeShade="BF"/>
                <w:sz w:val="16"/>
                <w:szCs w:val="16"/>
                <w:lang w:eastAsia="zh-CN"/>
              </w:rPr>
              <w:t>48,760</w:t>
            </w:r>
          </w:p>
        </w:tc>
        <w:tc>
          <w:tcPr>
            <w:tcW w:w="0" w:type="auto"/>
            <w:tcBorders>
              <w:top w:val="nil"/>
              <w:left w:val="nil"/>
              <w:bottom w:val="nil"/>
              <w:right w:val="nil"/>
            </w:tcBorders>
            <w:shd w:val="clear" w:color="auto" w:fill="auto"/>
            <w:noWrap/>
            <w:vAlign w:val="center"/>
            <w:hideMark/>
          </w:tcPr>
          <w:p w14:paraId="3D75B1AF" w14:textId="77777777" w:rsidR="007671C9" w:rsidRPr="003F6EB6" w:rsidRDefault="007671C9" w:rsidP="007671C9">
            <w:pPr>
              <w:contextualSpacing/>
              <w:jc w:val="right"/>
              <w:rPr>
                <w:rFonts w:cs="Arial"/>
                <w:color w:val="AA3B19" w:themeColor="accent6" w:themeShade="BF"/>
                <w:sz w:val="16"/>
                <w:szCs w:val="16"/>
                <w:lang w:eastAsia="zh-CN"/>
              </w:rPr>
            </w:pPr>
          </w:p>
        </w:tc>
        <w:tc>
          <w:tcPr>
            <w:tcW w:w="0" w:type="auto"/>
            <w:tcBorders>
              <w:top w:val="nil"/>
              <w:left w:val="nil"/>
              <w:bottom w:val="nil"/>
              <w:right w:val="nil"/>
            </w:tcBorders>
            <w:shd w:val="clear" w:color="auto" w:fill="auto"/>
            <w:noWrap/>
            <w:vAlign w:val="center"/>
            <w:hideMark/>
          </w:tcPr>
          <w:p w14:paraId="672E5339" w14:textId="31F912A0" w:rsidR="007671C9" w:rsidRPr="003F6EB6" w:rsidRDefault="007671C9" w:rsidP="007671C9">
            <w:pPr>
              <w:contextualSpacing/>
              <w:jc w:val="right"/>
              <w:rPr>
                <w:rFonts w:cs="Arial"/>
                <w:color w:val="AA3B19" w:themeColor="accent6" w:themeShade="BF"/>
                <w:sz w:val="16"/>
                <w:szCs w:val="16"/>
                <w:lang w:eastAsia="zh-CN"/>
              </w:rPr>
            </w:pPr>
            <w:r w:rsidRPr="003F6EB6">
              <w:rPr>
                <w:rFonts w:cs="Arial"/>
                <w:color w:val="AA3B19" w:themeColor="accent6" w:themeShade="BF"/>
                <w:sz w:val="16"/>
                <w:szCs w:val="16"/>
                <w:lang w:eastAsia="zh-CN"/>
              </w:rPr>
              <w:t>48,760</w:t>
            </w:r>
          </w:p>
        </w:tc>
      </w:tr>
      <w:tr w:rsidR="007671C9" w:rsidRPr="007671C9" w14:paraId="56F11D93"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404ECA0F"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Telephone</w:t>
            </w:r>
          </w:p>
        </w:tc>
        <w:tc>
          <w:tcPr>
            <w:tcW w:w="0" w:type="auto"/>
            <w:tcBorders>
              <w:top w:val="nil"/>
              <w:left w:val="nil"/>
              <w:bottom w:val="nil"/>
              <w:right w:val="nil"/>
            </w:tcBorders>
            <w:shd w:val="clear" w:color="auto" w:fill="auto"/>
            <w:noWrap/>
            <w:vAlign w:val="center"/>
            <w:hideMark/>
          </w:tcPr>
          <w:p w14:paraId="29AA7A2A" w14:textId="7CA953CB"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2,125</w:t>
            </w:r>
          </w:p>
        </w:tc>
        <w:tc>
          <w:tcPr>
            <w:tcW w:w="0" w:type="auto"/>
            <w:tcBorders>
              <w:top w:val="nil"/>
              <w:left w:val="nil"/>
              <w:bottom w:val="nil"/>
              <w:right w:val="nil"/>
            </w:tcBorders>
            <w:shd w:val="clear" w:color="auto" w:fill="auto"/>
            <w:noWrap/>
            <w:vAlign w:val="center"/>
            <w:hideMark/>
          </w:tcPr>
          <w:p w14:paraId="0C1D797F" w14:textId="3D1ABA20"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8,984</w:t>
            </w:r>
          </w:p>
        </w:tc>
        <w:tc>
          <w:tcPr>
            <w:tcW w:w="0" w:type="auto"/>
            <w:tcBorders>
              <w:top w:val="nil"/>
              <w:left w:val="nil"/>
              <w:bottom w:val="nil"/>
              <w:right w:val="nil"/>
            </w:tcBorders>
            <w:shd w:val="clear" w:color="auto" w:fill="auto"/>
            <w:noWrap/>
            <w:vAlign w:val="center"/>
            <w:hideMark/>
          </w:tcPr>
          <w:p w14:paraId="61CAC79D" w14:textId="0BFA2EE5"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8,458</w:t>
            </w:r>
          </w:p>
        </w:tc>
        <w:tc>
          <w:tcPr>
            <w:tcW w:w="0" w:type="auto"/>
            <w:tcBorders>
              <w:top w:val="nil"/>
              <w:left w:val="nil"/>
              <w:bottom w:val="nil"/>
              <w:right w:val="nil"/>
            </w:tcBorders>
            <w:shd w:val="clear" w:color="auto" w:fill="auto"/>
            <w:noWrap/>
            <w:vAlign w:val="center"/>
            <w:hideMark/>
          </w:tcPr>
          <w:p w14:paraId="3B58C101" w14:textId="645956BB"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19,566</w:t>
            </w:r>
          </w:p>
        </w:tc>
      </w:tr>
      <w:tr w:rsidR="007671C9" w:rsidRPr="007671C9" w14:paraId="32D781CF"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10DFF029"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Residential security measures in the field</w:t>
            </w:r>
          </w:p>
        </w:tc>
        <w:tc>
          <w:tcPr>
            <w:tcW w:w="0" w:type="auto"/>
            <w:tcBorders>
              <w:top w:val="nil"/>
              <w:left w:val="nil"/>
              <w:bottom w:val="nil"/>
              <w:right w:val="nil"/>
            </w:tcBorders>
            <w:shd w:val="clear" w:color="auto" w:fill="auto"/>
            <w:noWrap/>
            <w:vAlign w:val="center"/>
            <w:hideMark/>
          </w:tcPr>
          <w:p w14:paraId="7A0CFEC7"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5F9706BC" w14:textId="738C1D6B"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17,500</w:t>
            </w:r>
          </w:p>
        </w:tc>
        <w:tc>
          <w:tcPr>
            <w:tcW w:w="0" w:type="auto"/>
            <w:tcBorders>
              <w:top w:val="nil"/>
              <w:left w:val="nil"/>
              <w:bottom w:val="nil"/>
              <w:right w:val="nil"/>
            </w:tcBorders>
            <w:shd w:val="clear" w:color="auto" w:fill="auto"/>
            <w:noWrap/>
            <w:vAlign w:val="center"/>
            <w:hideMark/>
          </w:tcPr>
          <w:p w14:paraId="3FEA509C" w14:textId="0DB1BEDE"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500</w:t>
            </w:r>
          </w:p>
        </w:tc>
        <w:tc>
          <w:tcPr>
            <w:tcW w:w="0" w:type="auto"/>
            <w:tcBorders>
              <w:top w:val="nil"/>
              <w:left w:val="nil"/>
              <w:bottom w:val="nil"/>
              <w:right w:val="nil"/>
            </w:tcBorders>
            <w:shd w:val="clear" w:color="auto" w:fill="auto"/>
            <w:noWrap/>
            <w:vAlign w:val="center"/>
            <w:hideMark/>
          </w:tcPr>
          <w:p w14:paraId="1B23433F" w14:textId="0A127BAC"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18,000</w:t>
            </w:r>
          </w:p>
        </w:tc>
      </w:tr>
      <w:tr w:rsidR="007671C9" w:rsidRPr="007671C9" w14:paraId="4F73167F"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3E22A47E"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Staff removal</w:t>
            </w:r>
          </w:p>
        </w:tc>
        <w:tc>
          <w:tcPr>
            <w:tcW w:w="0" w:type="auto"/>
            <w:tcBorders>
              <w:top w:val="nil"/>
              <w:left w:val="nil"/>
              <w:bottom w:val="nil"/>
              <w:right w:val="nil"/>
            </w:tcBorders>
            <w:shd w:val="clear" w:color="auto" w:fill="auto"/>
            <w:noWrap/>
            <w:vAlign w:val="center"/>
            <w:hideMark/>
          </w:tcPr>
          <w:p w14:paraId="520D3DDB"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610ACA5B" w14:textId="7E738E0E"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8,000</w:t>
            </w:r>
          </w:p>
        </w:tc>
        <w:tc>
          <w:tcPr>
            <w:tcW w:w="0" w:type="auto"/>
            <w:tcBorders>
              <w:top w:val="nil"/>
              <w:left w:val="nil"/>
              <w:bottom w:val="nil"/>
              <w:right w:val="nil"/>
            </w:tcBorders>
            <w:shd w:val="clear" w:color="auto" w:fill="auto"/>
            <w:noWrap/>
            <w:vAlign w:val="center"/>
            <w:hideMark/>
          </w:tcPr>
          <w:p w14:paraId="7601F00E" w14:textId="387B8B51"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8,000</w:t>
            </w:r>
          </w:p>
        </w:tc>
        <w:tc>
          <w:tcPr>
            <w:tcW w:w="0" w:type="auto"/>
            <w:tcBorders>
              <w:top w:val="nil"/>
              <w:left w:val="nil"/>
              <w:bottom w:val="nil"/>
              <w:right w:val="nil"/>
            </w:tcBorders>
            <w:shd w:val="clear" w:color="auto" w:fill="auto"/>
            <w:noWrap/>
            <w:vAlign w:val="center"/>
            <w:hideMark/>
          </w:tcPr>
          <w:p w14:paraId="4363319C" w14:textId="6AD3FFD5"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16,000</w:t>
            </w:r>
          </w:p>
        </w:tc>
      </w:tr>
      <w:tr w:rsidR="007671C9" w:rsidRPr="007671C9" w14:paraId="3E761084"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7470E3DC"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Vehicles maintenance &amp; repairs</w:t>
            </w:r>
          </w:p>
        </w:tc>
        <w:tc>
          <w:tcPr>
            <w:tcW w:w="0" w:type="auto"/>
            <w:tcBorders>
              <w:top w:val="nil"/>
              <w:left w:val="nil"/>
              <w:bottom w:val="nil"/>
              <w:right w:val="nil"/>
            </w:tcBorders>
            <w:shd w:val="clear" w:color="auto" w:fill="auto"/>
            <w:noWrap/>
            <w:vAlign w:val="center"/>
            <w:hideMark/>
          </w:tcPr>
          <w:p w14:paraId="29E261B7" w14:textId="47215D80"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4,901</w:t>
            </w:r>
          </w:p>
        </w:tc>
        <w:tc>
          <w:tcPr>
            <w:tcW w:w="0" w:type="auto"/>
            <w:tcBorders>
              <w:top w:val="nil"/>
              <w:left w:val="nil"/>
              <w:bottom w:val="nil"/>
              <w:right w:val="nil"/>
            </w:tcBorders>
            <w:shd w:val="clear" w:color="auto" w:fill="auto"/>
            <w:noWrap/>
            <w:vAlign w:val="center"/>
            <w:hideMark/>
          </w:tcPr>
          <w:p w14:paraId="6CCB6772" w14:textId="155A61AF"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4,000</w:t>
            </w:r>
          </w:p>
        </w:tc>
        <w:tc>
          <w:tcPr>
            <w:tcW w:w="0" w:type="auto"/>
            <w:tcBorders>
              <w:top w:val="nil"/>
              <w:left w:val="nil"/>
              <w:bottom w:val="nil"/>
              <w:right w:val="nil"/>
            </w:tcBorders>
            <w:shd w:val="clear" w:color="auto" w:fill="auto"/>
            <w:noWrap/>
            <w:vAlign w:val="center"/>
            <w:hideMark/>
          </w:tcPr>
          <w:p w14:paraId="524C6292" w14:textId="1EE244A5"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5,803</w:t>
            </w:r>
          </w:p>
        </w:tc>
        <w:tc>
          <w:tcPr>
            <w:tcW w:w="0" w:type="auto"/>
            <w:tcBorders>
              <w:top w:val="nil"/>
              <w:left w:val="nil"/>
              <w:bottom w:val="nil"/>
              <w:right w:val="nil"/>
            </w:tcBorders>
            <w:shd w:val="clear" w:color="auto" w:fill="auto"/>
            <w:noWrap/>
            <w:vAlign w:val="center"/>
            <w:hideMark/>
          </w:tcPr>
          <w:p w14:paraId="576E5314" w14:textId="0D76FAC8"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14,704</w:t>
            </w:r>
          </w:p>
        </w:tc>
      </w:tr>
      <w:tr w:rsidR="007671C9" w:rsidRPr="007671C9" w14:paraId="6C222CDF"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6FF02720"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Consultants to Secretariat &amp; Memb States (remunera</w:t>
            </w:r>
          </w:p>
        </w:tc>
        <w:tc>
          <w:tcPr>
            <w:tcW w:w="0" w:type="auto"/>
            <w:tcBorders>
              <w:top w:val="nil"/>
              <w:left w:val="nil"/>
              <w:bottom w:val="nil"/>
              <w:right w:val="nil"/>
            </w:tcBorders>
            <w:shd w:val="clear" w:color="auto" w:fill="auto"/>
            <w:noWrap/>
            <w:vAlign w:val="center"/>
            <w:hideMark/>
          </w:tcPr>
          <w:p w14:paraId="6B19F088"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5D2D7FA0" w14:textId="3C36A59F"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13,000</w:t>
            </w:r>
          </w:p>
        </w:tc>
        <w:tc>
          <w:tcPr>
            <w:tcW w:w="0" w:type="auto"/>
            <w:tcBorders>
              <w:top w:val="nil"/>
              <w:left w:val="nil"/>
              <w:bottom w:val="nil"/>
              <w:right w:val="nil"/>
            </w:tcBorders>
            <w:shd w:val="clear" w:color="auto" w:fill="auto"/>
            <w:noWrap/>
            <w:vAlign w:val="center"/>
            <w:hideMark/>
          </w:tcPr>
          <w:p w14:paraId="3585FE75"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707FA678" w14:textId="2272F068"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13,000</w:t>
            </w:r>
          </w:p>
        </w:tc>
      </w:tr>
      <w:tr w:rsidR="007671C9" w:rsidRPr="007671C9" w14:paraId="7BFF4D40"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52475032"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Other communication expenses</w:t>
            </w:r>
          </w:p>
        </w:tc>
        <w:tc>
          <w:tcPr>
            <w:tcW w:w="0" w:type="auto"/>
            <w:tcBorders>
              <w:top w:val="nil"/>
              <w:left w:val="nil"/>
              <w:bottom w:val="nil"/>
              <w:right w:val="nil"/>
            </w:tcBorders>
            <w:shd w:val="clear" w:color="auto" w:fill="auto"/>
            <w:noWrap/>
            <w:vAlign w:val="center"/>
            <w:hideMark/>
          </w:tcPr>
          <w:p w14:paraId="14DC6828" w14:textId="1E6B0D1C"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3,493</w:t>
            </w:r>
          </w:p>
        </w:tc>
        <w:tc>
          <w:tcPr>
            <w:tcW w:w="0" w:type="auto"/>
            <w:tcBorders>
              <w:top w:val="nil"/>
              <w:left w:val="nil"/>
              <w:bottom w:val="nil"/>
              <w:right w:val="nil"/>
            </w:tcBorders>
            <w:shd w:val="clear" w:color="auto" w:fill="auto"/>
            <w:noWrap/>
            <w:vAlign w:val="center"/>
            <w:hideMark/>
          </w:tcPr>
          <w:p w14:paraId="66947FC6" w14:textId="1018360A"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646</w:t>
            </w:r>
          </w:p>
        </w:tc>
        <w:tc>
          <w:tcPr>
            <w:tcW w:w="0" w:type="auto"/>
            <w:tcBorders>
              <w:top w:val="nil"/>
              <w:left w:val="nil"/>
              <w:bottom w:val="nil"/>
              <w:right w:val="nil"/>
            </w:tcBorders>
            <w:shd w:val="clear" w:color="auto" w:fill="auto"/>
            <w:noWrap/>
            <w:vAlign w:val="center"/>
            <w:hideMark/>
          </w:tcPr>
          <w:p w14:paraId="69F6C670" w14:textId="59D6B7E2"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4,680</w:t>
            </w:r>
          </w:p>
        </w:tc>
        <w:tc>
          <w:tcPr>
            <w:tcW w:w="0" w:type="auto"/>
            <w:tcBorders>
              <w:top w:val="nil"/>
              <w:left w:val="nil"/>
              <w:bottom w:val="nil"/>
              <w:right w:val="nil"/>
            </w:tcBorders>
            <w:shd w:val="clear" w:color="auto" w:fill="auto"/>
            <w:noWrap/>
            <w:vAlign w:val="center"/>
            <w:hideMark/>
          </w:tcPr>
          <w:p w14:paraId="3B27AC07" w14:textId="037CA849"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8,820</w:t>
            </w:r>
          </w:p>
        </w:tc>
      </w:tr>
      <w:tr w:rsidR="007671C9" w:rsidRPr="007671C9" w14:paraId="08FB0122"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148880A8"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Receptions costs</w:t>
            </w:r>
          </w:p>
        </w:tc>
        <w:tc>
          <w:tcPr>
            <w:tcW w:w="0" w:type="auto"/>
            <w:tcBorders>
              <w:top w:val="nil"/>
              <w:left w:val="nil"/>
              <w:bottom w:val="nil"/>
              <w:right w:val="nil"/>
            </w:tcBorders>
            <w:shd w:val="clear" w:color="auto" w:fill="auto"/>
            <w:noWrap/>
            <w:vAlign w:val="center"/>
            <w:hideMark/>
          </w:tcPr>
          <w:p w14:paraId="53BC5E55" w14:textId="11678CDF"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8,346</w:t>
            </w:r>
          </w:p>
        </w:tc>
        <w:tc>
          <w:tcPr>
            <w:tcW w:w="0" w:type="auto"/>
            <w:tcBorders>
              <w:top w:val="nil"/>
              <w:left w:val="nil"/>
              <w:bottom w:val="nil"/>
              <w:right w:val="nil"/>
            </w:tcBorders>
            <w:shd w:val="clear" w:color="auto" w:fill="auto"/>
            <w:noWrap/>
            <w:vAlign w:val="center"/>
            <w:hideMark/>
          </w:tcPr>
          <w:p w14:paraId="7C7BD0A5"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35004E1E" w14:textId="77777777" w:rsidR="007671C9" w:rsidRPr="007671C9" w:rsidRDefault="007671C9" w:rsidP="007671C9">
            <w:pPr>
              <w:contextualSpacing/>
              <w:jc w:val="right"/>
              <w:rPr>
                <w:rFonts w:cs="Arial"/>
                <w:sz w:val="16"/>
                <w:szCs w:val="16"/>
                <w:lang w:eastAsia="zh-CN"/>
              </w:rPr>
            </w:pPr>
          </w:p>
        </w:tc>
        <w:tc>
          <w:tcPr>
            <w:tcW w:w="0" w:type="auto"/>
            <w:tcBorders>
              <w:top w:val="nil"/>
              <w:left w:val="nil"/>
              <w:bottom w:val="nil"/>
              <w:right w:val="nil"/>
            </w:tcBorders>
            <w:shd w:val="clear" w:color="auto" w:fill="auto"/>
            <w:noWrap/>
            <w:vAlign w:val="center"/>
            <w:hideMark/>
          </w:tcPr>
          <w:p w14:paraId="67C19842" w14:textId="677B56DC"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8,346</w:t>
            </w:r>
          </w:p>
        </w:tc>
      </w:tr>
      <w:tr w:rsidR="007671C9" w:rsidRPr="007671C9" w14:paraId="0CADA9B9"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31D25076"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Other insurance  premiums</w:t>
            </w:r>
          </w:p>
        </w:tc>
        <w:tc>
          <w:tcPr>
            <w:tcW w:w="0" w:type="auto"/>
            <w:tcBorders>
              <w:top w:val="nil"/>
              <w:left w:val="nil"/>
              <w:bottom w:val="nil"/>
              <w:right w:val="nil"/>
            </w:tcBorders>
            <w:shd w:val="clear" w:color="auto" w:fill="auto"/>
            <w:noWrap/>
            <w:vAlign w:val="center"/>
            <w:hideMark/>
          </w:tcPr>
          <w:p w14:paraId="6C659F4C" w14:textId="437F371A"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1,433</w:t>
            </w:r>
          </w:p>
        </w:tc>
        <w:tc>
          <w:tcPr>
            <w:tcW w:w="0" w:type="auto"/>
            <w:tcBorders>
              <w:top w:val="nil"/>
              <w:left w:val="nil"/>
              <w:bottom w:val="nil"/>
              <w:right w:val="nil"/>
            </w:tcBorders>
            <w:shd w:val="clear" w:color="auto" w:fill="auto"/>
            <w:noWrap/>
            <w:vAlign w:val="center"/>
            <w:hideMark/>
          </w:tcPr>
          <w:p w14:paraId="119D1E0C" w14:textId="608005A2"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1,300</w:t>
            </w:r>
          </w:p>
        </w:tc>
        <w:tc>
          <w:tcPr>
            <w:tcW w:w="0" w:type="auto"/>
            <w:tcBorders>
              <w:top w:val="nil"/>
              <w:left w:val="nil"/>
              <w:bottom w:val="nil"/>
              <w:right w:val="nil"/>
            </w:tcBorders>
            <w:shd w:val="clear" w:color="auto" w:fill="auto"/>
            <w:noWrap/>
            <w:vAlign w:val="center"/>
            <w:hideMark/>
          </w:tcPr>
          <w:p w14:paraId="53967A84" w14:textId="7E5C732E"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916</w:t>
            </w:r>
          </w:p>
        </w:tc>
        <w:tc>
          <w:tcPr>
            <w:tcW w:w="0" w:type="auto"/>
            <w:tcBorders>
              <w:top w:val="nil"/>
              <w:left w:val="nil"/>
              <w:bottom w:val="nil"/>
              <w:right w:val="nil"/>
            </w:tcBorders>
            <w:shd w:val="clear" w:color="auto" w:fill="auto"/>
            <w:noWrap/>
            <w:vAlign w:val="center"/>
            <w:hideMark/>
          </w:tcPr>
          <w:p w14:paraId="4EE6F0B8" w14:textId="26918648"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3,649</w:t>
            </w:r>
          </w:p>
        </w:tc>
      </w:tr>
      <w:tr w:rsidR="007671C9" w:rsidRPr="007671C9" w14:paraId="615068C0"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3C3EBE41"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Communication equipmt purch (incl audio video equi</w:t>
            </w:r>
          </w:p>
        </w:tc>
        <w:tc>
          <w:tcPr>
            <w:tcW w:w="0" w:type="auto"/>
            <w:tcBorders>
              <w:top w:val="nil"/>
              <w:left w:val="nil"/>
              <w:bottom w:val="nil"/>
              <w:right w:val="nil"/>
            </w:tcBorders>
            <w:shd w:val="clear" w:color="auto" w:fill="auto"/>
            <w:noWrap/>
            <w:vAlign w:val="center"/>
            <w:hideMark/>
          </w:tcPr>
          <w:p w14:paraId="4E158660"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2AD0E4A5" w14:textId="23A7BDCA"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1,306</w:t>
            </w:r>
          </w:p>
        </w:tc>
        <w:tc>
          <w:tcPr>
            <w:tcW w:w="0" w:type="auto"/>
            <w:tcBorders>
              <w:top w:val="nil"/>
              <w:left w:val="nil"/>
              <w:bottom w:val="nil"/>
              <w:right w:val="nil"/>
            </w:tcBorders>
            <w:shd w:val="clear" w:color="auto" w:fill="auto"/>
            <w:noWrap/>
            <w:vAlign w:val="center"/>
            <w:hideMark/>
          </w:tcPr>
          <w:p w14:paraId="2AE06AA1" w14:textId="3659FE1E"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390</w:t>
            </w:r>
          </w:p>
        </w:tc>
        <w:tc>
          <w:tcPr>
            <w:tcW w:w="0" w:type="auto"/>
            <w:tcBorders>
              <w:top w:val="nil"/>
              <w:left w:val="nil"/>
              <w:bottom w:val="nil"/>
              <w:right w:val="nil"/>
            </w:tcBorders>
            <w:shd w:val="clear" w:color="auto" w:fill="auto"/>
            <w:noWrap/>
            <w:vAlign w:val="center"/>
            <w:hideMark/>
          </w:tcPr>
          <w:p w14:paraId="7E677069" w14:textId="1F11343C"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1,696</w:t>
            </w:r>
          </w:p>
        </w:tc>
      </w:tr>
      <w:tr w:rsidR="007671C9" w:rsidRPr="007671C9" w14:paraId="7C9CDB8C"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042D58E0" w14:textId="77777777" w:rsidR="007671C9" w:rsidRPr="00905A32" w:rsidRDefault="007671C9" w:rsidP="007671C9">
            <w:pPr>
              <w:contextualSpacing/>
              <w:rPr>
                <w:rFonts w:cs="Arial"/>
                <w:color w:val="000000"/>
                <w:sz w:val="16"/>
                <w:szCs w:val="16"/>
                <w:highlight w:val="yellow"/>
                <w:lang w:eastAsia="zh-CN"/>
                <w:rPrChange w:id="33" w:author="Soriano, Carles" w:date="2022-06-16T12:06:00Z">
                  <w:rPr>
                    <w:rFonts w:cs="Arial"/>
                    <w:color w:val="000000"/>
                    <w:sz w:val="16"/>
                    <w:szCs w:val="16"/>
                    <w:lang w:eastAsia="zh-CN"/>
                  </w:rPr>
                </w:rPrChange>
              </w:rPr>
            </w:pPr>
            <w:r w:rsidRPr="00905A32">
              <w:rPr>
                <w:rFonts w:cs="Arial"/>
                <w:color w:val="000000"/>
                <w:sz w:val="16"/>
                <w:szCs w:val="16"/>
                <w:highlight w:val="yellow"/>
                <w:lang w:eastAsia="zh-CN"/>
                <w:rPrChange w:id="34" w:author="Soriano, Carles" w:date="2022-06-16T12:06:00Z">
                  <w:rPr>
                    <w:rFonts w:cs="Arial"/>
                    <w:color w:val="000000"/>
                    <w:sz w:val="16"/>
                    <w:szCs w:val="16"/>
                    <w:lang w:eastAsia="zh-CN"/>
                  </w:rPr>
                </w:rPrChange>
              </w:rPr>
              <w:t>Vehicles purchases</w:t>
            </w:r>
          </w:p>
        </w:tc>
        <w:tc>
          <w:tcPr>
            <w:tcW w:w="0" w:type="auto"/>
            <w:tcBorders>
              <w:top w:val="nil"/>
              <w:left w:val="nil"/>
              <w:bottom w:val="nil"/>
              <w:right w:val="nil"/>
            </w:tcBorders>
            <w:shd w:val="clear" w:color="auto" w:fill="auto"/>
            <w:noWrap/>
            <w:vAlign w:val="center"/>
            <w:hideMark/>
          </w:tcPr>
          <w:p w14:paraId="5AB7417F" w14:textId="12B37B99"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1,089</w:t>
            </w:r>
          </w:p>
        </w:tc>
        <w:tc>
          <w:tcPr>
            <w:tcW w:w="0" w:type="auto"/>
            <w:tcBorders>
              <w:top w:val="nil"/>
              <w:left w:val="nil"/>
              <w:bottom w:val="nil"/>
              <w:right w:val="nil"/>
            </w:tcBorders>
            <w:shd w:val="clear" w:color="auto" w:fill="auto"/>
            <w:noWrap/>
            <w:vAlign w:val="center"/>
            <w:hideMark/>
          </w:tcPr>
          <w:p w14:paraId="435880D9"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3553EB43" w14:textId="77777777" w:rsidR="007671C9" w:rsidRPr="007671C9" w:rsidRDefault="007671C9" w:rsidP="007671C9">
            <w:pPr>
              <w:contextualSpacing/>
              <w:jc w:val="right"/>
              <w:rPr>
                <w:rFonts w:cs="Arial"/>
                <w:sz w:val="16"/>
                <w:szCs w:val="16"/>
                <w:lang w:eastAsia="zh-CN"/>
              </w:rPr>
            </w:pPr>
          </w:p>
        </w:tc>
        <w:tc>
          <w:tcPr>
            <w:tcW w:w="0" w:type="auto"/>
            <w:tcBorders>
              <w:top w:val="nil"/>
              <w:left w:val="nil"/>
              <w:bottom w:val="nil"/>
              <w:right w:val="nil"/>
            </w:tcBorders>
            <w:shd w:val="clear" w:color="auto" w:fill="auto"/>
            <w:noWrap/>
            <w:vAlign w:val="center"/>
            <w:hideMark/>
          </w:tcPr>
          <w:p w14:paraId="6F75286D" w14:textId="38C9084B"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1,089</w:t>
            </w:r>
          </w:p>
        </w:tc>
      </w:tr>
      <w:tr w:rsidR="007671C9" w:rsidRPr="007671C9" w14:paraId="2E6B2155"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0D74830F"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Training Workshop &amp; Seminars</w:t>
            </w:r>
          </w:p>
        </w:tc>
        <w:tc>
          <w:tcPr>
            <w:tcW w:w="0" w:type="auto"/>
            <w:tcBorders>
              <w:top w:val="nil"/>
              <w:left w:val="nil"/>
              <w:bottom w:val="nil"/>
              <w:right w:val="nil"/>
            </w:tcBorders>
            <w:shd w:val="clear" w:color="auto" w:fill="auto"/>
            <w:noWrap/>
            <w:vAlign w:val="center"/>
            <w:hideMark/>
          </w:tcPr>
          <w:p w14:paraId="49D49C48"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7C7C5B15" w14:textId="7B50AAD2"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999</w:t>
            </w:r>
          </w:p>
        </w:tc>
        <w:tc>
          <w:tcPr>
            <w:tcW w:w="0" w:type="auto"/>
            <w:tcBorders>
              <w:top w:val="nil"/>
              <w:left w:val="nil"/>
              <w:bottom w:val="nil"/>
              <w:right w:val="nil"/>
            </w:tcBorders>
            <w:shd w:val="clear" w:color="auto" w:fill="auto"/>
            <w:noWrap/>
            <w:vAlign w:val="center"/>
            <w:hideMark/>
          </w:tcPr>
          <w:p w14:paraId="49BF282B"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4574D70F" w14:textId="49FA4501"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999</w:t>
            </w:r>
          </w:p>
        </w:tc>
      </w:tr>
      <w:tr w:rsidR="007671C9" w:rsidRPr="007671C9" w14:paraId="0E6067EF"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673A96A3"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Other charges and commissions</w:t>
            </w:r>
          </w:p>
        </w:tc>
        <w:tc>
          <w:tcPr>
            <w:tcW w:w="0" w:type="auto"/>
            <w:tcBorders>
              <w:top w:val="nil"/>
              <w:left w:val="nil"/>
              <w:bottom w:val="nil"/>
              <w:right w:val="nil"/>
            </w:tcBorders>
            <w:shd w:val="clear" w:color="auto" w:fill="auto"/>
            <w:noWrap/>
            <w:vAlign w:val="center"/>
            <w:hideMark/>
          </w:tcPr>
          <w:p w14:paraId="4DB1CDBF" w14:textId="30C07AC4"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945</w:t>
            </w:r>
          </w:p>
        </w:tc>
        <w:tc>
          <w:tcPr>
            <w:tcW w:w="0" w:type="auto"/>
            <w:tcBorders>
              <w:top w:val="nil"/>
              <w:left w:val="nil"/>
              <w:bottom w:val="nil"/>
              <w:right w:val="nil"/>
            </w:tcBorders>
            <w:shd w:val="clear" w:color="auto" w:fill="auto"/>
            <w:noWrap/>
            <w:vAlign w:val="center"/>
            <w:hideMark/>
          </w:tcPr>
          <w:p w14:paraId="392EECC2"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583D962F" w14:textId="77777777" w:rsidR="007671C9" w:rsidRPr="007671C9" w:rsidRDefault="007671C9" w:rsidP="007671C9">
            <w:pPr>
              <w:contextualSpacing/>
              <w:jc w:val="right"/>
              <w:rPr>
                <w:rFonts w:cs="Arial"/>
                <w:sz w:val="16"/>
                <w:szCs w:val="16"/>
                <w:lang w:eastAsia="zh-CN"/>
              </w:rPr>
            </w:pPr>
          </w:p>
        </w:tc>
        <w:tc>
          <w:tcPr>
            <w:tcW w:w="0" w:type="auto"/>
            <w:tcBorders>
              <w:top w:val="nil"/>
              <w:left w:val="nil"/>
              <w:bottom w:val="nil"/>
              <w:right w:val="nil"/>
            </w:tcBorders>
            <w:shd w:val="clear" w:color="auto" w:fill="auto"/>
            <w:noWrap/>
            <w:vAlign w:val="center"/>
            <w:hideMark/>
          </w:tcPr>
          <w:p w14:paraId="4DB75C65" w14:textId="20E286A6"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945</w:t>
            </w:r>
          </w:p>
        </w:tc>
      </w:tr>
      <w:tr w:rsidR="007671C9" w:rsidRPr="007671C9" w14:paraId="7B9D512D"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7FF7B887"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Consultants - insurance</w:t>
            </w:r>
          </w:p>
        </w:tc>
        <w:tc>
          <w:tcPr>
            <w:tcW w:w="0" w:type="auto"/>
            <w:tcBorders>
              <w:top w:val="nil"/>
              <w:left w:val="nil"/>
              <w:bottom w:val="nil"/>
              <w:right w:val="nil"/>
            </w:tcBorders>
            <w:shd w:val="clear" w:color="auto" w:fill="auto"/>
            <w:noWrap/>
            <w:vAlign w:val="center"/>
            <w:hideMark/>
          </w:tcPr>
          <w:p w14:paraId="5D6F04A2" w14:textId="19434F97"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378</w:t>
            </w:r>
          </w:p>
        </w:tc>
        <w:tc>
          <w:tcPr>
            <w:tcW w:w="0" w:type="auto"/>
            <w:tcBorders>
              <w:top w:val="nil"/>
              <w:left w:val="nil"/>
              <w:bottom w:val="nil"/>
              <w:right w:val="nil"/>
            </w:tcBorders>
            <w:shd w:val="clear" w:color="auto" w:fill="auto"/>
            <w:noWrap/>
            <w:vAlign w:val="center"/>
            <w:hideMark/>
          </w:tcPr>
          <w:p w14:paraId="0711A2C8" w14:textId="3189CBE6"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309</w:t>
            </w:r>
          </w:p>
        </w:tc>
        <w:tc>
          <w:tcPr>
            <w:tcW w:w="0" w:type="auto"/>
            <w:tcBorders>
              <w:top w:val="nil"/>
              <w:left w:val="nil"/>
              <w:bottom w:val="nil"/>
              <w:right w:val="nil"/>
            </w:tcBorders>
            <w:shd w:val="clear" w:color="auto" w:fill="auto"/>
            <w:noWrap/>
            <w:vAlign w:val="center"/>
            <w:hideMark/>
          </w:tcPr>
          <w:p w14:paraId="4A9E83A9" w14:textId="16C65FD7"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137</w:t>
            </w:r>
          </w:p>
        </w:tc>
        <w:tc>
          <w:tcPr>
            <w:tcW w:w="0" w:type="auto"/>
            <w:tcBorders>
              <w:top w:val="nil"/>
              <w:left w:val="nil"/>
              <w:bottom w:val="nil"/>
              <w:right w:val="nil"/>
            </w:tcBorders>
            <w:shd w:val="clear" w:color="auto" w:fill="auto"/>
            <w:noWrap/>
            <w:vAlign w:val="center"/>
            <w:hideMark/>
          </w:tcPr>
          <w:p w14:paraId="3E2DBC4B" w14:textId="5D8A6CAB"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824</w:t>
            </w:r>
          </w:p>
        </w:tc>
      </w:tr>
      <w:tr w:rsidR="007671C9" w:rsidRPr="007671C9" w14:paraId="5BC98AE6"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7E3BBB5A"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Office supplies purchases</w:t>
            </w:r>
          </w:p>
        </w:tc>
        <w:tc>
          <w:tcPr>
            <w:tcW w:w="0" w:type="auto"/>
            <w:tcBorders>
              <w:top w:val="nil"/>
              <w:left w:val="nil"/>
              <w:bottom w:val="nil"/>
              <w:right w:val="nil"/>
            </w:tcBorders>
            <w:shd w:val="clear" w:color="auto" w:fill="auto"/>
            <w:noWrap/>
            <w:vAlign w:val="center"/>
            <w:hideMark/>
          </w:tcPr>
          <w:p w14:paraId="548F5A70" w14:textId="67F6743B"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539</w:t>
            </w:r>
          </w:p>
        </w:tc>
        <w:tc>
          <w:tcPr>
            <w:tcW w:w="0" w:type="auto"/>
            <w:tcBorders>
              <w:top w:val="nil"/>
              <w:left w:val="nil"/>
              <w:bottom w:val="nil"/>
              <w:right w:val="nil"/>
            </w:tcBorders>
            <w:shd w:val="clear" w:color="auto" w:fill="auto"/>
            <w:noWrap/>
            <w:vAlign w:val="center"/>
            <w:hideMark/>
          </w:tcPr>
          <w:p w14:paraId="1A8D6683" w14:textId="4F855500"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105</w:t>
            </w:r>
          </w:p>
        </w:tc>
        <w:tc>
          <w:tcPr>
            <w:tcW w:w="0" w:type="auto"/>
            <w:tcBorders>
              <w:top w:val="nil"/>
              <w:left w:val="nil"/>
              <w:bottom w:val="nil"/>
              <w:right w:val="nil"/>
            </w:tcBorders>
            <w:shd w:val="clear" w:color="auto" w:fill="auto"/>
            <w:noWrap/>
            <w:vAlign w:val="center"/>
            <w:hideMark/>
          </w:tcPr>
          <w:p w14:paraId="3DA271AD"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1BEFDBA2" w14:textId="20E92281"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645</w:t>
            </w:r>
          </w:p>
        </w:tc>
      </w:tr>
      <w:tr w:rsidR="007671C9" w:rsidRPr="007671C9" w14:paraId="59228CD5"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56E71388"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lastRenderedPageBreak/>
              <w:t>Other supplies purchases</w:t>
            </w:r>
          </w:p>
        </w:tc>
        <w:tc>
          <w:tcPr>
            <w:tcW w:w="0" w:type="auto"/>
            <w:tcBorders>
              <w:top w:val="nil"/>
              <w:left w:val="nil"/>
              <w:bottom w:val="nil"/>
              <w:right w:val="nil"/>
            </w:tcBorders>
            <w:shd w:val="clear" w:color="auto" w:fill="auto"/>
            <w:noWrap/>
            <w:vAlign w:val="center"/>
            <w:hideMark/>
          </w:tcPr>
          <w:p w14:paraId="79E51E7F" w14:textId="0D5F8F42"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400</w:t>
            </w:r>
          </w:p>
        </w:tc>
        <w:tc>
          <w:tcPr>
            <w:tcW w:w="0" w:type="auto"/>
            <w:tcBorders>
              <w:top w:val="nil"/>
              <w:left w:val="nil"/>
              <w:bottom w:val="nil"/>
              <w:right w:val="nil"/>
            </w:tcBorders>
            <w:shd w:val="clear" w:color="auto" w:fill="auto"/>
            <w:noWrap/>
            <w:vAlign w:val="center"/>
            <w:hideMark/>
          </w:tcPr>
          <w:p w14:paraId="65CFE306"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734544CD" w14:textId="0CAD3AEB"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104</w:t>
            </w:r>
          </w:p>
        </w:tc>
        <w:tc>
          <w:tcPr>
            <w:tcW w:w="0" w:type="auto"/>
            <w:tcBorders>
              <w:top w:val="nil"/>
              <w:left w:val="nil"/>
              <w:bottom w:val="nil"/>
              <w:right w:val="nil"/>
            </w:tcBorders>
            <w:shd w:val="clear" w:color="auto" w:fill="auto"/>
            <w:noWrap/>
            <w:vAlign w:val="center"/>
            <w:hideMark/>
          </w:tcPr>
          <w:p w14:paraId="436D74B1" w14:textId="341ABA0B"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504</w:t>
            </w:r>
          </w:p>
        </w:tc>
      </w:tr>
      <w:tr w:rsidR="007671C9" w:rsidRPr="007671C9" w14:paraId="29A67B84"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1040DC76"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Staff members mission costs - Other travel costs</w:t>
            </w:r>
          </w:p>
        </w:tc>
        <w:tc>
          <w:tcPr>
            <w:tcW w:w="0" w:type="auto"/>
            <w:tcBorders>
              <w:top w:val="nil"/>
              <w:left w:val="nil"/>
              <w:bottom w:val="nil"/>
              <w:right w:val="nil"/>
            </w:tcBorders>
            <w:shd w:val="clear" w:color="auto" w:fill="auto"/>
            <w:noWrap/>
            <w:vAlign w:val="center"/>
            <w:hideMark/>
          </w:tcPr>
          <w:p w14:paraId="235647D4"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400E42E4" w14:textId="7DF2AEEE"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198</w:t>
            </w:r>
          </w:p>
        </w:tc>
        <w:tc>
          <w:tcPr>
            <w:tcW w:w="0" w:type="auto"/>
            <w:tcBorders>
              <w:top w:val="nil"/>
              <w:left w:val="nil"/>
              <w:bottom w:val="nil"/>
              <w:right w:val="nil"/>
            </w:tcBorders>
            <w:shd w:val="clear" w:color="auto" w:fill="auto"/>
            <w:noWrap/>
            <w:vAlign w:val="center"/>
            <w:hideMark/>
          </w:tcPr>
          <w:p w14:paraId="7E290B7A" w14:textId="1704E364"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120</w:t>
            </w:r>
          </w:p>
        </w:tc>
        <w:tc>
          <w:tcPr>
            <w:tcW w:w="0" w:type="auto"/>
            <w:tcBorders>
              <w:top w:val="nil"/>
              <w:left w:val="nil"/>
              <w:bottom w:val="nil"/>
              <w:right w:val="nil"/>
            </w:tcBorders>
            <w:shd w:val="clear" w:color="auto" w:fill="auto"/>
            <w:noWrap/>
            <w:vAlign w:val="center"/>
            <w:hideMark/>
          </w:tcPr>
          <w:p w14:paraId="07AA41AF" w14:textId="1DA9C71A"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318</w:t>
            </w:r>
          </w:p>
        </w:tc>
      </w:tr>
      <w:tr w:rsidR="007671C9" w:rsidRPr="007671C9" w14:paraId="69734FC2"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2CD94B4B"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Freight - insurance</w:t>
            </w:r>
          </w:p>
        </w:tc>
        <w:tc>
          <w:tcPr>
            <w:tcW w:w="0" w:type="auto"/>
            <w:tcBorders>
              <w:top w:val="nil"/>
              <w:left w:val="nil"/>
              <w:bottom w:val="nil"/>
              <w:right w:val="nil"/>
            </w:tcBorders>
            <w:shd w:val="clear" w:color="auto" w:fill="auto"/>
            <w:noWrap/>
            <w:vAlign w:val="center"/>
            <w:hideMark/>
          </w:tcPr>
          <w:p w14:paraId="272A4E98"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1D15E899" w14:textId="0521A254"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300</w:t>
            </w:r>
          </w:p>
        </w:tc>
        <w:tc>
          <w:tcPr>
            <w:tcW w:w="0" w:type="auto"/>
            <w:tcBorders>
              <w:top w:val="nil"/>
              <w:left w:val="nil"/>
              <w:bottom w:val="nil"/>
              <w:right w:val="nil"/>
            </w:tcBorders>
            <w:shd w:val="clear" w:color="auto" w:fill="auto"/>
            <w:noWrap/>
            <w:vAlign w:val="center"/>
            <w:hideMark/>
          </w:tcPr>
          <w:p w14:paraId="6C890514"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5F94C5C0" w14:textId="6E5477C7"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300</w:t>
            </w:r>
          </w:p>
        </w:tc>
      </w:tr>
      <w:tr w:rsidR="007671C9" w:rsidRPr="007671C9" w14:paraId="005AC2CF"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123A40F4"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Pouches</w:t>
            </w:r>
          </w:p>
        </w:tc>
        <w:tc>
          <w:tcPr>
            <w:tcW w:w="0" w:type="auto"/>
            <w:tcBorders>
              <w:top w:val="nil"/>
              <w:left w:val="nil"/>
              <w:bottom w:val="nil"/>
              <w:right w:val="nil"/>
            </w:tcBorders>
            <w:shd w:val="clear" w:color="auto" w:fill="auto"/>
            <w:noWrap/>
            <w:vAlign w:val="center"/>
            <w:hideMark/>
          </w:tcPr>
          <w:p w14:paraId="5FDA7AE6" w14:textId="1A291156"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283</w:t>
            </w:r>
          </w:p>
        </w:tc>
        <w:tc>
          <w:tcPr>
            <w:tcW w:w="0" w:type="auto"/>
            <w:tcBorders>
              <w:top w:val="nil"/>
              <w:left w:val="nil"/>
              <w:bottom w:val="nil"/>
              <w:right w:val="nil"/>
            </w:tcBorders>
            <w:shd w:val="clear" w:color="auto" w:fill="auto"/>
            <w:noWrap/>
            <w:vAlign w:val="center"/>
            <w:hideMark/>
          </w:tcPr>
          <w:p w14:paraId="5BA9B47A"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187D8DE1" w14:textId="77777777" w:rsidR="007671C9" w:rsidRPr="007671C9" w:rsidRDefault="007671C9" w:rsidP="007671C9">
            <w:pPr>
              <w:contextualSpacing/>
              <w:jc w:val="right"/>
              <w:rPr>
                <w:rFonts w:cs="Arial"/>
                <w:sz w:val="16"/>
                <w:szCs w:val="16"/>
                <w:lang w:eastAsia="zh-CN"/>
              </w:rPr>
            </w:pPr>
          </w:p>
        </w:tc>
        <w:tc>
          <w:tcPr>
            <w:tcW w:w="0" w:type="auto"/>
            <w:tcBorders>
              <w:top w:val="nil"/>
              <w:left w:val="nil"/>
              <w:bottom w:val="nil"/>
              <w:right w:val="nil"/>
            </w:tcBorders>
            <w:shd w:val="clear" w:color="auto" w:fill="auto"/>
            <w:noWrap/>
            <w:vAlign w:val="center"/>
            <w:hideMark/>
          </w:tcPr>
          <w:p w14:paraId="23B8B73F" w14:textId="49D3E367"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283</w:t>
            </w:r>
          </w:p>
        </w:tc>
      </w:tr>
      <w:tr w:rsidR="007671C9" w:rsidRPr="007671C9" w14:paraId="063A947A"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7C1FFC2D"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Computer licences costs</w:t>
            </w:r>
          </w:p>
        </w:tc>
        <w:tc>
          <w:tcPr>
            <w:tcW w:w="0" w:type="auto"/>
            <w:tcBorders>
              <w:top w:val="nil"/>
              <w:left w:val="nil"/>
              <w:bottom w:val="nil"/>
              <w:right w:val="nil"/>
            </w:tcBorders>
            <w:shd w:val="clear" w:color="auto" w:fill="auto"/>
            <w:noWrap/>
            <w:vAlign w:val="center"/>
            <w:hideMark/>
          </w:tcPr>
          <w:p w14:paraId="721A3EB5"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73E4A966" w14:textId="6D43B1D3"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141</w:t>
            </w:r>
          </w:p>
        </w:tc>
        <w:tc>
          <w:tcPr>
            <w:tcW w:w="0" w:type="auto"/>
            <w:tcBorders>
              <w:top w:val="nil"/>
              <w:left w:val="nil"/>
              <w:bottom w:val="nil"/>
              <w:right w:val="nil"/>
            </w:tcBorders>
            <w:shd w:val="clear" w:color="auto" w:fill="auto"/>
            <w:noWrap/>
            <w:vAlign w:val="center"/>
            <w:hideMark/>
          </w:tcPr>
          <w:p w14:paraId="2643B3CE" w14:textId="68405534"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137</w:t>
            </w:r>
          </w:p>
        </w:tc>
        <w:tc>
          <w:tcPr>
            <w:tcW w:w="0" w:type="auto"/>
            <w:tcBorders>
              <w:top w:val="nil"/>
              <w:left w:val="nil"/>
              <w:bottom w:val="nil"/>
              <w:right w:val="nil"/>
            </w:tcBorders>
            <w:shd w:val="clear" w:color="auto" w:fill="auto"/>
            <w:noWrap/>
            <w:vAlign w:val="center"/>
            <w:hideMark/>
          </w:tcPr>
          <w:p w14:paraId="0E55A228" w14:textId="4988A2F9"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279</w:t>
            </w:r>
          </w:p>
        </w:tc>
      </w:tr>
      <w:tr w:rsidR="007671C9" w:rsidRPr="007671C9" w14:paraId="62DD9BE1"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1FBCB217"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Gas &amp; oil</w:t>
            </w:r>
          </w:p>
        </w:tc>
        <w:tc>
          <w:tcPr>
            <w:tcW w:w="0" w:type="auto"/>
            <w:tcBorders>
              <w:top w:val="nil"/>
              <w:left w:val="nil"/>
              <w:bottom w:val="nil"/>
              <w:right w:val="nil"/>
            </w:tcBorders>
            <w:shd w:val="clear" w:color="auto" w:fill="auto"/>
            <w:noWrap/>
            <w:vAlign w:val="center"/>
            <w:hideMark/>
          </w:tcPr>
          <w:p w14:paraId="2508EE8E" w14:textId="66DF1B41"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170</w:t>
            </w:r>
          </w:p>
        </w:tc>
        <w:tc>
          <w:tcPr>
            <w:tcW w:w="0" w:type="auto"/>
            <w:tcBorders>
              <w:top w:val="nil"/>
              <w:left w:val="nil"/>
              <w:bottom w:val="nil"/>
              <w:right w:val="nil"/>
            </w:tcBorders>
            <w:shd w:val="clear" w:color="auto" w:fill="auto"/>
            <w:noWrap/>
            <w:vAlign w:val="center"/>
            <w:hideMark/>
          </w:tcPr>
          <w:p w14:paraId="62B47B06"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40E09349" w14:textId="77777777" w:rsidR="007671C9" w:rsidRPr="007671C9" w:rsidRDefault="007671C9" w:rsidP="007671C9">
            <w:pPr>
              <w:contextualSpacing/>
              <w:jc w:val="right"/>
              <w:rPr>
                <w:rFonts w:cs="Arial"/>
                <w:sz w:val="16"/>
                <w:szCs w:val="16"/>
                <w:lang w:eastAsia="zh-CN"/>
              </w:rPr>
            </w:pPr>
          </w:p>
        </w:tc>
        <w:tc>
          <w:tcPr>
            <w:tcW w:w="0" w:type="auto"/>
            <w:tcBorders>
              <w:top w:val="nil"/>
              <w:left w:val="nil"/>
              <w:bottom w:val="nil"/>
              <w:right w:val="nil"/>
            </w:tcBorders>
            <w:shd w:val="clear" w:color="auto" w:fill="auto"/>
            <w:noWrap/>
            <w:vAlign w:val="center"/>
            <w:hideMark/>
          </w:tcPr>
          <w:p w14:paraId="027F25E6" w14:textId="732224E6"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170</w:t>
            </w:r>
          </w:p>
        </w:tc>
      </w:tr>
      <w:tr w:rsidR="007671C9" w:rsidRPr="007671C9" w14:paraId="61CA345D"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47713A60"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Carbon tax on other travellers</w:t>
            </w:r>
          </w:p>
        </w:tc>
        <w:tc>
          <w:tcPr>
            <w:tcW w:w="0" w:type="auto"/>
            <w:tcBorders>
              <w:top w:val="nil"/>
              <w:left w:val="nil"/>
              <w:bottom w:val="nil"/>
              <w:right w:val="nil"/>
            </w:tcBorders>
            <w:shd w:val="clear" w:color="auto" w:fill="auto"/>
            <w:noWrap/>
            <w:vAlign w:val="center"/>
            <w:hideMark/>
          </w:tcPr>
          <w:p w14:paraId="5DD95FA5"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773736EC" w14:textId="79F66B5E"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100</w:t>
            </w:r>
          </w:p>
        </w:tc>
        <w:tc>
          <w:tcPr>
            <w:tcW w:w="0" w:type="auto"/>
            <w:tcBorders>
              <w:top w:val="nil"/>
              <w:left w:val="nil"/>
              <w:bottom w:val="nil"/>
              <w:right w:val="nil"/>
            </w:tcBorders>
            <w:shd w:val="clear" w:color="auto" w:fill="auto"/>
            <w:noWrap/>
            <w:vAlign w:val="center"/>
            <w:hideMark/>
          </w:tcPr>
          <w:p w14:paraId="1C42F0DA"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4F1E8B13" w14:textId="7A38F745"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100</w:t>
            </w:r>
          </w:p>
        </w:tc>
      </w:tr>
      <w:tr w:rsidR="007671C9" w:rsidRPr="007671C9" w14:paraId="5504884D"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4AB15B3A"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ATK individuals and others</w:t>
            </w:r>
          </w:p>
        </w:tc>
        <w:tc>
          <w:tcPr>
            <w:tcW w:w="0" w:type="auto"/>
            <w:tcBorders>
              <w:top w:val="nil"/>
              <w:left w:val="nil"/>
              <w:bottom w:val="nil"/>
              <w:right w:val="nil"/>
            </w:tcBorders>
            <w:shd w:val="clear" w:color="auto" w:fill="auto"/>
            <w:noWrap/>
            <w:vAlign w:val="center"/>
            <w:hideMark/>
          </w:tcPr>
          <w:p w14:paraId="11059B69"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1F27CEBB" w14:textId="390C21BE"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66</w:t>
            </w:r>
          </w:p>
        </w:tc>
        <w:tc>
          <w:tcPr>
            <w:tcW w:w="0" w:type="auto"/>
            <w:tcBorders>
              <w:top w:val="nil"/>
              <w:left w:val="nil"/>
              <w:bottom w:val="nil"/>
              <w:right w:val="nil"/>
            </w:tcBorders>
            <w:shd w:val="clear" w:color="auto" w:fill="auto"/>
            <w:noWrap/>
            <w:vAlign w:val="center"/>
            <w:hideMark/>
          </w:tcPr>
          <w:p w14:paraId="5532AFA1"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14888936" w14:textId="79342379"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66</w:t>
            </w:r>
          </w:p>
        </w:tc>
      </w:tr>
      <w:tr w:rsidR="007671C9" w:rsidRPr="007671C9" w14:paraId="216EE71E"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22186317"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Printing invitations, professional visiting cards</w:t>
            </w:r>
          </w:p>
        </w:tc>
        <w:tc>
          <w:tcPr>
            <w:tcW w:w="0" w:type="auto"/>
            <w:tcBorders>
              <w:top w:val="nil"/>
              <w:left w:val="nil"/>
              <w:bottom w:val="nil"/>
              <w:right w:val="nil"/>
            </w:tcBorders>
            <w:shd w:val="clear" w:color="auto" w:fill="auto"/>
            <w:noWrap/>
            <w:vAlign w:val="center"/>
            <w:hideMark/>
          </w:tcPr>
          <w:p w14:paraId="1C9E36FC"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7CB01BEA" w14:textId="55DC322E"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55</w:t>
            </w:r>
          </w:p>
        </w:tc>
        <w:tc>
          <w:tcPr>
            <w:tcW w:w="0" w:type="auto"/>
            <w:tcBorders>
              <w:top w:val="nil"/>
              <w:left w:val="nil"/>
              <w:bottom w:val="nil"/>
              <w:right w:val="nil"/>
            </w:tcBorders>
            <w:shd w:val="clear" w:color="auto" w:fill="auto"/>
            <w:noWrap/>
            <w:vAlign w:val="center"/>
            <w:hideMark/>
          </w:tcPr>
          <w:p w14:paraId="0B2BCCF5"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2A628AAD" w14:textId="295A8EDE"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55</w:t>
            </w:r>
          </w:p>
        </w:tc>
      </w:tr>
      <w:tr w:rsidR="007671C9" w:rsidRPr="007671C9" w14:paraId="34E07467" w14:textId="77777777" w:rsidTr="0037440F">
        <w:trPr>
          <w:trHeight w:val="300"/>
          <w:jc w:val="center"/>
        </w:trPr>
        <w:tc>
          <w:tcPr>
            <w:tcW w:w="0" w:type="auto"/>
            <w:tcBorders>
              <w:top w:val="nil"/>
              <w:left w:val="nil"/>
              <w:bottom w:val="nil"/>
              <w:right w:val="nil"/>
            </w:tcBorders>
            <w:shd w:val="clear" w:color="auto" w:fill="auto"/>
            <w:noWrap/>
            <w:vAlign w:val="center"/>
            <w:hideMark/>
          </w:tcPr>
          <w:p w14:paraId="773C7F5B" w14:textId="77777777" w:rsidR="007671C9" w:rsidRPr="007671C9" w:rsidRDefault="007671C9" w:rsidP="007671C9">
            <w:pPr>
              <w:contextualSpacing/>
              <w:rPr>
                <w:rFonts w:cs="Arial"/>
                <w:color w:val="000000"/>
                <w:sz w:val="16"/>
                <w:szCs w:val="16"/>
                <w:lang w:eastAsia="zh-CN"/>
              </w:rPr>
            </w:pPr>
            <w:r w:rsidRPr="007671C9">
              <w:rPr>
                <w:rFonts w:cs="Arial"/>
                <w:color w:val="000000"/>
                <w:sz w:val="16"/>
                <w:szCs w:val="16"/>
                <w:lang w:eastAsia="zh-CN"/>
              </w:rPr>
              <w:t>Staff members mission costs - Air tickets</w:t>
            </w:r>
          </w:p>
        </w:tc>
        <w:tc>
          <w:tcPr>
            <w:tcW w:w="0" w:type="auto"/>
            <w:tcBorders>
              <w:top w:val="nil"/>
              <w:left w:val="nil"/>
              <w:bottom w:val="nil"/>
              <w:right w:val="nil"/>
            </w:tcBorders>
            <w:shd w:val="clear" w:color="auto" w:fill="auto"/>
            <w:noWrap/>
            <w:vAlign w:val="center"/>
            <w:hideMark/>
          </w:tcPr>
          <w:p w14:paraId="66EEB2C7"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6E4D6BB5" w14:textId="1843F116"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8</w:t>
            </w:r>
          </w:p>
        </w:tc>
        <w:tc>
          <w:tcPr>
            <w:tcW w:w="0" w:type="auto"/>
            <w:tcBorders>
              <w:top w:val="nil"/>
              <w:left w:val="nil"/>
              <w:bottom w:val="nil"/>
              <w:right w:val="nil"/>
            </w:tcBorders>
            <w:shd w:val="clear" w:color="auto" w:fill="auto"/>
            <w:noWrap/>
            <w:vAlign w:val="center"/>
            <w:hideMark/>
          </w:tcPr>
          <w:p w14:paraId="2B2A02C7" w14:textId="77777777" w:rsidR="007671C9" w:rsidRPr="007671C9" w:rsidRDefault="007671C9" w:rsidP="007671C9">
            <w:pPr>
              <w:contextualSpacing/>
              <w:jc w:val="right"/>
              <w:rPr>
                <w:rFonts w:cs="Arial"/>
                <w:color w:val="000000"/>
                <w:sz w:val="16"/>
                <w:szCs w:val="16"/>
                <w:lang w:eastAsia="zh-CN"/>
              </w:rPr>
            </w:pPr>
          </w:p>
        </w:tc>
        <w:tc>
          <w:tcPr>
            <w:tcW w:w="0" w:type="auto"/>
            <w:tcBorders>
              <w:top w:val="nil"/>
              <w:left w:val="nil"/>
              <w:bottom w:val="nil"/>
              <w:right w:val="nil"/>
            </w:tcBorders>
            <w:shd w:val="clear" w:color="auto" w:fill="auto"/>
            <w:noWrap/>
            <w:vAlign w:val="center"/>
            <w:hideMark/>
          </w:tcPr>
          <w:p w14:paraId="05B9683C" w14:textId="54FC6A0A" w:rsidR="007671C9" w:rsidRPr="007671C9" w:rsidRDefault="007671C9" w:rsidP="007671C9">
            <w:pPr>
              <w:contextualSpacing/>
              <w:jc w:val="right"/>
              <w:rPr>
                <w:rFonts w:cs="Arial"/>
                <w:color w:val="000000"/>
                <w:sz w:val="16"/>
                <w:szCs w:val="16"/>
                <w:lang w:eastAsia="zh-CN"/>
              </w:rPr>
            </w:pPr>
            <w:r w:rsidRPr="007671C9">
              <w:rPr>
                <w:rFonts w:cs="Arial"/>
                <w:color w:val="000000"/>
                <w:sz w:val="16"/>
                <w:szCs w:val="16"/>
                <w:lang w:eastAsia="zh-CN"/>
              </w:rPr>
              <w:t>8</w:t>
            </w:r>
          </w:p>
        </w:tc>
      </w:tr>
      <w:tr w:rsidR="007671C9" w:rsidRPr="007671C9" w14:paraId="4318226D" w14:textId="77777777" w:rsidTr="0037440F">
        <w:trPr>
          <w:trHeight w:val="300"/>
          <w:jc w:val="center"/>
        </w:trPr>
        <w:tc>
          <w:tcPr>
            <w:tcW w:w="0" w:type="auto"/>
            <w:tcBorders>
              <w:top w:val="single" w:sz="4" w:space="0" w:color="4472C4"/>
              <w:left w:val="nil"/>
              <w:bottom w:val="single" w:sz="4" w:space="0" w:color="4472C4"/>
              <w:right w:val="nil"/>
            </w:tcBorders>
            <w:shd w:val="clear" w:color="auto" w:fill="auto"/>
            <w:noWrap/>
            <w:vAlign w:val="center"/>
            <w:hideMark/>
          </w:tcPr>
          <w:p w14:paraId="6CF58FF0" w14:textId="77777777" w:rsidR="007671C9" w:rsidRPr="007671C9" w:rsidRDefault="007671C9" w:rsidP="007671C9">
            <w:pPr>
              <w:contextualSpacing/>
              <w:rPr>
                <w:rFonts w:cs="Arial"/>
                <w:b/>
                <w:bCs/>
                <w:color w:val="000000"/>
                <w:sz w:val="16"/>
                <w:szCs w:val="16"/>
                <w:lang w:eastAsia="zh-CN"/>
              </w:rPr>
            </w:pPr>
          </w:p>
        </w:tc>
        <w:tc>
          <w:tcPr>
            <w:tcW w:w="0" w:type="auto"/>
            <w:tcBorders>
              <w:top w:val="single" w:sz="4" w:space="0" w:color="4472C4"/>
              <w:left w:val="nil"/>
              <w:bottom w:val="single" w:sz="4" w:space="0" w:color="4472C4"/>
              <w:right w:val="nil"/>
            </w:tcBorders>
            <w:shd w:val="clear" w:color="auto" w:fill="auto"/>
            <w:noWrap/>
            <w:vAlign w:val="center"/>
            <w:hideMark/>
          </w:tcPr>
          <w:p w14:paraId="239FECCA" w14:textId="3E9FE431" w:rsidR="007671C9" w:rsidRPr="007671C9" w:rsidRDefault="007671C9" w:rsidP="007671C9">
            <w:pPr>
              <w:contextualSpacing/>
              <w:jc w:val="right"/>
              <w:rPr>
                <w:rFonts w:cs="Arial"/>
                <w:b/>
                <w:bCs/>
                <w:color w:val="000000"/>
                <w:sz w:val="16"/>
                <w:szCs w:val="16"/>
                <w:lang w:eastAsia="zh-CN"/>
              </w:rPr>
            </w:pPr>
            <w:r w:rsidRPr="007671C9">
              <w:rPr>
                <w:rFonts w:cs="Arial"/>
                <w:b/>
                <w:bCs/>
                <w:color w:val="000000"/>
                <w:sz w:val="16"/>
                <w:szCs w:val="16"/>
                <w:lang w:eastAsia="zh-CN"/>
              </w:rPr>
              <w:t>85,583</w:t>
            </w:r>
          </w:p>
        </w:tc>
        <w:tc>
          <w:tcPr>
            <w:tcW w:w="0" w:type="auto"/>
            <w:tcBorders>
              <w:top w:val="single" w:sz="4" w:space="0" w:color="4472C4"/>
              <w:left w:val="nil"/>
              <w:bottom w:val="single" w:sz="4" w:space="0" w:color="4472C4"/>
              <w:right w:val="nil"/>
            </w:tcBorders>
            <w:shd w:val="clear" w:color="auto" w:fill="auto"/>
            <w:noWrap/>
            <w:vAlign w:val="center"/>
            <w:hideMark/>
          </w:tcPr>
          <w:p w14:paraId="494BCBF0" w14:textId="437CB7CD" w:rsidR="007671C9" w:rsidRPr="007671C9" w:rsidRDefault="007671C9" w:rsidP="007671C9">
            <w:pPr>
              <w:contextualSpacing/>
              <w:jc w:val="right"/>
              <w:rPr>
                <w:rFonts w:cs="Arial"/>
                <w:b/>
                <w:bCs/>
                <w:color w:val="000000"/>
                <w:sz w:val="16"/>
                <w:szCs w:val="16"/>
                <w:lang w:eastAsia="zh-CN"/>
              </w:rPr>
            </w:pPr>
            <w:r w:rsidRPr="007671C9">
              <w:rPr>
                <w:rFonts w:cs="Arial"/>
                <w:b/>
                <w:bCs/>
                <w:color w:val="000000"/>
                <w:sz w:val="16"/>
                <w:szCs w:val="16"/>
                <w:lang w:eastAsia="zh-CN"/>
              </w:rPr>
              <w:t>346,681</w:t>
            </w:r>
          </w:p>
        </w:tc>
        <w:tc>
          <w:tcPr>
            <w:tcW w:w="0" w:type="auto"/>
            <w:tcBorders>
              <w:top w:val="single" w:sz="4" w:space="0" w:color="4472C4"/>
              <w:left w:val="nil"/>
              <w:bottom w:val="single" w:sz="4" w:space="0" w:color="4472C4"/>
              <w:right w:val="nil"/>
            </w:tcBorders>
            <w:shd w:val="clear" w:color="auto" w:fill="auto"/>
            <w:noWrap/>
            <w:vAlign w:val="center"/>
            <w:hideMark/>
          </w:tcPr>
          <w:p w14:paraId="7BDB85C2" w14:textId="0C37B560" w:rsidR="007671C9" w:rsidRPr="007671C9" w:rsidRDefault="007671C9" w:rsidP="007671C9">
            <w:pPr>
              <w:contextualSpacing/>
              <w:jc w:val="right"/>
              <w:rPr>
                <w:rFonts w:cs="Arial"/>
                <w:b/>
                <w:bCs/>
                <w:color w:val="000000"/>
                <w:sz w:val="16"/>
                <w:szCs w:val="16"/>
                <w:lang w:eastAsia="zh-CN"/>
              </w:rPr>
            </w:pPr>
            <w:r w:rsidRPr="007671C9">
              <w:rPr>
                <w:rFonts w:cs="Arial"/>
                <w:b/>
                <w:bCs/>
                <w:color w:val="000000"/>
                <w:sz w:val="16"/>
                <w:szCs w:val="16"/>
                <w:lang w:eastAsia="zh-CN"/>
              </w:rPr>
              <w:t>53,029</w:t>
            </w:r>
          </w:p>
        </w:tc>
        <w:tc>
          <w:tcPr>
            <w:tcW w:w="0" w:type="auto"/>
            <w:tcBorders>
              <w:top w:val="single" w:sz="4" w:space="0" w:color="4472C4"/>
              <w:left w:val="nil"/>
              <w:bottom w:val="single" w:sz="4" w:space="0" w:color="4472C4"/>
              <w:right w:val="nil"/>
            </w:tcBorders>
            <w:shd w:val="clear" w:color="auto" w:fill="auto"/>
            <w:noWrap/>
            <w:vAlign w:val="center"/>
            <w:hideMark/>
          </w:tcPr>
          <w:p w14:paraId="2FA75FEF" w14:textId="3B0C7AF5" w:rsidR="007671C9" w:rsidRPr="007671C9" w:rsidRDefault="007671C9" w:rsidP="007671C9">
            <w:pPr>
              <w:contextualSpacing/>
              <w:jc w:val="right"/>
              <w:rPr>
                <w:rFonts w:cs="Arial"/>
                <w:b/>
                <w:bCs/>
                <w:color w:val="000000"/>
                <w:sz w:val="16"/>
                <w:szCs w:val="16"/>
                <w:lang w:eastAsia="zh-CN"/>
              </w:rPr>
            </w:pPr>
            <w:r w:rsidRPr="007671C9">
              <w:rPr>
                <w:rFonts w:cs="Arial"/>
                <w:b/>
                <w:bCs/>
                <w:color w:val="000000"/>
                <w:sz w:val="16"/>
                <w:szCs w:val="16"/>
                <w:lang w:eastAsia="zh-CN"/>
              </w:rPr>
              <w:t>485,292</w:t>
            </w:r>
          </w:p>
        </w:tc>
      </w:tr>
    </w:tbl>
    <w:p w14:paraId="7C7ED171" w14:textId="4EE28659" w:rsidR="00A030BB" w:rsidRPr="00E94BD6" w:rsidRDefault="00E94BD6" w:rsidP="00E94BD6">
      <w:pPr>
        <w:pStyle w:val="Numberedpara"/>
        <w:numPr>
          <w:ilvl w:val="0"/>
          <w:numId w:val="0"/>
        </w:numPr>
        <w:tabs>
          <w:tab w:val="left" w:pos="720"/>
          <w:tab w:val="left" w:pos="2430"/>
        </w:tabs>
        <w:spacing w:after="200" w:line="276" w:lineRule="auto"/>
        <w:jc w:val="center"/>
        <w:rPr>
          <w:rFonts w:asciiTheme="minorBidi" w:hAnsiTheme="minorBidi" w:cstheme="minorBidi"/>
          <w:bCs/>
          <w:i/>
          <w:iCs/>
          <w:sz w:val="16"/>
          <w:szCs w:val="14"/>
        </w:rPr>
      </w:pPr>
      <w:r w:rsidRPr="00E94BD6">
        <w:rPr>
          <w:rFonts w:asciiTheme="minorBidi" w:hAnsiTheme="minorBidi" w:cstheme="minorBidi"/>
          <w:bCs/>
          <w:i/>
          <w:iCs/>
          <w:sz w:val="16"/>
          <w:szCs w:val="14"/>
        </w:rPr>
        <w:t>Source : SAP FIPostings 2020-2022 as of June 2022</w:t>
      </w:r>
    </w:p>
    <w:p w14:paraId="0AA27838" w14:textId="2397B506" w:rsidR="00DB17F2" w:rsidRDefault="00DB17F2" w:rsidP="00EC3458">
      <w:pPr>
        <w:pStyle w:val="Numberedpara"/>
        <w:numPr>
          <w:ilvl w:val="0"/>
          <w:numId w:val="0"/>
        </w:numPr>
        <w:tabs>
          <w:tab w:val="left" w:pos="720"/>
          <w:tab w:val="left" w:pos="2430"/>
        </w:tabs>
        <w:spacing w:after="200" w:line="276" w:lineRule="auto"/>
        <w:rPr>
          <w:rFonts w:asciiTheme="minorBidi" w:hAnsiTheme="minorBidi" w:cstheme="minorBidi"/>
          <w:b/>
          <w:sz w:val="20"/>
          <w:szCs w:val="18"/>
        </w:rPr>
      </w:pPr>
      <w:commentRangeStart w:id="35"/>
      <w:r w:rsidRPr="00BF631B">
        <w:rPr>
          <w:rFonts w:asciiTheme="minorBidi" w:hAnsiTheme="minorBidi" w:cstheme="minorBidi"/>
          <w:b/>
          <w:sz w:val="20"/>
          <w:szCs w:val="18"/>
        </w:rPr>
        <w:t xml:space="preserve">Travel Data: </w:t>
      </w:r>
      <w:r w:rsidR="002E375C" w:rsidRPr="002E375C">
        <w:rPr>
          <w:rFonts w:asciiTheme="minorBidi" w:hAnsiTheme="minorBidi" w:cstheme="minorBidi"/>
          <w:bCs/>
          <w:sz w:val="20"/>
          <w:szCs w:val="18"/>
        </w:rPr>
        <w:t>Travel dropped in the last year</w:t>
      </w:r>
      <w:r w:rsidR="002E375C">
        <w:rPr>
          <w:rFonts w:asciiTheme="minorBidi" w:hAnsiTheme="minorBidi" w:cstheme="minorBidi"/>
          <w:bCs/>
          <w:sz w:val="20"/>
          <w:szCs w:val="18"/>
        </w:rPr>
        <w:t>s</w:t>
      </w:r>
      <w:r w:rsidR="002E375C" w:rsidRPr="002E375C">
        <w:rPr>
          <w:rFonts w:asciiTheme="minorBidi" w:hAnsiTheme="minorBidi" w:cstheme="minorBidi"/>
          <w:bCs/>
          <w:sz w:val="20"/>
          <w:szCs w:val="18"/>
        </w:rPr>
        <w:t xml:space="preserve"> due to Covid and little resources</w:t>
      </w:r>
      <w:commentRangeEnd w:id="35"/>
      <w:r w:rsidR="001B254C">
        <w:rPr>
          <w:rStyle w:val="CommentReference"/>
          <w:rFonts w:ascii="Times New Roman" w:eastAsia="Times New Roman" w:hAnsi="Times New Roman"/>
          <w:lang w:eastAsia="en-US"/>
        </w:rPr>
        <w:commentReference w:id="35"/>
      </w:r>
    </w:p>
    <w:p w14:paraId="5A55D929" w14:textId="3F0EEDEF" w:rsidR="00BD6249" w:rsidRDefault="00BD6249" w:rsidP="00EC3458">
      <w:pPr>
        <w:pStyle w:val="Numberedpara"/>
        <w:numPr>
          <w:ilvl w:val="0"/>
          <w:numId w:val="0"/>
        </w:numPr>
        <w:tabs>
          <w:tab w:val="left" w:pos="720"/>
          <w:tab w:val="left" w:pos="2430"/>
        </w:tabs>
        <w:spacing w:after="200" w:line="276" w:lineRule="auto"/>
        <w:rPr>
          <w:rFonts w:asciiTheme="minorBidi" w:hAnsiTheme="minorBidi" w:cstheme="minorBidi"/>
          <w:b/>
          <w:szCs w:val="20"/>
        </w:rPr>
      </w:pPr>
      <w:r>
        <w:rPr>
          <w:noProof/>
        </w:rPr>
        <w:drawing>
          <wp:inline distT="0" distB="0" distL="0" distR="0" wp14:anchorId="3ACAD040" wp14:editId="739E1E2B">
            <wp:extent cx="5701030" cy="1685180"/>
            <wp:effectExtent l="0" t="0" r="0" b="0"/>
            <wp:docPr id="4" name="Chart 4">
              <a:extLst xmlns:a="http://schemas.openxmlformats.org/drawingml/2006/main">
                <a:ext uri="{FF2B5EF4-FFF2-40B4-BE49-F238E27FC236}">
                  <a16:creationId xmlns:a16="http://schemas.microsoft.com/office/drawing/2014/main" id="{DF7FD7E2-6931-4B32-A906-D76B71C3DD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EBB1A3E" w14:textId="34E0EC7F" w:rsidR="00654701" w:rsidRDefault="00654701" w:rsidP="00654701">
      <w:pPr>
        <w:pStyle w:val="Numberedpara"/>
        <w:numPr>
          <w:ilvl w:val="0"/>
          <w:numId w:val="0"/>
        </w:numPr>
        <w:tabs>
          <w:tab w:val="left" w:pos="720"/>
          <w:tab w:val="left" w:pos="2430"/>
        </w:tabs>
        <w:spacing w:after="200" w:line="276" w:lineRule="auto"/>
        <w:jc w:val="center"/>
        <w:rPr>
          <w:rFonts w:asciiTheme="minorBidi" w:hAnsiTheme="minorBidi" w:cstheme="minorBidi"/>
          <w:bCs/>
          <w:i/>
          <w:iCs/>
          <w:sz w:val="16"/>
          <w:szCs w:val="16"/>
        </w:rPr>
      </w:pPr>
      <w:r w:rsidRPr="00654701">
        <w:rPr>
          <w:rFonts w:asciiTheme="minorBidi" w:hAnsiTheme="minorBidi" w:cstheme="minorBidi"/>
          <w:bCs/>
          <w:i/>
          <w:iCs/>
          <w:sz w:val="16"/>
          <w:szCs w:val="16"/>
        </w:rPr>
        <w:t>Source: Travel Claims Tool</w:t>
      </w:r>
    </w:p>
    <w:p w14:paraId="7D75F856" w14:textId="77777777" w:rsidR="0012363A" w:rsidRDefault="0012363A" w:rsidP="004738CF">
      <w:pPr>
        <w:rPr>
          <w:rFonts w:cs="Arial"/>
          <w:b/>
          <w:bCs/>
          <w:color w:val="000000"/>
          <w:sz w:val="14"/>
          <w:szCs w:val="14"/>
          <w:lang w:eastAsia="zh-CN"/>
        </w:rPr>
        <w:sectPr w:rsidR="0012363A" w:rsidSect="00CA4275">
          <w:headerReference w:type="first" r:id="rId49"/>
          <w:footerReference w:type="first" r:id="rId50"/>
          <w:type w:val="continuous"/>
          <w:pgSz w:w="11906" w:h="16838"/>
          <w:pgMar w:top="1440" w:right="1466" w:bottom="1440" w:left="1440" w:header="720" w:footer="720" w:gutter="0"/>
          <w:cols w:space="720"/>
          <w:titlePg/>
          <w:docGrid w:linePitch="360"/>
        </w:sectPr>
      </w:pPr>
    </w:p>
    <w:tbl>
      <w:tblPr>
        <w:tblW w:w="0" w:type="auto"/>
        <w:tblInd w:w="90" w:type="dxa"/>
        <w:tblLook w:val="04A0" w:firstRow="1" w:lastRow="0" w:firstColumn="1" w:lastColumn="0" w:noHBand="0" w:noVBand="1"/>
      </w:tblPr>
      <w:tblGrid>
        <w:gridCol w:w="1440"/>
        <w:gridCol w:w="810"/>
        <w:gridCol w:w="1080"/>
        <w:gridCol w:w="551"/>
      </w:tblGrid>
      <w:tr w:rsidR="0012363A" w:rsidRPr="00000B5F" w14:paraId="7F6C9454" w14:textId="77777777" w:rsidTr="005A7AD7">
        <w:trPr>
          <w:tblHeader/>
        </w:trPr>
        <w:tc>
          <w:tcPr>
            <w:tcW w:w="1440" w:type="dxa"/>
            <w:tcBorders>
              <w:top w:val="nil"/>
              <w:left w:val="nil"/>
              <w:bottom w:val="single" w:sz="4" w:space="0" w:color="8EA9DB"/>
              <w:right w:val="nil"/>
            </w:tcBorders>
            <w:shd w:val="clear" w:color="D9E1F2" w:fill="D9E1F2"/>
            <w:noWrap/>
            <w:vAlign w:val="bottom"/>
            <w:hideMark/>
          </w:tcPr>
          <w:p w14:paraId="7F009353" w14:textId="7CF927BA"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FM Traveller Name</w:t>
            </w:r>
          </w:p>
        </w:tc>
        <w:tc>
          <w:tcPr>
            <w:tcW w:w="810" w:type="dxa"/>
            <w:tcBorders>
              <w:top w:val="nil"/>
              <w:left w:val="nil"/>
              <w:bottom w:val="single" w:sz="4" w:space="0" w:color="8EA9DB"/>
              <w:right w:val="nil"/>
            </w:tcBorders>
            <w:shd w:val="clear" w:color="D9E1F2" w:fill="D9E1F2"/>
            <w:noWrap/>
            <w:vAlign w:val="bottom"/>
            <w:hideMark/>
          </w:tcPr>
          <w:p w14:paraId="5420E3F1"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Traveler Grade</w:t>
            </w:r>
          </w:p>
        </w:tc>
        <w:tc>
          <w:tcPr>
            <w:tcW w:w="1080" w:type="dxa"/>
            <w:tcBorders>
              <w:top w:val="nil"/>
              <w:left w:val="nil"/>
              <w:bottom w:val="single" w:sz="4" w:space="0" w:color="8EA9DB"/>
              <w:right w:val="nil"/>
            </w:tcBorders>
            <w:shd w:val="clear" w:color="D9E1F2" w:fill="D9E1F2"/>
            <w:noWrap/>
            <w:vAlign w:val="bottom"/>
            <w:hideMark/>
          </w:tcPr>
          <w:p w14:paraId="0CD57A15"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Destination Country</w:t>
            </w:r>
          </w:p>
        </w:tc>
        <w:tc>
          <w:tcPr>
            <w:tcW w:w="551" w:type="dxa"/>
            <w:tcBorders>
              <w:top w:val="nil"/>
              <w:left w:val="nil"/>
              <w:bottom w:val="single" w:sz="4" w:space="0" w:color="8EA9DB"/>
              <w:right w:val="nil"/>
            </w:tcBorders>
            <w:shd w:val="clear" w:color="D9E1F2" w:fill="D9E1F2"/>
            <w:noWrap/>
            <w:vAlign w:val="bottom"/>
            <w:hideMark/>
          </w:tcPr>
          <w:p w14:paraId="74B92FD2"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Total</w:t>
            </w:r>
          </w:p>
        </w:tc>
      </w:tr>
      <w:tr w:rsidR="00F94CF0" w:rsidRPr="00000B5F" w14:paraId="41FD9F43" w14:textId="77777777" w:rsidTr="005A7AD7">
        <w:tc>
          <w:tcPr>
            <w:tcW w:w="1440" w:type="dxa"/>
            <w:tcBorders>
              <w:top w:val="nil"/>
              <w:left w:val="nil"/>
              <w:bottom w:val="nil"/>
              <w:right w:val="nil"/>
            </w:tcBorders>
            <w:shd w:val="clear" w:color="auto" w:fill="auto"/>
            <w:noWrap/>
            <w:vAlign w:val="bottom"/>
            <w:hideMark/>
          </w:tcPr>
          <w:p w14:paraId="03836344"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Mama Plea</w:t>
            </w:r>
          </w:p>
        </w:tc>
        <w:tc>
          <w:tcPr>
            <w:tcW w:w="810" w:type="dxa"/>
            <w:tcBorders>
              <w:top w:val="nil"/>
              <w:left w:val="nil"/>
              <w:bottom w:val="nil"/>
              <w:right w:val="nil"/>
            </w:tcBorders>
            <w:shd w:val="clear" w:color="auto" w:fill="auto"/>
            <w:noWrap/>
            <w:vAlign w:val="bottom"/>
            <w:hideMark/>
          </w:tcPr>
          <w:p w14:paraId="6283C7D8"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P-3</w:t>
            </w:r>
          </w:p>
        </w:tc>
        <w:tc>
          <w:tcPr>
            <w:tcW w:w="1080" w:type="dxa"/>
            <w:tcBorders>
              <w:top w:val="nil"/>
              <w:left w:val="nil"/>
              <w:bottom w:val="nil"/>
              <w:right w:val="nil"/>
            </w:tcBorders>
            <w:shd w:val="clear" w:color="auto" w:fill="auto"/>
            <w:noWrap/>
            <w:vAlign w:val="bottom"/>
            <w:hideMark/>
          </w:tcPr>
          <w:p w14:paraId="7496A6BF" w14:textId="77777777" w:rsidR="00000B5F" w:rsidRPr="00000B5F" w:rsidRDefault="00000B5F" w:rsidP="004738CF">
            <w:pPr>
              <w:rPr>
                <w:rFonts w:cs="Arial"/>
                <w:sz w:val="14"/>
                <w:szCs w:val="14"/>
                <w:lang w:eastAsia="zh-CN"/>
              </w:rPr>
            </w:pPr>
            <w:r w:rsidRPr="00000B5F">
              <w:rPr>
                <w:rFonts w:cs="Arial"/>
                <w:sz w:val="14"/>
                <w:szCs w:val="14"/>
                <w:lang w:eastAsia="zh-CN"/>
              </w:rPr>
              <w:t>Cameroon</w:t>
            </w:r>
          </w:p>
        </w:tc>
        <w:tc>
          <w:tcPr>
            <w:tcW w:w="551" w:type="dxa"/>
            <w:tcBorders>
              <w:top w:val="nil"/>
              <w:left w:val="nil"/>
              <w:bottom w:val="nil"/>
              <w:right w:val="nil"/>
            </w:tcBorders>
            <w:shd w:val="clear" w:color="auto" w:fill="auto"/>
            <w:noWrap/>
            <w:vAlign w:val="bottom"/>
            <w:hideMark/>
          </w:tcPr>
          <w:p w14:paraId="5287E233" w14:textId="77777777" w:rsidR="00000B5F" w:rsidRPr="00000B5F" w:rsidRDefault="00000B5F" w:rsidP="004738CF">
            <w:pPr>
              <w:jc w:val="right"/>
              <w:rPr>
                <w:rFonts w:cs="Arial"/>
                <w:sz w:val="14"/>
                <w:szCs w:val="14"/>
                <w:lang w:eastAsia="zh-CN"/>
              </w:rPr>
            </w:pPr>
            <w:r w:rsidRPr="00000B5F">
              <w:rPr>
                <w:rFonts w:cs="Arial"/>
                <w:sz w:val="14"/>
                <w:szCs w:val="14"/>
                <w:lang w:eastAsia="zh-CN"/>
              </w:rPr>
              <w:t>13</w:t>
            </w:r>
          </w:p>
        </w:tc>
      </w:tr>
      <w:tr w:rsidR="00F94CF0" w:rsidRPr="00000B5F" w14:paraId="23AB177F" w14:textId="77777777" w:rsidTr="005A7AD7">
        <w:tc>
          <w:tcPr>
            <w:tcW w:w="1440" w:type="dxa"/>
            <w:tcBorders>
              <w:top w:val="nil"/>
              <w:left w:val="nil"/>
              <w:bottom w:val="nil"/>
              <w:right w:val="nil"/>
            </w:tcBorders>
            <w:shd w:val="clear" w:color="auto" w:fill="auto"/>
            <w:noWrap/>
            <w:vAlign w:val="bottom"/>
            <w:hideMark/>
          </w:tcPr>
          <w:p w14:paraId="39D393EC"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04DEA2A0"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6C117817" w14:textId="77777777" w:rsidR="00000B5F" w:rsidRPr="00000B5F" w:rsidRDefault="00000B5F" w:rsidP="004738CF">
            <w:pPr>
              <w:rPr>
                <w:rFonts w:cs="Arial"/>
                <w:sz w:val="14"/>
                <w:szCs w:val="14"/>
                <w:lang w:eastAsia="zh-CN"/>
              </w:rPr>
            </w:pPr>
            <w:r w:rsidRPr="00000B5F">
              <w:rPr>
                <w:rFonts w:cs="Arial"/>
                <w:sz w:val="14"/>
                <w:szCs w:val="14"/>
                <w:lang w:eastAsia="zh-CN"/>
              </w:rPr>
              <w:t>Chad</w:t>
            </w:r>
          </w:p>
        </w:tc>
        <w:tc>
          <w:tcPr>
            <w:tcW w:w="551" w:type="dxa"/>
            <w:tcBorders>
              <w:top w:val="nil"/>
              <w:left w:val="nil"/>
              <w:bottom w:val="nil"/>
              <w:right w:val="nil"/>
            </w:tcBorders>
            <w:shd w:val="clear" w:color="auto" w:fill="auto"/>
            <w:noWrap/>
            <w:vAlign w:val="bottom"/>
            <w:hideMark/>
          </w:tcPr>
          <w:p w14:paraId="7538EB62" w14:textId="77777777" w:rsidR="00000B5F" w:rsidRPr="00000B5F" w:rsidRDefault="00000B5F" w:rsidP="004738CF">
            <w:pPr>
              <w:jc w:val="right"/>
              <w:rPr>
                <w:rFonts w:cs="Arial"/>
                <w:sz w:val="14"/>
                <w:szCs w:val="14"/>
                <w:lang w:eastAsia="zh-CN"/>
              </w:rPr>
            </w:pPr>
            <w:r w:rsidRPr="00000B5F">
              <w:rPr>
                <w:rFonts w:cs="Arial"/>
                <w:sz w:val="14"/>
                <w:szCs w:val="14"/>
                <w:lang w:eastAsia="zh-CN"/>
              </w:rPr>
              <w:t>2</w:t>
            </w:r>
          </w:p>
        </w:tc>
      </w:tr>
      <w:tr w:rsidR="00F94CF0" w:rsidRPr="00000B5F" w14:paraId="111FEE2B" w14:textId="77777777" w:rsidTr="005A7AD7">
        <w:tc>
          <w:tcPr>
            <w:tcW w:w="1440" w:type="dxa"/>
            <w:tcBorders>
              <w:top w:val="nil"/>
              <w:left w:val="nil"/>
              <w:bottom w:val="nil"/>
              <w:right w:val="nil"/>
            </w:tcBorders>
            <w:shd w:val="clear" w:color="auto" w:fill="auto"/>
            <w:noWrap/>
            <w:vAlign w:val="bottom"/>
            <w:hideMark/>
          </w:tcPr>
          <w:p w14:paraId="75B13794"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2AAE1DCE"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74BA372F" w14:textId="77777777" w:rsidR="00000B5F" w:rsidRPr="00000B5F" w:rsidRDefault="00000B5F" w:rsidP="004738CF">
            <w:pPr>
              <w:rPr>
                <w:rFonts w:cs="Arial"/>
                <w:sz w:val="14"/>
                <w:szCs w:val="14"/>
                <w:lang w:eastAsia="zh-CN"/>
              </w:rPr>
            </w:pPr>
            <w:r w:rsidRPr="00000B5F">
              <w:rPr>
                <w:rFonts w:cs="Arial"/>
                <w:sz w:val="14"/>
                <w:szCs w:val="14"/>
                <w:lang w:eastAsia="zh-CN"/>
              </w:rPr>
              <w:t>Côte d'Ivoire</w:t>
            </w:r>
          </w:p>
        </w:tc>
        <w:tc>
          <w:tcPr>
            <w:tcW w:w="551" w:type="dxa"/>
            <w:tcBorders>
              <w:top w:val="nil"/>
              <w:left w:val="nil"/>
              <w:bottom w:val="nil"/>
              <w:right w:val="nil"/>
            </w:tcBorders>
            <w:shd w:val="clear" w:color="auto" w:fill="auto"/>
            <w:noWrap/>
            <w:vAlign w:val="bottom"/>
            <w:hideMark/>
          </w:tcPr>
          <w:p w14:paraId="26E3EDA1"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7735E82C" w14:textId="77777777" w:rsidTr="005A7AD7">
        <w:tc>
          <w:tcPr>
            <w:tcW w:w="1440" w:type="dxa"/>
            <w:tcBorders>
              <w:top w:val="nil"/>
              <w:left w:val="nil"/>
              <w:bottom w:val="nil"/>
              <w:right w:val="nil"/>
            </w:tcBorders>
            <w:shd w:val="clear" w:color="auto" w:fill="auto"/>
            <w:noWrap/>
            <w:vAlign w:val="bottom"/>
            <w:hideMark/>
          </w:tcPr>
          <w:p w14:paraId="11008F56"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5D87940E"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3547D7AB"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20299B42" w14:textId="77777777" w:rsidR="00000B5F" w:rsidRPr="00000B5F" w:rsidRDefault="00000B5F" w:rsidP="004738CF">
            <w:pPr>
              <w:jc w:val="right"/>
              <w:rPr>
                <w:rFonts w:cs="Arial"/>
                <w:sz w:val="14"/>
                <w:szCs w:val="14"/>
                <w:lang w:eastAsia="zh-CN"/>
              </w:rPr>
            </w:pPr>
            <w:r w:rsidRPr="00000B5F">
              <w:rPr>
                <w:rFonts w:cs="Arial"/>
                <w:sz w:val="14"/>
                <w:szCs w:val="14"/>
                <w:lang w:eastAsia="zh-CN"/>
              </w:rPr>
              <w:t>6</w:t>
            </w:r>
          </w:p>
        </w:tc>
      </w:tr>
      <w:tr w:rsidR="00F94CF0" w:rsidRPr="00000B5F" w14:paraId="6AD3D185" w14:textId="77777777" w:rsidTr="005A7AD7">
        <w:tc>
          <w:tcPr>
            <w:tcW w:w="1440" w:type="dxa"/>
            <w:tcBorders>
              <w:top w:val="nil"/>
              <w:left w:val="nil"/>
              <w:bottom w:val="nil"/>
              <w:right w:val="nil"/>
            </w:tcBorders>
            <w:shd w:val="clear" w:color="auto" w:fill="auto"/>
            <w:noWrap/>
            <w:vAlign w:val="bottom"/>
            <w:hideMark/>
          </w:tcPr>
          <w:p w14:paraId="6A18DED6"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5729A583"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73BF7066" w14:textId="77777777" w:rsidR="00000B5F" w:rsidRPr="00000B5F" w:rsidRDefault="00000B5F" w:rsidP="004738CF">
            <w:pPr>
              <w:rPr>
                <w:rFonts w:cs="Arial"/>
                <w:sz w:val="14"/>
                <w:szCs w:val="14"/>
                <w:lang w:eastAsia="zh-CN"/>
              </w:rPr>
            </w:pPr>
            <w:r w:rsidRPr="00000B5F">
              <w:rPr>
                <w:rFonts w:cs="Arial"/>
                <w:sz w:val="14"/>
                <w:szCs w:val="14"/>
                <w:lang w:eastAsia="zh-CN"/>
              </w:rPr>
              <w:t>France</w:t>
            </w:r>
          </w:p>
        </w:tc>
        <w:tc>
          <w:tcPr>
            <w:tcW w:w="551" w:type="dxa"/>
            <w:tcBorders>
              <w:top w:val="nil"/>
              <w:left w:val="nil"/>
              <w:bottom w:val="nil"/>
              <w:right w:val="nil"/>
            </w:tcBorders>
            <w:shd w:val="clear" w:color="auto" w:fill="auto"/>
            <w:noWrap/>
            <w:vAlign w:val="bottom"/>
            <w:hideMark/>
          </w:tcPr>
          <w:p w14:paraId="1247E2C8" w14:textId="77777777" w:rsidR="00000B5F" w:rsidRPr="00000B5F" w:rsidRDefault="00000B5F" w:rsidP="004738CF">
            <w:pPr>
              <w:jc w:val="right"/>
              <w:rPr>
                <w:rFonts w:cs="Arial"/>
                <w:sz w:val="14"/>
                <w:szCs w:val="14"/>
                <w:lang w:eastAsia="zh-CN"/>
              </w:rPr>
            </w:pPr>
            <w:r w:rsidRPr="00000B5F">
              <w:rPr>
                <w:rFonts w:cs="Arial"/>
                <w:sz w:val="14"/>
                <w:szCs w:val="14"/>
                <w:lang w:eastAsia="zh-CN"/>
              </w:rPr>
              <w:t>2</w:t>
            </w:r>
          </w:p>
        </w:tc>
      </w:tr>
      <w:tr w:rsidR="00F94CF0" w:rsidRPr="00000B5F" w14:paraId="1957B4AB" w14:textId="77777777" w:rsidTr="005A7AD7">
        <w:tc>
          <w:tcPr>
            <w:tcW w:w="1440" w:type="dxa"/>
            <w:tcBorders>
              <w:top w:val="nil"/>
              <w:left w:val="nil"/>
              <w:bottom w:val="nil"/>
              <w:right w:val="nil"/>
            </w:tcBorders>
            <w:shd w:val="clear" w:color="auto" w:fill="auto"/>
            <w:noWrap/>
            <w:vAlign w:val="bottom"/>
            <w:hideMark/>
          </w:tcPr>
          <w:p w14:paraId="5B19C45D"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068F171B"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3A7608D4" w14:textId="77777777" w:rsidR="00000B5F" w:rsidRPr="00000B5F" w:rsidRDefault="00000B5F" w:rsidP="004738CF">
            <w:pPr>
              <w:rPr>
                <w:rFonts w:cs="Arial"/>
                <w:sz w:val="14"/>
                <w:szCs w:val="14"/>
                <w:lang w:eastAsia="zh-CN"/>
              </w:rPr>
            </w:pPr>
            <w:r w:rsidRPr="00000B5F">
              <w:rPr>
                <w:rFonts w:cs="Arial"/>
                <w:sz w:val="14"/>
                <w:szCs w:val="14"/>
                <w:lang w:eastAsia="zh-CN"/>
              </w:rPr>
              <w:t>Gabon</w:t>
            </w:r>
          </w:p>
        </w:tc>
        <w:tc>
          <w:tcPr>
            <w:tcW w:w="551" w:type="dxa"/>
            <w:tcBorders>
              <w:top w:val="nil"/>
              <w:left w:val="nil"/>
              <w:bottom w:val="nil"/>
              <w:right w:val="nil"/>
            </w:tcBorders>
            <w:shd w:val="clear" w:color="auto" w:fill="auto"/>
            <w:noWrap/>
            <w:vAlign w:val="bottom"/>
            <w:hideMark/>
          </w:tcPr>
          <w:p w14:paraId="5D3D7253" w14:textId="77777777" w:rsidR="00000B5F" w:rsidRPr="00000B5F" w:rsidRDefault="00000B5F" w:rsidP="004738CF">
            <w:pPr>
              <w:jc w:val="right"/>
              <w:rPr>
                <w:rFonts w:cs="Arial"/>
                <w:sz w:val="14"/>
                <w:szCs w:val="14"/>
                <w:lang w:eastAsia="zh-CN"/>
              </w:rPr>
            </w:pPr>
            <w:r w:rsidRPr="00000B5F">
              <w:rPr>
                <w:rFonts w:cs="Arial"/>
                <w:sz w:val="14"/>
                <w:szCs w:val="14"/>
                <w:lang w:eastAsia="zh-CN"/>
              </w:rPr>
              <w:t>2</w:t>
            </w:r>
          </w:p>
        </w:tc>
      </w:tr>
      <w:tr w:rsidR="00F94CF0" w:rsidRPr="00000B5F" w14:paraId="1BF87950" w14:textId="77777777" w:rsidTr="005A7AD7">
        <w:tc>
          <w:tcPr>
            <w:tcW w:w="1440" w:type="dxa"/>
            <w:tcBorders>
              <w:top w:val="nil"/>
              <w:left w:val="nil"/>
              <w:bottom w:val="nil"/>
              <w:right w:val="nil"/>
            </w:tcBorders>
            <w:shd w:val="clear" w:color="auto" w:fill="auto"/>
            <w:noWrap/>
            <w:vAlign w:val="bottom"/>
            <w:hideMark/>
          </w:tcPr>
          <w:p w14:paraId="54BAC7C8"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1C8F1E52"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398B0163" w14:textId="77777777" w:rsidR="00000B5F" w:rsidRPr="00000B5F" w:rsidRDefault="00000B5F" w:rsidP="004738CF">
            <w:pPr>
              <w:rPr>
                <w:rFonts w:cs="Arial"/>
                <w:sz w:val="14"/>
                <w:szCs w:val="14"/>
                <w:lang w:eastAsia="zh-CN"/>
              </w:rPr>
            </w:pPr>
            <w:r w:rsidRPr="00000B5F">
              <w:rPr>
                <w:rFonts w:cs="Arial"/>
                <w:sz w:val="14"/>
                <w:szCs w:val="14"/>
                <w:lang w:eastAsia="zh-CN"/>
              </w:rPr>
              <w:t>Kenya</w:t>
            </w:r>
          </w:p>
        </w:tc>
        <w:tc>
          <w:tcPr>
            <w:tcW w:w="551" w:type="dxa"/>
            <w:tcBorders>
              <w:top w:val="nil"/>
              <w:left w:val="nil"/>
              <w:bottom w:val="nil"/>
              <w:right w:val="nil"/>
            </w:tcBorders>
            <w:shd w:val="clear" w:color="auto" w:fill="auto"/>
            <w:noWrap/>
            <w:vAlign w:val="bottom"/>
            <w:hideMark/>
          </w:tcPr>
          <w:p w14:paraId="24C10563" w14:textId="77777777" w:rsidR="00000B5F" w:rsidRPr="00000B5F" w:rsidRDefault="00000B5F" w:rsidP="004738CF">
            <w:pPr>
              <w:jc w:val="right"/>
              <w:rPr>
                <w:rFonts w:cs="Arial"/>
                <w:sz w:val="14"/>
                <w:szCs w:val="14"/>
                <w:lang w:eastAsia="zh-CN"/>
              </w:rPr>
            </w:pPr>
            <w:r w:rsidRPr="00000B5F">
              <w:rPr>
                <w:rFonts w:cs="Arial"/>
                <w:sz w:val="14"/>
                <w:szCs w:val="14"/>
                <w:lang w:eastAsia="zh-CN"/>
              </w:rPr>
              <w:t>2</w:t>
            </w:r>
          </w:p>
        </w:tc>
      </w:tr>
      <w:tr w:rsidR="00F94CF0" w:rsidRPr="00000B5F" w14:paraId="53145912" w14:textId="77777777" w:rsidTr="005A7AD7">
        <w:tc>
          <w:tcPr>
            <w:tcW w:w="1440" w:type="dxa"/>
            <w:tcBorders>
              <w:top w:val="nil"/>
              <w:left w:val="nil"/>
              <w:bottom w:val="nil"/>
              <w:right w:val="nil"/>
            </w:tcBorders>
            <w:shd w:val="clear" w:color="auto" w:fill="auto"/>
            <w:noWrap/>
            <w:vAlign w:val="bottom"/>
            <w:hideMark/>
          </w:tcPr>
          <w:p w14:paraId="2652BD71"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4F3A678D"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0EA35B5A" w14:textId="77777777" w:rsidR="00000B5F" w:rsidRPr="00000B5F" w:rsidRDefault="00000B5F" w:rsidP="004738CF">
            <w:pPr>
              <w:rPr>
                <w:rFonts w:cs="Arial"/>
                <w:sz w:val="14"/>
                <w:szCs w:val="14"/>
                <w:lang w:eastAsia="zh-CN"/>
              </w:rPr>
            </w:pPr>
            <w:r w:rsidRPr="00000B5F">
              <w:rPr>
                <w:rFonts w:cs="Arial"/>
                <w:sz w:val="14"/>
                <w:szCs w:val="14"/>
                <w:lang w:eastAsia="zh-CN"/>
              </w:rPr>
              <w:t>Mali</w:t>
            </w:r>
          </w:p>
        </w:tc>
        <w:tc>
          <w:tcPr>
            <w:tcW w:w="551" w:type="dxa"/>
            <w:tcBorders>
              <w:top w:val="nil"/>
              <w:left w:val="nil"/>
              <w:bottom w:val="nil"/>
              <w:right w:val="nil"/>
            </w:tcBorders>
            <w:shd w:val="clear" w:color="auto" w:fill="auto"/>
            <w:noWrap/>
            <w:vAlign w:val="bottom"/>
            <w:hideMark/>
          </w:tcPr>
          <w:p w14:paraId="2BF437FB"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2414E4B7" w14:textId="77777777" w:rsidTr="005A7AD7">
        <w:tc>
          <w:tcPr>
            <w:tcW w:w="1440" w:type="dxa"/>
            <w:tcBorders>
              <w:top w:val="nil"/>
              <w:left w:val="nil"/>
              <w:bottom w:val="nil"/>
              <w:right w:val="nil"/>
            </w:tcBorders>
            <w:shd w:val="clear" w:color="auto" w:fill="auto"/>
            <w:noWrap/>
            <w:vAlign w:val="bottom"/>
            <w:hideMark/>
          </w:tcPr>
          <w:p w14:paraId="4EA9ECEB"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67F2C3FE"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6755D232" w14:textId="77777777" w:rsidR="00000B5F" w:rsidRPr="00000B5F" w:rsidRDefault="00000B5F" w:rsidP="004738CF">
            <w:pPr>
              <w:rPr>
                <w:rFonts w:cs="Arial"/>
                <w:sz w:val="14"/>
                <w:szCs w:val="14"/>
                <w:lang w:eastAsia="zh-CN"/>
              </w:rPr>
            </w:pPr>
            <w:r w:rsidRPr="00000B5F">
              <w:rPr>
                <w:rFonts w:cs="Arial"/>
                <w:sz w:val="14"/>
                <w:szCs w:val="14"/>
                <w:lang w:eastAsia="zh-CN"/>
              </w:rPr>
              <w:t>Senegal</w:t>
            </w:r>
          </w:p>
        </w:tc>
        <w:tc>
          <w:tcPr>
            <w:tcW w:w="551" w:type="dxa"/>
            <w:tcBorders>
              <w:top w:val="nil"/>
              <w:left w:val="nil"/>
              <w:bottom w:val="nil"/>
              <w:right w:val="nil"/>
            </w:tcBorders>
            <w:shd w:val="clear" w:color="auto" w:fill="auto"/>
            <w:noWrap/>
            <w:vAlign w:val="bottom"/>
            <w:hideMark/>
          </w:tcPr>
          <w:p w14:paraId="626DA9B8"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5806FA40" w14:textId="77777777" w:rsidTr="005A7AD7">
        <w:tc>
          <w:tcPr>
            <w:tcW w:w="1440" w:type="dxa"/>
            <w:tcBorders>
              <w:top w:val="nil"/>
              <w:left w:val="nil"/>
              <w:bottom w:val="nil"/>
              <w:right w:val="nil"/>
            </w:tcBorders>
            <w:shd w:val="clear" w:color="auto" w:fill="auto"/>
            <w:noWrap/>
            <w:vAlign w:val="bottom"/>
            <w:hideMark/>
          </w:tcPr>
          <w:p w14:paraId="50971766"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4F697281"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1B5A9F86" w14:textId="77777777" w:rsidR="00000B5F" w:rsidRPr="00000B5F" w:rsidRDefault="00000B5F" w:rsidP="004738CF">
            <w:pPr>
              <w:rPr>
                <w:rFonts w:cs="Arial"/>
                <w:sz w:val="14"/>
                <w:szCs w:val="14"/>
                <w:lang w:eastAsia="zh-CN"/>
              </w:rPr>
            </w:pPr>
            <w:r w:rsidRPr="00000B5F">
              <w:rPr>
                <w:rFonts w:cs="Arial"/>
                <w:sz w:val="14"/>
                <w:szCs w:val="14"/>
                <w:lang w:eastAsia="zh-CN"/>
              </w:rPr>
              <w:t>Togo</w:t>
            </w:r>
          </w:p>
        </w:tc>
        <w:tc>
          <w:tcPr>
            <w:tcW w:w="551" w:type="dxa"/>
            <w:tcBorders>
              <w:top w:val="nil"/>
              <w:left w:val="nil"/>
              <w:bottom w:val="nil"/>
              <w:right w:val="nil"/>
            </w:tcBorders>
            <w:shd w:val="clear" w:color="auto" w:fill="auto"/>
            <w:noWrap/>
            <w:vAlign w:val="bottom"/>
            <w:hideMark/>
          </w:tcPr>
          <w:p w14:paraId="7EA6974A"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6A10B82C" w14:textId="77777777" w:rsidTr="005A7AD7">
        <w:tc>
          <w:tcPr>
            <w:tcW w:w="1440" w:type="dxa"/>
            <w:tcBorders>
              <w:top w:val="nil"/>
              <w:left w:val="nil"/>
              <w:bottom w:val="single" w:sz="4" w:space="0" w:color="8EA9DB"/>
              <w:right w:val="nil"/>
            </w:tcBorders>
            <w:shd w:val="clear" w:color="auto" w:fill="auto"/>
            <w:noWrap/>
            <w:vAlign w:val="bottom"/>
            <w:hideMark/>
          </w:tcPr>
          <w:p w14:paraId="1EBB5992"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810" w:type="dxa"/>
            <w:tcBorders>
              <w:top w:val="nil"/>
              <w:left w:val="nil"/>
              <w:bottom w:val="nil"/>
              <w:right w:val="nil"/>
            </w:tcBorders>
            <w:shd w:val="clear" w:color="auto" w:fill="auto"/>
            <w:noWrap/>
            <w:vAlign w:val="bottom"/>
            <w:hideMark/>
          </w:tcPr>
          <w:p w14:paraId="1467F43C" w14:textId="77777777" w:rsidR="00000B5F" w:rsidRPr="00000B5F" w:rsidRDefault="00000B5F" w:rsidP="004738CF">
            <w:pPr>
              <w:rPr>
                <w:rFonts w:cs="Arial"/>
                <w:b/>
                <w:bCs/>
                <w:color w:val="000000"/>
                <w:sz w:val="14"/>
                <w:szCs w:val="14"/>
                <w:lang w:eastAsia="zh-CN"/>
              </w:rPr>
            </w:pPr>
          </w:p>
        </w:tc>
        <w:tc>
          <w:tcPr>
            <w:tcW w:w="1080" w:type="dxa"/>
            <w:tcBorders>
              <w:top w:val="nil"/>
              <w:left w:val="nil"/>
              <w:bottom w:val="nil"/>
              <w:right w:val="nil"/>
            </w:tcBorders>
            <w:shd w:val="clear" w:color="auto" w:fill="auto"/>
            <w:noWrap/>
            <w:vAlign w:val="bottom"/>
            <w:hideMark/>
          </w:tcPr>
          <w:p w14:paraId="73114C21" w14:textId="77777777" w:rsidR="00000B5F" w:rsidRPr="00000B5F" w:rsidRDefault="00000B5F" w:rsidP="004738CF">
            <w:pPr>
              <w:rPr>
                <w:rFonts w:cs="Arial"/>
                <w:sz w:val="14"/>
                <w:szCs w:val="14"/>
                <w:lang w:eastAsia="zh-CN"/>
              </w:rPr>
            </w:pPr>
            <w:r w:rsidRPr="00000B5F">
              <w:rPr>
                <w:rFonts w:cs="Arial"/>
                <w:sz w:val="14"/>
                <w:szCs w:val="14"/>
                <w:lang w:eastAsia="zh-CN"/>
              </w:rPr>
              <w:t>Zimbabwe</w:t>
            </w:r>
          </w:p>
        </w:tc>
        <w:tc>
          <w:tcPr>
            <w:tcW w:w="551" w:type="dxa"/>
            <w:tcBorders>
              <w:top w:val="nil"/>
              <w:left w:val="nil"/>
              <w:bottom w:val="nil"/>
              <w:right w:val="nil"/>
            </w:tcBorders>
            <w:shd w:val="clear" w:color="auto" w:fill="auto"/>
            <w:noWrap/>
            <w:vAlign w:val="bottom"/>
            <w:hideMark/>
          </w:tcPr>
          <w:p w14:paraId="79A27FE0"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3DD534E6"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1E765D4F"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Mama Plea Total</w:t>
            </w:r>
          </w:p>
        </w:tc>
        <w:tc>
          <w:tcPr>
            <w:tcW w:w="810" w:type="dxa"/>
            <w:tcBorders>
              <w:top w:val="single" w:sz="4" w:space="0" w:color="4472C4"/>
              <w:left w:val="nil"/>
              <w:bottom w:val="single" w:sz="4" w:space="0" w:color="4472C4"/>
              <w:right w:val="nil"/>
            </w:tcBorders>
            <w:shd w:val="clear" w:color="auto" w:fill="auto"/>
            <w:noWrap/>
            <w:vAlign w:val="bottom"/>
            <w:hideMark/>
          </w:tcPr>
          <w:p w14:paraId="3DE653B3"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4825D61D"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6E93F970"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32</w:t>
            </w:r>
          </w:p>
        </w:tc>
      </w:tr>
      <w:tr w:rsidR="00F94CF0" w:rsidRPr="00000B5F" w14:paraId="40E32BAE" w14:textId="77777777" w:rsidTr="005A7AD7">
        <w:tc>
          <w:tcPr>
            <w:tcW w:w="1440" w:type="dxa"/>
            <w:tcBorders>
              <w:top w:val="nil"/>
              <w:left w:val="nil"/>
              <w:bottom w:val="single" w:sz="4" w:space="0" w:color="8EA9DB"/>
              <w:right w:val="nil"/>
            </w:tcBorders>
            <w:shd w:val="clear" w:color="auto" w:fill="auto"/>
            <w:noWrap/>
            <w:vAlign w:val="bottom"/>
            <w:hideMark/>
          </w:tcPr>
          <w:p w14:paraId="375B3518"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Tesfaye Getachew Ayele</w:t>
            </w:r>
          </w:p>
        </w:tc>
        <w:tc>
          <w:tcPr>
            <w:tcW w:w="810" w:type="dxa"/>
            <w:tcBorders>
              <w:top w:val="nil"/>
              <w:left w:val="nil"/>
              <w:bottom w:val="nil"/>
              <w:right w:val="nil"/>
            </w:tcBorders>
            <w:shd w:val="clear" w:color="auto" w:fill="auto"/>
            <w:noWrap/>
            <w:vAlign w:val="bottom"/>
            <w:hideMark/>
          </w:tcPr>
          <w:p w14:paraId="4110B5E1"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SC2</w:t>
            </w:r>
          </w:p>
        </w:tc>
        <w:tc>
          <w:tcPr>
            <w:tcW w:w="1080" w:type="dxa"/>
            <w:tcBorders>
              <w:top w:val="nil"/>
              <w:left w:val="nil"/>
              <w:bottom w:val="nil"/>
              <w:right w:val="nil"/>
            </w:tcBorders>
            <w:shd w:val="clear" w:color="auto" w:fill="auto"/>
            <w:noWrap/>
            <w:vAlign w:val="bottom"/>
            <w:hideMark/>
          </w:tcPr>
          <w:p w14:paraId="391E629D"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5DB9EDC3" w14:textId="77777777" w:rsidR="00000B5F" w:rsidRPr="00000B5F" w:rsidRDefault="00000B5F" w:rsidP="004738CF">
            <w:pPr>
              <w:jc w:val="right"/>
              <w:rPr>
                <w:rFonts w:cs="Arial"/>
                <w:sz w:val="14"/>
                <w:szCs w:val="14"/>
                <w:lang w:eastAsia="zh-CN"/>
              </w:rPr>
            </w:pPr>
            <w:r w:rsidRPr="00000B5F">
              <w:rPr>
                <w:rFonts w:cs="Arial"/>
                <w:sz w:val="14"/>
                <w:szCs w:val="14"/>
                <w:lang w:eastAsia="zh-CN"/>
              </w:rPr>
              <w:t>30</w:t>
            </w:r>
          </w:p>
        </w:tc>
      </w:tr>
      <w:tr w:rsidR="00F94CF0" w:rsidRPr="00000B5F" w14:paraId="22032D18"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660F83E1"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Tesfaye Getachew Ayele Total</w:t>
            </w:r>
          </w:p>
        </w:tc>
        <w:tc>
          <w:tcPr>
            <w:tcW w:w="810" w:type="dxa"/>
            <w:tcBorders>
              <w:top w:val="single" w:sz="4" w:space="0" w:color="4472C4"/>
              <w:left w:val="nil"/>
              <w:bottom w:val="single" w:sz="4" w:space="0" w:color="4472C4"/>
              <w:right w:val="nil"/>
            </w:tcBorders>
            <w:shd w:val="clear" w:color="auto" w:fill="auto"/>
            <w:noWrap/>
            <w:vAlign w:val="bottom"/>
            <w:hideMark/>
          </w:tcPr>
          <w:p w14:paraId="7C434E7D"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3D270600"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1D1DF9C1"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30</w:t>
            </w:r>
          </w:p>
        </w:tc>
      </w:tr>
      <w:tr w:rsidR="00F94CF0" w:rsidRPr="00000B5F" w14:paraId="6D993F12" w14:textId="77777777" w:rsidTr="005A7AD7">
        <w:tc>
          <w:tcPr>
            <w:tcW w:w="1440" w:type="dxa"/>
            <w:tcBorders>
              <w:top w:val="nil"/>
              <w:left w:val="nil"/>
              <w:bottom w:val="nil"/>
              <w:right w:val="nil"/>
            </w:tcBorders>
            <w:shd w:val="clear" w:color="auto" w:fill="auto"/>
            <w:noWrap/>
            <w:vAlign w:val="bottom"/>
            <w:hideMark/>
          </w:tcPr>
          <w:p w14:paraId="6EE5AC3C"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Demissew Lemma</w:t>
            </w:r>
          </w:p>
        </w:tc>
        <w:tc>
          <w:tcPr>
            <w:tcW w:w="810" w:type="dxa"/>
            <w:tcBorders>
              <w:top w:val="nil"/>
              <w:left w:val="nil"/>
              <w:bottom w:val="nil"/>
              <w:right w:val="nil"/>
            </w:tcBorders>
            <w:shd w:val="clear" w:color="auto" w:fill="auto"/>
            <w:noWrap/>
            <w:vAlign w:val="bottom"/>
            <w:hideMark/>
          </w:tcPr>
          <w:p w14:paraId="7C0D74AD"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NO-C</w:t>
            </w:r>
          </w:p>
        </w:tc>
        <w:tc>
          <w:tcPr>
            <w:tcW w:w="1080" w:type="dxa"/>
            <w:tcBorders>
              <w:top w:val="nil"/>
              <w:left w:val="nil"/>
              <w:bottom w:val="nil"/>
              <w:right w:val="nil"/>
            </w:tcBorders>
            <w:shd w:val="clear" w:color="auto" w:fill="auto"/>
            <w:noWrap/>
            <w:vAlign w:val="bottom"/>
            <w:hideMark/>
          </w:tcPr>
          <w:p w14:paraId="2B420CDB"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1FF3F8B7" w14:textId="77777777" w:rsidR="00000B5F" w:rsidRPr="00000B5F" w:rsidRDefault="00000B5F" w:rsidP="004738CF">
            <w:pPr>
              <w:jc w:val="right"/>
              <w:rPr>
                <w:rFonts w:cs="Arial"/>
                <w:sz w:val="14"/>
                <w:szCs w:val="14"/>
                <w:lang w:eastAsia="zh-CN"/>
              </w:rPr>
            </w:pPr>
            <w:r w:rsidRPr="00000B5F">
              <w:rPr>
                <w:rFonts w:cs="Arial"/>
                <w:sz w:val="14"/>
                <w:szCs w:val="14"/>
                <w:lang w:eastAsia="zh-CN"/>
              </w:rPr>
              <w:t>25</w:t>
            </w:r>
          </w:p>
        </w:tc>
      </w:tr>
      <w:tr w:rsidR="00F94CF0" w:rsidRPr="00000B5F" w14:paraId="7811D323" w14:textId="77777777" w:rsidTr="005A7AD7">
        <w:tc>
          <w:tcPr>
            <w:tcW w:w="1440" w:type="dxa"/>
            <w:tcBorders>
              <w:top w:val="nil"/>
              <w:left w:val="nil"/>
              <w:bottom w:val="nil"/>
              <w:right w:val="nil"/>
            </w:tcBorders>
            <w:shd w:val="clear" w:color="auto" w:fill="auto"/>
            <w:noWrap/>
            <w:vAlign w:val="bottom"/>
            <w:hideMark/>
          </w:tcPr>
          <w:p w14:paraId="2B159764"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765DA8EC"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02265E86" w14:textId="77777777" w:rsidR="00000B5F" w:rsidRPr="00000B5F" w:rsidRDefault="00000B5F" w:rsidP="004738CF">
            <w:pPr>
              <w:rPr>
                <w:rFonts w:cs="Arial"/>
                <w:sz w:val="14"/>
                <w:szCs w:val="14"/>
                <w:lang w:eastAsia="zh-CN"/>
              </w:rPr>
            </w:pPr>
            <w:r w:rsidRPr="00000B5F">
              <w:rPr>
                <w:rFonts w:cs="Arial"/>
                <w:sz w:val="14"/>
                <w:szCs w:val="14"/>
                <w:lang w:eastAsia="zh-CN"/>
              </w:rPr>
              <w:t>Kenya</w:t>
            </w:r>
          </w:p>
        </w:tc>
        <w:tc>
          <w:tcPr>
            <w:tcW w:w="551" w:type="dxa"/>
            <w:tcBorders>
              <w:top w:val="nil"/>
              <w:left w:val="nil"/>
              <w:bottom w:val="nil"/>
              <w:right w:val="nil"/>
            </w:tcBorders>
            <w:shd w:val="clear" w:color="auto" w:fill="auto"/>
            <w:noWrap/>
            <w:vAlign w:val="bottom"/>
            <w:hideMark/>
          </w:tcPr>
          <w:p w14:paraId="1504E6AA"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3463C0BB" w14:textId="77777777" w:rsidTr="005A7AD7">
        <w:tc>
          <w:tcPr>
            <w:tcW w:w="1440" w:type="dxa"/>
            <w:tcBorders>
              <w:top w:val="nil"/>
              <w:left w:val="nil"/>
              <w:bottom w:val="single" w:sz="4" w:space="0" w:color="8EA9DB"/>
              <w:right w:val="nil"/>
            </w:tcBorders>
            <w:shd w:val="clear" w:color="auto" w:fill="auto"/>
            <w:noWrap/>
            <w:vAlign w:val="bottom"/>
            <w:hideMark/>
          </w:tcPr>
          <w:p w14:paraId="5EDDCC37"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810" w:type="dxa"/>
            <w:tcBorders>
              <w:top w:val="nil"/>
              <w:left w:val="nil"/>
              <w:bottom w:val="nil"/>
              <w:right w:val="nil"/>
            </w:tcBorders>
            <w:shd w:val="clear" w:color="auto" w:fill="auto"/>
            <w:noWrap/>
            <w:vAlign w:val="bottom"/>
            <w:hideMark/>
          </w:tcPr>
          <w:p w14:paraId="7DF04666" w14:textId="77777777" w:rsidR="00000B5F" w:rsidRPr="00000B5F" w:rsidRDefault="00000B5F" w:rsidP="004738CF">
            <w:pPr>
              <w:rPr>
                <w:rFonts w:cs="Arial"/>
                <w:b/>
                <w:bCs/>
                <w:color w:val="000000"/>
                <w:sz w:val="14"/>
                <w:szCs w:val="14"/>
                <w:lang w:eastAsia="zh-CN"/>
              </w:rPr>
            </w:pPr>
          </w:p>
        </w:tc>
        <w:tc>
          <w:tcPr>
            <w:tcW w:w="1080" w:type="dxa"/>
            <w:tcBorders>
              <w:top w:val="nil"/>
              <w:left w:val="nil"/>
              <w:bottom w:val="nil"/>
              <w:right w:val="nil"/>
            </w:tcBorders>
            <w:shd w:val="clear" w:color="auto" w:fill="auto"/>
            <w:noWrap/>
            <w:vAlign w:val="bottom"/>
            <w:hideMark/>
          </w:tcPr>
          <w:p w14:paraId="05C9B0E4" w14:textId="77777777" w:rsidR="00000B5F" w:rsidRPr="00000B5F" w:rsidRDefault="00000B5F" w:rsidP="004738CF">
            <w:pPr>
              <w:rPr>
                <w:rFonts w:cs="Arial"/>
                <w:sz w:val="14"/>
                <w:szCs w:val="14"/>
                <w:lang w:eastAsia="zh-CN"/>
              </w:rPr>
            </w:pPr>
            <w:r w:rsidRPr="00000B5F">
              <w:rPr>
                <w:rFonts w:cs="Arial"/>
                <w:sz w:val="14"/>
                <w:szCs w:val="14"/>
                <w:lang w:eastAsia="zh-CN"/>
              </w:rPr>
              <w:t>United States</w:t>
            </w:r>
          </w:p>
        </w:tc>
        <w:tc>
          <w:tcPr>
            <w:tcW w:w="551" w:type="dxa"/>
            <w:tcBorders>
              <w:top w:val="nil"/>
              <w:left w:val="nil"/>
              <w:bottom w:val="nil"/>
              <w:right w:val="nil"/>
            </w:tcBorders>
            <w:shd w:val="clear" w:color="auto" w:fill="auto"/>
            <w:noWrap/>
            <w:vAlign w:val="bottom"/>
            <w:hideMark/>
          </w:tcPr>
          <w:p w14:paraId="2593DBCB"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4FFEA9AA"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71E5926F"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Demissew Lemma Total</w:t>
            </w:r>
          </w:p>
        </w:tc>
        <w:tc>
          <w:tcPr>
            <w:tcW w:w="810" w:type="dxa"/>
            <w:tcBorders>
              <w:top w:val="single" w:sz="4" w:space="0" w:color="4472C4"/>
              <w:left w:val="nil"/>
              <w:bottom w:val="single" w:sz="4" w:space="0" w:color="4472C4"/>
              <w:right w:val="nil"/>
            </w:tcBorders>
            <w:shd w:val="clear" w:color="auto" w:fill="auto"/>
            <w:noWrap/>
            <w:vAlign w:val="bottom"/>
            <w:hideMark/>
          </w:tcPr>
          <w:p w14:paraId="0F2F97A0"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2FD88CCC"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219E4661"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27</w:t>
            </w:r>
          </w:p>
        </w:tc>
      </w:tr>
      <w:tr w:rsidR="0037440F" w:rsidRPr="00000B5F" w14:paraId="56C4E9FE" w14:textId="77777777" w:rsidTr="005A7AD7">
        <w:tc>
          <w:tcPr>
            <w:tcW w:w="1440" w:type="dxa"/>
            <w:tcBorders>
              <w:top w:val="single" w:sz="4" w:space="0" w:color="4472C4"/>
              <w:left w:val="nil"/>
              <w:bottom w:val="single" w:sz="4" w:space="0" w:color="4472C4"/>
              <w:right w:val="nil"/>
            </w:tcBorders>
            <w:shd w:val="clear" w:color="auto" w:fill="auto"/>
            <w:noWrap/>
            <w:vAlign w:val="bottom"/>
          </w:tcPr>
          <w:p w14:paraId="03FCD3FA" w14:textId="77777777" w:rsidR="0037440F" w:rsidRPr="00000B5F" w:rsidRDefault="0037440F" w:rsidP="004738CF">
            <w:pPr>
              <w:rPr>
                <w:rFonts w:cs="Arial"/>
                <w:b/>
                <w:bCs/>
                <w:color w:val="000000"/>
                <w:sz w:val="14"/>
                <w:szCs w:val="14"/>
                <w:lang w:eastAsia="zh-CN"/>
              </w:rPr>
            </w:pPr>
          </w:p>
        </w:tc>
        <w:tc>
          <w:tcPr>
            <w:tcW w:w="810" w:type="dxa"/>
            <w:tcBorders>
              <w:top w:val="single" w:sz="4" w:space="0" w:color="4472C4"/>
              <w:left w:val="nil"/>
              <w:bottom w:val="single" w:sz="4" w:space="0" w:color="4472C4"/>
              <w:right w:val="nil"/>
            </w:tcBorders>
            <w:shd w:val="clear" w:color="auto" w:fill="auto"/>
            <w:noWrap/>
            <w:vAlign w:val="bottom"/>
          </w:tcPr>
          <w:p w14:paraId="155CD439" w14:textId="77777777" w:rsidR="0037440F" w:rsidRPr="00000B5F" w:rsidRDefault="0037440F" w:rsidP="004738CF">
            <w:pPr>
              <w:rPr>
                <w:rFonts w:cs="Arial"/>
                <w:b/>
                <w:bCs/>
                <w:color w:val="000000"/>
                <w:sz w:val="14"/>
                <w:szCs w:val="14"/>
                <w:lang w:eastAsia="zh-CN"/>
              </w:rPr>
            </w:pPr>
          </w:p>
        </w:tc>
        <w:tc>
          <w:tcPr>
            <w:tcW w:w="1080" w:type="dxa"/>
            <w:tcBorders>
              <w:top w:val="single" w:sz="4" w:space="0" w:color="4472C4"/>
              <w:left w:val="nil"/>
              <w:bottom w:val="single" w:sz="4" w:space="0" w:color="4472C4"/>
              <w:right w:val="nil"/>
            </w:tcBorders>
            <w:shd w:val="clear" w:color="auto" w:fill="auto"/>
            <w:noWrap/>
            <w:vAlign w:val="bottom"/>
          </w:tcPr>
          <w:p w14:paraId="25463D3D" w14:textId="77777777" w:rsidR="0037440F" w:rsidRPr="00000B5F" w:rsidRDefault="0037440F" w:rsidP="004738CF">
            <w:pPr>
              <w:rPr>
                <w:rFonts w:cs="Arial"/>
                <w:b/>
                <w:bCs/>
                <w:color w:val="000000"/>
                <w:sz w:val="14"/>
                <w:szCs w:val="14"/>
                <w:lang w:eastAsia="zh-CN"/>
              </w:rPr>
            </w:pPr>
          </w:p>
        </w:tc>
        <w:tc>
          <w:tcPr>
            <w:tcW w:w="551" w:type="dxa"/>
            <w:tcBorders>
              <w:top w:val="single" w:sz="4" w:space="0" w:color="4472C4"/>
              <w:left w:val="nil"/>
              <w:bottom w:val="single" w:sz="4" w:space="0" w:color="4472C4"/>
              <w:right w:val="nil"/>
            </w:tcBorders>
            <w:shd w:val="clear" w:color="auto" w:fill="auto"/>
            <w:noWrap/>
            <w:vAlign w:val="bottom"/>
          </w:tcPr>
          <w:p w14:paraId="12A81F49" w14:textId="77777777" w:rsidR="0037440F" w:rsidRPr="00000B5F" w:rsidRDefault="0037440F" w:rsidP="004738CF">
            <w:pPr>
              <w:jc w:val="right"/>
              <w:rPr>
                <w:rFonts w:cs="Arial"/>
                <w:b/>
                <w:bCs/>
                <w:color w:val="000000"/>
                <w:sz w:val="14"/>
                <w:szCs w:val="14"/>
                <w:lang w:eastAsia="zh-CN"/>
              </w:rPr>
            </w:pPr>
          </w:p>
        </w:tc>
      </w:tr>
      <w:tr w:rsidR="00F94CF0" w:rsidRPr="001B254C" w14:paraId="698F25C5" w14:textId="77777777" w:rsidTr="005A7AD7">
        <w:tc>
          <w:tcPr>
            <w:tcW w:w="1440" w:type="dxa"/>
            <w:tcBorders>
              <w:top w:val="nil"/>
              <w:left w:val="nil"/>
              <w:bottom w:val="nil"/>
              <w:right w:val="nil"/>
            </w:tcBorders>
            <w:shd w:val="clear" w:color="auto" w:fill="auto"/>
            <w:noWrap/>
            <w:vAlign w:val="bottom"/>
            <w:hideMark/>
          </w:tcPr>
          <w:p w14:paraId="77BFC1F6" w14:textId="77777777" w:rsidR="00000B5F" w:rsidRPr="001B254C" w:rsidRDefault="00000B5F" w:rsidP="004738CF">
            <w:pPr>
              <w:rPr>
                <w:rFonts w:cs="Arial"/>
                <w:b/>
                <w:bCs/>
                <w:color w:val="000000"/>
                <w:sz w:val="14"/>
                <w:szCs w:val="14"/>
                <w:lang w:eastAsia="zh-CN"/>
              </w:rPr>
            </w:pPr>
            <w:r w:rsidRPr="001B254C">
              <w:rPr>
                <w:rFonts w:cs="Arial"/>
                <w:b/>
                <w:bCs/>
                <w:color w:val="000000"/>
                <w:sz w:val="14"/>
                <w:szCs w:val="14"/>
                <w:lang w:eastAsia="zh-CN"/>
              </w:rPr>
              <w:t>Albert Mendy</w:t>
            </w:r>
          </w:p>
        </w:tc>
        <w:tc>
          <w:tcPr>
            <w:tcW w:w="810" w:type="dxa"/>
            <w:tcBorders>
              <w:top w:val="nil"/>
              <w:left w:val="nil"/>
              <w:bottom w:val="nil"/>
              <w:right w:val="nil"/>
            </w:tcBorders>
            <w:shd w:val="clear" w:color="auto" w:fill="auto"/>
            <w:noWrap/>
            <w:vAlign w:val="bottom"/>
            <w:hideMark/>
          </w:tcPr>
          <w:p w14:paraId="1280E717" w14:textId="77777777" w:rsidR="00000B5F" w:rsidRPr="001B254C" w:rsidRDefault="00000B5F" w:rsidP="004738CF">
            <w:pPr>
              <w:rPr>
                <w:rFonts w:cs="Arial"/>
                <w:b/>
                <w:bCs/>
                <w:color w:val="000000"/>
                <w:sz w:val="14"/>
                <w:szCs w:val="14"/>
                <w:lang w:eastAsia="zh-CN"/>
              </w:rPr>
            </w:pPr>
            <w:r w:rsidRPr="001B254C">
              <w:rPr>
                <w:rFonts w:cs="Arial"/>
                <w:b/>
                <w:bCs/>
                <w:color w:val="000000"/>
                <w:sz w:val="14"/>
                <w:szCs w:val="14"/>
                <w:lang w:eastAsia="zh-CN"/>
              </w:rPr>
              <w:t>P-4</w:t>
            </w:r>
          </w:p>
        </w:tc>
        <w:tc>
          <w:tcPr>
            <w:tcW w:w="1080" w:type="dxa"/>
            <w:tcBorders>
              <w:top w:val="nil"/>
              <w:left w:val="nil"/>
              <w:bottom w:val="nil"/>
              <w:right w:val="nil"/>
            </w:tcBorders>
            <w:shd w:val="clear" w:color="auto" w:fill="auto"/>
            <w:noWrap/>
            <w:vAlign w:val="bottom"/>
            <w:hideMark/>
          </w:tcPr>
          <w:p w14:paraId="762E2668" w14:textId="77777777" w:rsidR="00000B5F" w:rsidRPr="001B254C" w:rsidRDefault="00000B5F" w:rsidP="004738CF">
            <w:pPr>
              <w:rPr>
                <w:rFonts w:cs="Arial"/>
                <w:sz w:val="14"/>
                <w:szCs w:val="14"/>
                <w:lang w:eastAsia="zh-CN"/>
              </w:rPr>
            </w:pPr>
            <w:r w:rsidRPr="001B254C">
              <w:rPr>
                <w:rFonts w:cs="Arial"/>
                <w:sz w:val="14"/>
                <w:szCs w:val="14"/>
                <w:lang w:eastAsia="zh-CN"/>
              </w:rPr>
              <w:t>Cameroon</w:t>
            </w:r>
          </w:p>
        </w:tc>
        <w:tc>
          <w:tcPr>
            <w:tcW w:w="551" w:type="dxa"/>
            <w:tcBorders>
              <w:top w:val="nil"/>
              <w:left w:val="nil"/>
              <w:bottom w:val="nil"/>
              <w:right w:val="nil"/>
            </w:tcBorders>
            <w:shd w:val="clear" w:color="auto" w:fill="auto"/>
            <w:noWrap/>
            <w:vAlign w:val="bottom"/>
            <w:hideMark/>
          </w:tcPr>
          <w:p w14:paraId="638467CE" w14:textId="77777777" w:rsidR="00000B5F" w:rsidRPr="001B254C" w:rsidRDefault="00000B5F" w:rsidP="004738CF">
            <w:pPr>
              <w:jc w:val="right"/>
              <w:rPr>
                <w:rFonts w:cs="Arial"/>
                <w:sz w:val="14"/>
                <w:szCs w:val="14"/>
                <w:lang w:eastAsia="zh-CN"/>
              </w:rPr>
            </w:pPr>
            <w:r w:rsidRPr="001B254C">
              <w:rPr>
                <w:rFonts w:cs="Arial"/>
                <w:sz w:val="14"/>
                <w:szCs w:val="14"/>
                <w:lang w:eastAsia="zh-CN"/>
              </w:rPr>
              <w:t>10</w:t>
            </w:r>
          </w:p>
        </w:tc>
      </w:tr>
      <w:tr w:rsidR="00F94CF0" w:rsidRPr="00000B5F" w14:paraId="4CD8598B" w14:textId="77777777" w:rsidTr="005A7AD7">
        <w:tc>
          <w:tcPr>
            <w:tcW w:w="1440" w:type="dxa"/>
            <w:tcBorders>
              <w:top w:val="nil"/>
              <w:left w:val="nil"/>
              <w:bottom w:val="nil"/>
              <w:right w:val="nil"/>
            </w:tcBorders>
            <w:shd w:val="clear" w:color="auto" w:fill="auto"/>
            <w:noWrap/>
            <w:vAlign w:val="bottom"/>
            <w:hideMark/>
          </w:tcPr>
          <w:p w14:paraId="33A8F1E6"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7354DDA4"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19C7DBA9" w14:textId="77777777" w:rsidR="00000B5F" w:rsidRPr="00000B5F" w:rsidRDefault="00000B5F" w:rsidP="004738CF">
            <w:pPr>
              <w:rPr>
                <w:rFonts w:cs="Arial"/>
                <w:sz w:val="14"/>
                <w:szCs w:val="14"/>
                <w:lang w:eastAsia="zh-CN"/>
              </w:rPr>
            </w:pPr>
            <w:r w:rsidRPr="00000B5F">
              <w:rPr>
                <w:rFonts w:cs="Arial"/>
                <w:sz w:val="14"/>
                <w:szCs w:val="14"/>
                <w:lang w:eastAsia="zh-CN"/>
              </w:rPr>
              <w:t>Chad</w:t>
            </w:r>
          </w:p>
        </w:tc>
        <w:tc>
          <w:tcPr>
            <w:tcW w:w="551" w:type="dxa"/>
            <w:tcBorders>
              <w:top w:val="nil"/>
              <w:left w:val="nil"/>
              <w:bottom w:val="nil"/>
              <w:right w:val="nil"/>
            </w:tcBorders>
            <w:shd w:val="clear" w:color="auto" w:fill="auto"/>
            <w:noWrap/>
            <w:vAlign w:val="bottom"/>
            <w:hideMark/>
          </w:tcPr>
          <w:p w14:paraId="23429845" w14:textId="77777777" w:rsidR="00000B5F" w:rsidRPr="00000B5F" w:rsidRDefault="00000B5F" w:rsidP="004738CF">
            <w:pPr>
              <w:jc w:val="right"/>
              <w:rPr>
                <w:rFonts w:cs="Arial"/>
                <w:sz w:val="14"/>
                <w:szCs w:val="14"/>
                <w:lang w:eastAsia="zh-CN"/>
              </w:rPr>
            </w:pPr>
            <w:r w:rsidRPr="00000B5F">
              <w:rPr>
                <w:rFonts w:cs="Arial"/>
                <w:sz w:val="14"/>
                <w:szCs w:val="14"/>
                <w:lang w:eastAsia="zh-CN"/>
              </w:rPr>
              <w:t>4</w:t>
            </w:r>
          </w:p>
        </w:tc>
      </w:tr>
      <w:tr w:rsidR="00F94CF0" w:rsidRPr="00000B5F" w14:paraId="2A8EBFD6" w14:textId="77777777" w:rsidTr="005A7AD7">
        <w:tc>
          <w:tcPr>
            <w:tcW w:w="1440" w:type="dxa"/>
            <w:tcBorders>
              <w:top w:val="nil"/>
              <w:left w:val="nil"/>
              <w:bottom w:val="nil"/>
              <w:right w:val="nil"/>
            </w:tcBorders>
            <w:shd w:val="clear" w:color="auto" w:fill="auto"/>
            <w:noWrap/>
            <w:vAlign w:val="bottom"/>
            <w:hideMark/>
          </w:tcPr>
          <w:p w14:paraId="22F01878"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6FE76771"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1B784E91"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716AD588" w14:textId="77777777" w:rsidR="00000B5F" w:rsidRPr="00000B5F" w:rsidRDefault="00000B5F" w:rsidP="004738CF">
            <w:pPr>
              <w:jc w:val="right"/>
              <w:rPr>
                <w:rFonts w:cs="Arial"/>
                <w:sz w:val="14"/>
                <w:szCs w:val="14"/>
                <w:lang w:eastAsia="zh-CN"/>
              </w:rPr>
            </w:pPr>
            <w:r w:rsidRPr="00000B5F">
              <w:rPr>
                <w:rFonts w:cs="Arial"/>
                <w:sz w:val="14"/>
                <w:szCs w:val="14"/>
                <w:lang w:eastAsia="zh-CN"/>
              </w:rPr>
              <w:t>4</w:t>
            </w:r>
          </w:p>
        </w:tc>
      </w:tr>
      <w:tr w:rsidR="00F94CF0" w:rsidRPr="00000B5F" w14:paraId="12F59280" w14:textId="77777777" w:rsidTr="005A7AD7">
        <w:tc>
          <w:tcPr>
            <w:tcW w:w="1440" w:type="dxa"/>
            <w:tcBorders>
              <w:top w:val="nil"/>
              <w:left w:val="nil"/>
              <w:bottom w:val="nil"/>
              <w:right w:val="nil"/>
            </w:tcBorders>
            <w:shd w:val="clear" w:color="auto" w:fill="auto"/>
            <w:noWrap/>
            <w:vAlign w:val="bottom"/>
            <w:hideMark/>
          </w:tcPr>
          <w:p w14:paraId="41625147"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73D4F724"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4C1A24ED" w14:textId="77777777" w:rsidR="00000B5F" w:rsidRPr="00000B5F" w:rsidRDefault="00000B5F" w:rsidP="004738CF">
            <w:pPr>
              <w:rPr>
                <w:rFonts w:cs="Arial"/>
                <w:sz w:val="14"/>
                <w:szCs w:val="14"/>
                <w:lang w:eastAsia="zh-CN"/>
              </w:rPr>
            </w:pPr>
            <w:r w:rsidRPr="00000B5F">
              <w:rPr>
                <w:rFonts w:cs="Arial"/>
                <w:sz w:val="14"/>
                <w:szCs w:val="14"/>
                <w:lang w:eastAsia="zh-CN"/>
              </w:rPr>
              <w:t>France</w:t>
            </w:r>
          </w:p>
        </w:tc>
        <w:tc>
          <w:tcPr>
            <w:tcW w:w="551" w:type="dxa"/>
            <w:tcBorders>
              <w:top w:val="nil"/>
              <w:left w:val="nil"/>
              <w:bottom w:val="nil"/>
              <w:right w:val="nil"/>
            </w:tcBorders>
            <w:shd w:val="clear" w:color="auto" w:fill="auto"/>
            <w:noWrap/>
            <w:vAlign w:val="bottom"/>
            <w:hideMark/>
          </w:tcPr>
          <w:p w14:paraId="220773E3" w14:textId="77777777" w:rsidR="00000B5F" w:rsidRPr="00000B5F" w:rsidRDefault="00000B5F" w:rsidP="004738CF">
            <w:pPr>
              <w:jc w:val="right"/>
              <w:rPr>
                <w:rFonts w:cs="Arial"/>
                <w:sz w:val="14"/>
                <w:szCs w:val="14"/>
                <w:lang w:eastAsia="zh-CN"/>
              </w:rPr>
            </w:pPr>
            <w:r w:rsidRPr="00000B5F">
              <w:rPr>
                <w:rFonts w:cs="Arial"/>
                <w:sz w:val="14"/>
                <w:szCs w:val="14"/>
                <w:lang w:eastAsia="zh-CN"/>
              </w:rPr>
              <w:t>2</w:t>
            </w:r>
          </w:p>
        </w:tc>
      </w:tr>
      <w:tr w:rsidR="00F94CF0" w:rsidRPr="00000B5F" w14:paraId="5978807B" w14:textId="77777777" w:rsidTr="005A7AD7">
        <w:tc>
          <w:tcPr>
            <w:tcW w:w="1440" w:type="dxa"/>
            <w:tcBorders>
              <w:top w:val="nil"/>
              <w:left w:val="nil"/>
              <w:bottom w:val="nil"/>
              <w:right w:val="nil"/>
            </w:tcBorders>
            <w:shd w:val="clear" w:color="auto" w:fill="auto"/>
            <w:noWrap/>
            <w:vAlign w:val="bottom"/>
            <w:hideMark/>
          </w:tcPr>
          <w:p w14:paraId="7201F377"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4FE61A8F"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4995C361" w14:textId="77777777" w:rsidR="00000B5F" w:rsidRPr="00000B5F" w:rsidRDefault="00000B5F" w:rsidP="004738CF">
            <w:pPr>
              <w:rPr>
                <w:rFonts w:cs="Arial"/>
                <w:sz w:val="14"/>
                <w:szCs w:val="14"/>
                <w:lang w:eastAsia="zh-CN"/>
              </w:rPr>
            </w:pPr>
            <w:r w:rsidRPr="00000B5F">
              <w:rPr>
                <w:rFonts w:cs="Arial"/>
                <w:sz w:val="14"/>
                <w:szCs w:val="14"/>
                <w:lang w:eastAsia="zh-CN"/>
              </w:rPr>
              <w:t>Gabon</w:t>
            </w:r>
          </w:p>
        </w:tc>
        <w:tc>
          <w:tcPr>
            <w:tcW w:w="551" w:type="dxa"/>
            <w:tcBorders>
              <w:top w:val="nil"/>
              <w:left w:val="nil"/>
              <w:bottom w:val="nil"/>
              <w:right w:val="nil"/>
            </w:tcBorders>
            <w:shd w:val="clear" w:color="auto" w:fill="auto"/>
            <w:noWrap/>
            <w:vAlign w:val="bottom"/>
            <w:hideMark/>
          </w:tcPr>
          <w:p w14:paraId="11753B81" w14:textId="77777777" w:rsidR="00000B5F" w:rsidRPr="00000B5F" w:rsidRDefault="00000B5F" w:rsidP="004738CF">
            <w:pPr>
              <w:jc w:val="right"/>
              <w:rPr>
                <w:rFonts w:cs="Arial"/>
                <w:sz w:val="14"/>
                <w:szCs w:val="14"/>
                <w:lang w:eastAsia="zh-CN"/>
              </w:rPr>
            </w:pPr>
            <w:r w:rsidRPr="00000B5F">
              <w:rPr>
                <w:rFonts w:cs="Arial"/>
                <w:sz w:val="14"/>
                <w:szCs w:val="14"/>
                <w:lang w:eastAsia="zh-CN"/>
              </w:rPr>
              <w:t>2</w:t>
            </w:r>
          </w:p>
        </w:tc>
      </w:tr>
      <w:tr w:rsidR="00F94CF0" w:rsidRPr="00000B5F" w14:paraId="4CAAA106" w14:textId="77777777" w:rsidTr="005A7AD7">
        <w:tc>
          <w:tcPr>
            <w:tcW w:w="1440" w:type="dxa"/>
            <w:tcBorders>
              <w:top w:val="nil"/>
              <w:left w:val="nil"/>
              <w:bottom w:val="nil"/>
              <w:right w:val="nil"/>
            </w:tcBorders>
            <w:shd w:val="clear" w:color="auto" w:fill="auto"/>
            <w:noWrap/>
            <w:vAlign w:val="bottom"/>
            <w:hideMark/>
          </w:tcPr>
          <w:p w14:paraId="7EE5C67F"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4FFCF1D8"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35D6C11D" w14:textId="77777777" w:rsidR="00000B5F" w:rsidRPr="00000B5F" w:rsidRDefault="00000B5F" w:rsidP="004738CF">
            <w:pPr>
              <w:rPr>
                <w:rFonts w:cs="Arial"/>
                <w:sz w:val="14"/>
                <w:szCs w:val="14"/>
                <w:lang w:eastAsia="zh-CN"/>
              </w:rPr>
            </w:pPr>
            <w:r w:rsidRPr="00000B5F">
              <w:rPr>
                <w:rFonts w:cs="Arial"/>
                <w:sz w:val="14"/>
                <w:szCs w:val="14"/>
                <w:lang w:eastAsia="zh-CN"/>
              </w:rPr>
              <w:t>Guinea-Bissau</w:t>
            </w:r>
          </w:p>
        </w:tc>
        <w:tc>
          <w:tcPr>
            <w:tcW w:w="551" w:type="dxa"/>
            <w:tcBorders>
              <w:top w:val="nil"/>
              <w:left w:val="nil"/>
              <w:bottom w:val="nil"/>
              <w:right w:val="nil"/>
            </w:tcBorders>
            <w:shd w:val="clear" w:color="auto" w:fill="auto"/>
            <w:noWrap/>
            <w:vAlign w:val="bottom"/>
            <w:hideMark/>
          </w:tcPr>
          <w:p w14:paraId="0ABB409E" w14:textId="77777777" w:rsidR="00000B5F" w:rsidRPr="00000B5F" w:rsidRDefault="00000B5F" w:rsidP="004738CF">
            <w:pPr>
              <w:jc w:val="right"/>
              <w:rPr>
                <w:rFonts w:cs="Arial"/>
                <w:sz w:val="14"/>
                <w:szCs w:val="14"/>
                <w:lang w:eastAsia="zh-CN"/>
              </w:rPr>
            </w:pPr>
            <w:r w:rsidRPr="00000B5F">
              <w:rPr>
                <w:rFonts w:cs="Arial"/>
                <w:sz w:val="14"/>
                <w:szCs w:val="14"/>
                <w:lang w:eastAsia="zh-CN"/>
              </w:rPr>
              <w:t>2</w:t>
            </w:r>
          </w:p>
        </w:tc>
      </w:tr>
      <w:tr w:rsidR="00F94CF0" w:rsidRPr="00000B5F" w14:paraId="6E83EA31" w14:textId="77777777" w:rsidTr="005A7AD7">
        <w:tc>
          <w:tcPr>
            <w:tcW w:w="1440" w:type="dxa"/>
            <w:tcBorders>
              <w:top w:val="nil"/>
              <w:left w:val="nil"/>
              <w:bottom w:val="nil"/>
              <w:right w:val="nil"/>
            </w:tcBorders>
            <w:shd w:val="clear" w:color="auto" w:fill="auto"/>
            <w:noWrap/>
            <w:vAlign w:val="bottom"/>
            <w:hideMark/>
          </w:tcPr>
          <w:p w14:paraId="48F042CA"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443F1088"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426A0061" w14:textId="77777777" w:rsidR="00000B5F" w:rsidRPr="00000B5F" w:rsidRDefault="00000B5F" w:rsidP="004738CF">
            <w:pPr>
              <w:rPr>
                <w:rFonts w:cs="Arial"/>
                <w:sz w:val="14"/>
                <w:szCs w:val="14"/>
                <w:lang w:eastAsia="zh-CN"/>
              </w:rPr>
            </w:pPr>
            <w:r w:rsidRPr="00000B5F">
              <w:rPr>
                <w:rFonts w:cs="Arial"/>
                <w:sz w:val="14"/>
                <w:szCs w:val="14"/>
                <w:lang w:eastAsia="zh-CN"/>
              </w:rPr>
              <w:t>Kenya</w:t>
            </w:r>
          </w:p>
        </w:tc>
        <w:tc>
          <w:tcPr>
            <w:tcW w:w="551" w:type="dxa"/>
            <w:tcBorders>
              <w:top w:val="nil"/>
              <w:left w:val="nil"/>
              <w:bottom w:val="nil"/>
              <w:right w:val="nil"/>
            </w:tcBorders>
            <w:shd w:val="clear" w:color="auto" w:fill="auto"/>
            <w:noWrap/>
            <w:vAlign w:val="bottom"/>
            <w:hideMark/>
          </w:tcPr>
          <w:p w14:paraId="779D744F"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3C06E8ED" w14:textId="77777777" w:rsidTr="005A7AD7">
        <w:tc>
          <w:tcPr>
            <w:tcW w:w="1440" w:type="dxa"/>
            <w:tcBorders>
              <w:top w:val="nil"/>
              <w:left w:val="nil"/>
              <w:bottom w:val="nil"/>
              <w:right w:val="nil"/>
            </w:tcBorders>
            <w:shd w:val="clear" w:color="auto" w:fill="auto"/>
            <w:noWrap/>
            <w:vAlign w:val="bottom"/>
            <w:hideMark/>
          </w:tcPr>
          <w:p w14:paraId="55BC3E6E"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31B3D9B4"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5BB39CC4" w14:textId="77777777" w:rsidR="00000B5F" w:rsidRPr="00000B5F" w:rsidRDefault="00000B5F" w:rsidP="004738CF">
            <w:pPr>
              <w:rPr>
                <w:rFonts w:cs="Arial"/>
                <w:sz w:val="14"/>
                <w:szCs w:val="14"/>
                <w:lang w:eastAsia="zh-CN"/>
              </w:rPr>
            </w:pPr>
            <w:r w:rsidRPr="00000B5F">
              <w:rPr>
                <w:rFonts w:cs="Arial"/>
                <w:sz w:val="14"/>
                <w:szCs w:val="14"/>
                <w:lang w:eastAsia="zh-CN"/>
              </w:rPr>
              <w:t>Tanzania Un Rep</w:t>
            </w:r>
          </w:p>
        </w:tc>
        <w:tc>
          <w:tcPr>
            <w:tcW w:w="551" w:type="dxa"/>
            <w:tcBorders>
              <w:top w:val="nil"/>
              <w:left w:val="nil"/>
              <w:bottom w:val="nil"/>
              <w:right w:val="nil"/>
            </w:tcBorders>
            <w:shd w:val="clear" w:color="auto" w:fill="auto"/>
            <w:noWrap/>
            <w:vAlign w:val="bottom"/>
            <w:hideMark/>
          </w:tcPr>
          <w:p w14:paraId="1491E4E5"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614889A9" w14:textId="77777777" w:rsidTr="005A7AD7">
        <w:tc>
          <w:tcPr>
            <w:tcW w:w="1440" w:type="dxa"/>
            <w:tcBorders>
              <w:top w:val="nil"/>
              <w:left w:val="nil"/>
              <w:bottom w:val="single" w:sz="4" w:space="0" w:color="8EA9DB"/>
              <w:right w:val="nil"/>
            </w:tcBorders>
            <w:shd w:val="clear" w:color="auto" w:fill="auto"/>
            <w:noWrap/>
            <w:vAlign w:val="bottom"/>
            <w:hideMark/>
          </w:tcPr>
          <w:p w14:paraId="7022ADBA"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810" w:type="dxa"/>
            <w:tcBorders>
              <w:top w:val="nil"/>
              <w:left w:val="nil"/>
              <w:bottom w:val="nil"/>
              <w:right w:val="nil"/>
            </w:tcBorders>
            <w:shd w:val="clear" w:color="auto" w:fill="auto"/>
            <w:noWrap/>
            <w:vAlign w:val="bottom"/>
            <w:hideMark/>
          </w:tcPr>
          <w:p w14:paraId="7D6FAC68" w14:textId="77777777" w:rsidR="00000B5F" w:rsidRPr="00000B5F" w:rsidRDefault="00000B5F" w:rsidP="004738CF">
            <w:pPr>
              <w:rPr>
                <w:rFonts w:cs="Arial"/>
                <w:b/>
                <w:bCs/>
                <w:color w:val="000000"/>
                <w:sz w:val="14"/>
                <w:szCs w:val="14"/>
                <w:lang w:eastAsia="zh-CN"/>
              </w:rPr>
            </w:pPr>
          </w:p>
        </w:tc>
        <w:tc>
          <w:tcPr>
            <w:tcW w:w="1080" w:type="dxa"/>
            <w:tcBorders>
              <w:top w:val="nil"/>
              <w:left w:val="nil"/>
              <w:bottom w:val="nil"/>
              <w:right w:val="nil"/>
            </w:tcBorders>
            <w:shd w:val="clear" w:color="auto" w:fill="auto"/>
            <w:noWrap/>
            <w:vAlign w:val="bottom"/>
            <w:hideMark/>
          </w:tcPr>
          <w:p w14:paraId="40360B17" w14:textId="77777777" w:rsidR="00000B5F" w:rsidRPr="00000B5F" w:rsidRDefault="00000B5F" w:rsidP="004738CF">
            <w:pPr>
              <w:rPr>
                <w:rFonts w:cs="Arial"/>
                <w:sz w:val="14"/>
                <w:szCs w:val="14"/>
                <w:lang w:eastAsia="zh-CN"/>
              </w:rPr>
            </w:pPr>
            <w:r w:rsidRPr="00000B5F">
              <w:rPr>
                <w:rFonts w:cs="Arial"/>
                <w:sz w:val="14"/>
                <w:szCs w:val="14"/>
                <w:lang w:eastAsia="zh-CN"/>
              </w:rPr>
              <w:t>Zimbabwe</w:t>
            </w:r>
          </w:p>
        </w:tc>
        <w:tc>
          <w:tcPr>
            <w:tcW w:w="551" w:type="dxa"/>
            <w:tcBorders>
              <w:top w:val="nil"/>
              <w:left w:val="nil"/>
              <w:bottom w:val="nil"/>
              <w:right w:val="nil"/>
            </w:tcBorders>
            <w:shd w:val="clear" w:color="auto" w:fill="auto"/>
            <w:noWrap/>
            <w:vAlign w:val="bottom"/>
            <w:hideMark/>
          </w:tcPr>
          <w:p w14:paraId="74544E30"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36A0B50C"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36D60CE9"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Albert Mendy Total</w:t>
            </w:r>
          </w:p>
        </w:tc>
        <w:tc>
          <w:tcPr>
            <w:tcW w:w="810" w:type="dxa"/>
            <w:tcBorders>
              <w:top w:val="single" w:sz="4" w:space="0" w:color="4472C4"/>
              <w:left w:val="nil"/>
              <w:bottom w:val="single" w:sz="4" w:space="0" w:color="4472C4"/>
              <w:right w:val="nil"/>
            </w:tcBorders>
            <w:shd w:val="clear" w:color="auto" w:fill="auto"/>
            <w:noWrap/>
            <w:vAlign w:val="bottom"/>
            <w:hideMark/>
          </w:tcPr>
          <w:p w14:paraId="4CBA0B6E"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18554B10"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1B2D5EF6"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27</w:t>
            </w:r>
          </w:p>
        </w:tc>
      </w:tr>
      <w:tr w:rsidR="00673B77" w:rsidRPr="00000B5F" w14:paraId="589E1CC7" w14:textId="77777777" w:rsidTr="005A7AD7">
        <w:tc>
          <w:tcPr>
            <w:tcW w:w="1440" w:type="dxa"/>
            <w:tcBorders>
              <w:top w:val="single" w:sz="4" w:space="0" w:color="4472C4"/>
              <w:left w:val="nil"/>
              <w:bottom w:val="single" w:sz="4" w:space="0" w:color="4472C4"/>
              <w:right w:val="nil"/>
            </w:tcBorders>
            <w:shd w:val="clear" w:color="auto" w:fill="auto"/>
            <w:noWrap/>
            <w:vAlign w:val="bottom"/>
          </w:tcPr>
          <w:p w14:paraId="5F86C846" w14:textId="77777777" w:rsidR="00673B77" w:rsidRPr="00000B5F" w:rsidRDefault="00673B77" w:rsidP="004738CF">
            <w:pPr>
              <w:rPr>
                <w:rFonts w:cs="Arial"/>
                <w:b/>
                <w:bCs/>
                <w:color w:val="000000"/>
                <w:sz w:val="14"/>
                <w:szCs w:val="14"/>
                <w:lang w:eastAsia="zh-CN"/>
              </w:rPr>
            </w:pPr>
          </w:p>
        </w:tc>
        <w:tc>
          <w:tcPr>
            <w:tcW w:w="810" w:type="dxa"/>
            <w:tcBorders>
              <w:top w:val="single" w:sz="4" w:space="0" w:color="4472C4"/>
              <w:left w:val="nil"/>
              <w:bottom w:val="single" w:sz="4" w:space="0" w:color="4472C4"/>
              <w:right w:val="nil"/>
            </w:tcBorders>
            <w:shd w:val="clear" w:color="auto" w:fill="auto"/>
            <w:noWrap/>
            <w:vAlign w:val="bottom"/>
          </w:tcPr>
          <w:p w14:paraId="50BE15BF" w14:textId="77777777" w:rsidR="00673B77" w:rsidRPr="00000B5F" w:rsidRDefault="00673B77" w:rsidP="004738CF">
            <w:pPr>
              <w:rPr>
                <w:rFonts w:cs="Arial"/>
                <w:b/>
                <w:bCs/>
                <w:color w:val="000000"/>
                <w:sz w:val="14"/>
                <w:szCs w:val="14"/>
                <w:lang w:eastAsia="zh-CN"/>
              </w:rPr>
            </w:pPr>
          </w:p>
        </w:tc>
        <w:tc>
          <w:tcPr>
            <w:tcW w:w="1080" w:type="dxa"/>
            <w:tcBorders>
              <w:top w:val="single" w:sz="4" w:space="0" w:color="4472C4"/>
              <w:left w:val="nil"/>
              <w:bottom w:val="single" w:sz="4" w:space="0" w:color="4472C4"/>
              <w:right w:val="nil"/>
            </w:tcBorders>
            <w:shd w:val="clear" w:color="auto" w:fill="auto"/>
            <w:noWrap/>
            <w:vAlign w:val="bottom"/>
          </w:tcPr>
          <w:p w14:paraId="275524F1" w14:textId="77777777" w:rsidR="00673B77" w:rsidRPr="00000B5F" w:rsidRDefault="00673B77" w:rsidP="004738CF">
            <w:pPr>
              <w:rPr>
                <w:rFonts w:cs="Arial"/>
                <w:b/>
                <w:bCs/>
                <w:color w:val="000000"/>
                <w:sz w:val="14"/>
                <w:szCs w:val="14"/>
                <w:lang w:eastAsia="zh-CN"/>
              </w:rPr>
            </w:pPr>
          </w:p>
        </w:tc>
        <w:tc>
          <w:tcPr>
            <w:tcW w:w="551" w:type="dxa"/>
            <w:tcBorders>
              <w:top w:val="single" w:sz="4" w:space="0" w:color="4472C4"/>
              <w:left w:val="nil"/>
              <w:bottom w:val="single" w:sz="4" w:space="0" w:color="4472C4"/>
              <w:right w:val="nil"/>
            </w:tcBorders>
            <w:shd w:val="clear" w:color="auto" w:fill="auto"/>
            <w:noWrap/>
            <w:vAlign w:val="bottom"/>
          </w:tcPr>
          <w:p w14:paraId="08770241" w14:textId="77777777" w:rsidR="00673B77" w:rsidRPr="00000B5F" w:rsidRDefault="00673B77" w:rsidP="004738CF">
            <w:pPr>
              <w:jc w:val="right"/>
              <w:rPr>
                <w:rFonts w:cs="Arial"/>
                <w:b/>
                <w:bCs/>
                <w:color w:val="000000"/>
                <w:sz w:val="14"/>
                <w:szCs w:val="14"/>
                <w:lang w:eastAsia="zh-CN"/>
              </w:rPr>
            </w:pPr>
          </w:p>
        </w:tc>
      </w:tr>
      <w:tr w:rsidR="00F94CF0" w:rsidRPr="00000B5F" w14:paraId="4BA5954B" w14:textId="77777777" w:rsidTr="005A7AD7">
        <w:tc>
          <w:tcPr>
            <w:tcW w:w="1440" w:type="dxa"/>
            <w:tcBorders>
              <w:top w:val="nil"/>
              <w:left w:val="nil"/>
              <w:bottom w:val="nil"/>
              <w:right w:val="nil"/>
            </w:tcBorders>
            <w:shd w:val="clear" w:color="auto" w:fill="auto"/>
            <w:noWrap/>
            <w:vAlign w:val="bottom"/>
            <w:hideMark/>
          </w:tcPr>
          <w:p w14:paraId="4E4E513E"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Getu Assefa</w:t>
            </w:r>
          </w:p>
        </w:tc>
        <w:tc>
          <w:tcPr>
            <w:tcW w:w="810" w:type="dxa"/>
            <w:tcBorders>
              <w:top w:val="nil"/>
              <w:left w:val="nil"/>
              <w:bottom w:val="nil"/>
              <w:right w:val="nil"/>
            </w:tcBorders>
            <w:shd w:val="clear" w:color="auto" w:fill="auto"/>
            <w:noWrap/>
            <w:vAlign w:val="bottom"/>
            <w:hideMark/>
          </w:tcPr>
          <w:p w14:paraId="2D8FA718"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NO-C</w:t>
            </w:r>
          </w:p>
        </w:tc>
        <w:tc>
          <w:tcPr>
            <w:tcW w:w="1080" w:type="dxa"/>
            <w:tcBorders>
              <w:top w:val="nil"/>
              <w:left w:val="nil"/>
              <w:bottom w:val="nil"/>
              <w:right w:val="nil"/>
            </w:tcBorders>
            <w:shd w:val="clear" w:color="auto" w:fill="auto"/>
            <w:noWrap/>
            <w:vAlign w:val="bottom"/>
            <w:hideMark/>
          </w:tcPr>
          <w:p w14:paraId="7B0A08F3" w14:textId="77777777" w:rsidR="00000B5F" w:rsidRPr="00000B5F" w:rsidRDefault="00000B5F" w:rsidP="004738CF">
            <w:pPr>
              <w:rPr>
                <w:rFonts w:cs="Arial"/>
                <w:sz w:val="14"/>
                <w:szCs w:val="14"/>
                <w:lang w:eastAsia="zh-CN"/>
              </w:rPr>
            </w:pPr>
            <w:r w:rsidRPr="00000B5F">
              <w:rPr>
                <w:rFonts w:cs="Arial"/>
                <w:sz w:val="14"/>
                <w:szCs w:val="14"/>
                <w:lang w:eastAsia="zh-CN"/>
              </w:rPr>
              <w:t>Côte d'Ivoire</w:t>
            </w:r>
          </w:p>
        </w:tc>
        <w:tc>
          <w:tcPr>
            <w:tcW w:w="551" w:type="dxa"/>
            <w:tcBorders>
              <w:top w:val="nil"/>
              <w:left w:val="nil"/>
              <w:bottom w:val="nil"/>
              <w:right w:val="nil"/>
            </w:tcBorders>
            <w:shd w:val="clear" w:color="auto" w:fill="auto"/>
            <w:noWrap/>
            <w:vAlign w:val="bottom"/>
            <w:hideMark/>
          </w:tcPr>
          <w:p w14:paraId="4B064C2F"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65F33C30" w14:textId="77777777" w:rsidTr="005A7AD7">
        <w:tc>
          <w:tcPr>
            <w:tcW w:w="1440" w:type="dxa"/>
            <w:tcBorders>
              <w:top w:val="nil"/>
              <w:left w:val="nil"/>
              <w:bottom w:val="nil"/>
              <w:right w:val="nil"/>
            </w:tcBorders>
            <w:shd w:val="clear" w:color="auto" w:fill="auto"/>
            <w:noWrap/>
            <w:vAlign w:val="bottom"/>
            <w:hideMark/>
          </w:tcPr>
          <w:p w14:paraId="2A5D3F81"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565A08DC"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5712C752" w14:textId="77777777" w:rsidR="00000B5F" w:rsidRPr="00000B5F" w:rsidRDefault="00000B5F" w:rsidP="004738CF">
            <w:pPr>
              <w:rPr>
                <w:rFonts w:cs="Arial"/>
                <w:sz w:val="14"/>
                <w:szCs w:val="14"/>
                <w:lang w:eastAsia="zh-CN"/>
              </w:rPr>
            </w:pPr>
            <w:r w:rsidRPr="00000B5F">
              <w:rPr>
                <w:rFonts w:cs="Arial"/>
                <w:sz w:val="14"/>
                <w:szCs w:val="14"/>
                <w:lang w:eastAsia="zh-CN"/>
              </w:rPr>
              <w:t>Egypt</w:t>
            </w:r>
          </w:p>
        </w:tc>
        <w:tc>
          <w:tcPr>
            <w:tcW w:w="551" w:type="dxa"/>
            <w:tcBorders>
              <w:top w:val="nil"/>
              <w:left w:val="nil"/>
              <w:bottom w:val="nil"/>
              <w:right w:val="nil"/>
            </w:tcBorders>
            <w:shd w:val="clear" w:color="auto" w:fill="auto"/>
            <w:noWrap/>
            <w:vAlign w:val="bottom"/>
            <w:hideMark/>
          </w:tcPr>
          <w:p w14:paraId="0675881C"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7461DA7B" w14:textId="77777777" w:rsidTr="005A7AD7">
        <w:tc>
          <w:tcPr>
            <w:tcW w:w="1440" w:type="dxa"/>
            <w:tcBorders>
              <w:top w:val="nil"/>
              <w:left w:val="nil"/>
              <w:bottom w:val="nil"/>
              <w:right w:val="nil"/>
            </w:tcBorders>
            <w:shd w:val="clear" w:color="auto" w:fill="auto"/>
            <w:noWrap/>
            <w:vAlign w:val="bottom"/>
            <w:hideMark/>
          </w:tcPr>
          <w:p w14:paraId="3F58E91C"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50F3B1AF"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2FF47099"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4F90783F" w14:textId="77777777" w:rsidR="00000B5F" w:rsidRPr="00000B5F" w:rsidRDefault="00000B5F" w:rsidP="004738CF">
            <w:pPr>
              <w:jc w:val="right"/>
              <w:rPr>
                <w:rFonts w:cs="Arial"/>
                <w:sz w:val="14"/>
                <w:szCs w:val="14"/>
                <w:lang w:eastAsia="zh-CN"/>
              </w:rPr>
            </w:pPr>
            <w:r w:rsidRPr="00000B5F">
              <w:rPr>
                <w:rFonts w:cs="Arial"/>
                <w:sz w:val="14"/>
                <w:szCs w:val="14"/>
                <w:lang w:eastAsia="zh-CN"/>
              </w:rPr>
              <w:t>16</w:t>
            </w:r>
          </w:p>
        </w:tc>
      </w:tr>
      <w:tr w:rsidR="00F94CF0" w:rsidRPr="00000B5F" w14:paraId="36F6B37E" w14:textId="77777777" w:rsidTr="005A7AD7">
        <w:tc>
          <w:tcPr>
            <w:tcW w:w="1440" w:type="dxa"/>
            <w:tcBorders>
              <w:top w:val="nil"/>
              <w:left w:val="nil"/>
              <w:bottom w:val="nil"/>
              <w:right w:val="nil"/>
            </w:tcBorders>
            <w:shd w:val="clear" w:color="auto" w:fill="auto"/>
            <w:noWrap/>
            <w:vAlign w:val="bottom"/>
            <w:hideMark/>
          </w:tcPr>
          <w:p w14:paraId="69079977"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639762F0"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41BB82EE" w14:textId="77777777" w:rsidR="00000B5F" w:rsidRPr="00000B5F" w:rsidRDefault="00000B5F" w:rsidP="004738CF">
            <w:pPr>
              <w:rPr>
                <w:rFonts w:cs="Arial"/>
                <w:sz w:val="14"/>
                <w:szCs w:val="14"/>
                <w:lang w:eastAsia="zh-CN"/>
              </w:rPr>
            </w:pPr>
            <w:r w:rsidRPr="00000B5F">
              <w:rPr>
                <w:rFonts w:cs="Arial"/>
                <w:sz w:val="14"/>
                <w:szCs w:val="14"/>
                <w:lang w:eastAsia="zh-CN"/>
              </w:rPr>
              <w:t>France</w:t>
            </w:r>
          </w:p>
        </w:tc>
        <w:tc>
          <w:tcPr>
            <w:tcW w:w="551" w:type="dxa"/>
            <w:tcBorders>
              <w:top w:val="nil"/>
              <w:left w:val="nil"/>
              <w:bottom w:val="nil"/>
              <w:right w:val="nil"/>
            </w:tcBorders>
            <w:shd w:val="clear" w:color="auto" w:fill="auto"/>
            <w:noWrap/>
            <w:vAlign w:val="bottom"/>
            <w:hideMark/>
          </w:tcPr>
          <w:p w14:paraId="519AB3F6"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3F5FA3F4" w14:textId="77777777" w:rsidTr="005A7AD7">
        <w:tc>
          <w:tcPr>
            <w:tcW w:w="1440" w:type="dxa"/>
            <w:tcBorders>
              <w:top w:val="nil"/>
              <w:left w:val="nil"/>
              <w:bottom w:val="nil"/>
              <w:right w:val="nil"/>
            </w:tcBorders>
            <w:shd w:val="clear" w:color="auto" w:fill="auto"/>
            <w:noWrap/>
            <w:vAlign w:val="bottom"/>
            <w:hideMark/>
          </w:tcPr>
          <w:p w14:paraId="3150BB6C"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0132DF20"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17A68DA4" w14:textId="77777777" w:rsidR="00000B5F" w:rsidRPr="00000B5F" w:rsidRDefault="00000B5F" w:rsidP="004738CF">
            <w:pPr>
              <w:rPr>
                <w:rFonts w:cs="Arial"/>
                <w:sz w:val="14"/>
                <w:szCs w:val="14"/>
                <w:lang w:eastAsia="zh-CN"/>
              </w:rPr>
            </w:pPr>
            <w:r w:rsidRPr="00000B5F">
              <w:rPr>
                <w:rFonts w:cs="Arial"/>
                <w:sz w:val="14"/>
                <w:szCs w:val="14"/>
                <w:lang w:eastAsia="zh-CN"/>
              </w:rPr>
              <w:t>Kenya</w:t>
            </w:r>
          </w:p>
        </w:tc>
        <w:tc>
          <w:tcPr>
            <w:tcW w:w="551" w:type="dxa"/>
            <w:tcBorders>
              <w:top w:val="nil"/>
              <w:left w:val="nil"/>
              <w:bottom w:val="nil"/>
              <w:right w:val="nil"/>
            </w:tcBorders>
            <w:shd w:val="clear" w:color="auto" w:fill="auto"/>
            <w:noWrap/>
            <w:vAlign w:val="bottom"/>
            <w:hideMark/>
          </w:tcPr>
          <w:p w14:paraId="6B949D33" w14:textId="77777777" w:rsidR="00000B5F" w:rsidRPr="00000B5F" w:rsidRDefault="00000B5F" w:rsidP="004738CF">
            <w:pPr>
              <w:jc w:val="right"/>
              <w:rPr>
                <w:rFonts w:cs="Arial"/>
                <w:sz w:val="14"/>
                <w:szCs w:val="14"/>
                <w:lang w:eastAsia="zh-CN"/>
              </w:rPr>
            </w:pPr>
            <w:r w:rsidRPr="00000B5F">
              <w:rPr>
                <w:rFonts w:cs="Arial"/>
                <w:sz w:val="14"/>
                <w:szCs w:val="14"/>
                <w:lang w:eastAsia="zh-CN"/>
              </w:rPr>
              <w:t>4</w:t>
            </w:r>
          </w:p>
        </w:tc>
      </w:tr>
      <w:tr w:rsidR="00F94CF0" w:rsidRPr="00000B5F" w14:paraId="7E6F46E3" w14:textId="77777777" w:rsidTr="005A7AD7">
        <w:tc>
          <w:tcPr>
            <w:tcW w:w="1440" w:type="dxa"/>
            <w:tcBorders>
              <w:top w:val="nil"/>
              <w:left w:val="nil"/>
              <w:bottom w:val="nil"/>
              <w:right w:val="nil"/>
            </w:tcBorders>
            <w:shd w:val="clear" w:color="auto" w:fill="auto"/>
            <w:noWrap/>
            <w:vAlign w:val="bottom"/>
            <w:hideMark/>
          </w:tcPr>
          <w:p w14:paraId="53219198"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49DB58C6"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7EE974A0" w14:textId="77777777" w:rsidR="00000B5F" w:rsidRPr="00000B5F" w:rsidRDefault="00000B5F" w:rsidP="004738CF">
            <w:pPr>
              <w:rPr>
                <w:rFonts w:cs="Arial"/>
                <w:sz w:val="14"/>
                <w:szCs w:val="14"/>
                <w:lang w:eastAsia="zh-CN"/>
              </w:rPr>
            </w:pPr>
            <w:r w:rsidRPr="00000B5F">
              <w:rPr>
                <w:rFonts w:cs="Arial"/>
                <w:sz w:val="14"/>
                <w:szCs w:val="14"/>
                <w:lang w:eastAsia="zh-CN"/>
              </w:rPr>
              <w:t>South Africa</w:t>
            </w:r>
          </w:p>
        </w:tc>
        <w:tc>
          <w:tcPr>
            <w:tcW w:w="551" w:type="dxa"/>
            <w:tcBorders>
              <w:top w:val="nil"/>
              <w:left w:val="nil"/>
              <w:bottom w:val="nil"/>
              <w:right w:val="nil"/>
            </w:tcBorders>
            <w:shd w:val="clear" w:color="auto" w:fill="auto"/>
            <w:noWrap/>
            <w:vAlign w:val="bottom"/>
            <w:hideMark/>
          </w:tcPr>
          <w:p w14:paraId="5D2C1004"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0187815B" w14:textId="77777777" w:rsidTr="005A7AD7">
        <w:tc>
          <w:tcPr>
            <w:tcW w:w="1440" w:type="dxa"/>
            <w:tcBorders>
              <w:top w:val="nil"/>
              <w:left w:val="nil"/>
              <w:bottom w:val="single" w:sz="4" w:space="0" w:color="8EA9DB"/>
              <w:right w:val="nil"/>
            </w:tcBorders>
            <w:shd w:val="clear" w:color="auto" w:fill="auto"/>
            <w:noWrap/>
            <w:vAlign w:val="bottom"/>
            <w:hideMark/>
          </w:tcPr>
          <w:p w14:paraId="0DFF5FB7"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810" w:type="dxa"/>
            <w:tcBorders>
              <w:top w:val="nil"/>
              <w:left w:val="nil"/>
              <w:bottom w:val="nil"/>
              <w:right w:val="nil"/>
            </w:tcBorders>
            <w:shd w:val="clear" w:color="auto" w:fill="auto"/>
            <w:noWrap/>
            <w:vAlign w:val="bottom"/>
            <w:hideMark/>
          </w:tcPr>
          <w:p w14:paraId="19079CAA" w14:textId="77777777" w:rsidR="00000B5F" w:rsidRPr="00000B5F" w:rsidRDefault="00000B5F" w:rsidP="004738CF">
            <w:pPr>
              <w:rPr>
                <w:rFonts w:cs="Arial"/>
                <w:b/>
                <w:bCs/>
                <w:color w:val="000000"/>
                <w:sz w:val="14"/>
                <w:szCs w:val="14"/>
                <w:lang w:eastAsia="zh-CN"/>
              </w:rPr>
            </w:pPr>
          </w:p>
        </w:tc>
        <w:tc>
          <w:tcPr>
            <w:tcW w:w="1080" w:type="dxa"/>
            <w:tcBorders>
              <w:top w:val="nil"/>
              <w:left w:val="nil"/>
              <w:bottom w:val="nil"/>
              <w:right w:val="nil"/>
            </w:tcBorders>
            <w:shd w:val="clear" w:color="auto" w:fill="auto"/>
            <w:noWrap/>
            <w:vAlign w:val="bottom"/>
            <w:hideMark/>
          </w:tcPr>
          <w:p w14:paraId="5411ED8A" w14:textId="77777777" w:rsidR="00000B5F" w:rsidRPr="00000B5F" w:rsidRDefault="00000B5F" w:rsidP="004738CF">
            <w:pPr>
              <w:rPr>
                <w:rFonts w:cs="Arial"/>
                <w:sz w:val="14"/>
                <w:szCs w:val="14"/>
                <w:lang w:eastAsia="zh-CN"/>
              </w:rPr>
            </w:pPr>
            <w:r w:rsidRPr="00000B5F">
              <w:rPr>
                <w:rFonts w:cs="Arial"/>
                <w:sz w:val="14"/>
                <w:szCs w:val="14"/>
                <w:lang w:eastAsia="zh-CN"/>
              </w:rPr>
              <w:t>Thailand</w:t>
            </w:r>
          </w:p>
        </w:tc>
        <w:tc>
          <w:tcPr>
            <w:tcW w:w="551" w:type="dxa"/>
            <w:tcBorders>
              <w:top w:val="nil"/>
              <w:left w:val="nil"/>
              <w:bottom w:val="nil"/>
              <w:right w:val="nil"/>
            </w:tcBorders>
            <w:shd w:val="clear" w:color="auto" w:fill="auto"/>
            <w:noWrap/>
            <w:vAlign w:val="bottom"/>
            <w:hideMark/>
          </w:tcPr>
          <w:p w14:paraId="4ED2A16C"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591DDAC2"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467A40B9"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Getu Assefa Total</w:t>
            </w:r>
          </w:p>
        </w:tc>
        <w:tc>
          <w:tcPr>
            <w:tcW w:w="810" w:type="dxa"/>
            <w:tcBorders>
              <w:top w:val="single" w:sz="4" w:space="0" w:color="4472C4"/>
              <w:left w:val="nil"/>
              <w:bottom w:val="single" w:sz="4" w:space="0" w:color="4472C4"/>
              <w:right w:val="nil"/>
            </w:tcBorders>
            <w:shd w:val="clear" w:color="auto" w:fill="auto"/>
            <w:noWrap/>
            <w:vAlign w:val="bottom"/>
            <w:hideMark/>
          </w:tcPr>
          <w:p w14:paraId="5B11C9AE"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547300A9"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5AED352D"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25</w:t>
            </w:r>
          </w:p>
        </w:tc>
      </w:tr>
      <w:tr w:rsidR="00F94CF0" w:rsidRPr="00000B5F" w14:paraId="0880C37B" w14:textId="77777777" w:rsidTr="005A7AD7">
        <w:tc>
          <w:tcPr>
            <w:tcW w:w="1440" w:type="dxa"/>
            <w:tcBorders>
              <w:top w:val="nil"/>
              <w:left w:val="nil"/>
              <w:bottom w:val="single" w:sz="4" w:space="0" w:color="8EA9DB"/>
              <w:right w:val="nil"/>
            </w:tcBorders>
            <w:shd w:val="clear" w:color="auto" w:fill="auto"/>
            <w:noWrap/>
            <w:vAlign w:val="bottom"/>
            <w:hideMark/>
          </w:tcPr>
          <w:p w14:paraId="695E3564"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Shumet Getachew</w:t>
            </w:r>
          </w:p>
        </w:tc>
        <w:tc>
          <w:tcPr>
            <w:tcW w:w="810" w:type="dxa"/>
            <w:tcBorders>
              <w:top w:val="nil"/>
              <w:left w:val="nil"/>
              <w:bottom w:val="nil"/>
              <w:right w:val="nil"/>
            </w:tcBorders>
            <w:shd w:val="clear" w:color="auto" w:fill="auto"/>
            <w:noWrap/>
            <w:vAlign w:val="bottom"/>
            <w:hideMark/>
          </w:tcPr>
          <w:p w14:paraId="5E333344"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SC2</w:t>
            </w:r>
          </w:p>
        </w:tc>
        <w:tc>
          <w:tcPr>
            <w:tcW w:w="1080" w:type="dxa"/>
            <w:tcBorders>
              <w:top w:val="nil"/>
              <w:left w:val="nil"/>
              <w:bottom w:val="nil"/>
              <w:right w:val="nil"/>
            </w:tcBorders>
            <w:shd w:val="clear" w:color="auto" w:fill="auto"/>
            <w:noWrap/>
            <w:vAlign w:val="bottom"/>
            <w:hideMark/>
          </w:tcPr>
          <w:p w14:paraId="6D428DCB"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2D4699A3" w14:textId="77777777" w:rsidR="00000B5F" w:rsidRPr="00000B5F" w:rsidRDefault="00000B5F" w:rsidP="004738CF">
            <w:pPr>
              <w:jc w:val="right"/>
              <w:rPr>
                <w:rFonts w:cs="Arial"/>
                <w:sz w:val="14"/>
                <w:szCs w:val="14"/>
                <w:lang w:eastAsia="zh-CN"/>
              </w:rPr>
            </w:pPr>
            <w:r w:rsidRPr="00000B5F">
              <w:rPr>
                <w:rFonts w:cs="Arial"/>
                <w:sz w:val="14"/>
                <w:szCs w:val="14"/>
                <w:lang w:eastAsia="zh-CN"/>
              </w:rPr>
              <w:t>24</w:t>
            </w:r>
          </w:p>
        </w:tc>
      </w:tr>
      <w:tr w:rsidR="00F94CF0" w:rsidRPr="00000B5F" w14:paraId="3AC03CBB"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4ED8012D"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Shumet Getachew Total</w:t>
            </w:r>
          </w:p>
        </w:tc>
        <w:tc>
          <w:tcPr>
            <w:tcW w:w="810" w:type="dxa"/>
            <w:tcBorders>
              <w:top w:val="single" w:sz="4" w:space="0" w:color="4472C4"/>
              <w:left w:val="nil"/>
              <w:bottom w:val="single" w:sz="4" w:space="0" w:color="4472C4"/>
              <w:right w:val="nil"/>
            </w:tcBorders>
            <w:shd w:val="clear" w:color="auto" w:fill="auto"/>
            <w:noWrap/>
            <w:vAlign w:val="bottom"/>
            <w:hideMark/>
          </w:tcPr>
          <w:p w14:paraId="4FB1FDBA"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7A5FB55D"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44BDA719"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24</w:t>
            </w:r>
          </w:p>
        </w:tc>
      </w:tr>
      <w:tr w:rsidR="00F94CF0" w:rsidRPr="00000B5F" w14:paraId="5191795C" w14:textId="77777777" w:rsidTr="005A7AD7">
        <w:tc>
          <w:tcPr>
            <w:tcW w:w="1440" w:type="dxa"/>
            <w:tcBorders>
              <w:top w:val="nil"/>
              <w:left w:val="nil"/>
              <w:bottom w:val="nil"/>
              <w:right w:val="nil"/>
            </w:tcBorders>
            <w:shd w:val="clear" w:color="auto" w:fill="auto"/>
            <w:noWrap/>
            <w:vAlign w:val="bottom"/>
            <w:hideMark/>
          </w:tcPr>
          <w:p w14:paraId="7BE692D1"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Muluwork Befekadu Ameya</w:t>
            </w:r>
          </w:p>
        </w:tc>
        <w:tc>
          <w:tcPr>
            <w:tcW w:w="810" w:type="dxa"/>
            <w:tcBorders>
              <w:top w:val="nil"/>
              <w:left w:val="nil"/>
              <w:bottom w:val="nil"/>
              <w:right w:val="nil"/>
            </w:tcBorders>
            <w:shd w:val="clear" w:color="auto" w:fill="auto"/>
            <w:noWrap/>
            <w:vAlign w:val="bottom"/>
            <w:hideMark/>
          </w:tcPr>
          <w:p w14:paraId="579B67AA"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NO-C</w:t>
            </w:r>
          </w:p>
        </w:tc>
        <w:tc>
          <w:tcPr>
            <w:tcW w:w="1080" w:type="dxa"/>
            <w:tcBorders>
              <w:top w:val="nil"/>
              <w:left w:val="nil"/>
              <w:bottom w:val="nil"/>
              <w:right w:val="nil"/>
            </w:tcBorders>
            <w:shd w:val="clear" w:color="auto" w:fill="auto"/>
            <w:noWrap/>
            <w:vAlign w:val="bottom"/>
            <w:hideMark/>
          </w:tcPr>
          <w:p w14:paraId="7FE4DBD1"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09D1D2D2" w14:textId="77777777" w:rsidR="00000B5F" w:rsidRPr="00000B5F" w:rsidRDefault="00000B5F" w:rsidP="004738CF">
            <w:pPr>
              <w:jc w:val="right"/>
              <w:rPr>
                <w:rFonts w:cs="Arial"/>
                <w:sz w:val="14"/>
                <w:szCs w:val="14"/>
                <w:lang w:eastAsia="zh-CN"/>
              </w:rPr>
            </w:pPr>
            <w:r w:rsidRPr="00000B5F">
              <w:rPr>
                <w:rFonts w:cs="Arial"/>
                <w:sz w:val="14"/>
                <w:szCs w:val="14"/>
                <w:lang w:eastAsia="zh-CN"/>
              </w:rPr>
              <w:t>16</w:t>
            </w:r>
          </w:p>
        </w:tc>
      </w:tr>
      <w:tr w:rsidR="00F94CF0" w:rsidRPr="00000B5F" w14:paraId="15E6770B" w14:textId="77777777" w:rsidTr="005A7AD7">
        <w:tc>
          <w:tcPr>
            <w:tcW w:w="1440" w:type="dxa"/>
            <w:tcBorders>
              <w:top w:val="nil"/>
              <w:left w:val="nil"/>
              <w:bottom w:val="nil"/>
              <w:right w:val="nil"/>
            </w:tcBorders>
            <w:shd w:val="clear" w:color="auto" w:fill="auto"/>
            <w:noWrap/>
            <w:vAlign w:val="bottom"/>
            <w:hideMark/>
          </w:tcPr>
          <w:p w14:paraId="54E9ABAB"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236B9285"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70E0B229" w14:textId="77777777" w:rsidR="00000B5F" w:rsidRPr="00000B5F" w:rsidRDefault="00000B5F" w:rsidP="004738CF">
            <w:pPr>
              <w:rPr>
                <w:rFonts w:cs="Arial"/>
                <w:sz w:val="14"/>
                <w:szCs w:val="14"/>
                <w:lang w:eastAsia="zh-CN"/>
              </w:rPr>
            </w:pPr>
            <w:r w:rsidRPr="00000B5F">
              <w:rPr>
                <w:rFonts w:cs="Arial"/>
                <w:sz w:val="14"/>
                <w:szCs w:val="14"/>
                <w:lang w:eastAsia="zh-CN"/>
              </w:rPr>
              <w:t>Ghana</w:t>
            </w:r>
          </w:p>
        </w:tc>
        <w:tc>
          <w:tcPr>
            <w:tcW w:w="551" w:type="dxa"/>
            <w:tcBorders>
              <w:top w:val="nil"/>
              <w:left w:val="nil"/>
              <w:bottom w:val="nil"/>
              <w:right w:val="nil"/>
            </w:tcBorders>
            <w:shd w:val="clear" w:color="auto" w:fill="auto"/>
            <w:noWrap/>
            <w:vAlign w:val="bottom"/>
            <w:hideMark/>
          </w:tcPr>
          <w:p w14:paraId="771FB16C"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151D6ECD" w14:textId="77777777" w:rsidTr="005A7AD7">
        <w:tc>
          <w:tcPr>
            <w:tcW w:w="1440" w:type="dxa"/>
            <w:tcBorders>
              <w:top w:val="nil"/>
              <w:left w:val="nil"/>
              <w:bottom w:val="nil"/>
              <w:right w:val="nil"/>
            </w:tcBorders>
            <w:shd w:val="clear" w:color="auto" w:fill="auto"/>
            <w:noWrap/>
            <w:vAlign w:val="bottom"/>
            <w:hideMark/>
          </w:tcPr>
          <w:p w14:paraId="4571AFBF"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3570088E"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26050515" w14:textId="77777777" w:rsidR="00000B5F" w:rsidRPr="00000B5F" w:rsidRDefault="00000B5F" w:rsidP="004738CF">
            <w:pPr>
              <w:rPr>
                <w:rFonts w:cs="Arial"/>
                <w:sz w:val="14"/>
                <w:szCs w:val="14"/>
                <w:lang w:eastAsia="zh-CN"/>
              </w:rPr>
            </w:pPr>
            <w:r w:rsidRPr="00000B5F">
              <w:rPr>
                <w:rFonts w:cs="Arial"/>
                <w:sz w:val="14"/>
                <w:szCs w:val="14"/>
                <w:lang w:eastAsia="zh-CN"/>
              </w:rPr>
              <w:t>South Africa</w:t>
            </w:r>
          </w:p>
        </w:tc>
        <w:tc>
          <w:tcPr>
            <w:tcW w:w="551" w:type="dxa"/>
            <w:tcBorders>
              <w:top w:val="nil"/>
              <w:left w:val="nil"/>
              <w:bottom w:val="nil"/>
              <w:right w:val="nil"/>
            </w:tcBorders>
            <w:shd w:val="clear" w:color="auto" w:fill="auto"/>
            <w:noWrap/>
            <w:vAlign w:val="bottom"/>
            <w:hideMark/>
          </w:tcPr>
          <w:p w14:paraId="29A0B3C6" w14:textId="77777777" w:rsidR="00000B5F" w:rsidRPr="00000B5F" w:rsidRDefault="00000B5F" w:rsidP="004738CF">
            <w:pPr>
              <w:jc w:val="right"/>
              <w:rPr>
                <w:rFonts w:cs="Arial"/>
                <w:sz w:val="14"/>
                <w:szCs w:val="14"/>
                <w:lang w:eastAsia="zh-CN"/>
              </w:rPr>
            </w:pPr>
            <w:r w:rsidRPr="00000B5F">
              <w:rPr>
                <w:rFonts w:cs="Arial"/>
                <w:sz w:val="14"/>
                <w:szCs w:val="14"/>
                <w:lang w:eastAsia="zh-CN"/>
              </w:rPr>
              <w:t>3</w:t>
            </w:r>
          </w:p>
        </w:tc>
      </w:tr>
      <w:tr w:rsidR="00F94CF0" w:rsidRPr="00000B5F" w14:paraId="303568E2" w14:textId="77777777" w:rsidTr="005A7AD7">
        <w:tc>
          <w:tcPr>
            <w:tcW w:w="1440" w:type="dxa"/>
            <w:tcBorders>
              <w:top w:val="nil"/>
              <w:left w:val="nil"/>
              <w:bottom w:val="single" w:sz="4" w:space="0" w:color="8EA9DB"/>
              <w:right w:val="nil"/>
            </w:tcBorders>
            <w:shd w:val="clear" w:color="auto" w:fill="auto"/>
            <w:noWrap/>
            <w:vAlign w:val="bottom"/>
            <w:hideMark/>
          </w:tcPr>
          <w:p w14:paraId="253066F8"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810" w:type="dxa"/>
            <w:tcBorders>
              <w:top w:val="nil"/>
              <w:left w:val="nil"/>
              <w:bottom w:val="nil"/>
              <w:right w:val="nil"/>
            </w:tcBorders>
            <w:shd w:val="clear" w:color="auto" w:fill="auto"/>
            <w:noWrap/>
            <w:vAlign w:val="bottom"/>
            <w:hideMark/>
          </w:tcPr>
          <w:p w14:paraId="4CEB1049" w14:textId="77777777" w:rsidR="00000B5F" w:rsidRPr="00000B5F" w:rsidRDefault="00000B5F" w:rsidP="004738CF">
            <w:pPr>
              <w:rPr>
                <w:rFonts w:cs="Arial"/>
                <w:b/>
                <w:bCs/>
                <w:color w:val="000000"/>
                <w:sz w:val="14"/>
                <w:szCs w:val="14"/>
                <w:lang w:eastAsia="zh-CN"/>
              </w:rPr>
            </w:pPr>
          </w:p>
        </w:tc>
        <w:tc>
          <w:tcPr>
            <w:tcW w:w="1080" w:type="dxa"/>
            <w:tcBorders>
              <w:top w:val="nil"/>
              <w:left w:val="nil"/>
              <w:bottom w:val="nil"/>
              <w:right w:val="nil"/>
            </w:tcBorders>
            <w:shd w:val="clear" w:color="auto" w:fill="auto"/>
            <w:noWrap/>
            <w:vAlign w:val="bottom"/>
            <w:hideMark/>
          </w:tcPr>
          <w:p w14:paraId="70DC9257" w14:textId="77777777" w:rsidR="00000B5F" w:rsidRPr="00000B5F" w:rsidRDefault="00000B5F" w:rsidP="004738CF">
            <w:pPr>
              <w:rPr>
                <w:rFonts w:cs="Arial"/>
                <w:sz w:val="14"/>
                <w:szCs w:val="14"/>
                <w:lang w:eastAsia="zh-CN"/>
              </w:rPr>
            </w:pPr>
            <w:r w:rsidRPr="00000B5F">
              <w:rPr>
                <w:rFonts w:cs="Arial"/>
                <w:sz w:val="14"/>
                <w:szCs w:val="14"/>
                <w:lang w:eastAsia="zh-CN"/>
              </w:rPr>
              <w:t>Tanzania Un Rep</w:t>
            </w:r>
          </w:p>
        </w:tc>
        <w:tc>
          <w:tcPr>
            <w:tcW w:w="551" w:type="dxa"/>
            <w:tcBorders>
              <w:top w:val="nil"/>
              <w:left w:val="nil"/>
              <w:bottom w:val="nil"/>
              <w:right w:val="nil"/>
            </w:tcBorders>
            <w:shd w:val="clear" w:color="auto" w:fill="auto"/>
            <w:noWrap/>
            <w:vAlign w:val="bottom"/>
            <w:hideMark/>
          </w:tcPr>
          <w:p w14:paraId="58E6FAEE"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02843717"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0C057993"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Muluwork Befekadu Ameya Total</w:t>
            </w:r>
          </w:p>
        </w:tc>
        <w:tc>
          <w:tcPr>
            <w:tcW w:w="810" w:type="dxa"/>
            <w:tcBorders>
              <w:top w:val="single" w:sz="4" w:space="0" w:color="4472C4"/>
              <w:left w:val="nil"/>
              <w:bottom w:val="single" w:sz="4" w:space="0" w:color="4472C4"/>
              <w:right w:val="nil"/>
            </w:tcBorders>
            <w:shd w:val="clear" w:color="auto" w:fill="auto"/>
            <w:noWrap/>
            <w:vAlign w:val="bottom"/>
            <w:hideMark/>
          </w:tcPr>
          <w:p w14:paraId="4915BD37"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6208C563"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05896213"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21</w:t>
            </w:r>
          </w:p>
        </w:tc>
      </w:tr>
      <w:tr w:rsidR="00F94CF0" w:rsidRPr="00000B5F" w14:paraId="445BBD1E" w14:textId="77777777" w:rsidTr="005A7AD7">
        <w:tc>
          <w:tcPr>
            <w:tcW w:w="1440" w:type="dxa"/>
            <w:tcBorders>
              <w:top w:val="nil"/>
              <w:left w:val="nil"/>
              <w:bottom w:val="nil"/>
              <w:right w:val="nil"/>
            </w:tcBorders>
            <w:shd w:val="clear" w:color="auto" w:fill="auto"/>
            <w:noWrap/>
            <w:vAlign w:val="bottom"/>
            <w:hideMark/>
          </w:tcPr>
          <w:p w14:paraId="25422C13"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Aderaw Genetu Tassew</w:t>
            </w:r>
          </w:p>
        </w:tc>
        <w:tc>
          <w:tcPr>
            <w:tcW w:w="810" w:type="dxa"/>
            <w:tcBorders>
              <w:top w:val="nil"/>
              <w:left w:val="nil"/>
              <w:bottom w:val="nil"/>
              <w:right w:val="nil"/>
            </w:tcBorders>
            <w:shd w:val="clear" w:color="auto" w:fill="auto"/>
            <w:noWrap/>
            <w:vAlign w:val="bottom"/>
            <w:hideMark/>
          </w:tcPr>
          <w:p w14:paraId="76A189A7"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NO-A</w:t>
            </w:r>
          </w:p>
        </w:tc>
        <w:tc>
          <w:tcPr>
            <w:tcW w:w="1080" w:type="dxa"/>
            <w:tcBorders>
              <w:top w:val="nil"/>
              <w:left w:val="nil"/>
              <w:bottom w:val="nil"/>
              <w:right w:val="nil"/>
            </w:tcBorders>
            <w:shd w:val="clear" w:color="auto" w:fill="auto"/>
            <w:noWrap/>
            <w:vAlign w:val="bottom"/>
            <w:hideMark/>
          </w:tcPr>
          <w:p w14:paraId="2E2AB7B7" w14:textId="77777777" w:rsidR="00000B5F" w:rsidRPr="00000B5F" w:rsidRDefault="00000B5F" w:rsidP="004738CF">
            <w:pPr>
              <w:rPr>
                <w:rFonts w:cs="Arial"/>
                <w:sz w:val="14"/>
                <w:szCs w:val="14"/>
                <w:lang w:eastAsia="zh-CN"/>
              </w:rPr>
            </w:pPr>
            <w:r w:rsidRPr="00000B5F">
              <w:rPr>
                <w:rFonts w:cs="Arial"/>
                <w:sz w:val="14"/>
                <w:szCs w:val="14"/>
                <w:lang w:eastAsia="zh-CN"/>
              </w:rPr>
              <w:t>Cameroon</w:t>
            </w:r>
          </w:p>
        </w:tc>
        <w:tc>
          <w:tcPr>
            <w:tcW w:w="551" w:type="dxa"/>
            <w:tcBorders>
              <w:top w:val="nil"/>
              <w:left w:val="nil"/>
              <w:bottom w:val="nil"/>
              <w:right w:val="nil"/>
            </w:tcBorders>
            <w:shd w:val="clear" w:color="auto" w:fill="auto"/>
            <w:noWrap/>
            <w:vAlign w:val="bottom"/>
            <w:hideMark/>
          </w:tcPr>
          <w:p w14:paraId="37D6BE9F" w14:textId="77777777" w:rsidR="00000B5F" w:rsidRPr="00000B5F" w:rsidRDefault="00000B5F" w:rsidP="004738CF">
            <w:pPr>
              <w:jc w:val="right"/>
              <w:rPr>
                <w:rFonts w:cs="Arial"/>
                <w:sz w:val="14"/>
                <w:szCs w:val="14"/>
                <w:lang w:eastAsia="zh-CN"/>
              </w:rPr>
            </w:pPr>
            <w:r w:rsidRPr="00000B5F">
              <w:rPr>
                <w:rFonts w:cs="Arial"/>
                <w:sz w:val="14"/>
                <w:szCs w:val="14"/>
                <w:lang w:eastAsia="zh-CN"/>
              </w:rPr>
              <w:t>2</w:t>
            </w:r>
          </w:p>
        </w:tc>
      </w:tr>
      <w:tr w:rsidR="00F94CF0" w:rsidRPr="00000B5F" w14:paraId="15906391" w14:textId="77777777" w:rsidTr="005A7AD7">
        <w:tc>
          <w:tcPr>
            <w:tcW w:w="1440" w:type="dxa"/>
            <w:tcBorders>
              <w:top w:val="nil"/>
              <w:left w:val="nil"/>
              <w:bottom w:val="nil"/>
              <w:right w:val="nil"/>
            </w:tcBorders>
            <w:shd w:val="clear" w:color="auto" w:fill="auto"/>
            <w:noWrap/>
            <w:vAlign w:val="bottom"/>
            <w:hideMark/>
          </w:tcPr>
          <w:p w14:paraId="0E72FC32"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6C41CAE6"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3311D75C"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4E7FBD5C" w14:textId="77777777" w:rsidR="00000B5F" w:rsidRPr="00000B5F" w:rsidRDefault="00000B5F" w:rsidP="004738CF">
            <w:pPr>
              <w:jc w:val="right"/>
              <w:rPr>
                <w:rFonts w:cs="Arial"/>
                <w:sz w:val="14"/>
                <w:szCs w:val="14"/>
                <w:lang w:eastAsia="zh-CN"/>
              </w:rPr>
            </w:pPr>
            <w:r w:rsidRPr="00000B5F">
              <w:rPr>
                <w:rFonts w:cs="Arial"/>
                <w:sz w:val="14"/>
                <w:szCs w:val="14"/>
                <w:lang w:eastAsia="zh-CN"/>
              </w:rPr>
              <w:t>11</w:t>
            </w:r>
          </w:p>
        </w:tc>
      </w:tr>
      <w:tr w:rsidR="00F94CF0" w:rsidRPr="00000B5F" w14:paraId="18BBEAE2" w14:textId="77777777" w:rsidTr="005A7AD7">
        <w:tc>
          <w:tcPr>
            <w:tcW w:w="1440" w:type="dxa"/>
            <w:tcBorders>
              <w:top w:val="nil"/>
              <w:left w:val="nil"/>
              <w:bottom w:val="nil"/>
              <w:right w:val="nil"/>
            </w:tcBorders>
            <w:shd w:val="clear" w:color="auto" w:fill="auto"/>
            <w:noWrap/>
            <w:vAlign w:val="bottom"/>
            <w:hideMark/>
          </w:tcPr>
          <w:p w14:paraId="5F486FCA"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78F58879"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7E817FF7" w14:textId="77777777" w:rsidR="00000B5F" w:rsidRPr="00000B5F" w:rsidRDefault="00000B5F" w:rsidP="004738CF">
            <w:pPr>
              <w:rPr>
                <w:rFonts w:cs="Arial"/>
                <w:sz w:val="14"/>
                <w:szCs w:val="14"/>
                <w:lang w:eastAsia="zh-CN"/>
              </w:rPr>
            </w:pPr>
            <w:r w:rsidRPr="00000B5F">
              <w:rPr>
                <w:rFonts w:cs="Arial"/>
                <w:sz w:val="14"/>
                <w:szCs w:val="14"/>
                <w:lang w:eastAsia="zh-CN"/>
              </w:rPr>
              <w:t>Ghana</w:t>
            </w:r>
          </w:p>
        </w:tc>
        <w:tc>
          <w:tcPr>
            <w:tcW w:w="551" w:type="dxa"/>
            <w:tcBorders>
              <w:top w:val="nil"/>
              <w:left w:val="nil"/>
              <w:bottom w:val="nil"/>
              <w:right w:val="nil"/>
            </w:tcBorders>
            <w:shd w:val="clear" w:color="auto" w:fill="auto"/>
            <w:noWrap/>
            <w:vAlign w:val="bottom"/>
            <w:hideMark/>
          </w:tcPr>
          <w:p w14:paraId="49172A3B"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2B20B92E" w14:textId="77777777" w:rsidTr="005A7AD7">
        <w:tc>
          <w:tcPr>
            <w:tcW w:w="1440" w:type="dxa"/>
            <w:tcBorders>
              <w:top w:val="nil"/>
              <w:left w:val="nil"/>
              <w:bottom w:val="nil"/>
              <w:right w:val="nil"/>
            </w:tcBorders>
            <w:shd w:val="clear" w:color="auto" w:fill="auto"/>
            <w:noWrap/>
            <w:vAlign w:val="bottom"/>
            <w:hideMark/>
          </w:tcPr>
          <w:p w14:paraId="7C2EA495"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246CE915"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01369556" w14:textId="77777777" w:rsidR="00000B5F" w:rsidRPr="00000B5F" w:rsidRDefault="00000B5F" w:rsidP="004738CF">
            <w:pPr>
              <w:rPr>
                <w:rFonts w:cs="Arial"/>
                <w:sz w:val="14"/>
                <w:szCs w:val="14"/>
                <w:lang w:eastAsia="zh-CN"/>
              </w:rPr>
            </w:pPr>
            <w:r w:rsidRPr="00000B5F">
              <w:rPr>
                <w:rFonts w:cs="Arial"/>
                <w:sz w:val="14"/>
                <w:szCs w:val="14"/>
                <w:lang w:eastAsia="zh-CN"/>
              </w:rPr>
              <w:t>Jordan</w:t>
            </w:r>
          </w:p>
        </w:tc>
        <w:tc>
          <w:tcPr>
            <w:tcW w:w="551" w:type="dxa"/>
            <w:tcBorders>
              <w:top w:val="nil"/>
              <w:left w:val="nil"/>
              <w:bottom w:val="nil"/>
              <w:right w:val="nil"/>
            </w:tcBorders>
            <w:shd w:val="clear" w:color="auto" w:fill="auto"/>
            <w:noWrap/>
            <w:vAlign w:val="bottom"/>
            <w:hideMark/>
          </w:tcPr>
          <w:p w14:paraId="260BBB64"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0340D3DD" w14:textId="77777777" w:rsidTr="005A7AD7">
        <w:tc>
          <w:tcPr>
            <w:tcW w:w="1440" w:type="dxa"/>
            <w:tcBorders>
              <w:top w:val="nil"/>
              <w:left w:val="nil"/>
              <w:bottom w:val="nil"/>
              <w:right w:val="nil"/>
            </w:tcBorders>
            <w:shd w:val="clear" w:color="auto" w:fill="auto"/>
            <w:noWrap/>
            <w:vAlign w:val="bottom"/>
            <w:hideMark/>
          </w:tcPr>
          <w:p w14:paraId="216CF47D"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6BEC2847"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5DD20B36" w14:textId="77777777" w:rsidR="00000B5F" w:rsidRPr="00000B5F" w:rsidRDefault="00000B5F" w:rsidP="004738CF">
            <w:pPr>
              <w:rPr>
                <w:rFonts w:cs="Arial"/>
                <w:sz w:val="14"/>
                <w:szCs w:val="14"/>
                <w:lang w:eastAsia="zh-CN"/>
              </w:rPr>
            </w:pPr>
            <w:r w:rsidRPr="00000B5F">
              <w:rPr>
                <w:rFonts w:cs="Arial"/>
                <w:sz w:val="14"/>
                <w:szCs w:val="14"/>
                <w:lang w:eastAsia="zh-CN"/>
              </w:rPr>
              <w:t>Kenya</w:t>
            </w:r>
          </w:p>
        </w:tc>
        <w:tc>
          <w:tcPr>
            <w:tcW w:w="551" w:type="dxa"/>
            <w:tcBorders>
              <w:top w:val="nil"/>
              <w:left w:val="nil"/>
              <w:bottom w:val="nil"/>
              <w:right w:val="nil"/>
            </w:tcBorders>
            <w:shd w:val="clear" w:color="auto" w:fill="auto"/>
            <w:noWrap/>
            <w:vAlign w:val="bottom"/>
            <w:hideMark/>
          </w:tcPr>
          <w:p w14:paraId="5E050FED" w14:textId="77777777" w:rsidR="00000B5F" w:rsidRPr="00000B5F" w:rsidRDefault="00000B5F" w:rsidP="004738CF">
            <w:pPr>
              <w:jc w:val="right"/>
              <w:rPr>
                <w:rFonts w:cs="Arial"/>
                <w:sz w:val="14"/>
                <w:szCs w:val="14"/>
                <w:lang w:eastAsia="zh-CN"/>
              </w:rPr>
            </w:pPr>
            <w:r w:rsidRPr="00000B5F">
              <w:rPr>
                <w:rFonts w:cs="Arial"/>
                <w:sz w:val="14"/>
                <w:szCs w:val="14"/>
                <w:lang w:eastAsia="zh-CN"/>
              </w:rPr>
              <w:t>3</w:t>
            </w:r>
          </w:p>
        </w:tc>
      </w:tr>
      <w:tr w:rsidR="00F94CF0" w:rsidRPr="00000B5F" w14:paraId="32F2D0FB" w14:textId="77777777" w:rsidTr="005A7AD7">
        <w:tc>
          <w:tcPr>
            <w:tcW w:w="1440" w:type="dxa"/>
            <w:tcBorders>
              <w:top w:val="nil"/>
              <w:left w:val="nil"/>
              <w:bottom w:val="nil"/>
              <w:right w:val="nil"/>
            </w:tcBorders>
            <w:shd w:val="clear" w:color="auto" w:fill="auto"/>
            <w:noWrap/>
            <w:vAlign w:val="bottom"/>
            <w:hideMark/>
          </w:tcPr>
          <w:p w14:paraId="690C73D0"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1DC3EB0D"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001D1F34" w14:textId="77777777" w:rsidR="00000B5F" w:rsidRPr="00000B5F" w:rsidRDefault="00000B5F" w:rsidP="004738CF">
            <w:pPr>
              <w:rPr>
                <w:rFonts w:cs="Arial"/>
                <w:sz w:val="14"/>
                <w:szCs w:val="14"/>
                <w:lang w:eastAsia="zh-CN"/>
              </w:rPr>
            </w:pPr>
            <w:r w:rsidRPr="00000B5F">
              <w:rPr>
                <w:rFonts w:cs="Arial"/>
                <w:sz w:val="14"/>
                <w:szCs w:val="14"/>
                <w:lang w:eastAsia="zh-CN"/>
              </w:rPr>
              <w:t>Lebanon</w:t>
            </w:r>
          </w:p>
        </w:tc>
        <w:tc>
          <w:tcPr>
            <w:tcW w:w="551" w:type="dxa"/>
            <w:tcBorders>
              <w:top w:val="nil"/>
              <w:left w:val="nil"/>
              <w:bottom w:val="nil"/>
              <w:right w:val="nil"/>
            </w:tcBorders>
            <w:shd w:val="clear" w:color="auto" w:fill="auto"/>
            <w:noWrap/>
            <w:vAlign w:val="bottom"/>
            <w:hideMark/>
          </w:tcPr>
          <w:p w14:paraId="7842BA52"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4C5022A0" w14:textId="77777777" w:rsidTr="005A7AD7">
        <w:tc>
          <w:tcPr>
            <w:tcW w:w="1440" w:type="dxa"/>
            <w:tcBorders>
              <w:top w:val="nil"/>
              <w:left w:val="nil"/>
              <w:bottom w:val="single" w:sz="4" w:space="0" w:color="8EA9DB"/>
              <w:right w:val="nil"/>
            </w:tcBorders>
            <w:shd w:val="clear" w:color="auto" w:fill="auto"/>
            <w:noWrap/>
            <w:vAlign w:val="bottom"/>
            <w:hideMark/>
          </w:tcPr>
          <w:p w14:paraId="2847F258"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810" w:type="dxa"/>
            <w:tcBorders>
              <w:top w:val="nil"/>
              <w:left w:val="nil"/>
              <w:bottom w:val="nil"/>
              <w:right w:val="nil"/>
            </w:tcBorders>
            <w:shd w:val="clear" w:color="auto" w:fill="auto"/>
            <w:noWrap/>
            <w:vAlign w:val="bottom"/>
            <w:hideMark/>
          </w:tcPr>
          <w:p w14:paraId="6B28E68B" w14:textId="77777777" w:rsidR="00000B5F" w:rsidRPr="00000B5F" w:rsidRDefault="00000B5F" w:rsidP="004738CF">
            <w:pPr>
              <w:rPr>
                <w:rFonts w:cs="Arial"/>
                <w:b/>
                <w:bCs/>
                <w:color w:val="000000"/>
                <w:sz w:val="14"/>
                <w:szCs w:val="14"/>
                <w:lang w:eastAsia="zh-CN"/>
              </w:rPr>
            </w:pPr>
          </w:p>
        </w:tc>
        <w:tc>
          <w:tcPr>
            <w:tcW w:w="1080" w:type="dxa"/>
            <w:tcBorders>
              <w:top w:val="nil"/>
              <w:left w:val="nil"/>
              <w:bottom w:val="nil"/>
              <w:right w:val="nil"/>
            </w:tcBorders>
            <w:shd w:val="clear" w:color="auto" w:fill="auto"/>
            <w:noWrap/>
            <w:vAlign w:val="bottom"/>
            <w:hideMark/>
          </w:tcPr>
          <w:p w14:paraId="1B2154C4" w14:textId="77777777" w:rsidR="00000B5F" w:rsidRPr="00000B5F" w:rsidRDefault="00000B5F" w:rsidP="004738CF">
            <w:pPr>
              <w:rPr>
                <w:rFonts w:cs="Arial"/>
                <w:sz w:val="14"/>
                <w:szCs w:val="14"/>
                <w:lang w:eastAsia="zh-CN"/>
              </w:rPr>
            </w:pPr>
            <w:r w:rsidRPr="00000B5F">
              <w:rPr>
                <w:rFonts w:cs="Arial"/>
                <w:sz w:val="14"/>
                <w:szCs w:val="14"/>
                <w:lang w:eastAsia="zh-CN"/>
              </w:rPr>
              <w:t>Uganda</w:t>
            </w:r>
          </w:p>
        </w:tc>
        <w:tc>
          <w:tcPr>
            <w:tcW w:w="551" w:type="dxa"/>
            <w:tcBorders>
              <w:top w:val="nil"/>
              <w:left w:val="nil"/>
              <w:bottom w:val="nil"/>
              <w:right w:val="nil"/>
            </w:tcBorders>
            <w:shd w:val="clear" w:color="auto" w:fill="auto"/>
            <w:noWrap/>
            <w:vAlign w:val="bottom"/>
            <w:hideMark/>
          </w:tcPr>
          <w:p w14:paraId="68BD96D4"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57539F8C"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394D2546"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Aderaw Genetu Tassew Total</w:t>
            </w:r>
          </w:p>
        </w:tc>
        <w:tc>
          <w:tcPr>
            <w:tcW w:w="810" w:type="dxa"/>
            <w:tcBorders>
              <w:top w:val="single" w:sz="4" w:space="0" w:color="4472C4"/>
              <w:left w:val="nil"/>
              <w:bottom w:val="single" w:sz="4" w:space="0" w:color="4472C4"/>
              <w:right w:val="nil"/>
            </w:tcBorders>
            <w:shd w:val="clear" w:color="auto" w:fill="auto"/>
            <w:noWrap/>
            <w:vAlign w:val="bottom"/>
            <w:hideMark/>
          </w:tcPr>
          <w:p w14:paraId="5F9BBD67"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74BE037D"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3898C1E7"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20</w:t>
            </w:r>
          </w:p>
        </w:tc>
      </w:tr>
      <w:tr w:rsidR="00166BDB" w:rsidRPr="00000B5F" w14:paraId="49BD389C" w14:textId="77777777" w:rsidTr="005A7AD7">
        <w:tc>
          <w:tcPr>
            <w:tcW w:w="1440" w:type="dxa"/>
            <w:tcBorders>
              <w:top w:val="single" w:sz="4" w:space="0" w:color="4472C4"/>
              <w:left w:val="nil"/>
              <w:bottom w:val="single" w:sz="4" w:space="0" w:color="4472C4"/>
              <w:right w:val="nil"/>
            </w:tcBorders>
            <w:shd w:val="clear" w:color="auto" w:fill="auto"/>
            <w:noWrap/>
            <w:vAlign w:val="bottom"/>
          </w:tcPr>
          <w:p w14:paraId="3575B84B" w14:textId="77777777" w:rsidR="00166BDB" w:rsidRDefault="00166BDB" w:rsidP="004738CF">
            <w:pPr>
              <w:rPr>
                <w:rFonts w:cs="Arial"/>
                <w:b/>
                <w:bCs/>
                <w:color w:val="000000"/>
                <w:sz w:val="14"/>
                <w:szCs w:val="14"/>
                <w:lang w:eastAsia="zh-CN"/>
              </w:rPr>
            </w:pPr>
          </w:p>
          <w:p w14:paraId="2D49D5A7" w14:textId="77777777" w:rsidR="00166BDB" w:rsidRDefault="00166BDB" w:rsidP="004738CF">
            <w:pPr>
              <w:rPr>
                <w:rFonts w:cs="Arial"/>
                <w:b/>
                <w:bCs/>
                <w:color w:val="000000"/>
                <w:sz w:val="14"/>
                <w:szCs w:val="14"/>
                <w:lang w:eastAsia="zh-CN"/>
              </w:rPr>
            </w:pPr>
          </w:p>
          <w:p w14:paraId="11B28B6E" w14:textId="77777777" w:rsidR="00166BDB" w:rsidRDefault="00166BDB" w:rsidP="004738CF">
            <w:pPr>
              <w:rPr>
                <w:rFonts w:cs="Arial"/>
                <w:b/>
                <w:bCs/>
                <w:color w:val="000000"/>
                <w:sz w:val="14"/>
                <w:szCs w:val="14"/>
                <w:lang w:eastAsia="zh-CN"/>
              </w:rPr>
            </w:pPr>
          </w:p>
          <w:p w14:paraId="1DEA1506" w14:textId="0496366C" w:rsidR="00166BDB" w:rsidRPr="00000B5F" w:rsidRDefault="00166BDB" w:rsidP="004738CF">
            <w:pPr>
              <w:rPr>
                <w:rFonts w:cs="Arial"/>
                <w:b/>
                <w:bCs/>
                <w:color w:val="000000"/>
                <w:sz w:val="14"/>
                <w:szCs w:val="14"/>
                <w:lang w:eastAsia="zh-CN"/>
              </w:rPr>
            </w:pPr>
          </w:p>
        </w:tc>
        <w:tc>
          <w:tcPr>
            <w:tcW w:w="810" w:type="dxa"/>
            <w:tcBorders>
              <w:top w:val="single" w:sz="4" w:space="0" w:color="4472C4"/>
              <w:left w:val="nil"/>
              <w:bottom w:val="single" w:sz="4" w:space="0" w:color="4472C4"/>
              <w:right w:val="nil"/>
            </w:tcBorders>
            <w:shd w:val="clear" w:color="auto" w:fill="auto"/>
            <w:noWrap/>
            <w:vAlign w:val="bottom"/>
          </w:tcPr>
          <w:p w14:paraId="3835551B" w14:textId="77777777" w:rsidR="00166BDB" w:rsidRPr="00000B5F" w:rsidRDefault="00166BDB" w:rsidP="004738CF">
            <w:pPr>
              <w:rPr>
                <w:rFonts w:cs="Arial"/>
                <w:b/>
                <w:bCs/>
                <w:color w:val="000000"/>
                <w:sz w:val="14"/>
                <w:szCs w:val="14"/>
                <w:lang w:eastAsia="zh-CN"/>
              </w:rPr>
            </w:pPr>
          </w:p>
        </w:tc>
        <w:tc>
          <w:tcPr>
            <w:tcW w:w="1080" w:type="dxa"/>
            <w:tcBorders>
              <w:top w:val="single" w:sz="4" w:space="0" w:color="4472C4"/>
              <w:left w:val="nil"/>
              <w:bottom w:val="single" w:sz="4" w:space="0" w:color="4472C4"/>
              <w:right w:val="nil"/>
            </w:tcBorders>
            <w:shd w:val="clear" w:color="auto" w:fill="auto"/>
            <w:noWrap/>
            <w:vAlign w:val="bottom"/>
          </w:tcPr>
          <w:p w14:paraId="710EC30C" w14:textId="77777777" w:rsidR="00166BDB" w:rsidRPr="00000B5F" w:rsidRDefault="00166BDB" w:rsidP="004738CF">
            <w:pPr>
              <w:rPr>
                <w:rFonts w:cs="Arial"/>
                <w:b/>
                <w:bCs/>
                <w:color w:val="000000"/>
                <w:sz w:val="14"/>
                <w:szCs w:val="14"/>
                <w:lang w:eastAsia="zh-CN"/>
              </w:rPr>
            </w:pPr>
          </w:p>
        </w:tc>
        <w:tc>
          <w:tcPr>
            <w:tcW w:w="551" w:type="dxa"/>
            <w:tcBorders>
              <w:top w:val="single" w:sz="4" w:space="0" w:color="4472C4"/>
              <w:left w:val="nil"/>
              <w:bottom w:val="single" w:sz="4" w:space="0" w:color="4472C4"/>
              <w:right w:val="nil"/>
            </w:tcBorders>
            <w:shd w:val="clear" w:color="auto" w:fill="auto"/>
            <w:noWrap/>
            <w:vAlign w:val="bottom"/>
          </w:tcPr>
          <w:p w14:paraId="5E5DA62F" w14:textId="77777777" w:rsidR="00166BDB" w:rsidRPr="00000B5F" w:rsidRDefault="00166BDB" w:rsidP="004738CF">
            <w:pPr>
              <w:jc w:val="right"/>
              <w:rPr>
                <w:rFonts w:cs="Arial"/>
                <w:b/>
                <w:bCs/>
                <w:color w:val="000000"/>
                <w:sz w:val="14"/>
                <w:szCs w:val="14"/>
                <w:lang w:eastAsia="zh-CN"/>
              </w:rPr>
            </w:pPr>
          </w:p>
        </w:tc>
      </w:tr>
      <w:tr w:rsidR="00F94CF0" w:rsidRPr="00000B5F" w14:paraId="2E5CC723" w14:textId="77777777" w:rsidTr="005A7AD7">
        <w:tc>
          <w:tcPr>
            <w:tcW w:w="1440" w:type="dxa"/>
            <w:tcBorders>
              <w:top w:val="nil"/>
              <w:left w:val="nil"/>
              <w:bottom w:val="nil"/>
              <w:right w:val="nil"/>
            </w:tcBorders>
            <w:shd w:val="clear" w:color="auto" w:fill="auto"/>
            <w:noWrap/>
            <w:vAlign w:val="bottom"/>
            <w:hideMark/>
          </w:tcPr>
          <w:p w14:paraId="3E1C9587"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lastRenderedPageBreak/>
              <w:t>Ana Elisa Santana Afonso</w:t>
            </w:r>
          </w:p>
        </w:tc>
        <w:tc>
          <w:tcPr>
            <w:tcW w:w="810" w:type="dxa"/>
            <w:tcBorders>
              <w:top w:val="nil"/>
              <w:left w:val="nil"/>
              <w:bottom w:val="nil"/>
              <w:right w:val="nil"/>
            </w:tcBorders>
            <w:shd w:val="clear" w:color="auto" w:fill="auto"/>
            <w:noWrap/>
            <w:vAlign w:val="bottom"/>
            <w:hideMark/>
          </w:tcPr>
          <w:p w14:paraId="69A12373"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D-1</w:t>
            </w:r>
          </w:p>
        </w:tc>
        <w:tc>
          <w:tcPr>
            <w:tcW w:w="1080" w:type="dxa"/>
            <w:tcBorders>
              <w:top w:val="nil"/>
              <w:left w:val="nil"/>
              <w:bottom w:val="nil"/>
              <w:right w:val="nil"/>
            </w:tcBorders>
            <w:shd w:val="clear" w:color="auto" w:fill="auto"/>
            <w:noWrap/>
            <w:vAlign w:val="bottom"/>
            <w:hideMark/>
          </w:tcPr>
          <w:p w14:paraId="65D9D096" w14:textId="77777777" w:rsidR="00000B5F" w:rsidRPr="00000B5F" w:rsidRDefault="00000B5F" w:rsidP="004738CF">
            <w:pPr>
              <w:rPr>
                <w:rFonts w:cs="Arial"/>
                <w:sz w:val="14"/>
                <w:szCs w:val="14"/>
                <w:lang w:eastAsia="zh-CN"/>
              </w:rPr>
            </w:pPr>
            <w:r w:rsidRPr="00000B5F">
              <w:rPr>
                <w:rFonts w:cs="Arial"/>
                <w:sz w:val="14"/>
                <w:szCs w:val="14"/>
                <w:lang w:eastAsia="zh-CN"/>
              </w:rPr>
              <w:t>Algeria</w:t>
            </w:r>
          </w:p>
        </w:tc>
        <w:tc>
          <w:tcPr>
            <w:tcW w:w="551" w:type="dxa"/>
            <w:tcBorders>
              <w:top w:val="nil"/>
              <w:left w:val="nil"/>
              <w:bottom w:val="nil"/>
              <w:right w:val="nil"/>
            </w:tcBorders>
            <w:shd w:val="clear" w:color="auto" w:fill="auto"/>
            <w:noWrap/>
            <w:vAlign w:val="bottom"/>
            <w:hideMark/>
          </w:tcPr>
          <w:p w14:paraId="7023F437"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1F7613E7" w14:textId="77777777" w:rsidTr="005A7AD7">
        <w:tc>
          <w:tcPr>
            <w:tcW w:w="1440" w:type="dxa"/>
            <w:tcBorders>
              <w:top w:val="nil"/>
              <w:left w:val="nil"/>
              <w:bottom w:val="nil"/>
              <w:right w:val="nil"/>
            </w:tcBorders>
            <w:shd w:val="clear" w:color="auto" w:fill="auto"/>
            <w:noWrap/>
            <w:vAlign w:val="bottom"/>
            <w:hideMark/>
          </w:tcPr>
          <w:p w14:paraId="38504595"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7A8A43FC"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255F191A" w14:textId="77777777" w:rsidR="00000B5F" w:rsidRPr="00000B5F" w:rsidRDefault="00000B5F" w:rsidP="004738CF">
            <w:pPr>
              <w:rPr>
                <w:rFonts w:cs="Arial"/>
                <w:sz w:val="14"/>
                <w:szCs w:val="14"/>
                <w:lang w:eastAsia="zh-CN"/>
              </w:rPr>
            </w:pPr>
            <w:r w:rsidRPr="00000B5F">
              <w:rPr>
                <w:rFonts w:cs="Arial"/>
                <w:sz w:val="14"/>
                <w:szCs w:val="14"/>
                <w:lang w:eastAsia="zh-CN"/>
              </w:rPr>
              <w:t>Angola</w:t>
            </w:r>
          </w:p>
        </w:tc>
        <w:tc>
          <w:tcPr>
            <w:tcW w:w="551" w:type="dxa"/>
            <w:tcBorders>
              <w:top w:val="nil"/>
              <w:left w:val="nil"/>
              <w:bottom w:val="nil"/>
              <w:right w:val="nil"/>
            </w:tcBorders>
            <w:shd w:val="clear" w:color="auto" w:fill="auto"/>
            <w:noWrap/>
            <w:vAlign w:val="bottom"/>
            <w:hideMark/>
          </w:tcPr>
          <w:p w14:paraId="4C52CC57" w14:textId="77777777" w:rsidR="00000B5F" w:rsidRPr="00000B5F" w:rsidRDefault="00000B5F" w:rsidP="004738CF">
            <w:pPr>
              <w:jc w:val="right"/>
              <w:rPr>
                <w:rFonts w:cs="Arial"/>
                <w:sz w:val="14"/>
                <w:szCs w:val="14"/>
                <w:lang w:eastAsia="zh-CN"/>
              </w:rPr>
            </w:pPr>
            <w:r w:rsidRPr="00000B5F">
              <w:rPr>
                <w:rFonts w:cs="Arial"/>
                <w:sz w:val="14"/>
                <w:szCs w:val="14"/>
                <w:lang w:eastAsia="zh-CN"/>
              </w:rPr>
              <w:t>2</w:t>
            </w:r>
          </w:p>
        </w:tc>
      </w:tr>
      <w:tr w:rsidR="00F94CF0" w:rsidRPr="00000B5F" w14:paraId="6BBA8300" w14:textId="77777777" w:rsidTr="005A7AD7">
        <w:tc>
          <w:tcPr>
            <w:tcW w:w="1440" w:type="dxa"/>
            <w:tcBorders>
              <w:top w:val="nil"/>
              <w:left w:val="nil"/>
              <w:bottom w:val="nil"/>
              <w:right w:val="nil"/>
            </w:tcBorders>
            <w:shd w:val="clear" w:color="auto" w:fill="auto"/>
            <w:noWrap/>
            <w:vAlign w:val="bottom"/>
            <w:hideMark/>
          </w:tcPr>
          <w:p w14:paraId="0FE646C8"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10363389"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0A63D02F" w14:textId="77777777" w:rsidR="00000B5F" w:rsidRPr="00000B5F" w:rsidRDefault="00000B5F" w:rsidP="004738CF">
            <w:pPr>
              <w:rPr>
                <w:rFonts w:cs="Arial"/>
                <w:sz w:val="14"/>
                <w:szCs w:val="14"/>
                <w:lang w:eastAsia="zh-CN"/>
              </w:rPr>
            </w:pPr>
            <w:r w:rsidRPr="00000B5F">
              <w:rPr>
                <w:rFonts w:cs="Arial"/>
                <w:sz w:val="14"/>
                <w:szCs w:val="14"/>
                <w:lang w:eastAsia="zh-CN"/>
              </w:rPr>
              <w:t>Congo</w:t>
            </w:r>
          </w:p>
        </w:tc>
        <w:tc>
          <w:tcPr>
            <w:tcW w:w="551" w:type="dxa"/>
            <w:tcBorders>
              <w:top w:val="nil"/>
              <w:left w:val="nil"/>
              <w:bottom w:val="nil"/>
              <w:right w:val="nil"/>
            </w:tcBorders>
            <w:shd w:val="clear" w:color="auto" w:fill="auto"/>
            <w:noWrap/>
            <w:vAlign w:val="bottom"/>
            <w:hideMark/>
          </w:tcPr>
          <w:p w14:paraId="32366481"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31D33B92" w14:textId="77777777" w:rsidTr="005A7AD7">
        <w:tc>
          <w:tcPr>
            <w:tcW w:w="1440" w:type="dxa"/>
            <w:tcBorders>
              <w:top w:val="nil"/>
              <w:left w:val="nil"/>
              <w:bottom w:val="nil"/>
              <w:right w:val="nil"/>
            </w:tcBorders>
            <w:shd w:val="clear" w:color="auto" w:fill="auto"/>
            <w:noWrap/>
            <w:vAlign w:val="bottom"/>
            <w:hideMark/>
          </w:tcPr>
          <w:p w14:paraId="6D40848B"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5F29B7EA"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5E8169BE"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25C280C8" w14:textId="77777777" w:rsidR="00000B5F" w:rsidRPr="00000B5F" w:rsidRDefault="00000B5F" w:rsidP="004738CF">
            <w:pPr>
              <w:jc w:val="right"/>
              <w:rPr>
                <w:rFonts w:cs="Arial"/>
                <w:sz w:val="14"/>
                <w:szCs w:val="14"/>
                <w:lang w:eastAsia="zh-CN"/>
              </w:rPr>
            </w:pPr>
            <w:r w:rsidRPr="00000B5F">
              <w:rPr>
                <w:rFonts w:cs="Arial"/>
                <w:sz w:val="14"/>
                <w:szCs w:val="14"/>
                <w:lang w:eastAsia="zh-CN"/>
              </w:rPr>
              <w:t>10</w:t>
            </w:r>
          </w:p>
        </w:tc>
      </w:tr>
      <w:tr w:rsidR="00F94CF0" w:rsidRPr="00000B5F" w14:paraId="75AA9F34" w14:textId="77777777" w:rsidTr="005A7AD7">
        <w:tc>
          <w:tcPr>
            <w:tcW w:w="1440" w:type="dxa"/>
            <w:tcBorders>
              <w:top w:val="nil"/>
              <w:left w:val="nil"/>
              <w:bottom w:val="nil"/>
              <w:right w:val="nil"/>
            </w:tcBorders>
            <w:shd w:val="clear" w:color="auto" w:fill="auto"/>
            <w:noWrap/>
            <w:vAlign w:val="bottom"/>
            <w:hideMark/>
          </w:tcPr>
          <w:p w14:paraId="0FA10B63"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303E830C"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69363208" w14:textId="77777777" w:rsidR="00000B5F" w:rsidRPr="00000B5F" w:rsidRDefault="00000B5F" w:rsidP="004738CF">
            <w:pPr>
              <w:rPr>
                <w:rFonts w:cs="Arial"/>
                <w:sz w:val="14"/>
                <w:szCs w:val="14"/>
                <w:lang w:eastAsia="zh-CN"/>
              </w:rPr>
            </w:pPr>
            <w:r w:rsidRPr="00000B5F">
              <w:rPr>
                <w:rFonts w:cs="Arial"/>
                <w:sz w:val="14"/>
                <w:szCs w:val="14"/>
                <w:lang w:eastAsia="zh-CN"/>
              </w:rPr>
              <w:t>France</w:t>
            </w:r>
          </w:p>
        </w:tc>
        <w:tc>
          <w:tcPr>
            <w:tcW w:w="551" w:type="dxa"/>
            <w:tcBorders>
              <w:top w:val="nil"/>
              <w:left w:val="nil"/>
              <w:bottom w:val="nil"/>
              <w:right w:val="nil"/>
            </w:tcBorders>
            <w:shd w:val="clear" w:color="auto" w:fill="auto"/>
            <w:noWrap/>
            <w:vAlign w:val="bottom"/>
            <w:hideMark/>
          </w:tcPr>
          <w:p w14:paraId="5F2A5278" w14:textId="77777777" w:rsidR="00000B5F" w:rsidRPr="00000B5F" w:rsidRDefault="00000B5F" w:rsidP="004738CF">
            <w:pPr>
              <w:jc w:val="right"/>
              <w:rPr>
                <w:rFonts w:cs="Arial"/>
                <w:sz w:val="14"/>
                <w:szCs w:val="14"/>
                <w:lang w:eastAsia="zh-CN"/>
              </w:rPr>
            </w:pPr>
            <w:r w:rsidRPr="00000B5F">
              <w:rPr>
                <w:rFonts w:cs="Arial"/>
                <w:sz w:val="14"/>
                <w:szCs w:val="14"/>
                <w:lang w:eastAsia="zh-CN"/>
              </w:rPr>
              <w:t>2</w:t>
            </w:r>
          </w:p>
        </w:tc>
      </w:tr>
      <w:tr w:rsidR="00F94CF0" w:rsidRPr="00000B5F" w14:paraId="4FF29A40" w14:textId="77777777" w:rsidTr="005A7AD7">
        <w:tc>
          <w:tcPr>
            <w:tcW w:w="1440" w:type="dxa"/>
            <w:tcBorders>
              <w:top w:val="nil"/>
              <w:left w:val="nil"/>
              <w:bottom w:val="nil"/>
              <w:right w:val="nil"/>
            </w:tcBorders>
            <w:shd w:val="clear" w:color="auto" w:fill="auto"/>
            <w:noWrap/>
            <w:vAlign w:val="bottom"/>
            <w:hideMark/>
          </w:tcPr>
          <w:p w14:paraId="2DAA9763"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047E706F"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01AC0009" w14:textId="77777777" w:rsidR="00000B5F" w:rsidRPr="00000B5F" w:rsidRDefault="00000B5F" w:rsidP="004738CF">
            <w:pPr>
              <w:rPr>
                <w:rFonts w:cs="Arial"/>
                <w:sz w:val="14"/>
                <w:szCs w:val="14"/>
                <w:lang w:eastAsia="zh-CN"/>
              </w:rPr>
            </w:pPr>
            <w:r w:rsidRPr="00000B5F">
              <w:rPr>
                <w:rFonts w:cs="Arial"/>
                <w:sz w:val="14"/>
                <w:szCs w:val="14"/>
                <w:lang w:eastAsia="zh-CN"/>
              </w:rPr>
              <w:t>Gabon</w:t>
            </w:r>
          </w:p>
        </w:tc>
        <w:tc>
          <w:tcPr>
            <w:tcW w:w="551" w:type="dxa"/>
            <w:tcBorders>
              <w:top w:val="nil"/>
              <w:left w:val="nil"/>
              <w:bottom w:val="nil"/>
              <w:right w:val="nil"/>
            </w:tcBorders>
            <w:shd w:val="clear" w:color="auto" w:fill="auto"/>
            <w:noWrap/>
            <w:vAlign w:val="bottom"/>
            <w:hideMark/>
          </w:tcPr>
          <w:p w14:paraId="3E8A051A"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2D822D6D" w14:textId="77777777" w:rsidTr="005A7AD7">
        <w:tc>
          <w:tcPr>
            <w:tcW w:w="1440" w:type="dxa"/>
            <w:tcBorders>
              <w:top w:val="nil"/>
              <w:left w:val="nil"/>
              <w:bottom w:val="nil"/>
              <w:right w:val="nil"/>
            </w:tcBorders>
            <w:shd w:val="clear" w:color="auto" w:fill="auto"/>
            <w:noWrap/>
            <w:vAlign w:val="bottom"/>
            <w:hideMark/>
          </w:tcPr>
          <w:p w14:paraId="291477FF"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114C36F3"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33E4BC6E" w14:textId="77777777" w:rsidR="00000B5F" w:rsidRPr="00000B5F" w:rsidRDefault="00000B5F" w:rsidP="004738CF">
            <w:pPr>
              <w:rPr>
                <w:rFonts w:cs="Arial"/>
                <w:sz w:val="14"/>
                <w:szCs w:val="14"/>
                <w:lang w:eastAsia="zh-CN"/>
              </w:rPr>
            </w:pPr>
            <w:r w:rsidRPr="00000B5F">
              <w:rPr>
                <w:rFonts w:cs="Arial"/>
                <w:sz w:val="14"/>
                <w:szCs w:val="14"/>
                <w:lang w:eastAsia="zh-CN"/>
              </w:rPr>
              <w:t>Germany</w:t>
            </w:r>
          </w:p>
        </w:tc>
        <w:tc>
          <w:tcPr>
            <w:tcW w:w="551" w:type="dxa"/>
            <w:tcBorders>
              <w:top w:val="nil"/>
              <w:left w:val="nil"/>
              <w:bottom w:val="nil"/>
              <w:right w:val="nil"/>
            </w:tcBorders>
            <w:shd w:val="clear" w:color="auto" w:fill="auto"/>
            <w:noWrap/>
            <w:vAlign w:val="bottom"/>
            <w:hideMark/>
          </w:tcPr>
          <w:p w14:paraId="691D8B9E"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1EB1378C" w14:textId="77777777" w:rsidTr="005A7AD7">
        <w:tc>
          <w:tcPr>
            <w:tcW w:w="1440" w:type="dxa"/>
            <w:tcBorders>
              <w:top w:val="nil"/>
              <w:left w:val="nil"/>
              <w:bottom w:val="nil"/>
              <w:right w:val="nil"/>
            </w:tcBorders>
            <w:shd w:val="clear" w:color="auto" w:fill="auto"/>
            <w:noWrap/>
            <w:vAlign w:val="bottom"/>
            <w:hideMark/>
          </w:tcPr>
          <w:p w14:paraId="76158031"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31E3D096"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0BC5DCD8" w14:textId="77777777" w:rsidR="00000B5F" w:rsidRPr="00000B5F" w:rsidRDefault="00000B5F" w:rsidP="004738CF">
            <w:pPr>
              <w:rPr>
                <w:rFonts w:cs="Arial"/>
                <w:sz w:val="14"/>
                <w:szCs w:val="14"/>
                <w:lang w:eastAsia="zh-CN"/>
              </w:rPr>
            </w:pPr>
            <w:r w:rsidRPr="00000B5F">
              <w:rPr>
                <w:rFonts w:cs="Arial"/>
                <w:sz w:val="14"/>
                <w:szCs w:val="14"/>
                <w:lang w:eastAsia="zh-CN"/>
              </w:rPr>
              <w:t>Japan</w:t>
            </w:r>
          </w:p>
        </w:tc>
        <w:tc>
          <w:tcPr>
            <w:tcW w:w="551" w:type="dxa"/>
            <w:tcBorders>
              <w:top w:val="nil"/>
              <w:left w:val="nil"/>
              <w:bottom w:val="nil"/>
              <w:right w:val="nil"/>
            </w:tcBorders>
            <w:shd w:val="clear" w:color="auto" w:fill="auto"/>
            <w:noWrap/>
            <w:vAlign w:val="bottom"/>
            <w:hideMark/>
          </w:tcPr>
          <w:p w14:paraId="40B5EF7C"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580856CF" w14:textId="77777777" w:rsidTr="005A7AD7">
        <w:tc>
          <w:tcPr>
            <w:tcW w:w="1440" w:type="dxa"/>
            <w:tcBorders>
              <w:top w:val="nil"/>
              <w:left w:val="nil"/>
              <w:bottom w:val="single" w:sz="4" w:space="0" w:color="8EA9DB"/>
              <w:right w:val="nil"/>
            </w:tcBorders>
            <w:shd w:val="clear" w:color="auto" w:fill="auto"/>
            <w:noWrap/>
            <w:vAlign w:val="bottom"/>
            <w:hideMark/>
          </w:tcPr>
          <w:p w14:paraId="0FACC4FD"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810" w:type="dxa"/>
            <w:tcBorders>
              <w:top w:val="nil"/>
              <w:left w:val="nil"/>
              <w:bottom w:val="nil"/>
              <w:right w:val="nil"/>
            </w:tcBorders>
            <w:shd w:val="clear" w:color="auto" w:fill="auto"/>
            <w:noWrap/>
            <w:vAlign w:val="bottom"/>
            <w:hideMark/>
          </w:tcPr>
          <w:p w14:paraId="720DCA31" w14:textId="77777777" w:rsidR="00000B5F" w:rsidRPr="00000B5F" w:rsidRDefault="00000B5F" w:rsidP="004738CF">
            <w:pPr>
              <w:rPr>
                <w:rFonts w:cs="Arial"/>
                <w:b/>
                <w:bCs/>
                <w:color w:val="000000"/>
                <w:sz w:val="14"/>
                <w:szCs w:val="14"/>
                <w:lang w:eastAsia="zh-CN"/>
              </w:rPr>
            </w:pPr>
          </w:p>
        </w:tc>
        <w:tc>
          <w:tcPr>
            <w:tcW w:w="1080" w:type="dxa"/>
            <w:tcBorders>
              <w:top w:val="nil"/>
              <w:left w:val="nil"/>
              <w:bottom w:val="nil"/>
              <w:right w:val="nil"/>
            </w:tcBorders>
            <w:shd w:val="clear" w:color="auto" w:fill="auto"/>
            <w:noWrap/>
            <w:vAlign w:val="bottom"/>
            <w:hideMark/>
          </w:tcPr>
          <w:p w14:paraId="1612A10E" w14:textId="77777777" w:rsidR="00000B5F" w:rsidRPr="00000B5F" w:rsidRDefault="00000B5F" w:rsidP="004738CF">
            <w:pPr>
              <w:rPr>
                <w:rFonts w:cs="Arial"/>
                <w:sz w:val="14"/>
                <w:szCs w:val="14"/>
                <w:lang w:eastAsia="zh-CN"/>
              </w:rPr>
            </w:pPr>
            <w:r w:rsidRPr="00000B5F">
              <w:rPr>
                <w:rFonts w:cs="Arial"/>
                <w:sz w:val="14"/>
                <w:szCs w:val="14"/>
                <w:lang w:eastAsia="zh-CN"/>
              </w:rPr>
              <w:t>Kenya</w:t>
            </w:r>
          </w:p>
        </w:tc>
        <w:tc>
          <w:tcPr>
            <w:tcW w:w="551" w:type="dxa"/>
            <w:tcBorders>
              <w:top w:val="nil"/>
              <w:left w:val="nil"/>
              <w:bottom w:val="nil"/>
              <w:right w:val="nil"/>
            </w:tcBorders>
            <w:shd w:val="clear" w:color="auto" w:fill="auto"/>
            <w:noWrap/>
            <w:vAlign w:val="bottom"/>
            <w:hideMark/>
          </w:tcPr>
          <w:p w14:paraId="63B95540"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6D282F46"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52F725E1" w14:textId="77777777" w:rsidR="00000B5F" w:rsidRPr="00000B5F" w:rsidRDefault="00000B5F" w:rsidP="004738CF">
            <w:pPr>
              <w:rPr>
                <w:rFonts w:cs="Arial"/>
                <w:b/>
                <w:bCs/>
                <w:color w:val="000000"/>
                <w:sz w:val="14"/>
                <w:szCs w:val="14"/>
                <w:lang w:val="es-ES" w:eastAsia="zh-CN"/>
              </w:rPr>
            </w:pPr>
            <w:r w:rsidRPr="00000B5F">
              <w:rPr>
                <w:rFonts w:cs="Arial"/>
                <w:b/>
                <w:bCs/>
                <w:color w:val="000000"/>
                <w:sz w:val="14"/>
                <w:szCs w:val="14"/>
                <w:lang w:val="es-ES" w:eastAsia="zh-CN"/>
              </w:rPr>
              <w:t>Ana Elisa Santana Afonso Total</w:t>
            </w:r>
          </w:p>
        </w:tc>
        <w:tc>
          <w:tcPr>
            <w:tcW w:w="810" w:type="dxa"/>
            <w:tcBorders>
              <w:top w:val="single" w:sz="4" w:space="0" w:color="4472C4"/>
              <w:left w:val="nil"/>
              <w:bottom w:val="single" w:sz="4" w:space="0" w:color="4472C4"/>
              <w:right w:val="nil"/>
            </w:tcBorders>
            <w:shd w:val="clear" w:color="auto" w:fill="auto"/>
            <w:noWrap/>
            <w:vAlign w:val="bottom"/>
            <w:hideMark/>
          </w:tcPr>
          <w:p w14:paraId="6E750B0B" w14:textId="77777777" w:rsidR="00000B5F" w:rsidRPr="00000B5F" w:rsidRDefault="00000B5F" w:rsidP="004738CF">
            <w:pPr>
              <w:rPr>
                <w:rFonts w:cs="Arial"/>
                <w:b/>
                <w:bCs/>
                <w:color w:val="000000"/>
                <w:sz w:val="14"/>
                <w:szCs w:val="14"/>
                <w:lang w:val="es-ES" w:eastAsia="zh-CN"/>
              </w:rPr>
            </w:pPr>
            <w:r w:rsidRPr="00000B5F">
              <w:rPr>
                <w:rFonts w:cs="Arial"/>
                <w:b/>
                <w:bCs/>
                <w:color w:val="000000"/>
                <w:sz w:val="14"/>
                <w:szCs w:val="14"/>
                <w:lang w:val="es-ES"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1B358AD4" w14:textId="77777777" w:rsidR="00000B5F" w:rsidRPr="00000B5F" w:rsidRDefault="00000B5F" w:rsidP="004738CF">
            <w:pPr>
              <w:rPr>
                <w:rFonts w:cs="Arial"/>
                <w:b/>
                <w:bCs/>
                <w:color w:val="000000"/>
                <w:sz w:val="14"/>
                <w:szCs w:val="14"/>
                <w:lang w:val="es-ES" w:eastAsia="zh-CN"/>
              </w:rPr>
            </w:pPr>
            <w:r w:rsidRPr="00000B5F">
              <w:rPr>
                <w:rFonts w:cs="Arial"/>
                <w:b/>
                <w:bCs/>
                <w:color w:val="000000"/>
                <w:sz w:val="14"/>
                <w:szCs w:val="14"/>
                <w:lang w:val="es-ES"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701B94CB"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20</w:t>
            </w:r>
          </w:p>
        </w:tc>
      </w:tr>
      <w:tr w:rsidR="00F94CF0" w:rsidRPr="00000B5F" w14:paraId="3DE671C1" w14:textId="77777777" w:rsidTr="005A7AD7">
        <w:tc>
          <w:tcPr>
            <w:tcW w:w="1440" w:type="dxa"/>
            <w:tcBorders>
              <w:top w:val="nil"/>
              <w:left w:val="nil"/>
              <w:bottom w:val="nil"/>
              <w:right w:val="nil"/>
            </w:tcBorders>
            <w:shd w:val="clear" w:color="auto" w:fill="auto"/>
            <w:noWrap/>
            <w:vAlign w:val="bottom"/>
            <w:hideMark/>
          </w:tcPr>
          <w:p w14:paraId="39AA7044"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Samuel Asnake</w:t>
            </w:r>
          </w:p>
        </w:tc>
        <w:tc>
          <w:tcPr>
            <w:tcW w:w="810" w:type="dxa"/>
            <w:tcBorders>
              <w:top w:val="nil"/>
              <w:left w:val="nil"/>
              <w:bottom w:val="nil"/>
              <w:right w:val="nil"/>
            </w:tcBorders>
            <w:shd w:val="clear" w:color="auto" w:fill="auto"/>
            <w:noWrap/>
            <w:vAlign w:val="bottom"/>
            <w:hideMark/>
          </w:tcPr>
          <w:p w14:paraId="5AA1A077"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NO-C</w:t>
            </w:r>
          </w:p>
        </w:tc>
        <w:tc>
          <w:tcPr>
            <w:tcW w:w="1080" w:type="dxa"/>
            <w:tcBorders>
              <w:top w:val="nil"/>
              <w:left w:val="nil"/>
              <w:bottom w:val="nil"/>
              <w:right w:val="nil"/>
            </w:tcBorders>
            <w:shd w:val="clear" w:color="auto" w:fill="auto"/>
            <w:noWrap/>
            <w:vAlign w:val="bottom"/>
            <w:hideMark/>
          </w:tcPr>
          <w:p w14:paraId="0595E52D" w14:textId="77777777" w:rsidR="00000B5F" w:rsidRPr="00000B5F" w:rsidRDefault="00000B5F" w:rsidP="004738CF">
            <w:pPr>
              <w:rPr>
                <w:rFonts w:cs="Arial"/>
                <w:sz w:val="14"/>
                <w:szCs w:val="14"/>
                <w:lang w:eastAsia="zh-CN"/>
              </w:rPr>
            </w:pPr>
            <w:r w:rsidRPr="00000B5F">
              <w:rPr>
                <w:rFonts w:cs="Arial"/>
                <w:sz w:val="14"/>
                <w:szCs w:val="14"/>
                <w:lang w:eastAsia="zh-CN"/>
              </w:rPr>
              <w:t>Egypt</w:t>
            </w:r>
          </w:p>
        </w:tc>
        <w:tc>
          <w:tcPr>
            <w:tcW w:w="551" w:type="dxa"/>
            <w:tcBorders>
              <w:top w:val="nil"/>
              <w:left w:val="nil"/>
              <w:bottom w:val="nil"/>
              <w:right w:val="nil"/>
            </w:tcBorders>
            <w:shd w:val="clear" w:color="auto" w:fill="auto"/>
            <w:noWrap/>
            <w:vAlign w:val="bottom"/>
            <w:hideMark/>
          </w:tcPr>
          <w:p w14:paraId="6285B10F"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7430FC32" w14:textId="77777777" w:rsidTr="005A7AD7">
        <w:tc>
          <w:tcPr>
            <w:tcW w:w="1440" w:type="dxa"/>
            <w:tcBorders>
              <w:top w:val="nil"/>
              <w:left w:val="nil"/>
              <w:bottom w:val="nil"/>
              <w:right w:val="nil"/>
            </w:tcBorders>
            <w:shd w:val="clear" w:color="auto" w:fill="auto"/>
            <w:noWrap/>
            <w:vAlign w:val="bottom"/>
            <w:hideMark/>
          </w:tcPr>
          <w:p w14:paraId="4CA6C2C4"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348AC83F"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4B30FA11"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30F64E92" w14:textId="77777777" w:rsidR="00000B5F" w:rsidRPr="00000B5F" w:rsidRDefault="00000B5F" w:rsidP="004738CF">
            <w:pPr>
              <w:jc w:val="right"/>
              <w:rPr>
                <w:rFonts w:cs="Arial"/>
                <w:sz w:val="14"/>
                <w:szCs w:val="14"/>
                <w:lang w:eastAsia="zh-CN"/>
              </w:rPr>
            </w:pPr>
            <w:r w:rsidRPr="00000B5F">
              <w:rPr>
                <w:rFonts w:cs="Arial"/>
                <w:sz w:val="14"/>
                <w:szCs w:val="14"/>
                <w:lang w:eastAsia="zh-CN"/>
              </w:rPr>
              <w:t>9</w:t>
            </w:r>
          </w:p>
        </w:tc>
      </w:tr>
      <w:tr w:rsidR="00F94CF0" w:rsidRPr="00000B5F" w14:paraId="09744F89" w14:textId="77777777" w:rsidTr="005A7AD7">
        <w:tc>
          <w:tcPr>
            <w:tcW w:w="1440" w:type="dxa"/>
            <w:tcBorders>
              <w:top w:val="nil"/>
              <w:left w:val="nil"/>
              <w:bottom w:val="nil"/>
              <w:right w:val="nil"/>
            </w:tcBorders>
            <w:shd w:val="clear" w:color="auto" w:fill="auto"/>
            <w:noWrap/>
            <w:vAlign w:val="bottom"/>
            <w:hideMark/>
          </w:tcPr>
          <w:p w14:paraId="1647FD1B"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62C5C0DC"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57849FC5" w14:textId="77777777" w:rsidR="00000B5F" w:rsidRPr="00000B5F" w:rsidRDefault="00000B5F" w:rsidP="004738CF">
            <w:pPr>
              <w:rPr>
                <w:rFonts w:cs="Arial"/>
                <w:sz w:val="14"/>
                <w:szCs w:val="14"/>
                <w:lang w:eastAsia="zh-CN"/>
              </w:rPr>
            </w:pPr>
            <w:r w:rsidRPr="00000B5F">
              <w:rPr>
                <w:rFonts w:cs="Arial"/>
                <w:sz w:val="14"/>
                <w:szCs w:val="14"/>
                <w:lang w:eastAsia="zh-CN"/>
              </w:rPr>
              <w:t>France</w:t>
            </w:r>
          </w:p>
        </w:tc>
        <w:tc>
          <w:tcPr>
            <w:tcW w:w="551" w:type="dxa"/>
            <w:tcBorders>
              <w:top w:val="nil"/>
              <w:left w:val="nil"/>
              <w:bottom w:val="nil"/>
              <w:right w:val="nil"/>
            </w:tcBorders>
            <w:shd w:val="clear" w:color="auto" w:fill="auto"/>
            <w:noWrap/>
            <w:vAlign w:val="bottom"/>
            <w:hideMark/>
          </w:tcPr>
          <w:p w14:paraId="15F23F55"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61BEA005" w14:textId="77777777" w:rsidTr="005A7AD7">
        <w:tc>
          <w:tcPr>
            <w:tcW w:w="1440" w:type="dxa"/>
            <w:tcBorders>
              <w:top w:val="nil"/>
              <w:left w:val="nil"/>
              <w:bottom w:val="nil"/>
              <w:right w:val="nil"/>
            </w:tcBorders>
            <w:shd w:val="clear" w:color="auto" w:fill="auto"/>
            <w:noWrap/>
            <w:vAlign w:val="bottom"/>
            <w:hideMark/>
          </w:tcPr>
          <w:p w14:paraId="4E1C0253"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239215E7"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365EFA0A" w14:textId="77777777" w:rsidR="00000B5F" w:rsidRPr="00000B5F" w:rsidRDefault="00000B5F" w:rsidP="004738CF">
            <w:pPr>
              <w:rPr>
                <w:rFonts w:cs="Arial"/>
                <w:sz w:val="14"/>
                <w:szCs w:val="14"/>
                <w:lang w:eastAsia="zh-CN"/>
              </w:rPr>
            </w:pPr>
            <w:r w:rsidRPr="00000B5F">
              <w:rPr>
                <w:rFonts w:cs="Arial"/>
                <w:sz w:val="14"/>
                <w:szCs w:val="14"/>
                <w:lang w:eastAsia="zh-CN"/>
              </w:rPr>
              <w:t>Senegal</w:t>
            </w:r>
          </w:p>
        </w:tc>
        <w:tc>
          <w:tcPr>
            <w:tcW w:w="551" w:type="dxa"/>
            <w:tcBorders>
              <w:top w:val="nil"/>
              <w:left w:val="nil"/>
              <w:bottom w:val="nil"/>
              <w:right w:val="nil"/>
            </w:tcBorders>
            <w:shd w:val="clear" w:color="auto" w:fill="auto"/>
            <w:noWrap/>
            <w:vAlign w:val="bottom"/>
            <w:hideMark/>
          </w:tcPr>
          <w:p w14:paraId="74AB112B"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6AE6F837" w14:textId="77777777" w:rsidTr="005A7AD7">
        <w:tc>
          <w:tcPr>
            <w:tcW w:w="1440" w:type="dxa"/>
            <w:tcBorders>
              <w:top w:val="nil"/>
              <w:left w:val="nil"/>
              <w:bottom w:val="single" w:sz="4" w:space="0" w:color="8EA9DB"/>
              <w:right w:val="nil"/>
            </w:tcBorders>
            <w:shd w:val="clear" w:color="auto" w:fill="auto"/>
            <w:noWrap/>
            <w:vAlign w:val="bottom"/>
            <w:hideMark/>
          </w:tcPr>
          <w:p w14:paraId="690DD454"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810" w:type="dxa"/>
            <w:tcBorders>
              <w:top w:val="nil"/>
              <w:left w:val="nil"/>
              <w:bottom w:val="nil"/>
              <w:right w:val="nil"/>
            </w:tcBorders>
            <w:shd w:val="clear" w:color="auto" w:fill="auto"/>
            <w:noWrap/>
            <w:vAlign w:val="bottom"/>
            <w:hideMark/>
          </w:tcPr>
          <w:p w14:paraId="529785AA" w14:textId="77777777" w:rsidR="00000B5F" w:rsidRPr="00000B5F" w:rsidRDefault="00000B5F" w:rsidP="004738CF">
            <w:pPr>
              <w:rPr>
                <w:rFonts w:cs="Arial"/>
                <w:b/>
                <w:bCs/>
                <w:color w:val="000000"/>
                <w:sz w:val="14"/>
                <w:szCs w:val="14"/>
                <w:lang w:eastAsia="zh-CN"/>
              </w:rPr>
            </w:pPr>
          </w:p>
        </w:tc>
        <w:tc>
          <w:tcPr>
            <w:tcW w:w="1080" w:type="dxa"/>
            <w:tcBorders>
              <w:top w:val="nil"/>
              <w:left w:val="nil"/>
              <w:bottom w:val="nil"/>
              <w:right w:val="nil"/>
            </w:tcBorders>
            <w:shd w:val="clear" w:color="auto" w:fill="auto"/>
            <w:noWrap/>
            <w:vAlign w:val="bottom"/>
            <w:hideMark/>
          </w:tcPr>
          <w:p w14:paraId="19EF9ADC" w14:textId="77777777" w:rsidR="00000B5F" w:rsidRPr="00000B5F" w:rsidRDefault="00000B5F" w:rsidP="004738CF">
            <w:pPr>
              <w:rPr>
                <w:rFonts w:cs="Arial"/>
                <w:sz w:val="14"/>
                <w:szCs w:val="14"/>
                <w:lang w:eastAsia="zh-CN"/>
              </w:rPr>
            </w:pPr>
            <w:r w:rsidRPr="00000B5F">
              <w:rPr>
                <w:rFonts w:cs="Arial"/>
                <w:sz w:val="14"/>
                <w:szCs w:val="14"/>
                <w:lang w:eastAsia="zh-CN"/>
              </w:rPr>
              <w:t>South Africa</w:t>
            </w:r>
          </w:p>
        </w:tc>
        <w:tc>
          <w:tcPr>
            <w:tcW w:w="551" w:type="dxa"/>
            <w:tcBorders>
              <w:top w:val="nil"/>
              <w:left w:val="nil"/>
              <w:bottom w:val="nil"/>
              <w:right w:val="nil"/>
            </w:tcBorders>
            <w:shd w:val="clear" w:color="auto" w:fill="auto"/>
            <w:noWrap/>
            <w:vAlign w:val="bottom"/>
            <w:hideMark/>
          </w:tcPr>
          <w:p w14:paraId="1814A412" w14:textId="77777777" w:rsidR="00000B5F" w:rsidRPr="00000B5F" w:rsidRDefault="00000B5F" w:rsidP="004738CF">
            <w:pPr>
              <w:jc w:val="right"/>
              <w:rPr>
                <w:rFonts w:cs="Arial"/>
                <w:sz w:val="14"/>
                <w:szCs w:val="14"/>
                <w:lang w:eastAsia="zh-CN"/>
              </w:rPr>
            </w:pPr>
            <w:r w:rsidRPr="00000B5F">
              <w:rPr>
                <w:rFonts w:cs="Arial"/>
                <w:sz w:val="14"/>
                <w:szCs w:val="14"/>
                <w:lang w:eastAsia="zh-CN"/>
              </w:rPr>
              <w:t>2</w:t>
            </w:r>
          </w:p>
        </w:tc>
      </w:tr>
      <w:tr w:rsidR="00F94CF0" w:rsidRPr="00000B5F" w14:paraId="2486B55C"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39CD403B"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Samuel Asnake Total</w:t>
            </w:r>
          </w:p>
        </w:tc>
        <w:tc>
          <w:tcPr>
            <w:tcW w:w="810" w:type="dxa"/>
            <w:tcBorders>
              <w:top w:val="single" w:sz="4" w:space="0" w:color="4472C4"/>
              <w:left w:val="nil"/>
              <w:bottom w:val="single" w:sz="4" w:space="0" w:color="4472C4"/>
              <w:right w:val="nil"/>
            </w:tcBorders>
            <w:shd w:val="clear" w:color="auto" w:fill="auto"/>
            <w:noWrap/>
            <w:vAlign w:val="bottom"/>
            <w:hideMark/>
          </w:tcPr>
          <w:p w14:paraId="1225E0CB"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522D788D"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3576AAE4"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14</w:t>
            </w:r>
          </w:p>
        </w:tc>
      </w:tr>
      <w:tr w:rsidR="00F94CF0" w:rsidRPr="00000B5F" w14:paraId="46FB15ED" w14:textId="77777777" w:rsidTr="005A7AD7">
        <w:tc>
          <w:tcPr>
            <w:tcW w:w="1440" w:type="dxa"/>
            <w:tcBorders>
              <w:top w:val="nil"/>
              <w:left w:val="nil"/>
              <w:bottom w:val="single" w:sz="4" w:space="0" w:color="8EA9DB"/>
              <w:right w:val="nil"/>
            </w:tcBorders>
            <w:shd w:val="clear" w:color="auto" w:fill="auto"/>
            <w:noWrap/>
            <w:vAlign w:val="bottom"/>
            <w:hideMark/>
          </w:tcPr>
          <w:p w14:paraId="5EE85DAA"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Kidist Gezahgne</w:t>
            </w:r>
          </w:p>
        </w:tc>
        <w:tc>
          <w:tcPr>
            <w:tcW w:w="810" w:type="dxa"/>
            <w:tcBorders>
              <w:top w:val="nil"/>
              <w:left w:val="nil"/>
              <w:bottom w:val="nil"/>
              <w:right w:val="nil"/>
            </w:tcBorders>
            <w:shd w:val="clear" w:color="auto" w:fill="auto"/>
            <w:noWrap/>
            <w:vAlign w:val="bottom"/>
            <w:hideMark/>
          </w:tcPr>
          <w:p w14:paraId="135E3B65"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G-4</w:t>
            </w:r>
          </w:p>
        </w:tc>
        <w:tc>
          <w:tcPr>
            <w:tcW w:w="1080" w:type="dxa"/>
            <w:tcBorders>
              <w:top w:val="nil"/>
              <w:left w:val="nil"/>
              <w:bottom w:val="nil"/>
              <w:right w:val="nil"/>
            </w:tcBorders>
            <w:shd w:val="clear" w:color="auto" w:fill="auto"/>
            <w:noWrap/>
            <w:vAlign w:val="bottom"/>
            <w:hideMark/>
          </w:tcPr>
          <w:p w14:paraId="2119561A"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6408F710" w14:textId="77777777" w:rsidR="00000B5F" w:rsidRPr="00000B5F" w:rsidRDefault="00000B5F" w:rsidP="004738CF">
            <w:pPr>
              <w:jc w:val="right"/>
              <w:rPr>
                <w:rFonts w:cs="Arial"/>
                <w:sz w:val="14"/>
                <w:szCs w:val="14"/>
                <w:lang w:eastAsia="zh-CN"/>
              </w:rPr>
            </w:pPr>
            <w:r w:rsidRPr="00000B5F">
              <w:rPr>
                <w:rFonts w:cs="Arial"/>
                <w:sz w:val="14"/>
                <w:szCs w:val="14"/>
                <w:lang w:eastAsia="zh-CN"/>
              </w:rPr>
              <w:t>12</w:t>
            </w:r>
          </w:p>
        </w:tc>
      </w:tr>
      <w:tr w:rsidR="00F94CF0" w:rsidRPr="00000B5F" w14:paraId="19B1C78F"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2984FB44"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Kidist Gezahgne Total</w:t>
            </w:r>
          </w:p>
        </w:tc>
        <w:tc>
          <w:tcPr>
            <w:tcW w:w="810" w:type="dxa"/>
            <w:tcBorders>
              <w:top w:val="single" w:sz="4" w:space="0" w:color="4472C4"/>
              <w:left w:val="nil"/>
              <w:bottom w:val="single" w:sz="4" w:space="0" w:color="4472C4"/>
              <w:right w:val="nil"/>
            </w:tcBorders>
            <w:shd w:val="clear" w:color="auto" w:fill="auto"/>
            <w:noWrap/>
            <w:vAlign w:val="bottom"/>
            <w:hideMark/>
          </w:tcPr>
          <w:p w14:paraId="6DA83532"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690DA2AB"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4B265C5A"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12</w:t>
            </w:r>
          </w:p>
        </w:tc>
      </w:tr>
      <w:tr w:rsidR="00F94CF0" w:rsidRPr="00000B5F" w14:paraId="26AE0C71" w14:textId="77777777" w:rsidTr="005A7AD7">
        <w:tc>
          <w:tcPr>
            <w:tcW w:w="1440" w:type="dxa"/>
            <w:tcBorders>
              <w:top w:val="nil"/>
              <w:left w:val="nil"/>
              <w:bottom w:val="single" w:sz="4" w:space="0" w:color="8EA9DB"/>
              <w:right w:val="nil"/>
            </w:tcBorders>
            <w:shd w:val="clear" w:color="auto" w:fill="auto"/>
            <w:noWrap/>
            <w:vAlign w:val="bottom"/>
            <w:hideMark/>
          </w:tcPr>
          <w:p w14:paraId="54416AC7"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Tamrat Lemma</w:t>
            </w:r>
          </w:p>
        </w:tc>
        <w:tc>
          <w:tcPr>
            <w:tcW w:w="810" w:type="dxa"/>
            <w:tcBorders>
              <w:top w:val="nil"/>
              <w:left w:val="nil"/>
              <w:bottom w:val="nil"/>
              <w:right w:val="nil"/>
            </w:tcBorders>
            <w:shd w:val="clear" w:color="auto" w:fill="auto"/>
            <w:noWrap/>
            <w:vAlign w:val="bottom"/>
            <w:hideMark/>
          </w:tcPr>
          <w:p w14:paraId="6CAA261D"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G-3</w:t>
            </w:r>
          </w:p>
        </w:tc>
        <w:tc>
          <w:tcPr>
            <w:tcW w:w="1080" w:type="dxa"/>
            <w:tcBorders>
              <w:top w:val="nil"/>
              <w:left w:val="nil"/>
              <w:bottom w:val="nil"/>
              <w:right w:val="nil"/>
            </w:tcBorders>
            <w:shd w:val="clear" w:color="auto" w:fill="auto"/>
            <w:noWrap/>
            <w:vAlign w:val="bottom"/>
            <w:hideMark/>
          </w:tcPr>
          <w:p w14:paraId="56850DDC"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49719D58" w14:textId="77777777" w:rsidR="00000B5F" w:rsidRPr="00000B5F" w:rsidRDefault="00000B5F" w:rsidP="004738CF">
            <w:pPr>
              <w:jc w:val="right"/>
              <w:rPr>
                <w:rFonts w:cs="Arial"/>
                <w:sz w:val="14"/>
                <w:szCs w:val="14"/>
                <w:lang w:eastAsia="zh-CN"/>
              </w:rPr>
            </w:pPr>
            <w:r w:rsidRPr="00000B5F">
              <w:rPr>
                <w:rFonts w:cs="Arial"/>
                <w:sz w:val="14"/>
                <w:szCs w:val="14"/>
                <w:lang w:eastAsia="zh-CN"/>
              </w:rPr>
              <w:t>10</w:t>
            </w:r>
          </w:p>
        </w:tc>
      </w:tr>
      <w:tr w:rsidR="00F94CF0" w:rsidRPr="00000B5F" w14:paraId="50112B98"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7E200BDC"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Tamrat Lemma Total</w:t>
            </w:r>
          </w:p>
        </w:tc>
        <w:tc>
          <w:tcPr>
            <w:tcW w:w="810" w:type="dxa"/>
            <w:tcBorders>
              <w:top w:val="single" w:sz="4" w:space="0" w:color="4472C4"/>
              <w:left w:val="nil"/>
              <w:bottom w:val="single" w:sz="4" w:space="0" w:color="4472C4"/>
              <w:right w:val="nil"/>
            </w:tcBorders>
            <w:shd w:val="clear" w:color="auto" w:fill="auto"/>
            <w:noWrap/>
            <w:vAlign w:val="bottom"/>
            <w:hideMark/>
          </w:tcPr>
          <w:p w14:paraId="2E73FBB2"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328BB069"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33FB7055"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10</w:t>
            </w:r>
          </w:p>
        </w:tc>
      </w:tr>
      <w:tr w:rsidR="0037440F" w:rsidRPr="00000B5F" w14:paraId="6B0CC379" w14:textId="77777777" w:rsidTr="005A7AD7">
        <w:tc>
          <w:tcPr>
            <w:tcW w:w="1440" w:type="dxa"/>
            <w:tcBorders>
              <w:top w:val="single" w:sz="4" w:space="0" w:color="4472C4"/>
              <w:left w:val="nil"/>
              <w:bottom w:val="single" w:sz="4" w:space="0" w:color="4472C4"/>
              <w:right w:val="nil"/>
            </w:tcBorders>
            <w:shd w:val="clear" w:color="auto" w:fill="auto"/>
            <w:noWrap/>
            <w:vAlign w:val="bottom"/>
          </w:tcPr>
          <w:p w14:paraId="08B29F82" w14:textId="77777777" w:rsidR="0037440F" w:rsidRDefault="0037440F" w:rsidP="004738CF">
            <w:pPr>
              <w:rPr>
                <w:rFonts w:cs="Arial"/>
                <w:b/>
                <w:bCs/>
                <w:color w:val="000000"/>
                <w:sz w:val="14"/>
                <w:szCs w:val="14"/>
                <w:lang w:eastAsia="zh-CN"/>
              </w:rPr>
            </w:pPr>
          </w:p>
          <w:p w14:paraId="1015062A" w14:textId="77777777" w:rsidR="0037440F" w:rsidRDefault="0037440F" w:rsidP="004738CF">
            <w:pPr>
              <w:rPr>
                <w:rFonts w:cs="Arial"/>
                <w:b/>
                <w:bCs/>
                <w:color w:val="000000"/>
                <w:sz w:val="14"/>
                <w:szCs w:val="14"/>
                <w:lang w:eastAsia="zh-CN"/>
              </w:rPr>
            </w:pPr>
          </w:p>
          <w:p w14:paraId="60F56E03" w14:textId="77777777" w:rsidR="0037440F" w:rsidRDefault="0037440F" w:rsidP="004738CF">
            <w:pPr>
              <w:rPr>
                <w:rFonts w:cs="Arial"/>
                <w:b/>
                <w:bCs/>
                <w:color w:val="000000"/>
                <w:sz w:val="14"/>
                <w:szCs w:val="14"/>
                <w:lang w:eastAsia="zh-CN"/>
              </w:rPr>
            </w:pPr>
          </w:p>
          <w:p w14:paraId="5B958756" w14:textId="119A211F" w:rsidR="0037440F" w:rsidRPr="00000B5F" w:rsidRDefault="0037440F" w:rsidP="004738CF">
            <w:pPr>
              <w:rPr>
                <w:rFonts w:cs="Arial"/>
                <w:b/>
                <w:bCs/>
                <w:color w:val="000000"/>
                <w:sz w:val="14"/>
                <w:szCs w:val="14"/>
                <w:lang w:eastAsia="zh-CN"/>
              </w:rPr>
            </w:pPr>
          </w:p>
        </w:tc>
        <w:tc>
          <w:tcPr>
            <w:tcW w:w="810" w:type="dxa"/>
            <w:tcBorders>
              <w:top w:val="single" w:sz="4" w:space="0" w:color="4472C4"/>
              <w:left w:val="nil"/>
              <w:bottom w:val="single" w:sz="4" w:space="0" w:color="4472C4"/>
              <w:right w:val="nil"/>
            </w:tcBorders>
            <w:shd w:val="clear" w:color="auto" w:fill="auto"/>
            <w:noWrap/>
            <w:vAlign w:val="bottom"/>
          </w:tcPr>
          <w:p w14:paraId="1275CD55" w14:textId="77777777" w:rsidR="0037440F" w:rsidRPr="00000B5F" w:rsidRDefault="0037440F" w:rsidP="004738CF">
            <w:pPr>
              <w:rPr>
                <w:rFonts w:cs="Arial"/>
                <w:b/>
                <w:bCs/>
                <w:color w:val="000000"/>
                <w:sz w:val="14"/>
                <w:szCs w:val="14"/>
                <w:lang w:eastAsia="zh-CN"/>
              </w:rPr>
            </w:pPr>
          </w:p>
        </w:tc>
        <w:tc>
          <w:tcPr>
            <w:tcW w:w="1080" w:type="dxa"/>
            <w:tcBorders>
              <w:top w:val="single" w:sz="4" w:space="0" w:color="4472C4"/>
              <w:left w:val="nil"/>
              <w:bottom w:val="single" w:sz="4" w:space="0" w:color="4472C4"/>
              <w:right w:val="nil"/>
            </w:tcBorders>
            <w:shd w:val="clear" w:color="auto" w:fill="auto"/>
            <w:noWrap/>
            <w:vAlign w:val="bottom"/>
          </w:tcPr>
          <w:p w14:paraId="4C52E1B6" w14:textId="77777777" w:rsidR="0037440F" w:rsidRPr="00000B5F" w:rsidRDefault="0037440F" w:rsidP="004738CF">
            <w:pPr>
              <w:rPr>
                <w:rFonts w:cs="Arial"/>
                <w:b/>
                <w:bCs/>
                <w:color w:val="000000"/>
                <w:sz w:val="14"/>
                <w:szCs w:val="14"/>
                <w:lang w:eastAsia="zh-CN"/>
              </w:rPr>
            </w:pPr>
          </w:p>
        </w:tc>
        <w:tc>
          <w:tcPr>
            <w:tcW w:w="551" w:type="dxa"/>
            <w:tcBorders>
              <w:top w:val="single" w:sz="4" w:space="0" w:color="4472C4"/>
              <w:left w:val="nil"/>
              <w:bottom w:val="single" w:sz="4" w:space="0" w:color="4472C4"/>
              <w:right w:val="nil"/>
            </w:tcBorders>
            <w:shd w:val="clear" w:color="auto" w:fill="auto"/>
            <w:noWrap/>
            <w:vAlign w:val="bottom"/>
          </w:tcPr>
          <w:p w14:paraId="22A9E6EC" w14:textId="77777777" w:rsidR="0037440F" w:rsidRPr="00000B5F" w:rsidRDefault="0037440F" w:rsidP="004738CF">
            <w:pPr>
              <w:jc w:val="right"/>
              <w:rPr>
                <w:rFonts w:cs="Arial"/>
                <w:b/>
                <w:bCs/>
                <w:color w:val="000000"/>
                <w:sz w:val="14"/>
                <w:szCs w:val="14"/>
                <w:lang w:eastAsia="zh-CN"/>
              </w:rPr>
            </w:pPr>
          </w:p>
        </w:tc>
      </w:tr>
      <w:tr w:rsidR="00F94CF0" w:rsidRPr="00000B5F" w14:paraId="15BEF138" w14:textId="77777777" w:rsidTr="005A7AD7">
        <w:tc>
          <w:tcPr>
            <w:tcW w:w="1440" w:type="dxa"/>
            <w:tcBorders>
              <w:top w:val="nil"/>
              <w:left w:val="nil"/>
              <w:bottom w:val="nil"/>
              <w:right w:val="nil"/>
            </w:tcBorders>
            <w:shd w:val="clear" w:color="auto" w:fill="auto"/>
            <w:noWrap/>
            <w:vAlign w:val="bottom"/>
            <w:hideMark/>
          </w:tcPr>
          <w:p w14:paraId="3DC24155"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Kassahun Abate</w:t>
            </w:r>
          </w:p>
        </w:tc>
        <w:tc>
          <w:tcPr>
            <w:tcW w:w="810" w:type="dxa"/>
            <w:tcBorders>
              <w:top w:val="nil"/>
              <w:left w:val="nil"/>
              <w:bottom w:val="nil"/>
              <w:right w:val="nil"/>
            </w:tcBorders>
            <w:shd w:val="clear" w:color="auto" w:fill="auto"/>
            <w:noWrap/>
            <w:vAlign w:val="bottom"/>
            <w:hideMark/>
          </w:tcPr>
          <w:p w14:paraId="60512EEC"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SC4</w:t>
            </w:r>
          </w:p>
        </w:tc>
        <w:tc>
          <w:tcPr>
            <w:tcW w:w="1080" w:type="dxa"/>
            <w:tcBorders>
              <w:top w:val="nil"/>
              <w:left w:val="nil"/>
              <w:bottom w:val="nil"/>
              <w:right w:val="nil"/>
            </w:tcBorders>
            <w:shd w:val="clear" w:color="auto" w:fill="auto"/>
            <w:noWrap/>
            <w:vAlign w:val="bottom"/>
            <w:hideMark/>
          </w:tcPr>
          <w:p w14:paraId="2581F3CB" w14:textId="77777777" w:rsidR="00000B5F" w:rsidRPr="00000B5F" w:rsidRDefault="00000B5F" w:rsidP="004738CF">
            <w:pPr>
              <w:rPr>
                <w:rFonts w:cs="Arial"/>
                <w:sz w:val="14"/>
                <w:szCs w:val="14"/>
                <w:lang w:eastAsia="zh-CN"/>
              </w:rPr>
            </w:pPr>
            <w:r w:rsidRPr="00000B5F">
              <w:rPr>
                <w:rFonts w:cs="Arial"/>
                <w:sz w:val="14"/>
                <w:szCs w:val="14"/>
                <w:lang w:eastAsia="zh-CN"/>
              </w:rPr>
              <w:t>Angola</w:t>
            </w:r>
          </w:p>
        </w:tc>
        <w:tc>
          <w:tcPr>
            <w:tcW w:w="551" w:type="dxa"/>
            <w:tcBorders>
              <w:top w:val="nil"/>
              <w:left w:val="nil"/>
              <w:bottom w:val="nil"/>
              <w:right w:val="nil"/>
            </w:tcBorders>
            <w:shd w:val="clear" w:color="auto" w:fill="auto"/>
            <w:noWrap/>
            <w:vAlign w:val="bottom"/>
            <w:hideMark/>
          </w:tcPr>
          <w:p w14:paraId="05728758"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3080F7F4" w14:textId="77777777" w:rsidTr="005A7AD7">
        <w:tc>
          <w:tcPr>
            <w:tcW w:w="1440" w:type="dxa"/>
            <w:tcBorders>
              <w:top w:val="nil"/>
              <w:left w:val="nil"/>
              <w:bottom w:val="single" w:sz="4" w:space="0" w:color="8EA9DB"/>
              <w:right w:val="nil"/>
            </w:tcBorders>
            <w:shd w:val="clear" w:color="auto" w:fill="auto"/>
            <w:noWrap/>
            <w:vAlign w:val="bottom"/>
            <w:hideMark/>
          </w:tcPr>
          <w:p w14:paraId="5938B84D"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810" w:type="dxa"/>
            <w:tcBorders>
              <w:top w:val="nil"/>
              <w:left w:val="nil"/>
              <w:bottom w:val="nil"/>
              <w:right w:val="nil"/>
            </w:tcBorders>
            <w:shd w:val="clear" w:color="auto" w:fill="auto"/>
            <w:noWrap/>
            <w:vAlign w:val="bottom"/>
            <w:hideMark/>
          </w:tcPr>
          <w:p w14:paraId="70033C55" w14:textId="77777777" w:rsidR="00000B5F" w:rsidRPr="00000B5F" w:rsidRDefault="00000B5F" w:rsidP="004738CF">
            <w:pPr>
              <w:rPr>
                <w:rFonts w:cs="Arial"/>
                <w:b/>
                <w:bCs/>
                <w:color w:val="000000"/>
                <w:sz w:val="14"/>
                <w:szCs w:val="14"/>
                <w:lang w:eastAsia="zh-CN"/>
              </w:rPr>
            </w:pPr>
          </w:p>
        </w:tc>
        <w:tc>
          <w:tcPr>
            <w:tcW w:w="1080" w:type="dxa"/>
            <w:tcBorders>
              <w:top w:val="nil"/>
              <w:left w:val="nil"/>
              <w:bottom w:val="nil"/>
              <w:right w:val="nil"/>
            </w:tcBorders>
            <w:shd w:val="clear" w:color="auto" w:fill="auto"/>
            <w:noWrap/>
            <w:vAlign w:val="bottom"/>
            <w:hideMark/>
          </w:tcPr>
          <w:p w14:paraId="472E8B54"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5FA3F87F" w14:textId="77777777" w:rsidR="00000B5F" w:rsidRPr="00000B5F" w:rsidRDefault="00000B5F" w:rsidP="004738CF">
            <w:pPr>
              <w:jc w:val="right"/>
              <w:rPr>
                <w:rFonts w:cs="Arial"/>
                <w:sz w:val="14"/>
                <w:szCs w:val="14"/>
                <w:lang w:eastAsia="zh-CN"/>
              </w:rPr>
            </w:pPr>
            <w:r w:rsidRPr="00000B5F">
              <w:rPr>
                <w:rFonts w:cs="Arial"/>
                <w:sz w:val="14"/>
                <w:szCs w:val="14"/>
                <w:lang w:eastAsia="zh-CN"/>
              </w:rPr>
              <w:t>8</w:t>
            </w:r>
          </w:p>
        </w:tc>
      </w:tr>
      <w:tr w:rsidR="00F94CF0" w:rsidRPr="00000B5F" w14:paraId="3B79EAFA"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5EB520FB"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Kassahun Abate Total</w:t>
            </w:r>
          </w:p>
        </w:tc>
        <w:tc>
          <w:tcPr>
            <w:tcW w:w="810" w:type="dxa"/>
            <w:tcBorders>
              <w:top w:val="single" w:sz="4" w:space="0" w:color="4472C4"/>
              <w:left w:val="nil"/>
              <w:bottom w:val="single" w:sz="4" w:space="0" w:color="4472C4"/>
              <w:right w:val="nil"/>
            </w:tcBorders>
            <w:shd w:val="clear" w:color="auto" w:fill="auto"/>
            <w:noWrap/>
            <w:vAlign w:val="bottom"/>
            <w:hideMark/>
          </w:tcPr>
          <w:p w14:paraId="65BF391D"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73FEF801"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177D42D7"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9</w:t>
            </w:r>
          </w:p>
        </w:tc>
      </w:tr>
      <w:tr w:rsidR="00F94CF0" w:rsidRPr="00000B5F" w14:paraId="2ED7BD36" w14:textId="77777777" w:rsidTr="005A7AD7">
        <w:tc>
          <w:tcPr>
            <w:tcW w:w="1440" w:type="dxa"/>
            <w:tcBorders>
              <w:top w:val="nil"/>
              <w:left w:val="nil"/>
              <w:bottom w:val="single" w:sz="4" w:space="0" w:color="8EA9DB"/>
              <w:right w:val="nil"/>
            </w:tcBorders>
            <w:shd w:val="clear" w:color="auto" w:fill="auto"/>
            <w:noWrap/>
            <w:vAlign w:val="bottom"/>
            <w:hideMark/>
          </w:tcPr>
          <w:p w14:paraId="4F384D7D"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Bemnet KEBEDE YISRAK</w:t>
            </w:r>
          </w:p>
        </w:tc>
        <w:tc>
          <w:tcPr>
            <w:tcW w:w="810" w:type="dxa"/>
            <w:tcBorders>
              <w:top w:val="nil"/>
              <w:left w:val="nil"/>
              <w:bottom w:val="nil"/>
              <w:right w:val="nil"/>
            </w:tcBorders>
            <w:shd w:val="clear" w:color="auto" w:fill="auto"/>
            <w:noWrap/>
            <w:vAlign w:val="bottom"/>
            <w:hideMark/>
          </w:tcPr>
          <w:p w14:paraId="3E0197FE"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G-4</w:t>
            </w:r>
          </w:p>
        </w:tc>
        <w:tc>
          <w:tcPr>
            <w:tcW w:w="1080" w:type="dxa"/>
            <w:tcBorders>
              <w:top w:val="nil"/>
              <w:left w:val="nil"/>
              <w:bottom w:val="nil"/>
              <w:right w:val="nil"/>
            </w:tcBorders>
            <w:shd w:val="clear" w:color="auto" w:fill="auto"/>
            <w:noWrap/>
            <w:vAlign w:val="bottom"/>
            <w:hideMark/>
          </w:tcPr>
          <w:p w14:paraId="5E30AE1C"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0C9442EA" w14:textId="77777777" w:rsidR="00000B5F" w:rsidRPr="00000B5F" w:rsidRDefault="00000B5F" w:rsidP="004738CF">
            <w:pPr>
              <w:jc w:val="right"/>
              <w:rPr>
                <w:rFonts w:cs="Arial"/>
                <w:sz w:val="14"/>
                <w:szCs w:val="14"/>
                <w:lang w:eastAsia="zh-CN"/>
              </w:rPr>
            </w:pPr>
            <w:r w:rsidRPr="00000B5F">
              <w:rPr>
                <w:rFonts w:cs="Arial"/>
                <w:sz w:val="14"/>
                <w:szCs w:val="14"/>
                <w:lang w:eastAsia="zh-CN"/>
              </w:rPr>
              <w:t>7</w:t>
            </w:r>
          </w:p>
        </w:tc>
      </w:tr>
      <w:tr w:rsidR="00F94CF0" w:rsidRPr="00000B5F" w14:paraId="5077EC64"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25828EEB"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Bemnet KEBEDE YISRAK Total</w:t>
            </w:r>
          </w:p>
        </w:tc>
        <w:tc>
          <w:tcPr>
            <w:tcW w:w="810" w:type="dxa"/>
            <w:tcBorders>
              <w:top w:val="single" w:sz="4" w:space="0" w:color="4472C4"/>
              <w:left w:val="nil"/>
              <w:bottom w:val="single" w:sz="4" w:space="0" w:color="4472C4"/>
              <w:right w:val="nil"/>
            </w:tcBorders>
            <w:shd w:val="clear" w:color="auto" w:fill="auto"/>
            <w:noWrap/>
            <w:vAlign w:val="bottom"/>
            <w:hideMark/>
          </w:tcPr>
          <w:p w14:paraId="1CB1A018"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65578093"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68EC68A8"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7</w:t>
            </w:r>
          </w:p>
        </w:tc>
      </w:tr>
      <w:tr w:rsidR="00166BDB" w:rsidRPr="00000B5F" w14:paraId="6CCC7586" w14:textId="77777777" w:rsidTr="005A7AD7">
        <w:tc>
          <w:tcPr>
            <w:tcW w:w="1440" w:type="dxa"/>
            <w:tcBorders>
              <w:top w:val="single" w:sz="4" w:space="0" w:color="4472C4"/>
              <w:left w:val="nil"/>
              <w:bottom w:val="single" w:sz="4" w:space="0" w:color="4472C4"/>
              <w:right w:val="nil"/>
            </w:tcBorders>
            <w:shd w:val="clear" w:color="auto" w:fill="auto"/>
            <w:noWrap/>
            <w:vAlign w:val="bottom"/>
          </w:tcPr>
          <w:p w14:paraId="0819BC07" w14:textId="77777777" w:rsidR="00166BDB" w:rsidRDefault="00166BDB" w:rsidP="004738CF">
            <w:pPr>
              <w:rPr>
                <w:rFonts w:cs="Arial"/>
                <w:b/>
                <w:bCs/>
                <w:color w:val="000000"/>
                <w:sz w:val="14"/>
                <w:szCs w:val="14"/>
                <w:lang w:eastAsia="zh-CN"/>
              </w:rPr>
            </w:pPr>
          </w:p>
          <w:p w14:paraId="78F6251D" w14:textId="7AC58F5C" w:rsidR="00166BDB" w:rsidRPr="00000B5F" w:rsidRDefault="00166BDB" w:rsidP="004738CF">
            <w:pPr>
              <w:rPr>
                <w:rFonts w:cs="Arial"/>
                <w:b/>
                <w:bCs/>
                <w:color w:val="000000"/>
                <w:sz w:val="14"/>
                <w:szCs w:val="14"/>
                <w:lang w:eastAsia="zh-CN"/>
              </w:rPr>
            </w:pPr>
          </w:p>
        </w:tc>
        <w:tc>
          <w:tcPr>
            <w:tcW w:w="810" w:type="dxa"/>
            <w:tcBorders>
              <w:top w:val="single" w:sz="4" w:space="0" w:color="4472C4"/>
              <w:left w:val="nil"/>
              <w:bottom w:val="single" w:sz="4" w:space="0" w:color="4472C4"/>
              <w:right w:val="nil"/>
            </w:tcBorders>
            <w:shd w:val="clear" w:color="auto" w:fill="auto"/>
            <w:noWrap/>
            <w:vAlign w:val="bottom"/>
          </w:tcPr>
          <w:p w14:paraId="15FAD01C" w14:textId="77777777" w:rsidR="00166BDB" w:rsidRPr="00000B5F" w:rsidRDefault="00166BDB" w:rsidP="004738CF">
            <w:pPr>
              <w:rPr>
                <w:rFonts w:cs="Arial"/>
                <w:b/>
                <w:bCs/>
                <w:color w:val="000000"/>
                <w:sz w:val="14"/>
                <w:szCs w:val="14"/>
                <w:lang w:eastAsia="zh-CN"/>
              </w:rPr>
            </w:pPr>
          </w:p>
        </w:tc>
        <w:tc>
          <w:tcPr>
            <w:tcW w:w="1080" w:type="dxa"/>
            <w:tcBorders>
              <w:top w:val="single" w:sz="4" w:space="0" w:color="4472C4"/>
              <w:left w:val="nil"/>
              <w:bottom w:val="single" w:sz="4" w:space="0" w:color="4472C4"/>
              <w:right w:val="nil"/>
            </w:tcBorders>
            <w:shd w:val="clear" w:color="auto" w:fill="auto"/>
            <w:noWrap/>
            <w:vAlign w:val="bottom"/>
          </w:tcPr>
          <w:p w14:paraId="520E7E57" w14:textId="77777777" w:rsidR="00166BDB" w:rsidRPr="00000B5F" w:rsidRDefault="00166BDB" w:rsidP="004738CF">
            <w:pPr>
              <w:rPr>
                <w:rFonts w:cs="Arial"/>
                <w:b/>
                <w:bCs/>
                <w:color w:val="000000"/>
                <w:sz w:val="14"/>
                <w:szCs w:val="14"/>
                <w:lang w:eastAsia="zh-CN"/>
              </w:rPr>
            </w:pPr>
          </w:p>
        </w:tc>
        <w:tc>
          <w:tcPr>
            <w:tcW w:w="551" w:type="dxa"/>
            <w:tcBorders>
              <w:top w:val="single" w:sz="4" w:space="0" w:color="4472C4"/>
              <w:left w:val="nil"/>
              <w:bottom w:val="single" w:sz="4" w:space="0" w:color="4472C4"/>
              <w:right w:val="nil"/>
            </w:tcBorders>
            <w:shd w:val="clear" w:color="auto" w:fill="auto"/>
            <w:noWrap/>
            <w:vAlign w:val="bottom"/>
          </w:tcPr>
          <w:p w14:paraId="1111A3FA" w14:textId="77777777" w:rsidR="00166BDB" w:rsidRPr="00000B5F" w:rsidRDefault="00166BDB" w:rsidP="004738CF">
            <w:pPr>
              <w:jc w:val="right"/>
              <w:rPr>
                <w:rFonts w:cs="Arial"/>
                <w:b/>
                <w:bCs/>
                <w:color w:val="000000"/>
                <w:sz w:val="14"/>
                <w:szCs w:val="14"/>
                <w:lang w:eastAsia="zh-CN"/>
              </w:rPr>
            </w:pPr>
          </w:p>
        </w:tc>
      </w:tr>
      <w:tr w:rsidR="00F94CF0" w:rsidRPr="00000B5F" w14:paraId="00273699" w14:textId="77777777" w:rsidTr="005A7AD7">
        <w:tc>
          <w:tcPr>
            <w:tcW w:w="1440" w:type="dxa"/>
            <w:tcBorders>
              <w:top w:val="nil"/>
              <w:left w:val="nil"/>
              <w:bottom w:val="nil"/>
              <w:right w:val="nil"/>
            </w:tcBorders>
            <w:shd w:val="clear" w:color="auto" w:fill="auto"/>
            <w:noWrap/>
            <w:vAlign w:val="bottom"/>
            <w:hideMark/>
          </w:tcPr>
          <w:p w14:paraId="23B49FBB"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Lamin Sanneh</w:t>
            </w:r>
          </w:p>
        </w:tc>
        <w:tc>
          <w:tcPr>
            <w:tcW w:w="810" w:type="dxa"/>
            <w:tcBorders>
              <w:top w:val="nil"/>
              <w:left w:val="nil"/>
              <w:bottom w:val="nil"/>
              <w:right w:val="nil"/>
            </w:tcBorders>
            <w:shd w:val="clear" w:color="auto" w:fill="auto"/>
            <w:noWrap/>
            <w:vAlign w:val="bottom"/>
            <w:hideMark/>
          </w:tcPr>
          <w:p w14:paraId="636095E2"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(blank)</w:t>
            </w:r>
          </w:p>
        </w:tc>
        <w:tc>
          <w:tcPr>
            <w:tcW w:w="1080" w:type="dxa"/>
            <w:tcBorders>
              <w:top w:val="nil"/>
              <w:left w:val="nil"/>
              <w:bottom w:val="nil"/>
              <w:right w:val="nil"/>
            </w:tcBorders>
            <w:shd w:val="clear" w:color="auto" w:fill="auto"/>
            <w:noWrap/>
            <w:vAlign w:val="bottom"/>
            <w:hideMark/>
          </w:tcPr>
          <w:p w14:paraId="0B62EDD9"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6D4B6323" w14:textId="77777777" w:rsidR="00000B5F" w:rsidRPr="00000B5F" w:rsidRDefault="00000B5F" w:rsidP="004738CF">
            <w:pPr>
              <w:jc w:val="right"/>
              <w:rPr>
                <w:rFonts w:cs="Arial"/>
                <w:sz w:val="14"/>
                <w:szCs w:val="14"/>
                <w:lang w:eastAsia="zh-CN"/>
              </w:rPr>
            </w:pPr>
            <w:r w:rsidRPr="00000B5F">
              <w:rPr>
                <w:rFonts w:cs="Arial"/>
                <w:sz w:val="14"/>
                <w:szCs w:val="14"/>
                <w:lang w:eastAsia="zh-CN"/>
              </w:rPr>
              <w:t>2</w:t>
            </w:r>
          </w:p>
        </w:tc>
      </w:tr>
      <w:tr w:rsidR="00F94CF0" w:rsidRPr="00000B5F" w14:paraId="5E6338BA" w14:textId="77777777" w:rsidTr="005A7AD7">
        <w:tc>
          <w:tcPr>
            <w:tcW w:w="1440" w:type="dxa"/>
            <w:tcBorders>
              <w:top w:val="nil"/>
              <w:left w:val="nil"/>
              <w:bottom w:val="nil"/>
              <w:right w:val="nil"/>
            </w:tcBorders>
            <w:shd w:val="clear" w:color="auto" w:fill="auto"/>
            <w:noWrap/>
            <w:vAlign w:val="bottom"/>
            <w:hideMark/>
          </w:tcPr>
          <w:p w14:paraId="7B6628E0" w14:textId="77777777" w:rsidR="00000B5F" w:rsidRPr="00000B5F" w:rsidRDefault="00000B5F" w:rsidP="004738CF">
            <w:pPr>
              <w:jc w:val="right"/>
              <w:rPr>
                <w:rFonts w:cs="Arial"/>
                <w:sz w:val="14"/>
                <w:szCs w:val="14"/>
                <w:lang w:eastAsia="zh-CN"/>
              </w:rPr>
            </w:pPr>
          </w:p>
        </w:tc>
        <w:tc>
          <w:tcPr>
            <w:tcW w:w="810" w:type="dxa"/>
            <w:tcBorders>
              <w:top w:val="nil"/>
              <w:left w:val="nil"/>
              <w:bottom w:val="nil"/>
              <w:right w:val="nil"/>
            </w:tcBorders>
            <w:shd w:val="clear" w:color="auto" w:fill="auto"/>
            <w:noWrap/>
            <w:vAlign w:val="bottom"/>
            <w:hideMark/>
          </w:tcPr>
          <w:p w14:paraId="193B1A68" w14:textId="77777777" w:rsidR="00000B5F" w:rsidRPr="00000B5F" w:rsidRDefault="00000B5F" w:rsidP="004738CF">
            <w:pPr>
              <w:rPr>
                <w:rFonts w:cs="Arial"/>
                <w:sz w:val="14"/>
                <w:szCs w:val="14"/>
                <w:lang w:eastAsia="zh-CN"/>
              </w:rPr>
            </w:pPr>
          </w:p>
        </w:tc>
        <w:tc>
          <w:tcPr>
            <w:tcW w:w="1080" w:type="dxa"/>
            <w:tcBorders>
              <w:top w:val="nil"/>
              <w:left w:val="nil"/>
              <w:bottom w:val="nil"/>
              <w:right w:val="nil"/>
            </w:tcBorders>
            <w:shd w:val="clear" w:color="auto" w:fill="auto"/>
            <w:noWrap/>
            <w:vAlign w:val="bottom"/>
            <w:hideMark/>
          </w:tcPr>
          <w:p w14:paraId="0B70C168" w14:textId="77777777" w:rsidR="00000B5F" w:rsidRPr="00000B5F" w:rsidRDefault="00000B5F" w:rsidP="004738CF">
            <w:pPr>
              <w:rPr>
                <w:rFonts w:cs="Arial"/>
                <w:sz w:val="14"/>
                <w:szCs w:val="14"/>
                <w:lang w:eastAsia="zh-CN"/>
              </w:rPr>
            </w:pPr>
            <w:r w:rsidRPr="00000B5F">
              <w:rPr>
                <w:rFonts w:cs="Arial"/>
                <w:sz w:val="14"/>
                <w:szCs w:val="14"/>
                <w:lang w:eastAsia="zh-CN"/>
              </w:rPr>
              <w:t>France</w:t>
            </w:r>
          </w:p>
        </w:tc>
        <w:tc>
          <w:tcPr>
            <w:tcW w:w="551" w:type="dxa"/>
            <w:tcBorders>
              <w:top w:val="nil"/>
              <w:left w:val="nil"/>
              <w:bottom w:val="nil"/>
              <w:right w:val="nil"/>
            </w:tcBorders>
            <w:shd w:val="clear" w:color="auto" w:fill="auto"/>
            <w:noWrap/>
            <w:vAlign w:val="bottom"/>
            <w:hideMark/>
          </w:tcPr>
          <w:p w14:paraId="7FB85A0A" w14:textId="77777777" w:rsidR="00000B5F" w:rsidRPr="00000B5F" w:rsidRDefault="00000B5F" w:rsidP="004738CF">
            <w:pPr>
              <w:jc w:val="right"/>
              <w:rPr>
                <w:rFonts w:cs="Arial"/>
                <w:sz w:val="14"/>
                <w:szCs w:val="14"/>
                <w:lang w:eastAsia="zh-CN"/>
              </w:rPr>
            </w:pPr>
            <w:r w:rsidRPr="00000B5F">
              <w:rPr>
                <w:rFonts w:cs="Arial"/>
                <w:sz w:val="14"/>
                <w:szCs w:val="14"/>
                <w:lang w:eastAsia="zh-CN"/>
              </w:rPr>
              <w:t>2</w:t>
            </w:r>
          </w:p>
        </w:tc>
      </w:tr>
      <w:tr w:rsidR="00F94CF0" w:rsidRPr="00000B5F" w14:paraId="589F22E2" w14:textId="77777777" w:rsidTr="005A7AD7">
        <w:tc>
          <w:tcPr>
            <w:tcW w:w="1440" w:type="dxa"/>
            <w:tcBorders>
              <w:top w:val="nil"/>
              <w:left w:val="nil"/>
              <w:bottom w:val="single" w:sz="4" w:space="0" w:color="8EA9DB"/>
              <w:right w:val="nil"/>
            </w:tcBorders>
            <w:shd w:val="clear" w:color="auto" w:fill="auto"/>
            <w:noWrap/>
            <w:vAlign w:val="bottom"/>
            <w:hideMark/>
          </w:tcPr>
          <w:p w14:paraId="1F842498"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810" w:type="dxa"/>
            <w:tcBorders>
              <w:top w:val="nil"/>
              <w:left w:val="nil"/>
              <w:bottom w:val="nil"/>
              <w:right w:val="nil"/>
            </w:tcBorders>
            <w:shd w:val="clear" w:color="auto" w:fill="auto"/>
            <w:noWrap/>
            <w:vAlign w:val="bottom"/>
            <w:hideMark/>
          </w:tcPr>
          <w:p w14:paraId="2B7C99B6" w14:textId="77777777" w:rsidR="00000B5F" w:rsidRPr="00000B5F" w:rsidRDefault="00000B5F" w:rsidP="004738CF">
            <w:pPr>
              <w:rPr>
                <w:rFonts w:cs="Arial"/>
                <w:b/>
                <w:bCs/>
                <w:color w:val="000000"/>
                <w:sz w:val="14"/>
                <w:szCs w:val="14"/>
                <w:lang w:eastAsia="zh-CN"/>
              </w:rPr>
            </w:pPr>
          </w:p>
        </w:tc>
        <w:tc>
          <w:tcPr>
            <w:tcW w:w="1080" w:type="dxa"/>
            <w:tcBorders>
              <w:top w:val="nil"/>
              <w:left w:val="nil"/>
              <w:bottom w:val="nil"/>
              <w:right w:val="nil"/>
            </w:tcBorders>
            <w:shd w:val="clear" w:color="auto" w:fill="auto"/>
            <w:noWrap/>
            <w:vAlign w:val="bottom"/>
            <w:hideMark/>
          </w:tcPr>
          <w:p w14:paraId="6621A153" w14:textId="77777777" w:rsidR="00000B5F" w:rsidRPr="00000B5F" w:rsidRDefault="00000B5F" w:rsidP="004738CF">
            <w:pPr>
              <w:rPr>
                <w:rFonts w:cs="Arial"/>
                <w:sz w:val="14"/>
                <w:szCs w:val="14"/>
                <w:lang w:eastAsia="zh-CN"/>
              </w:rPr>
            </w:pPr>
            <w:r w:rsidRPr="00000B5F">
              <w:rPr>
                <w:rFonts w:cs="Arial"/>
                <w:sz w:val="14"/>
                <w:szCs w:val="14"/>
                <w:lang w:eastAsia="zh-CN"/>
              </w:rPr>
              <w:t>Gambia</w:t>
            </w:r>
          </w:p>
        </w:tc>
        <w:tc>
          <w:tcPr>
            <w:tcW w:w="551" w:type="dxa"/>
            <w:tcBorders>
              <w:top w:val="nil"/>
              <w:left w:val="nil"/>
              <w:bottom w:val="nil"/>
              <w:right w:val="nil"/>
            </w:tcBorders>
            <w:shd w:val="clear" w:color="auto" w:fill="auto"/>
            <w:noWrap/>
            <w:vAlign w:val="bottom"/>
            <w:hideMark/>
          </w:tcPr>
          <w:p w14:paraId="3336CE8F" w14:textId="77777777" w:rsidR="00000B5F" w:rsidRPr="00000B5F" w:rsidRDefault="00000B5F" w:rsidP="004738CF">
            <w:pPr>
              <w:jc w:val="right"/>
              <w:rPr>
                <w:rFonts w:cs="Arial"/>
                <w:sz w:val="14"/>
                <w:szCs w:val="14"/>
                <w:lang w:eastAsia="zh-CN"/>
              </w:rPr>
            </w:pPr>
            <w:r w:rsidRPr="00000B5F">
              <w:rPr>
                <w:rFonts w:cs="Arial"/>
                <w:sz w:val="14"/>
                <w:szCs w:val="14"/>
                <w:lang w:eastAsia="zh-CN"/>
              </w:rPr>
              <w:t>2</w:t>
            </w:r>
          </w:p>
        </w:tc>
      </w:tr>
      <w:tr w:rsidR="00F94CF0" w:rsidRPr="00000B5F" w14:paraId="7547108A"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6C0A1742"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Lamin Sanneh Total</w:t>
            </w:r>
          </w:p>
        </w:tc>
        <w:tc>
          <w:tcPr>
            <w:tcW w:w="810" w:type="dxa"/>
            <w:tcBorders>
              <w:top w:val="single" w:sz="4" w:space="0" w:color="4472C4"/>
              <w:left w:val="nil"/>
              <w:bottom w:val="single" w:sz="4" w:space="0" w:color="4472C4"/>
              <w:right w:val="nil"/>
            </w:tcBorders>
            <w:shd w:val="clear" w:color="auto" w:fill="auto"/>
            <w:noWrap/>
            <w:vAlign w:val="bottom"/>
            <w:hideMark/>
          </w:tcPr>
          <w:p w14:paraId="5A2B330A"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4651EE69"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5033FB93"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6</w:t>
            </w:r>
          </w:p>
        </w:tc>
      </w:tr>
      <w:tr w:rsidR="00F94CF0" w:rsidRPr="00000B5F" w14:paraId="106EF241" w14:textId="77777777" w:rsidTr="005A7AD7">
        <w:tc>
          <w:tcPr>
            <w:tcW w:w="1440" w:type="dxa"/>
            <w:tcBorders>
              <w:top w:val="nil"/>
              <w:left w:val="nil"/>
              <w:bottom w:val="single" w:sz="4" w:space="0" w:color="8EA9DB"/>
              <w:right w:val="nil"/>
            </w:tcBorders>
            <w:shd w:val="clear" w:color="auto" w:fill="auto"/>
            <w:noWrap/>
            <w:vAlign w:val="bottom"/>
            <w:hideMark/>
          </w:tcPr>
          <w:p w14:paraId="42526BAE"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Leah Merid Alemu</w:t>
            </w:r>
          </w:p>
        </w:tc>
        <w:tc>
          <w:tcPr>
            <w:tcW w:w="810" w:type="dxa"/>
            <w:tcBorders>
              <w:top w:val="nil"/>
              <w:left w:val="nil"/>
              <w:bottom w:val="nil"/>
              <w:right w:val="nil"/>
            </w:tcBorders>
            <w:shd w:val="clear" w:color="auto" w:fill="auto"/>
            <w:noWrap/>
            <w:vAlign w:val="bottom"/>
            <w:hideMark/>
          </w:tcPr>
          <w:p w14:paraId="6EF9BB43"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G-4</w:t>
            </w:r>
          </w:p>
        </w:tc>
        <w:tc>
          <w:tcPr>
            <w:tcW w:w="1080" w:type="dxa"/>
            <w:tcBorders>
              <w:top w:val="nil"/>
              <w:left w:val="nil"/>
              <w:bottom w:val="nil"/>
              <w:right w:val="nil"/>
            </w:tcBorders>
            <w:shd w:val="clear" w:color="auto" w:fill="auto"/>
            <w:noWrap/>
            <w:vAlign w:val="bottom"/>
            <w:hideMark/>
          </w:tcPr>
          <w:p w14:paraId="7D91FD5C"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64B1B4B8" w14:textId="77777777" w:rsidR="00000B5F" w:rsidRPr="00000B5F" w:rsidRDefault="00000B5F" w:rsidP="004738CF">
            <w:pPr>
              <w:jc w:val="right"/>
              <w:rPr>
                <w:rFonts w:cs="Arial"/>
                <w:sz w:val="14"/>
                <w:szCs w:val="14"/>
                <w:lang w:eastAsia="zh-CN"/>
              </w:rPr>
            </w:pPr>
            <w:r w:rsidRPr="00000B5F">
              <w:rPr>
                <w:rFonts w:cs="Arial"/>
                <w:sz w:val="14"/>
                <w:szCs w:val="14"/>
                <w:lang w:eastAsia="zh-CN"/>
              </w:rPr>
              <w:t>5</w:t>
            </w:r>
          </w:p>
        </w:tc>
      </w:tr>
      <w:tr w:rsidR="00F94CF0" w:rsidRPr="00000B5F" w14:paraId="6E1AC119"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0B506150"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Leah Merid Alemu Total</w:t>
            </w:r>
          </w:p>
        </w:tc>
        <w:tc>
          <w:tcPr>
            <w:tcW w:w="810" w:type="dxa"/>
            <w:tcBorders>
              <w:top w:val="single" w:sz="4" w:space="0" w:color="4472C4"/>
              <w:left w:val="nil"/>
              <w:bottom w:val="single" w:sz="4" w:space="0" w:color="4472C4"/>
              <w:right w:val="nil"/>
            </w:tcBorders>
            <w:shd w:val="clear" w:color="auto" w:fill="auto"/>
            <w:noWrap/>
            <w:vAlign w:val="bottom"/>
            <w:hideMark/>
          </w:tcPr>
          <w:p w14:paraId="25B1E84C"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352961DC"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0F9BFBE2"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5</w:t>
            </w:r>
          </w:p>
        </w:tc>
      </w:tr>
      <w:tr w:rsidR="00F94CF0" w:rsidRPr="00000B5F" w14:paraId="683D1291" w14:textId="77777777" w:rsidTr="005A7AD7">
        <w:tc>
          <w:tcPr>
            <w:tcW w:w="1440" w:type="dxa"/>
            <w:tcBorders>
              <w:top w:val="nil"/>
              <w:left w:val="nil"/>
              <w:bottom w:val="nil"/>
              <w:right w:val="nil"/>
            </w:tcBorders>
            <w:shd w:val="clear" w:color="auto" w:fill="auto"/>
            <w:noWrap/>
            <w:vAlign w:val="bottom"/>
            <w:hideMark/>
          </w:tcPr>
          <w:p w14:paraId="136EDE89"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André Touré</w:t>
            </w:r>
          </w:p>
        </w:tc>
        <w:tc>
          <w:tcPr>
            <w:tcW w:w="810" w:type="dxa"/>
            <w:tcBorders>
              <w:top w:val="nil"/>
              <w:left w:val="nil"/>
              <w:bottom w:val="nil"/>
              <w:right w:val="nil"/>
            </w:tcBorders>
            <w:shd w:val="clear" w:color="auto" w:fill="auto"/>
            <w:noWrap/>
            <w:vAlign w:val="bottom"/>
            <w:hideMark/>
          </w:tcPr>
          <w:p w14:paraId="1F5BEA64"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P-3</w:t>
            </w:r>
          </w:p>
        </w:tc>
        <w:tc>
          <w:tcPr>
            <w:tcW w:w="1080" w:type="dxa"/>
            <w:tcBorders>
              <w:top w:val="nil"/>
              <w:left w:val="nil"/>
              <w:bottom w:val="nil"/>
              <w:right w:val="nil"/>
            </w:tcBorders>
            <w:shd w:val="clear" w:color="auto" w:fill="auto"/>
            <w:noWrap/>
            <w:vAlign w:val="bottom"/>
            <w:hideMark/>
          </w:tcPr>
          <w:p w14:paraId="243BAFC8" w14:textId="77777777" w:rsidR="00000B5F" w:rsidRPr="00000B5F" w:rsidRDefault="00000B5F" w:rsidP="004738CF">
            <w:pPr>
              <w:rPr>
                <w:rFonts w:cs="Arial"/>
                <w:sz w:val="14"/>
                <w:szCs w:val="14"/>
                <w:lang w:eastAsia="zh-CN"/>
              </w:rPr>
            </w:pPr>
            <w:r w:rsidRPr="00000B5F">
              <w:rPr>
                <w:rFonts w:cs="Arial"/>
                <w:sz w:val="14"/>
                <w:szCs w:val="14"/>
                <w:lang w:eastAsia="zh-CN"/>
              </w:rPr>
              <w:t>Kenya</w:t>
            </w:r>
          </w:p>
        </w:tc>
        <w:tc>
          <w:tcPr>
            <w:tcW w:w="551" w:type="dxa"/>
            <w:tcBorders>
              <w:top w:val="nil"/>
              <w:left w:val="nil"/>
              <w:bottom w:val="nil"/>
              <w:right w:val="nil"/>
            </w:tcBorders>
            <w:shd w:val="clear" w:color="auto" w:fill="auto"/>
            <w:noWrap/>
            <w:vAlign w:val="bottom"/>
            <w:hideMark/>
          </w:tcPr>
          <w:p w14:paraId="20D36100"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390FF840" w14:textId="77777777" w:rsidTr="005A7AD7">
        <w:tc>
          <w:tcPr>
            <w:tcW w:w="1440" w:type="dxa"/>
            <w:tcBorders>
              <w:top w:val="nil"/>
              <w:left w:val="nil"/>
              <w:bottom w:val="single" w:sz="4" w:space="0" w:color="8EA9DB"/>
              <w:right w:val="nil"/>
            </w:tcBorders>
            <w:shd w:val="clear" w:color="auto" w:fill="auto"/>
            <w:noWrap/>
            <w:vAlign w:val="bottom"/>
            <w:hideMark/>
          </w:tcPr>
          <w:p w14:paraId="09FE2F27"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810" w:type="dxa"/>
            <w:tcBorders>
              <w:top w:val="nil"/>
              <w:left w:val="nil"/>
              <w:bottom w:val="nil"/>
              <w:right w:val="nil"/>
            </w:tcBorders>
            <w:shd w:val="clear" w:color="auto" w:fill="auto"/>
            <w:noWrap/>
            <w:vAlign w:val="bottom"/>
            <w:hideMark/>
          </w:tcPr>
          <w:p w14:paraId="7763A2E9" w14:textId="77777777" w:rsidR="00000B5F" w:rsidRPr="00000B5F" w:rsidRDefault="00000B5F" w:rsidP="004738CF">
            <w:pPr>
              <w:rPr>
                <w:rFonts w:cs="Arial"/>
                <w:b/>
                <w:bCs/>
                <w:color w:val="000000"/>
                <w:sz w:val="14"/>
                <w:szCs w:val="14"/>
                <w:lang w:eastAsia="zh-CN"/>
              </w:rPr>
            </w:pPr>
          </w:p>
        </w:tc>
        <w:tc>
          <w:tcPr>
            <w:tcW w:w="1080" w:type="dxa"/>
            <w:tcBorders>
              <w:top w:val="nil"/>
              <w:left w:val="nil"/>
              <w:bottom w:val="nil"/>
              <w:right w:val="nil"/>
            </w:tcBorders>
            <w:shd w:val="clear" w:color="auto" w:fill="auto"/>
            <w:noWrap/>
            <w:vAlign w:val="bottom"/>
            <w:hideMark/>
          </w:tcPr>
          <w:p w14:paraId="446DCA3E" w14:textId="77777777" w:rsidR="00000B5F" w:rsidRPr="00000B5F" w:rsidRDefault="00000B5F" w:rsidP="004738CF">
            <w:pPr>
              <w:rPr>
                <w:rFonts w:cs="Arial"/>
                <w:sz w:val="14"/>
                <w:szCs w:val="14"/>
                <w:lang w:eastAsia="zh-CN"/>
              </w:rPr>
            </w:pPr>
            <w:r w:rsidRPr="00000B5F">
              <w:rPr>
                <w:rFonts w:cs="Arial"/>
                <w:sz w:val="14"/>
                <w:szCs w:val="14"/>
                <w:lang w:eastAsia="zh-CN"/>
              </w:rPr>
              <w:t>Senegal</w:t>
            </w:r>
          </w:p>
        </w:tc>
        <w:tc>
          <w:tcPr>
            <w:tcW w:w="551" w:type="dxa"/>
            <w:tcBorders>
              <w:top w:val="nil"/>
              <w:left w:val="nil"/>
              <w:bottom w:val="nil"/>
              <w:right w:val="nil"/>
            </w:tcBorders>
            <w:shd w:val="clear" w:color="auto" w:fill="auto"/>
            <w:noWrap/>
            <w:vAlign w:val="bottom"/>
            <w:hideMark/>
          </w:tcPr>
          <w:p w14:paraId="42F48144" w14:textId="77777777" w:rsidR="00000B5F" w:rsidRPr="00000B5F" w:rsidRDefault="00000B5F" w:rsidP="004738CF">
            <w:pPr>
              <w:jc w:val="right"/>
              <w:rPr>
                <w:rFonts w:cs="Arial"/>
                <w:sz w:val="14"/>
                <w:szCs w:val="14"/>
                <w:lang w:eastAsia="zh-CN"/>
              </w:rPr>
            </w:pPr>
            <w:r w:rsidRPr="00000B5F">
              <w:rPr>
                <w:rFonts w:cs="Arial"/>
                <w:sz w:val="14"/>
                <w:szCs w:val="14"/>
                <w:lang w:eastAsia="zh-CN"/>
              </w:rPr>
              <w:t>2</w:t>
            </w:r>
          </w:p>
        </w:tc>
      </w:tr>
      <w:tr w:rsidR="00F94CF0" w:rsidRPr="00000B5F" w14:paraId="1BADACD4"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34B39454"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André Touré Total</w:t>
            </w:r>
          </w:p>
        </w:tc>
        <w:tc>
          <w:tcPr>
            <w:tcW w:w="810" w:type="dxa"/>
            <w:tcBorders>
              <w:top w:val="single" w:sz="4" w:space="0" w:color="4472C4"/>
              <w:left w:val="nil"/>
              <w:bottom w:val="single" w:sz="4" w:space="0" w:color="4472C4"/>
              <w:right w:val="nil"/>
            </w:tcBorders>
            <w:shd w:val="clear" w:color="auto" w:fill="auto"/>
            <w:noWrap/>
            <w:vAlign w:val="bottom"/>
            <w:hideMark/>
          </w:tcPr>
          <w:p w14:paraId="684E35A0"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1B6C3689"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2174DF77"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3</w:t>
            </w:r>
          </w:p>
        </w:tc>
      </w:tr>
      <w:tr w:rsidR="00F94CF0" w:rsidRPr="00000B5F" w14:paraId="487B261C" w14:textId="77777777" w:rsidTr="005A7AD7">
        <w:tc>
          <w:tcPr>
            <w:tcW w:w="1440" w:type="dxa"/>
            <w:tcBorders>
              <w:top w:val="nil"/>
              <w:left w:val="nil"/>
              <w:bottom w:val="single" w:sz="4" w:space="0" w:color="8EA9DB"/>
              <w:right w:val="nil"/>
            </w:tcBorders>
            <w:shd w:val="clear" w:color="auto" w:fill="auto"/>
            <w:noWrap/>
            <w:vAlign w:val="bottom"/>
            <w:hideMark/>
          </w:tcPr>
          <w:p w14:paraId="70CBF743"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Mulualem Desta</w:t>
            </w:r>
          </w:p>
        </w:tc>
        <w:tc>
          <w:tcPr>
            <w:tcW w:w="810" w:type="dxa"/>
            <w:tcBorders>
              <w:top w:val="nil"/>
              <w:left w:val="nil"/>
              <w:bottom w:val="nil"/>
              <w:right w:val="nil"/>
            </w:tcBorders>
            <w:shd w:val="clear" w:color="auto" w:fill="auto"/>
            <w:noWrap/>
            <w:vAlign w:val="bottom"/>
            <w:hideMark/>
          </w:tcPr>
          <w:p w14:paraId="5BD9B2A9"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G-4</w:t>
            </w:r>
          </w:p>
        </w:tc>
        <w:tc>
          <w:tcPr>
            <w:tcW w:w="1080" w:type="dxa"/>
            <w:tcBorders>
              <w:top w:val="nil"/>
              <w:left w:val="nil"/>
              <w:bottom w:val="nil"/>
              <w:right w:val="nil"/>
            </w:tcBorders>
            <w:shd w:val="clear" w:color="auto" w:fill="auto"/>
            <w:noWrap/>
            <w:vAlign w:val="bottom"/>
            <w:hideMark/>
          </w:tcPr>
          <w:p w14:paraId="49A7D7D5"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470FE96F" w14:textId="77777777" w:rsidR="00000B5F" w:rsidRPr="00000B5F" w:rsidRDefault="00000B5F" w:rsidP="004738CF">
            <w:pPr>
              <w:jc w:val="right"/>
              <w:rPr>
                <w:rFonts w:cs="Arial"/>
                <w:sz w:val="14"/>
                <w:szCs w:val="14"/>
                <w:lang w:eastAsia="zh-CN"/>
              </w:rPr>
            </w:pPr>
            <w:r w:rsidRPr="00000B5F">
              <w:rPr>
                <w:rFonts w:cs="Arial"/>
                <w:sz w:val="14"/>
                <w:szCs w:val="14"/>
                <w:lang w:eastAsia="zh-CN"/>
              </w:rPr>
              <w:t>3</w:t>
            </w:r>
          </w:p>
        </w:tc>
      </w:tr>
      <w:tr w:rsidR="00F94CF0" w:rsidRPr="00000B5F" w14:paraId="429DC0B6"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3771D165"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Mulualem Desta Total</w:t>
            </w:r>
          </w:p>
        </w:tc>
        <w:tc>
          <w:tcPr>
            <w:tcW w:w="810" w:type="dxa"/>
            <w:tcBorders>
              <w:top w:val="single" w:sz="4" w:space="0" w:color="4472C4"/>
              <w:left w:val="nil"/>
              <w:bottom w:val="single" w:sz="4" w:space="0" w:color="4472C4"/>
              <w:right w:val="nil"/>
            </w:tcBorders>
            <w:shd w:val="clear" w:color="auto" w:fill="auto"/>
            <w:noWrap/>
            <w:vAlign w:val="bottom"/>
            <w:hideMark/>
          </w:tcPr>
          <w:p w14:paraId="247AE5A3"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19C85ECE"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36E9CE57"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3</w:t>
            </w:r>
          </w:p>
        </w:tc>
      </w:tr>
      <w:tr w:rsidR="00F94CF0" w:rsidRPr="00000B5F" w14:paraId="49CE9557" w14:textId="77777777" w:rsidTr="005A7AD7">
        <w:tc>
          <w:tcPr>
            <w:tcW w:w="1440" w:type="dxa"/>
            <w:tcBorders>
              <w:top w:val="nil"/>
              <w:left w:val="nil"/>
              <w:bottom w:val="nil"/>
              <w:right w:val="nil"/>
            </w:tcBorders>
            <w:shd w:val="clear" w:color="auto" w:fill="auto"/>
            <w:noWrap/>
            <w:vAlign w:val="bottom"/>
            <w:hideMark/>
          </w:tcPr>
          <w:p w14:paraId="38F6EF8B"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Moges Negede Belete</w:t>
            </w:r>
          </w:p>
        </w:tc>
        <w:tc>
          <w:tcPr>
            <w:tcW w:w="810" w:type="dxa"/>
            <w:tcBorders>
              <w:top w:val="nil"/>
              <w:left w:val="nil"/>
              <w:bottom w:val="nil"/>
              <w:right w:val="nil"/>
            </w:tcBorders>
            <w:shd w:val="clear" w:color="auto" w:fill="auto"/>
            <w:noWrap/>
            <w:vAlign w:val="bottom"/>
            <w:hideMark/>
          </w:tcPr>
          <w:p w14:paraId="745070C6"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SC3</w:t>
            </w:r>
          </w:p>
        </w:tc>
        <w:tc>
          <w:tcPr>
            <w:tcW w:w="1080" w:type="dxa"/>
            <w:tcBorders>
              <w:top w:val="nil"/>
              <w:left w:val="nil"/>
              <w:bottom w:val="nil"/>
              <w:right w:val="nil"/>
            </w:tcBorders>
            <w:shd w:val="clear" w:color="auto" w:fill="auto"/>
            <w:noWrap/>
            <w:vAlign w:val="bottom"/>
            <w:hideMark/>
          </w:tcPr>
          <w:p w14:paraId="4D034E7F"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12E72DA4"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5597EA4A" w14:textId="77777777" w:rsidTr="005A7AD7">
        <w:tc>
          <w:tcPr>
            <w:tcW w:w="1440" w:type="dxa"/>
            <w:tcBorders>
              <w:top w:val="nil"/>
              <w:left w:val="nil"/>
              <w:bottom w:val="single" w:sz="4" w:space="0" w:color="8EA9DB"/>
              <w:right w:val="nil"/>
            </w:tcBorders>
            <w:shd w:val="clear" w:color="auto" w:fill="auto"/>
            <w:noWrap/>
            <w:vAlign w:val="bottom"/>
            <w:hideMark/>
          </w:tcPr>
          <w:p w14:paraId="1543FD41"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810" w:type="dxa"/>
            <w:tcBorders>
              <w:top w:val="nil"/>
              <w:left w:val="nil"/>
              <w:bottom w:val="nil"/>
              <w:right w:val="nil"/>
            </w:tcBorders>
            <w:shd w:val="clear" w:color="auto" w:fill="auto"/>
            <w:noWrap/>
            <w:vAlign w:val="bottom"/>
            <w:hideMark/>
          </w:tcPr>
          <w:p w14:paraId="6C576780" w14:textId="77777777" w:rsidR="00000B5F" w:rsidRPr="00000B5F" w:rsidRDefault="00000B5F" w:rsidP="004738CF">
            <w:pPr>
              <w:rPr>
                <w:rFonts w:cs="Arial"/>
                <w:b/>
                <w:bCs/>
                <w:color w:val="000000"/>
                <w:sz w:val="14"/>
                <w:szCs w:val="14"/>
                <w:lang w:eastAsia="zh-CN"/>
              </w:rPr>
            </w:pPr>
          </w:p>
        </w:tc>
        <w:tc>
          <w:tcPr>
            <w:tcW w:w="1080" w:type="dxa"/>
            <w:tcBorders>
              <w:top w:val="nil"/>
              <w:left w:val="nil"/>
              <w:bottom w:val="nil"/>
              <w:right w:val="nil"/>
            </w:tcBorders>
            <w:shd w:val="clear" w:color="auto" w:fill="auto"/>
            <w:noWrap/>
            <w:vAlign w:val="bottom"/>
            <w:hideMark/>
          </w:tcPr>
          <w:p w14:paraId="702A7EE0" w14:textId="77777777" w:rsidR="00000B5F" w:rsidRPr="00000B5F" w:rsidRDefault="00000B5F" w:rsidP="004738CF">
            <w:pPr>
              <w:rPr>
                <w:rFonts w:cs="Arial"/>
                <w:sz w:val="14"/>
                <w:szCs w:val="14"/>
                <w:lang w:eastAsia="zh-CN"/>
              </w:rPr>
            </w:pPr>
            <w:r w:rsidRPr="00000B5F">
              <w:rPr>
                <w:rFonts w:cs="Arial"/>
                <w:sz w:val="14"/>
                <w:szCs w:val="14"/>
                <w:lang w:eastAsia="zh-CN"/>
              </w:rPr>
              <w:t>France</w:t>
            </w:r>
          </w:p>
        </w:tc>
        <w:tc>
          <w:tcPr>
            <w:tcW w:w="551" w:type="dxa"/>
            <w:tcBorders>
              <w:top w:val="nil"/>
              <w:left w:val="nil"/>
              <w:bottom w:val="nil"/>
              <w:right w:val="nil"/>
            </w:tcBorders>
            <w:shd w:val="clear" w:color="auto" w:fill="auto"/>
            <w:noWrap/>
            <w:vAlign w:val="bottom"/>
            <w:hideMark/>
          </w:tcPr>
          <w:p w14:paraId="29524E70"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2C724594"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4003FD49"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Moges Negede Belete Total</w:t>
            </w:r>
          </w:p>
        </w:tc>
        <w:tc>
          <w:tcPr>
            <w:tcW w:w="810" w:type="dxa"/>
            <w:tcBorders>
              <w:top w:val="single" w:sz="4" w:space="0" w:color="4472C4"/>
              <w:left w:val="nil"/>
              <w:bottom w:val="single" w:sz="4" w:space="0" w:color="4472C4"/>
              <w:right w:val="nil"/>
            </w:tcBorders>
            <w:shd w:val="clear" w:color="auto" w:fill="auto"/>
            <w:noWrap/>
            <w:vAlign w:val="bottom"/>
            <w:hideMark/>
          </w:tcPr>
          <w:p w14:paraId="7418C2A4"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74F007B5"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3764ADF4"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2</w:t>
            </w:r>
          </w:p>
        </w:tc>
      </w:tr>
      <w:tr w:rsidR="00F94CF0" w:rsidRPr="00000B5F" w14:paraId="707C1341" w14:textId="77777777" w:rsidTr="005A7AD7">
        <w:tc>
          <w:tcPr>
            <w:tcW w:w="1440" w:type="dxa"/>
            <w:tcBorders>
              <w:top w:val="nil"/>
              <w:left w:val="nil"/>
              <w:bottom w:val="single" w:sz="4" w:space="0" w:color="8EA9DB"/>
              <w:right w:val="nil"/>
            </w:tcBorders>
            <w:shd w:val="clear" w:color="auto" w:fill="auto"/>
            <w:noWrap/>
            <w:vAlign w:val="bottom"/>
            <w:hideMark/>
          </w:tcPr>
          <w:p w14:paraId="36E413BC"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Tigist Dagne Kebede</w:t>
            </w:r>
          </w:p>
        </w:tc>
        <w:tc>
          <w:tcPr>
            <w:tcW w:w="810" w:type="dxa"/>
            <w:tcBorders>
              <w:top w:val="nil"/>
              <w:left w:val="nil"/>
              <w:bottom w:val="nil"/>
              <w:right w:val="nil"/>
            </w:tcBorders>
            <w:shd w:val="clear" w:color="auto" w:fill="auto"/>
            <w:noWrap/>
            <w:vAlign w:val="bottom"/>
            <w:hideMark/>
          </w:tcPr>
          <w:p w14:paraId="66D5EC62"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(blank)</w:t>
            </w:r>
          </w:p>
        </w:tc>
        <w:tc>
          <w:tcPr>
            <w:tcW w:w="1080" w:type="dxa"/>
            <w:tcBorders>
              <w:top w:val="nil"/>
              <w:left w:val="nil"/>
              <w:bottom w:val="nil"/>
              <w:right w:val="nil"/>
            </w:tcBorders>
            <w:shd w:val="clear" w:color="auto" w:fill="auto"/>
            <w:noWrap/>
            <w:vAlign w:val="bottom"/>
            <w:hideMark/>
          </w:tcPr>
          <w:p w14:paraId="37DA6AAE"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513B7172" w14:textId="77777777" w:rsidR="00000B5F" w:rsidRPr="00000B5F" w:rsidRDefault="00000B5F" w:rsidP="004738CF">
            <w:pPr>
              <w:jc w:val="right"/>
              <w:rPr>
                <w:rFonts w:cs="Arial"/>
                <w:sz w:val="14"/>
                <w:szCs w:val="14"/>
                <w:lang w:eastAsia="zh-CN"/>
              </w:rPr>
            </w:pPr>
            <w:r w:rsidRPr="00000B5F">
              <w:rPr>
                <w:rFonts w:cs="Arial"/>
                <w:sz w:val="14"/>
                <w:szCs w:val="14"/>
                <w:lang w:eastAsia="zh-CN"/>
              </w:rPr>
              <w:t>2</w:t>
            </w:r>
          </w:p>
        </w:tc>
      </w:tr>
      <w:tr w:rsidR="00F94CF0" w:rsidRPr="00000B5F" w14:paraId="5880C5A9"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62FB9395"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Tigist Dagne Kebede Total</w:t>
            </w:r>
          </w:p>
        </w:tc>
        <w:tc>
          <w:tcPr>
            <w:tcW w:w="810" w:type="dxa"/>
            <w:tcBorders>
              <w:top w:val="single" w:sz="4" w:space="0" w:color="4472C4"/>
              <w:left w:val="nil"/>
              <w:bottom w:val="single" w:sz="4" w:space="0" w:color="4472C4"/>
              <w:right w:val="nil"/>
            </w:tcBorders>
            <w:shd w:val="clear" w:color="auto" w:fill="auto"/>
            <w:noWrap/>
            <w:vAlign w:val="bottom"/>
            <w:hideMark/>
          </w:tcPr>
          <w:p w14:paraId="6859956A"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4FC5FEFD"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79D416EF"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2</w:t>
            </w:r>
          </w:p>
        </w:tc>
      </w:tr>
      <w:tr w:rsidR="00F94CF0" w:rsidRPr="00000B5F" w14:paraId="15B9C5EC" w14:textId="77777777" w:rsidTr="005A7AD7">
        <w:tc>
          <w:tcPr>
            <w:tcW w:w="1440" w:type="dxa"/>
            <w:tcBorders>
              <w:top w:val="nil"/>
              <w:left w:val="nil"/>
              <w:bottom w:val="nil"/>
              <w:right w:val="nil"/>
            </w:tcBorders>
            <w:shd w:val="clear" w:color="auto" w:fill="auto"/>
            <w:noWrap/>
            <w:vAlign w:val="bottom"/>
            <w:hideMark/>
          </w:tcPr>
          <w:p w14:paraId="5F2BC187"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Gelila Tesfaye Gebru</w:t>
            </w:r>
          </w:p>
        </w:tc>
        <w:tc>
          <w:tcPr>
            <w:tcW w:w="810" w:type="dxa"/>
            <w:tcBorders>
              <w:top w:val="nil"/>
              <w:left w:val="nil"/>
              <w:bottom w:val="nil"/>
              <w:right w:val="nil"/>
            </w:tcBorders>
            <w:shd w:val="clear" w:color="auto" w:fill="auto"/>
            <w:noWrap/>
            <w:vAlign w:val="bottom"/>
            <w:hideMark/>
          </w:tcPr>
          <w:p w14:paraId="2CAC4FC8"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NO-B</w:t>
            </w:r>
          </w:p>
        </w:tc>
        <w:tc>
          <w:tcPr>
            <w:tcW w:w="1080" w:type="dxa"/>
            <w:tcBorders>
              <w:top w:val="nil"/>
              <w:left w:val="nil"/>
              <w:bottom w:val="nil"/>
              <w:right w:val="nil"/>
            </w:tcBorders>
            <w:shd w:val="clear" w:color="auto" w:fill="auto"/>
            <w:noWrap/>
            <w:vAlign w:val="bottom"/>
            <w:hideMark/>
          </w:tcPr>
          <w:p w14:paraId="697D692C" w14:textId="77777777" w:rsidR="00000B5F" w:rsidRPr="00000B5F" w:rsidRDefault="00000B5F" w:rsidP="004738CF">
            <w:pPr>
              <w:rPr>
                <w:rFonts w:cs="Arial"/>
                <w:sz w:val="14"/>
                <w:szCs w:val="14"/>
                <w:lang w:eastAsia="zh-CN"/>
              </w:rPr>
            </w:pPr>
            <w:r w:rsidRPr="00000B5F">
              <w:rPr>
                <w:rFonts w:cs="Arial"/>
                <w:sz w:val="14"/>
                <w:szCs w:val="14"/>
                <w:lang w:eastAsia="zh-CN"/>
              </w:rPr>
              <w:t>Kenya</w:t>
            </w:r>
          </w:p>
        </w:tc>
        <w:tc>
          <w:tcPr>
            <w:tcW w:w="551" w:type="dxa"/>
            <w:tcBorders>
              <w:top w:val="nil"/>
              <w:left w:val="nil"/>
              <w:bottom w:val="nil"/>
              <w:right w:val="nil"/>
            </w:tcBorders>
            <w:shd w:val="clear" w:color="auto" w:fill="auto"/>
            <w:noWrap/>
            <w:vAlign w:val="bottom"/>
            <w:hideMark/>
          </w:tcPr>
          <w:p w14:paraId="0B389BB3"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7EC8FCE3" w14:textId="77777777" w:rsidTr="005A7AD7">
        <w:tc>
          <w:tcPr>
            <w:tcW w:w="1440" w:type="dxa"/>
            <w:tcBorders>
              <w:top w:val="nil"/>
              <w:left w:val="nil"/>
              <w:bottom w:val="single" w:sz="4" w:space="0" w:color="8EA9DB"/>
              <w:right w:val="nil"/>
            </w:tcBorders>
            <w:shd w:val="clear" w:color="auto" w:fill="auto"/>
            <w:noWrap/>
            <w:vAlign w:val="bottom"/>
            <w:hideMark/>
          </w:tcPr>
          <w:p w14:paraId="12EAA270"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810" w:type="dxa"/>
            <w:tcBorders>
              <w:top w:val="nil"/>
              <w:left w:val="nil"/>
              <w:bottom w:val="nil"/>
              <w:right w:val="nil"/>
            </w:tcBorders>
            <w:shd w:val="clear" w:color="auto" w:fill="auto"/>
            <w:noWrap/>
            <w:vAlign w:val="bottom"/>
            <w:hideMark/>
          </w:tcPr>
          <w:p w14:paraId="4E6662E7" w14:textId="77777777" w:rsidR="00000B5F" w:rsidRPr="00000B5F" w:rsidRDefault="00000B5F" w:rsidP="004738CF">
            <w:pPr>
              <w:rPr>
                <w:rFonts w:cs="Arial"/>
                <w:b/>
                <w:bCs/>
                <w:color w:val="000000"/>
                <w:sz w:val="14"/>
                <w:szCs w:val="14"/>
                <w:lang w:eastAsia="zh-CN"/>
              </w:rPr>
            </w:pPr>
          </w:p>
        </w:tc>
        <w:tc>
          <w:tcPr>
            <w:tcW w:w="1080" w:type="dxa"/>
            <w:tcBorders>
              <w:top w:val="nil"/>
              <w:left w:val="nil"/>
              <w:bottom w:val="nil"/>
              <w:right w:val="nil"/>
            </w:tcBorders>
            <w:shd w:val="clear" w:color="auto" w:fill="auto"/>
            <w:noWrap/>
            <w:vAlign w:val="bottom"/>
            <w:hideMark/>
          </w:tcPr>
          <w:p w14:paraId="48ED04F2" w14:textId="77777777" w:rsidR="00000B5F" w:rsidRPr="00000B5F" w:rsidRDefault="00000B5F" w:rsidP="004738CF">
            <w:pPr>
              <w:rPr>
                <w:rFonts w:cs="Arial"/>
                <w:sz w:val="14"/>
                <w:szCs w:val="14"/>
                <w:lang w:eastAsia="zh-CN"/>
              </w:rPr>
            </w:pPr>
            <w:r w:rsidRPr="00000B5F">
              <w:rPr>
                <w:rFonts w:cs="Arial"/>
                <w:sz w:val="14"/>
                <w:szCs w:val="14"/>
                <w:lang w:eastAsia="zh-CN"/>
              </w:rPr>
              <w:t>Namibia</w:t>
            </w:r>
          </w:p>
        </w:tc>
        <w:tc>
          <w:tcPr>
            <w:tcW w:w="551" w:type="dxa"/>
            <w:tcBorders>
              <w:top w:val="nil"/>
              <w:left w:val="nil"/>
              <w:bottom w:val="nil"/>
              <w:right w:val="nil"/>
            </w:tcBorders>
            <w:shd w:val="clear" w:color="auto" w:fill="auto"/>
            <w:noWrap/>
            <w:vAlign w:val="bottom"/>
            <w:hideMark/>
          </w:tcPr>
          <w:p w14:paraId="47E38743"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3EF7B890"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7F9A91B6"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Gelila Tesfaye Gebru Total</w:t>
            </w:r>
          </w:p>
        </w:tc>
        <w:tc>
          <w:tcPr>
            <w:tcW w:w="810" w:type="dxa"/>
            <w:tcBorders>
              <w:top w:val="single" w:sz="4" w:space="0" w:color="4472C4"/>
              <w:left w:val="nil"/>
              <w:bottom w:val="single" w:sz="4" w:space="0" w:color="4472C4"/>
              <w:right w:val="nil"/>
            </w:tcBorders>
            <w:shd w:val="clear" w:color="auto" w:fill="auto"/>
            <w:noWrap/>
            <w:vAlign w:val="bottom"/>
            <w:hideMark/>
          </w:tcPr>
          <w:p w14:paraId="67D5000E"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71700C8C"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729E538A"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2</w:t>
            </w:r>
          </w:p>
        </w:tc>
      </w:tr>
      <w:tr w:rsidR="00F94CF0" w:rsidRPr="00000B5F" w14:paraId="6D2818EA" w14:textId="77777777" w:rsidTr="005A7AD7">
        <w:tc>
          <w:tcPr>
            <w:tcW w:w="1440" w:type="dxa"/>
            <w:tcBorders>
              <w:top w:val="nil"/>
              <w:left w:val="nil"/>
              <w:bottom w:val="single" w:sz="4" w:space="0" w:color="8EA9DB"/>
              <w:right w:val="nil"/>
            </w:tcBorders>
            <w:shd w:val="clear" w:color="auto" w:fill="auto"/>
            <w:noWrap/>
            <w:vAlign w:val="bottom"/>
            <w:hideMark/>
          </w:tcPr>
          <w:p w14:paraId="407047A6"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Isaac Abraham Seyoum</w:t>
            </w:r>
          </w:p>
        </w:tc>
        <w:tc>
          <w:tcPr>
            <w:tcW w:w="810" w:type="dxa"/>
            <w:tcBorders>
              <w:top w:val="nil"/>
              <w:left w:val="nil"/>
              <w:bottom w:val="nil"/>
              <w:right w:val="nil"/>
            </w:tcBorders>
            <w:shd w:val="clear" w:color="auto" w:fill="auto"/>
            <w:noWrap/>
            <w:vAlign w:val="bottom"/>
            <w:hideMark/>
          </w:tcPr>
          <w:p w14:paraId="2E799541"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SC5</w:t>
            </w:r>
          </w:p>
        </w:tc>
        <w:tc>
          <w:tcPr>
            <w:tcW w:w="1080" w:type="dxa"/>
            <w:tcBorders>
              <w:top w:val="nil"/>
              <w:left w:val="nil"/>
              <w:bottom w:val="nil"/>
              <w:right w:val="nil"/>
            </w:tcBorders>
            <w:shd w:val="clear" w:color="auto" w:fill="auto"/>
            <w:noWrap/>
            <w:vAlign w:val="bottom"/>
            <w:hideMark/>
          </w:tcPr>
          <w:p w14:paraId="095FB250"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3748566B" w14:textId="77777777" w:rsidR="00000B5F" w:rsidRPr="00000B5F" w:rsidRDefault="00000B5F" w:rsidP="004738CF">
            <w:pPr>
              <w:jc w:val="right"/>
              <w:rPr>
                <w:rFonts w:cs="Arial"/>
                <w:sz w:val="14"/>
                <w:szCs w:val="14"/>
                <w:lang w:eastAsia="zh-CN"/>
              </w:rPr>
            </w:pPr>
            <w:r w:rsidRPr="00000B5F">
              <w:rPr>
                <w:rFonts w:cs="Arial"/>
                <w:sz w:val="14"/>
                <w:szCs w:val="14"/>
                <w:lang w:eastAsia="zh-CN"/>
              </w:rPr>
              <w:t>2</w:t>
            </w:r>
          </w:p>
        </w:tc>
      </w:tr>
      <w:tr w:rsidR="00F94CF0" w:rsidRPr="00000B5F" w14:paraId="724957B4" w14:textId="77777777" w:rsidTr="005A7AD7">
        <w:tc>
          <w:tcPr>
            <w:tcW w:w="1440" w:type="dxa"/>
            <w:tcBorders>
              <w:top w:val="single" w:sz="4" w:space="0" w:color="4472C4"/>
              <w:left w:val="nil"/>
              <w:bottom w:val="single" w:sz="4" w:space="0" w:color="4472C4"/>
              <w:right w:val="nil"/>
            </w:tcBorders>
            <w:shd w:val="clear" w:color="auto" w:fill="auto"/>
            <w:noWrap/>
            <w:vAlign w:val="bottom"/>
            <w:hideMark/>
          </w:tcPr>
          <w:p w14:paraId="3650C53D"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Isaac Abraham Seyoum Total</w:t>
            </w:r>
          </w:p>
        </w:tc>
        <w:tc>
          <w:tcPr>
            <w:tcW w:w="810" w:type="dxa"/>
            <w:tcBorders>
              <w:top w:val="single" w:sz="4" w:space="0" w:color="4472C4"/>
              <w:left w:val="nil"/>
              <w:bottom w:val="single" w:sz="4" w:space="0" w:color="4472C4"/>
              <w:right w:val="nil"/>
            </w:tcBorders>
            <w:shd w:val="clear" w:color="auto" w:fill="auto"/>
            <w:noWrap/>
            <w:vAlign w:val="bottom"/>
            <w:hideMark/>
          </w:tcPr>
          <w:p w14:paraId="53AB954B"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4472C4"/>
              <w:left w:val="nil"/>
              <w:bottom w:val="single" w:sz="4" w:space="0" w:color="4472C4"/>
              <w:right w:val="nil"/>
            </w:tcBorders>
            <w:shd w:val="clear" w:color="auto" w:fill="auto"/>
            <w:noWrap/>
            <w:vAlign w:val="bottom"/>
            <w:hideMark/>
          </w:tcPr>
          <w:p w14:paraId="788B39CE"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4472C4"/>
              <w:left w:val="nil"/>
              <w:bottom w:val="single" w:sz="4" w:space="0" w:color="4472C4"/>
              <w:right w:val="nil"/>
            </w:tcBorders>
            <w:shd w:val="clear" w:color="auto" w:fill="auto"/>
            <w:noWrap/>
            <w:vAlign w:val="bottom"/>
            <w:hideMark/>
          </w:tcPr>
          <w:p w14:paraId="103592B1"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2</w:t>
            </w:r>
          </w:p>
        </w:tc>
      </w:tr>
      <w:tr w:rsidR="00F94CF0" w:rsidRPr="00000B5F" w14:paraId="4EEBD5A5" w14:textId="77777777" w:rsidTr="005A7AD7">
        <w:tc>
          <w:tcPr>
            <w:tcW w:w="1440" w:type="dxa"/>
            <w:tcBorders>
              <w:top w:val="nil"/>
              <w:left w:val="nil"/>
              <w:bottom w:val="single" w:sz="4" w:space="0" w:color="8EA9DB"/>
              <w:right w:val="nil"/>
            </w:tcBorders>
            <w:shd w:val="clear" w:color="auto" w:fill="auto"/>
            <w:noWrap/>
            <w:vAlign w:val="bottom"/>
            <w:hideMark/>
          </w:tcPr>
          <w:p w14:paraId="02B69891"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Mekdes Tadesse</w:t>
            </w:r>
          </w:p>
        </w:tc>
        <w:tc>
          <w:tcPr>
            <w:tcW w:w="810" w:type="dxa"/>
            <w:tcBorders>
              <w:top w:val="nil"/>
              <w:left w:val="nil"/>
              <w:bottom w:val="nil"/>
              <w:right w:val="nil"/>
            </w:tcBorders>
            <w:shd w:val="clear" w:color="auto" w:fill="auto"/>
            <w:noWrap/>
            <w:vAlign w:val="bottom"/>
            <w:hideMark/>
          </w:tcPr>
          <w:p w14:paraId="3207B60A"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(blank)</w:t>
            </w:r>
          </w:p>
        </w:tc>
        <w:tc>
          <w:tcPr>
            <w:tcW w:w="1080" w:type="dxa"/>
            <w:tcBorders>
              <w:top w:val="nil"/>
              <w:left w:val="nil"/>
              <w:bottom w:val="nil"/>
              <w:right w:val="nil"/>
            </w:tcBorders>
            <w:shd w:val="clear" w:color="auto" w:fill="auto"/>
            <w:noWrap/>
            <w:vAlign w:val="bottom"/>
            <w:hideMark/>
          </w:tcPr>
          <w:p w14:paraId="6CDF5C6C"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4FE99451"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06B7AD67" w14:textId="77777777" w:rsidTr="005A7AD7">
        <w:tc>
          <w:tcPr>
            <w:tcW w:w="1440" w:type="dxa"/>
            <w:tcBorders>
              <w:top w:val="nil"/>
              <w:left w:val="nil"/>
              <w:bottom w:val="single" w:sz="4" w:space="0" w:color="8EA9DB"/>
              <w:right w:val="nil"/>
            </w:tcBorders>
            <w:shd w:val="clear" w:color="auto" w:fill="auto"/>
            <w:noWrap/>
            <w:vAlign w:val="bottom"/>
            <w:hideMark/>
          </w:tcPr>
          <w:p w14:paraId="4C4051E6"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Membere Abiey</w:t>
            </w:r>
          </w:p>
        </w:tc>
        <w:tc>
          <w:tcPr>
            <w:tcW w:w="810" w:type="dxa"/>
            <w:tcBorders>
              <w:top w:val="nil"/>
              <w:left w:val="nil"/>
              <w:bottom w:val="nil"/>
              <w:right w:val="nil"/>
            </w:tcBorders>
            <w:shd w:val="clear" w:color="auto" w:fill="auto"/>
            <w:noWrap/>
            <w:vAlign w:val="bottom"/>
            <w:hideMark/>
          </w:tcPr>
          <w:p w14:paraId="5A92BF11"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G-5</w:t>
            </w:r>
          </w:p>
        </w:tc>
        <w:tc>
          <w:tcPr>
            <w:tcW w:w="1080" w:type="dxa"/>
            <w:tcBorders>
              <w:top w:val="nil"/>
              <w:left w:val="nil"/>
              <w:bottom w:val="nil"/>
              <w:right w:val="nil"/>
            </w:tcBorders>
            <w:shd w:val="clear" w:color="auto" w:fill="auto"/>
            <w:noWrap/>
            <w:vAlign w:val="bottom"/>
            <w:hideMark/>
          </w:tcPr>
          <w:p w14:paraId="4AB8D933"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30715431"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051D7B56" w14:textId="77777777" w:rsidTr="005A7AD7">
        <w:tc>
          <w:tcPr>
            <w:tcW w:w="1440" w:type="dxa"/>
            <w:tcBorders>
              <w:top w:val="nil"/>
              <w:left w:val="nil"/>
              <w:bottom w:val="single" w:sz="4" w:space="0" w:color="8EA9DB"/>
              <w:right w:val="nil"/>
            </w:tcBorders>
            <w:shd w:val="clear" w:color="auto" w:fill="auto"/>
            <w:noWrap/>
            <w:vAlign w:val="bottom"/>
            <w:hideMark/>
          </w:tcPr>
          <w:p w14:paraId="42A55424"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Yalew Asres</w:t>
            </w:r>
          </w:p>
        </w:tc>
        <w:tc>
          <w:tcPr>
            <w:tcW w:w="810" w:type="dxa"/>
            <w:tcBorders>
              <w:top w:val="nil"/>
              <w:left w:val="nil"/>
              <w:bottom w:val="nil"/>
              <w:right w:val="nil"/>
            </w:tcBorders>
            <w:shd w:val="clear" w:color="auto" w:fill="auto"/>
            <w:noWrap/>
            <w:vAlign w:val="bottom"/>
            <w:hideMark/>
          </w:tcPr>
          <w:p w14:paraId="5B99CC35"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NO-C</w:t>
            </w:r>
          </w:p>
        </w:tc>
        <w:tc>
          <w:tcPr>
            <w:tcW w:w="1080" w:type="dxa"/>
            <w:tcBorders>
              <w:top w:val="nil"/>
              <w:left w:val="nil"/>
              <w:bottom w:val="nil"/>
              <w:right w:val="nil"/>
            </w:tcBorders>
            <w:shd w:val="clear" w:color="auto" w:fill="auto"/>
            <w:noWrap/>
            <w:vAlign w:val="bottom"/>
            <w:hideMark/>
          </w:tcPr>
          <w:p w14:paraId="363BF302"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34E660D4"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10074644" w14:textId="77777777" w:rsidTr="005A7AD7">
        <w:tc>
          <w:tcPr>
            <w:tcW w:w="1440" w:type="dxa"/>
            <w:tcBorders>
              <w:top w:val="nil"/>
              <w:left w:val="nil"/>
              <w:bottom w:val="single" w:sz="4" w:space="0" w:color="8EA9DB"/>
              <w:right w:val="nil"/>
            </w:tcBorders>
            <w:shd w:val="clear" w:color="auto" w:fill="auto"/>
            <w:noWrap/>
            <w:vAlign w:val="bottom"/>
            <w:hideMark/>
          </w:tcPr>
          <w:p w14:paraId="75BE145F"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Daniel Mekete</w:t>
            </w:r>
          </w:p>
        </w:tc>
        <w:tc>
          <w:tcPr>
            <w:tcW w:w="810" w:type="dxa"/>
            <w:tcBorders>
              <w:top w:val="nil"/>
              <w:left w:val="nil"/>
              <w:bottom w:val="nil"/>
              <w:right w:val="nil"/>
            </w:tcBorders>
            <w:shd w:val="clear" w:color="auto" w:fill="auto"/>
            <w:noWrap/>
            <w:vAlign w:val="bottom"/>
            <w:hideMark/>
          </w:tcPr>
          <w:p w14:paraId="18206AFD"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SC5</w:t>
            </w:r>
          </w:p>
        </w:tc>
        <w:tc>
          <w:tcPr>
            <w:tcW w:w="1080" w:type="dxa"/>
            <w:tcBorders>
              <w:top w:val="nil"/>
              <w:left w:val="nil"/>
              <w:bottom w:val="nil"/>
              <w:right w:val="nil"/>
            </w:tcBorders>
            <w:shd w:val="clear" w:color="auto" w:fill="auto"/>
            <w:noWrap/>
            <w:vAlign w:val="bottom"/>
            <w:hideMark/>
          </w:tcPr>
          <w:p w14:paraId="2EB523BC"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7628A322"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F94CF0" w:rsidRPr="00000B5F" w14:paraId="63D6DE3F" w14:textId="77777777" w:rsidTr="005A7AD7">
        <w:tc>
          <w:tcPr>
            <w:tcW w:w="1440" w:type="dxa"/>
            <w:tcBorders>
              <w:top w:val="nil"/>
              <w:left w:val="nil"/>
              <w:bottom w:val="single" w:sz="4" w:space="0" w:color="8EA9DB"/>
              <w:right w:val="nil"/>
            </w:tcBorders>
            <w:shd w:val="clear" w:color="auto" w:fill="auto"/>
            <w:noWrap/>
            <w:vAlign w:val="bottom"/>
            <w:hideMark/>
          </w:tcPr>
          <w:p w14:paraId="04F65810"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Hirut Bekele</w:t>
            </w:r>
          </w:p>
        </w:tc>
        <w:tc>
          <w:tcPr>
            <w:tcW w:w="810" w:type="dxa"/>
            <w:tcBorders>
              <w:top w:val="nil"/>
              <w:left w:val="nil"/>
              <w:bottom w:val="nil"/>
              <w:right w:val="nil"/>
            </w:tcBorders>
            <w:shd w:val="clear" w:color="auto" w:fill="auto"/>
            <w:noWrap/>
            <w:vAlign w:val="bottom"/>
            <w:hideMark/>
          </w:tcPr>
          <w:p w14:paraId="799D0A04"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SC1</w:t>
            </w:r>
          </w:p>
        </w:tc>
        <w:tc>
          <w:tcPr>
            <w:tcW w:w="1080" w:type="dxa"/>
            <w:tcBorders>
              <w:top w:val="nil"/>
              <w:left w:val="nil"/>
              <w:bottom w:val="nil"/>
              <w:right w:val="nil"/>
            </w:tcBorders>
            <w:shd w:val="clear" w:color="auto" w:fill="auto"/>
            <w:noWrap/>
            <w:vAlign w:val="bottom"/>
            <w:hideMark/>
          </w:tcPr>
          <w:p w14:paraId="1896421A" w14:textId="77777777" w:rsidR="00000B5F" w:rsidRPr="00000B5F" w:rsidRDefault="00000B5F" w:rsidP="004738CF">
            <w:pPr>
              <w:rPr>
                <w:rFonts w:cs="Arial"/>
                <w:sz w:val="14"/>
                <w:szCs w:val="14"/>
                <w:lang w:eastAsia="zh-CN"/>
              </w:rPr>
            </w:pPr>
            <w:r w:rsidRPr="00000B5F">
              <w:rPr>
                <w:rFonts w:cs="Arial"/>
                <w:sz w:val="14"/>
                <w:szCs w:val="14"/>
                <w:lang w:eastAsia="zh-CN"/>
              </w:rPr>
              <w:t>Ethiopia</w:t>
            </w:r>
          </w:p>
        </w:tc>
        <w:tc>
          <w:tcPr>
            <w:tcW w:w="551" w:type="dxa"/>
            <w:tcBorders>
              <w:top w:val="nil"/>
              <w:left w:val="nil"/>
              <w:bottom w:val="nil"/>
              <w:right w:val="nil"/>
            </w:tcBorders>
            <w:shd w:val="clear" w:color="auto" w:fill="auto"/>
            <w:noWrap/>
            <w:vAlign w:val="bottom"/>
            <w:hideMark/>
          </w:tcPr>
          <w:p w14:paraId="5772A2A8" w14:textId="77777777" w:rsidR="00000B5F" w:rsidRPr="00000B5F" w:rsidRDefault="00000B5F" w:rsidP="004738CF">
            <w:pPr>
              <w:jc w:val="right"/>
              <w:rPr>
                <w:rFonts w:cs="Arial"/>
                <w:sz w:val="14"/>
                <w:szCs w:val="14"/>
                <w:lang w:eastAsia="zh-CN"/>
              </w:rPr>
            </w:pPr>
            <w:r w:rsidRPr="00000B5F">
              <w:rPr>
                <w:rFonts w:cs="Arial"/>
                <w:sz w:val="14"/>
                <w:szCs w:val="14"/>
                <w:lang w:eastAsia="zh-CN"/>
              </w:rPr>
              <w:t>1</w:t>
            </w:r>
          </w:p>
        </w:tc>
      </w:tr>
      <w:tr w:rsidR="0012363A" w:rsidRPr="00000B5F" w14:paraId="4D235B51" w14:textId="77777777" w:rsidTr="005A7AD7">
        <w:tc>
          <w:tcPr>
            <w:tcW w:w="1440" w:type="dxa"/>
            <w:tcBorders>
              <w:top w:val="single" w:sz="4" w:space="0" w:color="8EA9DB"/>
              <w:left w:val="nil"/>
              <w:bottom w:val="nil"/>
              <w:right w:val="nil"/>
            </w:tcBorders>
            <w:shd w:val="clear" w:color="D9E1F2" w:fill="D9E1F2"/>
            <w:noWrap/>
            <w:vAlign w:val="bottom"/>
            <w:hideMark/>
          </w:tcPr>
          <w:p w14:paraId="24CF5E03"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Grand Total</w:t>
            </w:r>
          </w:p>
        </w:tc>
        <w:tc>
          <w:tcPr>
            <w:tcW w:w="810" w:type="dxa"/>
            <w:tcBorders>
              <w:top w:val="single" w:sz="4" w:space="0" w:color="8EA9DB"/>
              <w:left w:val="nil"/>
              <w:bottom w:val="nil"/>
              <w:right w:val="nil"/>
            </w:tcBorders>
            <w:shd w:val="clear" w:color="D9E1F2" w:fill="D9E1F2"/>
            <w:noWrap/>
            <w:vAlign w:val="bottom"/>
            <w:hideMark/>
          </w:tcPr>
          <w:p w14:paraId="425658BE"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1080" w:type="dxa"/>
            <w:tcBorders>
              <w:top w:val="single" w:sz="4" w:space="0" w:color="8EA9DB"/>
              <w:left w:val="nil"/>
              <w:bottom w:val="nil"/>
              <w:right w:val="nil"/>
            </w:tcBorders>
            <w:shd w:val="clear" w:color="D9E1F2" w:fill="D9E1F2"/>
            <w:noWrap/>
            <w:vAlign w:val="bottom"/>
            <w:hideMark/>
          </w:tcPr>
          <w:p w14:paraId="05974356" w14:textId="77777777" w:rsidR="00000B5F" w:rsidRPr="00000B5F" w:rsidRDefault="00000B5F" w:rsidP="004738CF">
            <w:pPr>
              <w:rPr>
                <w:rFonts w:cs="Arial"/>
                <w:b/>
                <w:bCs/>
                <w:color w:val="000000"/>
                <w:sz w:val="14"/>
                <w:szCs w:val="14"/>
                <w:lang w:eastAsia="zh-CN"/>
              </w:rPr>
            </w:pPr>
            <w:r w:rsidRPr="00000B5F">
              <w:rPr>
                <w:rFonts w:cs="Arial"/>
                <w:b/>
                <w:bCs/>
                <w:color w:val="000000"/>
                <w:sz w:val="14"/>
                <w:szCs w:val="14"/>
                <w:lang w:eastAsia="zh-CN"/>
              </w:rPr>
              <w:t> </w:t>
            </w:r>
          </w:p>
        </w:tc>
        <w:tc>
          <w:tcPr>
            <w:tcW w:w="551" w:type="dxa"/>
            <w:tcBorders>
              <w:top w:val="single" w:sz="4" w:space="0" w:color="8EA9DB"/>
              <w:left w:val="nil"/>
              <w:bottom w:val="nil"/>
              <w:right w:val="nil"/>
            </w:tcBorders>
            <w:shd w:val="clear" w:color="D9E1F2" w:fill="D9E1F2"/>
            <w:noWrap/>
            <w:vAlign w:val="bottom"/>
            <w:hideMark/>
          </w:tcPr>
          <w:p w14:paraId="16FEEEFF" w14:textId="77777777" w:rsidR="00000B5F" w:rsidRPr="00000B5F" w:rsidRDefault="00000B5F" w:rsidP="004738CF">
            <w:pPr>
              <w:jc w:val="right"/>
              <w:rPr>
                <w:rFonts w:cs="Arial"/>
                <w:b/>
                <w:bCs/>
                <w:color w:val="000000"/>
                <w:sz w:val="14"/>
                <w:szCs w:val="14"/>
                <w:lang w:eastAsia="zh-CN"/>
              </w:rPr>
            </w:pPr>
            <w:r w:rsidRPr="00000B5F">
              <w:rPr>
                <w:rFonts w:cs="Arial"/>
                <w:b/>
                <w:bCs/>
                <w:color w:val="000000"/>
                <w:sz w:val="14"/>
                <w:szCs w:val="14"/>
                <w:lang w:eastAsia="zh-CN"/>
              </w:rPr>
              <w:t>308</w:t>
            </w:r>
          </w:p>
        </w:tc>
      </w:tr>
    </w:tbl>
    <w:p w14:paraId="6D8A4F2D" w14:textId="77777777" w:rsidR="0012363A" w:rsidRDefault="0012363A" w:rsidP="00654701">
      <w:pPr>
        <w:pStyle w:val="Numberedpara"/>
        <w:numPr>
          <w:ilvl w:val="0"/>
          <w:numId w:val="0"/>
        </w:numPr>
        <w:tabs>
          <w:tab w:val="left" w:pos="720"/>
          <w:tab w:val="left" w:pos="2430"/>
        </w:tabs>
        <w:spacing w:after="200" w:line="276" w:lineRule="auto"/>
        <w:jc w:val="center"/>
        <w:rPr>
          <w:rFonts w:asciiTheme="minorBidi" w:hAnsiTheme="minorBidi" w:cstheme="minorBidi"/>
          <w:bCs/>
          <w:i/>
          <w:iCs/>
          <w:sz w:val="16"/>
          <w:szCs w:val="16"/>
        </w:rPr>
        <w:sectPr w:rsidR="0012363A" w:rsidSect="0012363A">
          <w:headerReference w:type="first" r:id="rId51"/>
          <w:footerReference w:type="first" r:id="rId52"/>
          <w:type w:val="continuous"/>
          <w:pgSz w:w="11906" w:h="16838"/>
          <w:pgMar w:top="1440" w:right="1466" w:bottom="1440" w:left="1440" w:header="720" w:footer="720" w:gutter="0"/>
          <w:cols w:num="2" w:space="720"/>
          <w:titlePg/>
          <w:docGrid w:linePitch="360"/>
        </w:sectPr>
      </w:pPr>
    </w:p>
    <w:p w14:paraId="09994286" w14:textId="31C4FF7E" w:rsidR="00923F27" w:rsidRPr="00654701" w:rsidRDefault="00923F27" w:rsidP="00654701">
      <w:pPr>
        <w:pStyle w:val="Numberedpara"/>
        <w:numPr>
          <w:ilvl w:val="0"/>
          <w:numId w:val="0"/>
        </w:numPr>
        <w:tabs>
          <w:tab w:val="left" w:pos="720"/>
          <w:tab w:val="left" w:pos="2430"/>
        </w:tabs>
        <w:spacing w:after="200" w:line="276" w:lineRule="auto"/>
        <w:jc w:val="center"/>
        <w:rPr>
          <w:rFonts w:asciiTheme="minorBidi" w:hAnsiTheme="minorBidi" w:cstheme="minorBidi"/>
          <w:bCs/>
          <w:i/>
          <w:iCs/>
          <w:sz w:val="16"/>
          <w:szCs w:val="16"/>
        </w:rPr>
      </w:pPr>
    </w:p>
    <w:p w14:paraId="50A8A9E6" w14:textId="7951969B" w:rsidR="00D35D47" w:rsidRDefault="00DB17F2" w:rsidP="00D35D47">
      <w:pPr>
        <w:pStyle w:val="Numberedpara"/>
        <w:numPr>
          <w:ilvl w:val="0"/>
          <w:numId w:val="0"/>
        </w:numPr>
        <w:tabs>
          <w:tab w:val="left" w:pos="720"/>
          <w:tab w:val="left" w:pos="2430"/>
        </w:tabs>
        <w:spacing w:after="200" w:line="276" w:lineRule="auto"/>
        <w:rPr>
          <w:rFonts w:asciiTheme="minorBidi" w:hAnsiTheme="minorBidi" w:cstheme="minorBidi"/>
          <w:bCs/>
          <w:i/>
          <w:iCs/>
          <w:sz w:val="16"/>
          <w:szCs w:val="16"/>
        </w:rPr>
      </w:pPr>
      <w:r w:rsidRPr="00BF631B">
        <w:rPr>
          <w:rFonts w:asciiTheme="minorBidi" w:hAnsiTheme="minorBidi" w:cstheme="minorBidi"/>
          <w:b/>
          <w:szCs w:val="20"/>
        </w:rPr>
        <w:t>Unliquidated Obligations as of</w:t>
      </w:r>
      <w:r w:rsidR="00BD441F">
        <w:rPr>
          <w:rFonts w:asciiTheme="minorBidi" w:hAnsiTheme="minorBidi" w:cstheme="minorBidi"/>
          <w:b/>
          <w:szCs w:val="20"/>
        </w:rPr>
        <w:t xml:space="preserve"> June </w:t>
      </w:r>
      <w:r w:rsidRPr="00BF631B">
        <w:rPr>
          <w:rFonts w:asciiTheme="minorBidi" w:hAnsiTheme="minorBidi" w:cstheme="minorBidi"/>
          <w:b/>
          <w:szCs w:val="20"/>
        </w:rPr>
        <w:t>2022</w:t>
      </w:r>
      <w:r w:rsidR="00D35D47">
        <w:rPr>
          <w:rFonts w:asciiTheme="minorBidi" w:hAnsiTheme="minorBidi" w:cstheme="minorBidi"/>
          <w:b/>
          <w:szCs w:val="20"/>
        </w:rPr>
        <w:t xml:space="preserve"> </w:t>
      </w:r>
      <w:r w:rsidR="00D35D47">
        <w:rPr>
          <w:rFonts w:asciiTheme="minorBidi" w:hAnsiTheme="minorBidi" w:cstheme="minorBidi"/>
          <w:bCs/>
          <w:i/>
          <w:iCs/>
          <w:sz w:val="16"/>
          <w:szCs w:val="16"/>
        </w:rPr>
        <w:t>Source: BFM Dashboard</w:t>
      </w:r>
      <w:r w:rsidR="008070E0">
        <w:rPr>
          <w:rFonts w:asciiTheme="minorBidi" w:hAnsiTheme="minorBidi" w:cstheme="minorBidi"/>
          <w:bCs/>
          <w:i/>
          <w:iCs/>
          <w:sz w:val="16"/>
          <w:szCs w:val="16"/>
        </w:rPr>
        <w:t xml:space="preserve"> </w:t>
      </w:r>
      <w:r w:rsidR="008070E0" w:rsidRPr="008070E0">
        <w:rPr>
          <w:rFonts w:asciiTheme="minorBidi" w:hAnsiTheme="minorBidi" w:cstheme="minorBidi"/>
          <w:b/>
          <w:color w:val="0070C0"/>
          <w:sz w:val="16"/>
          <w:szCs w:val="16"/>
        </w:rPr>
        <w:t>(OK)</w:t>
      </w:r>
    </w:p>
    <w:p w14:paraId="54629984" w14:textId="2D208FC6" w:rsidR="00B375B9" w:rsidRDefault="00DB17F2" w:rsidP="00BD441F">
      <w:pPr>
        <w:pStyle w:val="Numberedpara"/>
        <w:numPr>
          <w:ilvl w:val="0"/>
          <w:numId w:val="0"/>
        </w:numPr>
        <w:tabs>
          <w:tab w:val="left" w:pos="720"/>
          <w:tab w:val="left" w:pos="2430"/>
        </w:tabs>
        <w:spacing w:after="120" w:line="276" w:lineRule="auto"/>
        <w:rPr>
          <w:rFonts w:asciiTheme="minorBidi" w:hAnsiTheme="minorBidi" w:cstheme="minorBidi"/>
          <w:b/>
          <w:sz w:val="20"/>
          <w:szCs w:val="18"/>
        </w:rPr>
      </w:pPr>
      <w:r w:rsidRPr="00BF631B">
        <w:rPr>
          <w:rFonts w:asciiTheme="minorBidi" w:hAnsiTheme="minorBidi" w:cstheme="minorBidi"/>
          <w:b/>
          <w:sz w:val="20"/>
          <w:szCs w:val="18"/>
        </w:rPr>
        <w:t>Travel</w:t>
      </w:r>
    </w:p>
    <w:p w14:paraId="492597A0" w14:textId="77777777" w:rsidR="00B375B9" w:rsidRDefault="00B375B9" w:rsidP="00B375B9">
      <w:pPr>
        <w:pStyle w:val="Numberedpara"/>
        <w:numPr>
          <w:ilvl w:val="0"/>
          <w:numId w:val="0"/>
        </w:numPr>
        <w:tabs>
          <w:tab w:val="left" w:pos="720"/>
          <w:tab w:val="left" w:pos="2430"/>
        </w:tabs>
        <w:spacing w:after="200" w:line="276" w:lineRule="auto"/>
        <w:jc w:val="center"/>
        <w:rPr>
          <w:rFonts w:asciiTheme="minorBidi" w:hAnsiTheme="minorBidi" w:cstheme="minorBidi"/>
          <w:bCs/>
          <w:i/>
          <w:iCs/>
          <w:sz w:val="16"/>
          <w:szCs w:val="16"/>
        </w:rPr>
      </w:pPr>
      <w:r>
        <w:rPr>
          <w:noProof/>
        </w:rPr>
        <w:drawing>
          <wp:inline distT="0" distB="0" distL="0" distR="0" wp14:anchorId="476D1C33" wp14:editId="3FDF9ADB">
            <wp:extent cx="5715000" cy="696595"/>
            <wp:effectExtent l="0" t="0" r="0" b="8255"/>
            <wp:docPr id="22" name="Picture 4">
              <a:extLst xmlns:a="http://schemas.openxmlformats.org/drawingml/2006/main">
                <a:ext uri="{FF2B5EF4-FFF2-40B4-BE49-F238E27FC236}">
                  <a16:creationId xmlns:a16="http://schemas.microsoft.com/office/drawing/2014/main" id="{1746ECC1-118F-42AE-9D34-3A15CA9B24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46ECC1-118F-42AE-9D34-3A15CA9B243D}"/>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15000" cy="696595"/>
                    </a:xfrm>
                    <a:prstGeom prst="rect">
                      <a:avLst/>
                    </a:prstGeom>
                  </pic:spPr>
                </pic:pic>
              </a:graphicData>
            </a:graphic>
          </wp:inline>
        </w:drawing>
      </w:r>
    </w:p>
    <w:p w14:paraId="44ECFA7F" w14:textId="77777777" w:rsidR="00DB17F2" w:rsidRDefault="00DB17F2" w:rsidP="00DB17F2">
      <w:pPr>
        <w:pStyle w:val="Numberedpara"/>
        <w:numPr>
          <w:ilvl w:val="0"/>
          <w:numId w:val="0"/>
        </w:numPr>
        <w:tabs>
          <w:tab w:val="left" w:pos="720"/>
          <w:tab w:val="left" w:pos="2430"/>
        </w:tabs>
        <w:spacing w:before="120" w:after="120" w:line="276" w:lineRule="auto"/>
        <w:rPr>
          <w:rFonts w:asciiTheme="minorBidi" w:hAnsiTheme="minorBidi" w:cstheme="minorBidi"/>
          <w:b/>
          <w:sz w:val="20"/>
          <w:szCs w:val="18"/>
        </w:rPr>
      </w:pPr>
      <w:r w:rsidRPr="00BF631B">
        <w:rPr>
          <w:rFonts w:asciiTheme="minorBidi" w:hAnsiTheme="minorBidi" w:cstheme="minorBidi"/>
          <w:b/>
          <w:sz w:val="20"/>
          <w:szCs w:val="18"/>
        </w:rPr>
        <w:t>Purchase Orders</w:t>
      </w:r>
    </w:p>
    <w:p w14:paraId="48120181" w14:textId="11D8D35B" w:rsidR="003C3C74" w:rsidRPr="00BF631B" w:rsidRDefault="001B6810" w:rsidP="00DB17F2">
      <w:pPr>
        <w:pStyle w:val="Numberedpara"/>
        <w:numPr>
          <w:ilvl w:val="0"/>
          <w:numId w:val="0"/>
        </w:numPr>
        <w:tabs>
          <w:tab w:val="left" w:pos="720"/>
          <w:tab w:val="left" w:pos="2430"/>
        </w:tabs>
        <w:spacing w:before="120" w:after="120" w:line="276" w:lineRule="auto"/>
        <w:rPr>
          <w:rFonts w:asciiTheme="minorBidi" w:hAnsiTheme="minorBidi" w:cstheme="minorBidi"/>
          <w:b/>
          <w:sz w:val="20"/>
          <w:szCs w:val="18"/>
        </w:rPr>
      </w:pPr>
      <w:r>
        <w:rPr>
          <w:noProof/>
        </w:rPr>
        <w:drawing>
          <wp:inline distT="0" distB="0" distL="0" distR="0" wp14:anchorId="46310EEB" wp14:editId="43963E9C">
            <wp:extent cx="5715000" cy="519430"/>
            <wp:effectExtent l="0" t="0" r="0" b="0"/>
            <wp:docPr id="1407025187" name="Picture 6">
              <a:extLst xmlns:a="http://schemas.openxmlformats.org/drawingml/2006/main">
                <a:ext uri="{FF2B5EF4-FFF2-40B4-BE49-F238E27FC236}">
                  <a16:creationId xmlns:a16="http://schemas.microsoft.com/office/drawing/2014/main" id="{78057E89-EB17-4184-AD3A-F21910F08B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8057E89-EB17-4184-AD3A-F21910F08B47}"/>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15000" cy="519430"/>
                    </a:xfrm>
                    <a:prstGeom prst="rect">
                      <a:avLst/>
                    </a:prstGeom>
                  </pic:spPr>
                </pic:pic>
              </a:graphicData>
            </a:graphic>
          </wp:inline>
        </w:drawing>
      </w:r>
    </w:p>
    <w:p w14:paraId="219682B7" w14:textId="100BD2BE" w:rsidR="00DB17F2" w:rsidRPr="00BF631B" w:rsidRDefault="00DB17F2" w:rsidP="00DB17F2">
      <w:pPr>
        <w:pStyle w:val="Numberedpara"/>
        <w:numPr>
          <w:ilvl w:val="0"/>
          <w:numId w:val="0"/>
        </w:numPr>
        <w:tabs>
          <w:tab w:val="left" w:pos="720"/>
          <w:tab w:val="left" w:pos="2430"/>
        </w:tabs>
        <w:spacing w:before="120" w:after="120" w:line="276" w:lineRule="auto"/>
        <w:rPr>
          <w:rFonts w:asciiTheme="minorBidi" w:hAnsiTheme="minorBidi" w:cstheme="minorBidi"/>
          <w:b/>
          <w:sz w:val="20"/>
          <w:szCs w:val="18"/>
        </w:rPr>
      </w:pPr>
      <w:r w:rsidRPr="00BF631B">
        <w:rPr>
          <w:rFonts w:asciiTheme="minorBidi" w:hAnsiTheme="minorBidi" w:cstheme="minorBidi"/>
          <w:b/>
          <w:sz w:val="20"/>
          <w:szCs w:val="18"/>
        </w:rPr>
        <w:t xml:space="preserve">Fund Reservations </w:t>
      </w:r>
    </w:p>
    <w:p w14:paraId="087C8E84" w14:textId="24E6CC4A" w:rsidR="00DB17F2" w:rsidRPr="00BF631B" w:rsidRDefault="001B6810" w:rsidP="00DB17F2">
      <w:pPr>
        <w:pStyle w:val="Numberedpara"/>
        <w:numPr>
          <w:ilvl w:val="0"/>
          <w:numId w:val="0"/>
        </w:numPr>
        <w:tabs>
          <w:tab w:val="left" w:pos="720"/>
          <w:tab w:val="left" w:pos="2430"/>
        </w:tabs>
        <w:spacing w:after="200" w:line="276" w:lineRule="auto"/>
        <w:rPr>
          <w:rFonts w:asciiTheme="minorBidi" w:hAnsiTheme="minorBidi" w:cstheme="minorBidi"/>
          <w:b/>
          <w:szCs w:val="20"/>
        </w:rPr>
      </w:pPr>
      <w:r>
        <w:rPr>
          <w:noProof/>
        </w:rPr>
        <w:drawing>
          <wp:inline distT="0" distB="0" distL="0" distR="0" wp14:anchorId="4537FA1A" wp14:editId="03CAA440">
            <wp:extent cx="5715000" cy="522605"/>
            <wp:effectExtent l="0" t="0" r="0" b="0"/>
            <wp:docPr id="1407025186" name="Picture 2">
              <a:extLst xmlns:a="http://schemas.openxmlformats.org/drawingml/2006/main">
                <a:ext uri="{FF2B5EF4-FFF2-40B4-BE49-F238E27FC236}">
                  <a16:creationId xmlns:a16="http://schemas.microsoft.com/office/drawing/2014/main" id="{64E1FB77-6572-4583-8F17-EE8B433B70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4E1FB77-6572-4583-8F17-EE8B433B7091}"/>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715000" cy="522605"/>
                    </a:xfrm>
                    <a:prstGeom prst="rect">
                      <a:avLst/>
                    </a:prstGeom>
                  </pic:spPr>
                </pic:pic>
              </a:graphicData>
            </a:graphic>
          </wp:inline>
        </w:drawing>
      </w:r>
    </w:p>
    <w:p w14:paraId="2D74219D" w14:textId="104D8C3D" w:rsidR="00DB17F2" w:rsidRDefault="00D35D47" w:rsidP="00990D72">
      <w:pPr>
        <w:pStyle w:val="Numberedpara"/>
        <w:keepNext/>
        <w:numPr>
          <w:ilvl w:val="0"/>
          <w:numId w:val="0"/>
        </w:numPr>
        <w:tabs>
          <w:tab w:val="left" w:pos="720"/>
          <w:tab w:val="left" w:pos="2430"/>
        </w:tabs>
        <w:spacing w:after="200" w:line="276" w:lineRule="auto"/>
        <w:rPr>
          <w:rFonts w:asciiTheme="minorBidi" w:hAnsiTheme="minorBidi" w:cstheme="minorBidi"/>
          <w:b/>
          <w:szCs w:val="20"/>
        </w:rPr>
      </w:pPr>
      <w:r>
        <w:rPr>
          <w:rFonts w:asciiTheme="minorBidi" w:hAnsiTheme="minorBidi" w:cstheme="minorBidi"/>
          <w:b/>
          <w:szCs w:val="20"/>
        </w:rPr>
        <w:lastRenderedPageBreak/>
        <w:t>Good Receipt Not Invoiced</w:t>
      </w:r>
    </w:p>
    <w:p w14:paraId="34901F9B" w14:textId="7FC84A48" w:rsidR="00D35D47" w:rsidRPr="00BF631B" w:rsidRDefault="00D35D47" w:rsidP="00DB17F2">
      <w:pPr>
        <w:pStyle w:val="Numberedpara"/>
        <w:numPr>
          <w:ilvl w:val="0"/>
          <w:numId w:val="0"/>
        </w:numPr>
        <w:tabs>
          <w:tab w:val="left" w:pos="720"/>
          <w:tab w:val="left" w:pos="2430"/>
        </w:tabs>
        <w:spacing w:after="200" w:line="276" w:lineRule="auto"/>
        <w:rPr>
          <w:rFonts w:asciiTheme="minorBidi" w:hAnsiTheme="minorBidi" w:cstheme="minorBidi"/>
          <w:b/>
          <w:szCs w:val="20"/>
        </w:rPr>
      </w:pPr>
      <w:r>
        <w:rPr>
          <w:noProof/>
        </w:rPr>
        <w:drawing>
          <wp:inline distT="0" distB="0" distL="0" distR="0" wp14:anchorId="41D69A73" wp14:editId="6787A234">
            <wp:extent cx="5715000" cy="619125"/>
            <wp:effectExtent l="0" t="0" r="0" b="9525"/>
            <wp:docPr id="1407025188" name="Picture 8">
              <a:extLst xmlns:a="http://schemas.openxmlformats.org/drawingml/2006/main">
                <a:ext uri="{FF2B5EF4-FFF2-40B4-BE49-F238E27FC236}">
                  <a16:creationId xmlns:a16="http://schemas.microsoft.com/office/drawing/2014/main" id="{F8ABA0EF-088C-4956-A702-21E4BAE9F0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8ABA0EF-088C-4956-A702-21E4BAE9F0B7}"/>
                        </a:ext>
                      </a:extLst>
                    </pic:cNvPr>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715000" cy="619125"/>
                    </a:xfrm>
                    <a:prstGeom prst="rect">
                      <a:avLst/>
                    </a:prstGeom>
                  </pic:spPr>
                </pic:pic>
              </a:graphicData>
            </a:graphic>
          </wp:inline>
        </w:drawing>
      </w:r>
    </w:p>
    <w:p w14:paraId="5B3A5EB2" w14:textId="77777777" w:rsidR="00DB17F2" w:rsidRPr="00BF631B" w:rsidRDefault="00DB17F2" w:rsidP="00DB17F2">
      <w:pPr>
        <w:pStyle w:val="AP-Style1"/>
        <w:numPr>
          <w:ilvl w:val="0"/>
          <w:numId w:val="0"/>
        </w:numPr>
        <w:spacing w:after="0"/>
        <w:ind w:left="360" w:hanging="360"/>
        <w:rPr>
          <w:rFonts w:asciiTheme="minorBidi" w:hAnsiTheme="minorBidi" w:cstheme="minorBidi"/>
          <w:sz w:val="24"/>
          <w:szCs w:val="24"/>
        </w:rPr>
      </w:pPr>
    </w:p>
    <w:tbl>
      <w:tblPr>
        <w:tblStyle w:val="TableGrid"/>
        <w:tblW w:w="0" w:type="auto"/>
        <w:tblLook w:val="04A0" w:firstRow="1" w:lastRow="0" w:firstColumn="1" w:lastColumn="0" w:noHBand="0" w:noVBand="1"/>
      </w:tblPr>
      <w:tblGrid>
        <w:gridCol w:w="8990"/>
      </w:tblGrid>
      <w:tr w:rsidR="00DB17F2" w:rsidRPr="00BF631B" w14:paraId="351D2E8C" w14:textId="77777777" w:rsidTr="006A05D5">
        <w:trPr>
          <w:trHeight w:val="397"/>
        </w:trPr>
        <w:tc>
          <w:tcPr>
            <w:tcW w:w="8990" w:type="dxa"/>
            <w:shd w:val="clear" w:color="auto" w:fill="B0D0E2" w:themeFill="accent1" w:themeFillTint="66"/>
            <w:vAlign w:val="center"/>
          </w:tcPr>
          <w:p w14:paraId="694FCA9F" w14:textId="77777777" w:rsidR="00DB17F2" w:rsidRPr="00BF631B" w:rsidRDefault="00DB17F2" w:rsidP="00057C52">
            <w:pPr>
              <w:pStyle w:val="Heading1"/>
              <w:outlineLvl w:val="0"/>
              <w:rPr>
                <w:rFonts w:asciiTheme="minorBidi" w:hAnsiTheme="minorBidi" w:cstheme="minorBidi"/>
              </w:rPr>
            </w:pPr>
            <w:bookmarkStart w:id="36" w:name="_Toc106220867"/>
            <w:r w:rsidRPr="00BF631B">
              <w:rPr>
                <w:rFonts w:asciiTheme="minorBidi" w:hAnsiTheme="minorBidi" w:cstheme="minorBidi"/>
              </w:rPr>
              <w:t>INFORMATION AND COMMUNICATION</w:t>
            </w:r>
            <w:bookmarkEnd w:id="36"/>
          </w:p>
        </w:tc>
      </w:tr>
    </w:tbl>
    <w:p w14:paraId="3B8F8335" w14:textId="77777777" w:rsidR="00DB17F2" w:rsidRPr="00BF631B" w:rsidRDefault="00DB17F2" w:rsidP="00DB17F2">
      <w:pPr>
        <w:pStyle w:val="Numberedpara"/>
        <w:numPr>
          <w:ilvl w:val="0"/>
          <w:numId w:val="0"/>
        </w:numPr>
        <w:tabs>
          <w:tab w:val="left" w:pos="720"/>
          <w:tab w:val="left" w:pos="2430"/>
        </w:tabs>
        <w:spacing w:before="120" w:after="120" w:line="276" w:lineRule="auto"/>
        <w:rPr>
          <w:rFonts w:asciiTheme="minorBidi" w:hAnsiTheme="minorBidi" w:cstheme="minorBidi"/>
          <w:b/>
          <w:sz w:val="20"/>
          <w:szCs w:val="18"/>
        </w:rPr>
      </w:pPr>
      <w:r w:rsidRPr="00BF631B">
        <w:rPr>
          <w:rFonts w:asciiTheme="minorBidi" w:hAnsiTheme="minorBidi" w:cstheme="minorBidi"/>
          <w:b/>
          <w:sz w:val="20"/>
          <w:szCs w:val="18"/>
        </w:rPr>
        <w:t xml:space="preserve">Internal reports used and systems for data extraction </w:t>
      </w:r>
    </w:p>
    <w:p w14:paraId="0BA953A3" w14:textId="77777777" w:rsidR="00DB17F2" w:rsidRPr="00BF631B" w:rsidRDefault="00DB17F2" w:rsidP="00DB17F2">
      <w:pPr>
        <w:pStyle w:val="Numberedpara"/>
        <w:numPr>
          <w:ilvl w:val="0"/>
          <w:numId w:val="6"/>
        </w:numPr>
        <w:tabs>
          <w:tab w:val="left" w:pos="720"/>
          <w:tab w:val="left" w:pos="2430"/>
        </w:tabs>
        <w:spacing w:after="200" w:line="276" w:lineRule="auto"/>
        <w:jc w:val="both"/>
        <w:rPr>
          <w:rFonts w:asciiTheme="minorBidi" w:hAnsiTheme="minorBidi" w:cstheme="minorBidi"/>
          <w:sz w:val="20"/>
          <w:szCs w:val="18"/>
        </w:rPr>
      </w:pPr>
      <w:r w:rsidRPr="00BF631B">
        <w:rPr>
          <w:rFonts w:asciiTheme="minorBidi" w:hAnsiTheme="minorBidi" w:cstheme="minorBidi"/>
          <w:sz w:val="20"/>
          <w:szCs w:val="18"/>
        </w:rPr>
        <w:t xml:space="preserve">The Office uses the corporate tools iRIS </w:t>
      </w:r>
    </w:p>
    <w:p w14:paraId="79FA3D59" w14:textId="77777777" w:rsidR="00DB17F2" w:rsidRPr="00BF631B" w:rsidRDefault="00DB17F2" w:rsidP="00DB17F2">
      <w:pPr>
        <w:pStyle w:val="Numberedpara"/>
        <w:numPr>
          <w:ilvl w:val="0"/>
          <w:numId w:val="0"/>
        </w:numPr>
        <w:tabs>
          <w:tab w:val="left" w:pos="720"/>
          <w:tab w:val="left" w:pos="2430"/>
        </w:tabs>
        <w:spacing w:after="200" w:line="276" w:lineRule="auto"/>
        <w:rPr>
          <w:rFonts w:asciiTheme="minorBidi" w:hAnsiTheme="minorBidi" w:cstheme="minorBidi"/>
          <w:b/>
          <w:sz w:val="20"/>
          <w:szCs w:val="18"/>
        </w:rPr>
      </w:pPr>
      <w:r w:rsidRPr="00BF631B">
        <w:rPr>
          <w:rFonts w:asciiTheme="minorBidi" w:hAnsiTheme="minorBidi" w:cstheme="minorBidi"/>
          <w:b/>
          <w:sz w:val="20"/>
          <w:szCs w:val="18"/>
        </w:rPr>
        <w:t xml:space="preserve">External reports and target audience, including any feedback from the audience </w:t>
      </w:r>
    </w:p>
    <w:p w14:paraId="101074D3" w14:textId="57C9BF75" w:rsidR="00DB17F2" w:rsidRPr="00BF631B" w:rsidRDefault="00DB17F2" w:rsidP="00DB17F2">
      <w:pPr>
        <w:pStyle w:val="Numberedpara"/>
        <w:numPr>
          <w:ilvl w:val="0"/>
          <w:numId w:val="6"/>
        </w:numPr>
        <w:tabs>
          <w:tab w:val="left" w:pos="720"/>
          <w:tab w:val="left" w:pos="2430"/>
        </w:tabs>
        <w:spacing w:after="200" w:line="276" w:lineRule="auto"/>
        <w:rPr>
          <w:rFonts w:asciiTheme="minorBidi" w:hAnsiTheme="minorBidi" w:cstheme="minorBidi"/>
          <w:sz w:val="20"/>
          <w:szCs w:val="18"/>
        </w:rPr>
      </w:pPr>
      <w:r w:rsidRPr="00BF631B">
        <w:rPr>
          <w:rFonts w:asciiTheme="minorBidi" w:hAnsiTheme="minorBidi" w:cstheme="minorBidi"/>
          <w:sz w:val="20"/>
          <w:szCs w:val="18"/>
        </w:rPr>
        <w:t xml:space="preserve">The Office </w:t>
      </w:r>
      <w:r w:rsidR="00CA1DD7">
        <w:rPr>
          <w:rFonts w:asciiTheme="minorBidi" w:hAnsiTheme="minorBidi" w:cstheme="minorBidi"/>
          <w:sz w:val="20"/>
          <w:szCs w:val="18"/>
        </w:rPr>
        <w:t>shared examples of communication materials</w:t>
      </w:r>
      <w:r w:rsidR="00920358">
        <w:rPr>
          <w:rFonts w:asciiTheme="minorBidi" w:hAnsiTheme="minorBidi" w:cstheme="minorBidi"/>
          <w:sz w:val="20"/>
          <w:szCs w:val="18"/>
        </w:rPr>
        <w:t xml:space="preserve"> </w:t>
      </w:r>
      <w:r w:rsidR="00CA1DD7">
        <w:rPr>
          <w:rFonts w:asciiTheme="minorBidi" w:hAnsiTheme="minorBidi" w:cstheme="minorBidi"/>
          <w:sz w:val="20"/>
          <w:szCs w:val="18"/>
        </w:rPr>
        <w:t>to advocate the liaison role</w:t>
      </w:r>
      <w:r w:rsidR="00920358">
        <w:rPr>
          <w:rFonts w:asciiTheme="minorBidi" w:hAnsiTheme="minorBidi" w:cstheme="minorBidi"/>
          <w:sz w:val="20"/>
          <w:szCs w:val="18"/>
        </w:rPr>
        <w:t>.</w:t>
      </w:r>
    </w:p>
    <w:p w14:paraId="625E6EEF" w14:textId="77777777" w:rsidR="00DB17F2" w:rsidRPr="00BF631B" w:rsidRDefault="00DB17F2" w:rsidP="00DB17F2">
      <w:pPr>
        <w:pStyle w:val="Numberedpara"/>
        <w:numPr>
          <w:ilvl w:val="0"/>
          <w:numId w:val="0"/>
        </w:numPr>
        <w:tabs>
          <w:tab w:val="left" w:pos="720"/>
          <w:tab w:val="left" w:pos="2430"/>
        </w:tabs>
        <w:spacing w:after="200" w:line="276" w:lineRule="auto"/>
        <w:rPr>
          <w:rFonts w:asciiTheme="minorBidi" w:hAnsiTheme="minorBidi" w:cstheme="minorBidi"/>
          <w:b/>
          <w:sz w:val="20"/>
          <w:szCs w:val="18"/>
        </w:rPr>
      </w:pPr>
      <w:r w:rsidRPr="00BF631B">
        <w:rPr>
          <w:rFonts w:asciiTheme="minorBidi" w:hAnsiTheme="minorBidi" w:cstheme="minorBidi"/>
          <w:b/>
          <w:sz w:val="20"/>
          <w:szCs w:val="18"/>
        </w:rPr>
        <w:t xml:space="preserve">Social media reports for any positive or negative press about the programme/projects: </w:t>
      </w:r>
    </w:p>
    <w:p w14:paraId="5BD2AE13" w14:textId="77777777" w:rsidR="00DB17F2" w:rsidRDefault="00DB17F2" w:rsidP="00DB17F2">
      <w:pPr>
        <w:pStyle w:val="Numberedpara"/>
        <w:numPr>
          <w:ilvl w:val="0"/>
          <w:numId w:val="0"/>
        </w:numPr>
        <w:tabs>
          <w:tab w:val="left" w:pos="720"/>
          <w:tab w:val="left" w:pos="2430"/>
        </w:tabs>
        <w:spacing w:after="200" w:line="276" w:lineRule="auto"/>
        <w:rPr>
          <w:rFonts w:asciiTheme="minorBidi" w:hAnsiTheme="minorBidi" w:cstheme="minorBidi"/>
          <w:sz w:val="20"/>
          <w:szCs w:val="20"/>
        </w:rPr>
      </w:pPr>
      <w:r w:rsidRPr="00BF631B">
        <w:rPr>
          <w:rFonts w:asciiTheme="minorBidi" w:hAnsiTheme="minorBidi" w:cstheme="minorBidi"/>
          <w:sz w:val="20"/>
          <w:szCs w:val="20"/>
        </w:rPr>
        <w:t>The office maintains a website in English with links to UNESCO news as well as publications relevant to the country.</w:t>
      </w:r>
    </w:p>
    <w:p w14:paraId="04904B94" w14:textId="77777777" w:rsidR="00C67E03" w:rsidRPr="008447AA" w:rsidRDefault="00C67E03" w:rsidP="00C67E03">
      <w:pPr>
        <w:spacing w:after="160" w:line="259" w:lineRule="auto"/>
      </w:pPr>
      <w:r w:rsidRPr="008447AA">
        <w:t xml:space="preserve">UNESCO Addis Ababa website : </w:t>
      </w:r>
      <w:hyperlink r:id="rId57" w:history="1">
        <w:r w:rsidRPr="008447AA">
          <w:rPr>
            <w:rStyle w:val="Hyperlink"/>
          </w:rPr>
          <w:t>https://en.unesco.org/fieldoffice/addisababa</w:t>
        </w:r>
      </w:hyperlink>
    </w:p>
    <w:p w14:paraId="2EB0148E" w14:textId="77777777" w:rsidR="00C67E03" w:rsidRPr="008447AA" w:rsidRDefault="00C67E03" w:rsidP="00C67E03">
      <w:pPr>
        <w:spacing w:after="160" w:line="259" w:lineRule="auto"/>
      </w:pPr>
      <w:r w:rsidRPr="008447AA">
        <w:t>UNESCO social media platforms : Facebook</w:t>
      </w:r>
      <w:r>
        <w:t xml:space="preserve"> </w:t>
      </w:r>
      <w:r w:rsidRPr="008447AA">
        <w:t>(</w:t>
      </w:r>
      <w:hyperlink r:id="rId58" w:history="1">
        <w:r w:rsidRPr="008447AA">
          <w:rPr>
            <w:rStyle w:val="Hyperlink"/>
          </w:rPr>
          <w:t>https://www.facebook.com/unescoofficeaddis</w:t>
        </w:r>
      </w:hyperlink>
      <w:r w:rsidRPr="008447AA">
        <w:t>)   and twitter (</w:t>
      </w:r>
      <w:hyperlink r:id="rId59" w:history="1">
        <w:r w:rsidRPr="008447AA">
          <w:rPr>
            <w:rStyle w:val="Hyperlink"/>
          </w:rPr>
          <w:t>https://twitter.com/unesco_addis0</w:t>
        </w:r>
      </w:hyperlink>
      <w:r w:rsidRPr="008447AA">
        <w:t xml:space="preserve"> </w:t>
      </w:r>
    </w:p>
    <w:p w14:paraId="6983E90B" w14:textId="77777777" w:rsidR="00C67E03" w:rsidRPr="00BF631B" w:rsidRDefault="00C67E03" w:rsidP="00DB17F2">
      <w:pPr>
        <w:pStyle w:val="Numberedpara"/>
        <w:numPr>
          <w:ilvl w:val="0"/>
          <w:numId w:val="0"/>
        </w:numPr>
        <w:tabs>
          <w:tab w:val="left" w:pos="720"/>
          <w:tab w:val="left" w:pos="2430"/>
        </w:tabs>
        <w:spacing w:after="200" w:line="276" w:lineRule="auto"/>
        <w:rPr>
          <w:rFonts w:asciiTheme="minorBidi" w:hAnsiTheme="minorBidi" w:cstheme="minorBidi"/>
          <w:sz w:val="20"/>
          <w:szCs w:val="20"/>
        </w:rPr>
      </w:pPr>
    </w:p>
    <w:p w14:paraId="3C6CF448" w14:textId="77777777" w:rsidR="00DB17F2" w:rsidRPr="00BF631B" w:rsidRDefault="00DB17F2" w:rsidP="00DB17F2">
      <w:pPr>
        <w:pStyle w:val="AP-Style1"/>
        <w:numPr>
          <w:ilvl w:val="0"/>
          <w:numId w:val="0"/>
        </w:numPr>
        <w:spacing w:after="0"/>
        <w:ind w:left="360" w:hanging="360"/>
        <w:rPr>
          <w:rFonts w:asciiTheme="minorBidi" w:hAnsiTheme="minorBidi" w:cstheme="minorBidi"/>
          <w:sz w:val="24"/>
          <w:szCs w:val="24"/>
        </w:rPr>
      </w:pPr>
    </w:p>
    <w:tbl>
      <w:tblPr>
        <w:tblStyle w:val="TableGrid"/>
        <w:tblW w:w="0" w:type="auto"/>
        <w:tblLook w:val="04A0" w:firstRow="1" w:lastRow="0" w:firstColumn="1" w:lastColumn="0" w:noHBand="0" w:noVBand="1"/>
      </w:tblPr>
      <w:tblGrid>
        <w:gridCol w:w="8990"/>
      </w:tblGrid>
      <w:tr w:rsidR="00DB17F2" w:rsidRPr="00BF631B" w14:paraId="61494337" w14:textId="77777777" w:rsidTr="006A05D5">
        <w:trPr>
          <w:trHeight w:val="397"/>
        </w:trPr>
        <w:tc>
          <w:tcPr>
            <w:tcW w:w="8990" w:type="dxa"/>
            <w:shd w:val="clear" w:color="auto" w:fill="B0D0E2" w:themeFill="accent1" w:themeFillTint="66"/>
            <w:vAlign w:val="center"/>
          </w:tcPr>
          <w:p w14:paraId="3AE43EC8" w14:textId="77777777" w:rsidR="00DB17F2" w:rsidRPr="00BF631B" w:rsidRDefault="00DB17F2" w:rsidP="00057C52">
            <w:pPr>
              <w:pStyle w:val="Heading1"/>
              <w:outlineLvl w:val="0"/>
              <w:rPr>
                <w:rFonts w:asciiTheme="minorBidi" w:hAnsiTheme="minorBidi" w:cstheme="minorBidi"/>
              </w:rPr>
            </w:pPr>
            <w:bookmarkStart w:id="37" w:name="_Toc106220868"/>
            <w:r w:rsidRPr="00BF631B">
              <w:rPr>
                <w:rFonts w:asciiTheme="minorBidi" w:hAnsiTheme="minorBidi" w:cstheme="minorBidi"/>
              </w:rPr>
              <w:t>PARTNERSHIPS</w:t>
            </w:r>
            <w:bookmarkEnd w:id="37"/>
          </w:p>
        </w:tc>
      </w:tr>
    </w:tbl>
    <w:p w14:paraId="52A47689" w14:textId="77777777" w:rsidR="00DB17F2" w:rsidRPr="00BF631B" w:rsidRDefault="00DB17F2" w:rsidP="00DB17F2">
      <w:pPr>
        <w:pStyle w:val="Numberedpara"/>
        <w:numPr>
          <w:ilvl w:val="0"/>
          <w:numId w:val="0"/>
        </w:numPr>
        <w:tabs>
          <w:tab w:val="left" w:pos="720"/>
          <w:tab w:val="left" w:pos="2430"/>
        </w:tabs>
        <w:spacing w:before="120" w:after="120" w:line="276" w:lineRule="auto"/>
        <w:rPr>
          <w:rFonts w:asciiTheme="minorBidi" w:hAnsiTheme="minorBidi" w:cstheme="minorBidi"/>
          <w:b/>
          <w:sz w:val="20"/>
          <w:szCs w:val="18"/>
        </w:rPr>
      </w:pPr>
      <w:r w:rsidRPr="00BF631B">
        <w:rPr>
          <w:rFonts w:asciiTheme="minorBidi" w:hAnsiTheme="minorBidi" w:cstheme="minorBidi"/>
          <w:b/>
          <w:sz w:val="20"/>
          <w:szCs w:val="18"/>
        </w:rPr>
        <w:t>UNESCO Chairs</w:t>
      </w:r>
    </w:p>
    <w:p w14:paraId="0A6452A5" w14:textId="0B2252A0" w:rsidR="00DB17F2" w:rsidRPr="00BF631B" w:rsidRDefault="00DB17F2" w:rsidP="00DB17F2">
      <w:pPr>
        <w:pStyle w:val="Numberedpara"/>
        <w:numPr>
          <w:ilvl w:val="0"/>
          <w:numId w:val="6"/>
        </w:numPr>
        <w:tabs>
          <w:tab w:val="left" w:pos="720"/>
          <w:tab w:val="left" w:pos="2430"/>
        </w:tabs>
        <w:spacing w:after="200" w:line="276" w:lineRule="auto"/>
        <w:jc w:val="both"/>
        <w:rPr>
          <w:rFonts w:asciiTheme="minorBidi" w:hAnsiTheme="minorBidi" w:cstheme="minorBidi"/>
          <w:sz w:val="20"/>
          <w:szCs w:val="18"/>
        </w:rPr>
      </w:pPr>
      <w:r w:rsidRPr="00BF631B">
        <w:rPr>
          <w:rFonts w:asciiTheme="minorBidi" w:hAnsiTheme="minorBidi" w:cstheme="minorBidi"/>
          <w:sz w:val="20"/>
          <w:szCs w:val="18"/>
        </w:rPr>
        <w:t xml:space="preserve">There are </w:t>
      </w:r>
      <w:r w:rsidR="00832BFD">
        <w:rPr>
          <w:rFonts w:asciiTheme="minorBidi" w:hAnsiTheme="minorBidi" w:cstheme="minorBidi"/>
          <w:sz w:val="20"/>
          <w:szCs w:val="18"/>
        </w:rPr>
        <w:t>two</w:t>
      </w:r>
      <w:r w:rsidRPr="00BF631B">
        <w:rPr>
          <w:rFonts w:asciiTheme="minorBidi" w:hAnsiTheme="minorBidi" w:cstheme="minorBidi"/>
          <w:sz w:val="20"/>
          <w:szCs w:val="18"/>
        </w:rPr>
        <w:t xml:space="preserve"> UNESCO Chairs in </w:t>
      </w:r>
      <w:r w:rsidR="00832BFD">
        <w:rPr>
          <w:rFonts w:asciiTheme="minorBidi" w:hAnsiTheme="minorBidi" w:cstheme="minorBidi"/>
          <w:sz w:val="20"/>
          <w:szCs w:val="18"/>
        </w:rPr>
        <w:t>Ethiopia</w:t>
      </w:r>
      <w:r w:rsidRPr="00BF631B">
        <w:rPr>
          <w:rFonts w:asciiTheme="minorBidi" w:hAnsiTheme="minorBidi" w:cstheme="minorBidi"/>
          <w:sz w:val="20"/>
          <w:szCs w:val="18"/>
        </w:rPr>
        <w:t xml:space="preserve"> as shown in the table below.</w:t>
      </w:r>
    </w:p>
    <w:tbl>
      <w:tblPr>
        <w:tblW w:w="9270" w:type="dxa"/>
        <w:tblLook w:val="04A0" w:firstRow="1" w:lastRow="0" w:firstColumn="1" w:lastColumn="0" w:noHBand="0" w:noVBand="1"/>
      </w:tblPr>
      <w:tblGrid>
        <w:gridCol w:w="3527"/>
        <w:gridCol w:w="2693"/>
        <w:gridCol w:w="1610"/>
        <w:gridCol w:w="1440"/>
      </w:tblGrid>
      <w:tr w:rsidR="00587E4A" w:rsidRPr="00297BBB" w14:paraId="3D0D7280" w14:textId="77777777" w:rsidTr="00587E4A">
        <w:trPr>
          <w:trHeight w:val="300"/>
        </w:trPr>
        <w:tc>
          <w:tcPr>
            <w:tcW w:w="3527" w:type="dxa"/>
            <w:tcBorders>
              <w:top w:val="nil"/>
              <w:left w:val="nil"/>
              <w:bottom w:val="single" w:sz="4" w:space="0" w:color="95B3D7"/>
              <w:right w:val="nil"/>
            </w:tcBorders>
            <w:shd w:val="clear" w:color="DCE6F1" w:fill="DCE6F1"/>
            <w:noWrap/>
            <w:hideMark/>
          </w:tcPr>
          <w:p w14:paraId="2C3CF87D" w14:textId="276A4E02" w:rsidR="00587E4A" w:rsidRPr="00297BBB" w:rsidRDefault="00587E4A" w:rsidP="00587E4A">
            <w:pPr>
              <w:rPr>
                <w:rFonts w:cs="Arial"/>
                <w:b/>
                <w:bCs/>
                <w:color w:val="000000"/>
                <w:sz w:val="16"/>
                <w:szCs w:val="16"/>
                <w:lang w:eastAsia="zh-CN"/>
              </w:rPr>
            </w:pPr>
            <w:r w:rsidRPr="00297BBB">
              <w:rPr>
                <w:rFonts w:cs="Arial"/>
                <w:b/>
                <w:bCs/>
                <w:color w:val="000000"/>
                <w:sz w:val="16"/>
                <w:szCs w:val="16"/>
                <w:lang w:eastAsia="zh-CN"/>
              </w:rPr>
              <w:t>Chair Title</w:t>
            </w:r>
          </w:p>
        </w:tc>
        <w:tc>
          <w:tcPr>
            <w:tcW w:w="2693" w:type="dxa"/>
            <w:tcBorders>
              <w:top w:val="nil"/>
              <w:left w:val="nil"/>
              <w:bottom w:val="single" w:sz="4" w:space="0" w:color="95B3D7"/>
              <w:right w:val="nil"/>
            </w:tcBorders>
            <w:shd w:val="clear" w:color="DCE6F1" w:fill="DCE6F1"/>
            <w:noWrap/>
            <w:hideMark/>
          </w:tcPr>
          <w:p w14:paraId="3A159533" w14:textId="77777777" w:rsidR="00587E4A" w:rsidRPr="00297BBB" w:rsidRDefault="00587E4A" w:rsidP="00587E4A">
            <w:pPr>
              <w:rPr>
                <w:rFonts w:cs="Arial"/>
                <w:b/>
                <w:bCs/>
                <w:color w:val="000000"/>
                <w:sz w:val="16"/>
                <w:szCs w:val="16"/>
                <w:lang w:eastAsia="zh-CN"/>
              </w:rPr>
            </w:pPr>
            <w:r w:rsidRPr="00297BBB">
              <w:rPr>
                <w:rFonts w:cs="Arial"/>
                <w:b/>
                <w:bCs/>
                <w:color w:val="000000"/>
                <w:sz w:val="16"/>
                <w:szCs w:val="16"/>
                <w:lang w:eastAsia="zh-CN"/>
              </w:rPr>
              <w:t>Fields/Disciplines</w:t>
            </w:r>
          </w:p>
        </w:tc>
        <w:tc>
          <w:tcPr>
            <w:tcW w:w="1610" w:type="dxa"/>
            <w:tcBorders>
              <w:top w:val="nil"/>
              <w:left w:val="nil"/>
              <w:bottom w:val="single" w:sz="4" w:space="0" w:color="95B3D7"/>
              <w:right w:val="nil"/>
            </w:tcBorders>
            <w:shd w:val="clear" w:color="DCE6F1" w:fill="DCE6F1"/>
            <w:noWrap/>
            <w:hideMark/>
          </w:tcPr>
          <w:p w14:paraId="2E370D39" w14:textId="638C4B8E" w:rsidR="00587E4A" w:rsidRPr="00297BBB" w:rsidRDefault="00587E4A" w:rsidP="00587E4A">
            <w:pPr>
              <w:rPr>
                <w:rFonts w:cs="Arial"/>
                <w:b/>
                <w:bCs/>
                <w:color w:val="000000"/>
                <w:sz w:val="16"/>
                <w:szCs w:val="16"/>
                <w:lang w:eastAsia="zh-CN"/>
              </w:rPr>
            </w:pPr>
            <w:r>
              <w:rPr>
                <w:rFonts w:cs="Arial"/>
                <w:b/>
                <w:bCs/>
                <w:color w:val="000000"/>
                <w:sz w:val="16"/>
                <w:szCs w:val="16"/>
                <w:lang w:eastAsia="zh-CN"/>
              </w:rPr>
              <w:t>UNESCO Section</w:t>
            </w:r>
          </w:p>
        </w:tc>
        <w:tc>
          <w:tcPr>
            <w:tcW w:w="1440" w:type="dxa"/>
            <w:tcBorders>
              <w:top w:val="nil"/>
              <w:left w:val="nil"/>
              <w:bottom w:val="single" w:sz="4" w:space="0" w:color="95B3D7"/>
              <w:right w:val="nil"/>
            </w:tcBorders>
            <w:shd w:val="clear" w:color="DCE6F1" w:fill="DCE6F1"/>
            <w:noWrap/>
            <w:hideMark/>
          </w:tcPr>
          <w:p w14:paraId="11030CC4" w14:textId="5EE23537" w:rsidR="00587E4A" w:rsidRPr="00297BBB" w:rsidRDefault="00587E4A" w:rsidP="00587E4A">
            <w:pPr>
              <w:rPr>
                <w:rFonts w:cs="Arial"/>
                <w:b/>
                <w:bCs/>
                <w:color w:val="000000"/>
                <w:sz w:val="16"/>
                <w:szCs w:val="16"/>
                <w:lang w:eastAsia="zh-CN"/>
              </w:rPr>
            </w:pPr>
            <w:r w:rsidRPr="00297BBB">
              <w:rPr>
                <w:rFonts w:cs="Arial"/>
                <w:b/>
                <w:bCs/>
                <w:color w:val="000000"/>
                <w:sz w:val="16"/>
                <w:szCs w:val="16"/>
                <w:lang w:eastAsia="zh-CN"/>
              </w:rPr>
              <w:t>Year Establish.</w:t>
            </w:r>
          </w:p>
        </w:tc>
      </w:tr>
      <w:tr w:rsidR="00587E4A" w:rsidRPr="00297BBB" w14:paraId="39987F1E" w14:textId="77777777" w:rsidTr="00587E4A">
        <w:trPr>
          <w:trHeight w:val="300"/>
        </w:trPr>
        <w:tc>
          <w:tcPr>
            <w:tcW w:w="3527" w:type="dxa"/>
            <w:tcBorders>
              <w:top w:val="nil"/>
              <w:left w:val="nil"/>
              <w:bottom w:val="single" w:sz="4" w:space="0" w:color="95B3D7"/>
              <w:right w:val="nil"/>
            </w:tcBorders>
            <w:shd w:val="clear" w:color="auto" w:fill="auto"/>
            <w:noWrap/>
            <w:hideMark/>
          </w:tcPr>
          <w:p w14:paraId="47EE7449" w14:textId="77777777" w:rsidR="00587E4A" w:rsidRPr="00297BBB" w:rsidRDefault="00587E4A" w:rsidP="00587E4A">
            <w:pPr>
              <w:rPr>
                <w:rFonts w:cs="Arial"/>
                <w:b/>
                <w:bCs/>
                <w:color w:val="000000"/>
                <w:sz w:val="16"/>
                <w:szCs w:val="16"/>
                <w:lang w:eastAsia="zh-CN"/>
              </w:rPr>
            </w:pPr>
            <w:r w:rsidRPr="00297BBB">
              <w:rPr>
                <w:rFonts w:cs="Arial"/>
                <w:b/>
                <w:bCs/>
                <w:color w:val="000000"/>
                <w:sz w:val="16"/>
                <w:szCs w:val="16"/>
                <w:lang w:eastAsia="zh-CN"/>
              </w:rPr>
              <w:t>UNESCO Chair in Education for Human Rights and Democracy</w:t>
            </w:r>
          </w:p>
        </w:tc>
        <w:tc>
          <w:tcPr>
            <w:tcW w:w="2693" w:type="dxa"/>
            <w:tcBorders>
              <w:top w:val="nil"/>
              <w:left w:val="nil"/>
              <w:bottom w:val="nil"/>
              <w:right w:val="nil"/>
            </w:tcBorders>
            <w:shd w:val="clear" w:color="auto" w:fill="auto"/>
            <w:noWrap/>
            <w:hideMark/>
          </w:tcPr>
          <w:p w14:paraId="21F001EB" w14:textId="77777777" w:rsidR="00587E4A" w:rsidRPr="00297BBB" w:rsidRDefault="00587E4A" w:rsidP="00587E4A">
            <w:pPr>
              <w:rPr>
                <w:rFonts w:cs="Arial"/>
                <w:b/>
                <w:bCs/>
                <w:color w:val="000000"/>
                <w:sz w:val="16"/>
                <w:szCs w:val="16"/>
                <w:lang w:eastAsia="zh-CN"/>
              </w:rPr>
            </w:pPr>
            <w:r w:rsidRPr="00297BBB">
              <w:rPr>
                <w:rFonts w:cs="Arial"/>
                <w:b/>
                <w:bCs/>
                <w:color w:val="000000"/>
                <w:sz w:val="16"/>
                <w:szCs w:val="16"/>
                <w:lang w:eastAsia="zh-CN"/>
              </w:rPr>
              <w:t>Human Rights and Democracy.</w:t>
            </w:r>
          </w:p>
        </w:tc>
        <w:tc>
          <w:tcPr>
            <w:tcW w:w="1610" w:type="dxa"/>
            <w:tcBorders>
              <w:top w:val="nil"/>
              <w:left w:val="nil"/>
              <w:bottom w:val="nil"/>
              <w:right w:val="nil"/>
            </w:tcBorders>
            <w:shd w:val="clear" w:color="auto" w:fill="auto"/>
            <w:noWrap/>
            <w:hideMark/>
          </w:tcPr>
          <w:p w14:paraId="2E9E9493" w14:textId="1710C019" w:rsidR="00587E4A" w:rsidRPr="00297BBB" w:rsidRDefault="00587E4A" w:rsidP="00587E4A">
            <w:pPr>
              <w:rPr>
                <w:rFonts w:cs="Arial"/>
                <w:b/>
                <w:bCs/>
                <w:color w:val="000000"/>
                <w:sz w:val="16"/>
                <w:szCs w:val="16"/>
                <w:lang w:eastAsia="zh-CN"/>
              </w:rPr>
            </w:pPr>
            <w:r w:rsidRPr="00297BBB">
              <w:rPr>
                <w:rFonts w:cs="Arial"/>
                <w:b/>
                <w:bCs/>
                <w:color w:val="000000"/>
                <w:sz w:val="16"/>
                <w:szCs w:val="16"/>
                <w:lang w:eastAsia="zh-CN"/>
              </w:rPr>
              <w:t>SHS</w:t>
            </w:r>
            <w:r>
              <w:rPr>
                <w:rFonts w:cs="Arial"/>
                <w:b/>
                <w:bCs/>
                <w:color w:val="000000"/>
                <w:sz w:val="16"/>
                <w:szCs w:val="16"/>
                <w:lang w:eastAsia="zh-CN"/>
              </w:rPr>
              <w:t>/INC</w:t>
            </w:r>
          </w:p>
        </w:tc>
        <w:tc>
          <w:tcPr>
            <w:tcW w:w="1440" w:type="dxa"/>
            <w:tcBorders>
              <w:top w:val="nil"/>
              <w:left w:val="nil"/>
              <w:bottom w:val="nil"/>
              <w:right w:val="nil"/>
            </w:tcBorders>
            <w:shd w:val="clear" w:color="auto" w:fill="auto"/>
            <w:noWrap/>
            <w:hideMark/>
          </w:tcPr>
          <w:p w14:paraId="14B68852" w14:textId="77777777" w:rsidR="00587E4A" w:rsidRPr="00297BBB" w:rsidRDefault="00587E4A" w:rsidP="00587E4A">
            <w:pPr>
              <w:rPr>
                <w:rFonts w:cs="Arial"/>
                <w:color w:val="000000"/>
                <w:sz w:val="16"/>
                <w:szCs w:val="16"/>
                <w:lang w:eastAsia="zh-CN"/>
              </w:rPr>
            </w:pPr>
            <w:r w:rsidRPr="00297BBB">
              <w:rPr>
                <w:rFonts w:cs="Arial"/>
                <w:color w:val="000000"/>
                <w:sz w:val="16"/>
                <w:szCs w:val="16"/>
                <w:lang w:eastAsia="zh-CN"/>
              </w:rPr>
              <w:t>1994</w:t>
            </w:r>
          </w:p>
        </w:tc>
      </w:tr>
      <w:tr w:rsidR="00587E4A" w:rsidRPr="00297BBB" w14:paraId="4947212C" w14:textId="77777777" w:rsidTr="00587E4A">
        <w:trPr>
          <w:trHeight w:val="300"/>
        </w:trPr>
        <w:tc>
          <w:tcPr>
            <w:tcW w:w="3527" w:type="dxa"/>
            <w:tcBorders>
              <w:top w:val="nil"/>
              <w:left w:val="nil"/>
              <w:bottom w:val="single" w:sz="4" w:space="0" w:color="95B3D7"/>
              <w:right w:val="nil"/>
            </w:tcBorders>
            <w:shd w:val="clear" w:color="auto" w:fill="auto"/>
            <w:noWrap/>
            <w:hideMark/>
          </w:tcPr>
          <w:p w14:paraId="2A5166C2" w14:textId="77777777" w:rsidR="00587E4A" w:rsidRPr="00297BBB" w:rsidRDefault="00587E4A" w:rsidP="00587E4A">
            <w:pPr>
              <w:rPr>
                <w:rFonts w:cs="Arial"/>
                <w:b/>
                <w:bCs/>
                <w:color w:val="000000"/>
                <w:sz w:val="16"/>
                <w:szCs w:val="16"/>
                <w:lang w:eastAsia="zh-CN"/>
              </w:rPr>
            </w:pPr>
            <w:r w:rsidRPr="00297BBB">
              <w:rPr>
                <w:rFonts w:cs="Arial"/>
                <w:b/>
                <w:bCs/>
                <w:color w:val="000000"/>
                <w:sz w:val="16"/>
                <w:szCs w:val="16"/>
                <w:lang w:eastAsia="zh-CN"/>
              </w:rPr>
              <w:t>UNESCO Chair on Water Resources Planning and Environmental Engineering</w:t>
            </w:r>
          </w:p>
        </w:tc>
        <w:tc>
          <w:tcPr>
            <w:tcW w:w="2693" w:type="dxa"/>
            <w:tcBorders>
              <w:top w:val="nil"/>
              <w:left w:val="nil"/>
              <w:bottom w:val="nil"/>
              <w:right w:val="nil"/>
            </w:tcBorders>
            <w:shd w:val="clear" w:color="auto" w:fill="auto"/>
            <w:noWrap/>
            <w:hideMark/>
          </w:tcPr>
          <w:p w14:paraId="0FDFF78C" w14:textId="0BC0F2BF" w:rsidR="00587E4A" w:rsidRPr="00297BBB" w:rsidRDefault="00587E4A" w:rsidP="00587E4A">
            <w:pPr>
              <w:rPr>
                <w:rFonts w:cs="Arial"/>
                <w:b/>
                <w:bCs/>
                <w:color w:val="000000"/>
                <w:sz w:val="16"/>
                <w:szCs w:val="16"/>
                <w:lang w:eastAsia="zh-CN"/>
              </w:rPr>
            </w:pPr>
            <w:r>
              <w:rPr>
                <w:rFonts w:cs="Arial"/>
                <w:b/>
                <w:bCs/>
                <w:color w:val="000000"/>
                <w:sz w:val="16"/>
                <w:szCs w:val="16"/>
                <w:lang w:eastAsia="zh-CN"/>
              </w:rPr>
              <w:t>W</w:t>
            </w:r>
            <w:r w:rsidRPr="00297BBB">
              <w:rPr>
                <w:rFonts w:cs="Arial"/>
                <w:b/>
                <w:bCs/>
                <w:color w:val="000000"/>
                <w:sz w:val="16"/>
                <w:szCs w:val="16"/>
                <w:lang w:eastAsia="zh-CN"/>
              </w:rPr>
              <w:t>ater resources planning and environmental engineering</w:t>
            </w:r>
          </w:p>
        </w:tc>
        <w:tc>
          <w:tcPr>
            <w:tcW w:w="1610" w:type="dxa"/>
            <w:tcBorders>
              <w:top w:val="nil"/>
              <w:left w:val="nil"/>
              <w:bottom w:val="nil"/>
              <w:right w:val="nil"/>
            </w:tcBorders>
            <w:shd w:val="clear" w:color="auto" w:fill="auto"/>
            <w:noWrap/>
            <w:hideMark/>
          </w:tcPr>
          <w:p w14:paraId="0FBF9585" w14:textId="77777777" w:rsidR="00587E4A" w:rsidRPr="00297BBB" w:rsidRDefault="00587E4A" w:rsidP="00587E4A">
            <w:pPr>
              <w:rPr>
                <w:rFonts w:cs="Arial"/>
                <w:b/>
                <w:bCs/>
                <w:color w:val="000000"/>
                <w:sz w:val="16"/>
                <w:szCs w:val="16"/>
                <w:lang w:eastAsia="zh-CN"/>
              </w:rPr>
            </w:pPr>
            <w:r w:rsidRPr="00297BBB">
              <w:rPr>
                <w:rFonts w:cs="Arial"/>
                <w:b/>
                <w:bCs/>
                <w:color w:val="000000"/>
                <w:sz w:val="16"/>
                <w:szCs w:val="16"/>
                <w:lang w:eastAsia="zh-CN"/>
              </w:rPr>
              <w:t>SC/HYD</w:t>
            </w:r>
          </w:p>
        </w:tc>
        <w:tc>
          <w:tcPr>
            <w:tcW w:w="1440" w:type="dxa"/>
            <w:tcBorders>
              <w:top w:val="nil"/>
              <w:left w:val="nil"/>
              <w:bottom w:val="nil"/>
              <w:right w:val="nil"/>
            </w:tcBorders>
            <w:shd w:val="clear" w:color="auto" w:fill="auto"/>
            <w:noWrap/>
            <w:hideMark/>
          </w:tcPr>
          <w:p w14:paraId="43D7CFAE" w14:textId="77777777" w:rsidR="00587E4A" w:rsidRPr="00297BBB" w:rsidRDefault="00587E4A" w:rsidP="00587E4A">
            <w:pPr>
              <w:rPr>
                <w:rFonts w:cs="Arial"/>
                <w:color w:val="000000"/>
                <w:sz w:val="16"/>
                <w:szCs w:val="16"/>
                <w:lang w:eastAsia="zh-CN"/>
              </w:rPr>
            </w:pPr>
            <w:r w:rsidRPr="00297BBB">
              <w:rPr>
                <w:rFonts w:cs="Arial"/>
                <w:color w:val="000000"/>
                <w:sz w:val="16"/>
                <w:szCs w:val="16"/>
                <w:lang w:eastAsia="zh-CN"/>
              </w:rPr>
              <w:t>2016</w:t>
            </w:r>
          </w:p>
        </w:tc>
      </w:tr>
    </w:tbl>
    <w:p w14:paraId="3BDA4B9F" w14:textId="7BDAD3E7" w:rsidR="00297BBB" w:rsidRPr="002D4DBB" w:rsidRDefault="009C0430" w:rsidP="002D4DBB">
      <w:pPr>
        <w:pStyle w:val="Numberedpara"/>
        <w:numPr>
          <w:ilvl w:val="0"/>
          <w:numId w:val="0"/>
        </w:numPr>
        <w:tabs>
          <w:tab w:val="left" w:pos="720"/>
          <w:tab w:val="left" w:pos="2430"/>
        </w:tabs>
        <w:spacing w:before="120" w:after="120" w:line="276" w:lineRule="auto"/>
        <w:rPr>
          <w:rFonts w:asciiTheme="minorBidi" w:hAnsiTheme="minorBidi" w:cstheme="minorBidi"/>
          <w:b/>
          <w:sz w:val="20"/>
          <w:szCs w:val="18"/>
        </w:rPr>
      </w:pPr>
      <w:r w:rsidRPr="002D4DBB">
        <w:rPr>
          <w:rFonts w:asciiTheme="minorBidi" w:hAnsiTheme="minorBidi" w:cstheme="minorBidi"/>
          <w:b/>
          <w:sz w:val="20"/>
          <w:szCs w:val="18"/>
        </w:rPr>
        <w:t>UNESCO Category 2 centers</w:t>
      </w:r>
    </w:p>
    <w:p w14:paraId="13FA5E02" w14:textId="39564C1A" w:rsidR="009C0430" w:rsidRPr="00E9098A" w:rsidRDefault="009C0430" w:rsidP="00E9098A">
      <w:pPr>
        <w:pStyle w:val="Numberedpara"/>
        <w:numPr>
          <w:ilvl w:val="0"/>
          <w:numId w:val="21"/>
        </w:numPr>
        <w:tabs>
          <w:tab w:val="left" w:pos="720"/>
          <w:tab w:val="left" w:pos="2430"/>
        </w:tabs>
        <w:spacing w:after="200" w:line="276" w:lineRule="auto"/>
        <w:jc w:val="both"/>
        <w:rPr>
          <w:rFonts w:asciiTheme="minorBidi" w:hAnsiTheme="minorBidi" w:cstheme="minorBidi"/>
          <w:sz w:val="20"/>
          <w:szCs w:val="20"/>
        </w:rPr>
      </w:pPr>
      <w:commentRangeStart w:id="38"/>
      <w:r w:rsidRPr="00E9098A">
        <w:rPr>
          <w:rFonts w:asciiTheme="minorBidi" w:hAnsiTheme="minorBidi" w:cstheme="minorBidi"/>
          <w:sz w:val="20"/>
          <w:szCs w:val="18"/>
        </w:rPr>
        <w:t xml:space="preserve">There </w:t>
      </w:r>
      <w:r w:rsidR="00E9098A" w:rsidRPr="00E9098A">
        <w:rPr>
          <w:rFonts w:asciiTheme="minorBidi" w:hAnsiTheme="minorBidi" w:cstheme="minorBidi"/>
          <w:sz w:val="20"/>
          <w:szCs w:val="18"/>
        </w:rPr>
        <w:t xml:space="preserve">is one Cat 2 center </w:t>
      </w:r>
      <w:r w:rsidRPr="00E9098A">
        <w:rPr>
          <w:rFonts w:asciiTheme="minorBidi" w:hAnsiTheme="minorBidi" w:cstheme="minorBidi"/>
          <w:sz w:val="20"/>
          <w:szCs w:val="18"/>
        </w:rPr>
        <w:t xml:space="preserve"> in Ethiopia </w:t>
      </w:r>
      <w:r w:rsidR="00E9098A" w:rsidRPr="00E9098A">
        <w:rPr>
          <w:rFonts w:asciiTheme="minorBidi" w:hAnsiTheme="minorBidi" w:cstheme="minorBidi"/>
          <w:sz w:val="20"/>
          <w:szCs w:val="18"/>
        </w:rPr>
        <w:t>approved in 38 C5 but agreement still not signed?</w:t>
      </w:r>
      <w:commentRangeEnd w:id="38"/>
      <w:r w:rsidR="001B254C">
        <w:rPr>
          <w:rStyle w:val="CommentReference"/>
          <w:rFonts w:ascii="Times New Roman" w:eastAsia="Times New Roman" w:hAnsi="Times New Roman"/>
          <w:lang w:eastAsia="en-US"/>
        </w:rPr>
        <w:commentReference w:id="38"/>
      </w:r>
    </w:p>
    <w:tbl>
      <w:tblPr>
        <w:tblW w:w="7240" w:type="dxa"/>
        <w:tblLook w:val="04A0" w:firstRow="1" w:lastRow="0" w:firstColumn="1" w:lastColumn="0" w:noHBand="0" w:noVBand="1"/>
      </w:tblPr>
      <w:tblGrid>
        <w:gridCol w:w="652"/>
        <w:gridCol w:w="714"/>
        <w:gridCol w:w="915"/>
        <w:gridCol w:w="830"/>
        <w:gridCol w:w="918"/>
        <w:gridCol w:w="2954"/>
        <w:gridCol w:w="910"/>
      </w:tblGrid>
      <w:tr w:rsidR="009C0430" w:rsidRPr="009C0430" w14:paraId="6542402C" w14:textId="77777777" w:rsidTr="009C0430">
        <w:trPr>
          <w:trHeight w:val="467"/>
        </w:trPr>
        <w:tc>
          <w:tcPr>
            <w:tcW w:w="483" w:type="dxa"/>
            <w:tcBorders>
              <w:top w:val="single" w:sz="4" w:space="0" w:color="auto"/>
              <w:left w:val="single" w:sz="4" w:space="0" w:color="auto"/>
              <w:bottom w:val="single" w:sz="4" w:space="0" w:color="auto"/>
              <w:right w:val="single" w:sz="4" w:space="0" w:color="auto"/>
            </w:tcBorders>
            <w:shd w:val="clear" w:color="000000" w:fill="8EA9DB"/>
            <w:hideMark/>
          </w:tcPr>
          <w:p w14:paraId="1AF7B220" w14:textId="77777777" w:rsidR="009C0430" w:rsidRPr="009C0430" w:rsidRDefault="009C0430" w:rsidP="009C0430">
            <w:pPr>
              <w:jc w:val="center"/>
              <w:rPr>
                <w:rFonts w:cs="Arial"/>
                <w:b/>
                <w:bCs/>
                <w:sz w:val="16"/>
                <w:szCs w:val="16"/>
                <w:lang w:eastAsia="zh-CN"/>
              </w:rPr>
            </w:pPr>
            <w:r w:rsidRPr="009C0430">
              <w:rPr>
                <w:rFonts w:cs="Arial"/>
                <w:b/>
                <w:bCs/>
                <w:sz w:val="16"/>
                <w:szCs w:val="16"/>
                <w:lang w:eastAsia="zh-CN"/>
              </w:rPr>
              <w:t>Serial</w:t>
            </w:r>
          </w:p>
        </w:tc>
        <w:tc>
          <w:tcPr>
            <w:tcW w:w="553" w:type="dxa"/>
            <w:tcBorders>
              <w:top w:val="single" w:sz="4" w:space="0" w:color="auto"/>
              <w:left w:val="nil"/>
              <w:bottom w:val="single" w:sz="4" w:space="0" w:color="auto"/>
              <w:right w:val="single" w:sz="4" w:space="0" w:color="auto"/>
            </w:tcBorders>
            <w:shd w:val="clear" w:color="000000" w:fill="8EA9DB"/>
            <w:hideMark/>
          </w:tcPr>
          <w:p w14:paraId="2B7932FE" w14:textId="77777777" w:rsidR="009C0430" w:rsidRPr="009C0430" w:rsidRDefault="009C0430" w:rsidP="009C0430">
            <w:pPr>
              <w:jc w:val="center"/>
              <w:rPr>
                <w:rFonts w:cs="Arial"/>
                <w:b/>
                <w:bCs/>
                <w:sz w:val="16"/>
                <w:szCs w:val="16"/>
                <w:lang w:eastAsia="zh-CN"/>
              </w:rPr>
            </w:pPr>
            <w:r w:rsidRPr="009C0430">
              <w:rPr>
                <w:rFonts w:cs="Arial"/>
                <w:b/>
                <w:bCs/>
                <w:sz w:val="16"/>
                <w:szCs w:val="16"/>
                <w:lang w:eastAsia="zh-CN"/>
              </w:rPr>
              <w:t>Sector</w:t>
            </w:r>
          </w:p>
        </w:tc>
        <w:tc>
          <w:tcPr>
            <w:tcW w:w="915" w:type="dxa"/>
            <w:tcBorders>
              <w:top w:val="single" w:sz="4" w:space="0" w:color="auto"/>
              <w:left w:val="nil"/>
              <w:bottom w:val="single" w:sz="4" w:space="0" w:color="auto"/>
              <w:right w:val="single" w:sz="4" w:space="0" w:color="auto"/>
            </w:tcBorders>
            <w:shd w:val="clear" w:color="000000" w:fill="8EA9DB"/>
            <w:hideMark/>
          </w:tcPr>
          <w:p w14:paraId="63A60B0B" w14:textId="77777777" w:rsidR="009C0430" w:rsidRPr="009C0430" w:rsidRDefault="009C0430" w:rsidP="009C0430">
            <w:pPr>
              <w:jc w:val="center"/>
              <w:rPr>
                <w:rFonts w:cs="Arial"/>
                <w:b/>
                <w:bCs/>
                <w:sz w:val="16"/>
                <w:szCs w:val="16"/>
                <w:lang w:eastAsia="zh-CN"/>
              </w:rPr>
            </w:pPr>
            <w:r w:rsidRPr="009C0430">
              <w:rPr>
                <w:rFonts w:cs="Arial"/>
                <w:b/>
                <w:bCs/>
                <w:sz w:val="16"/>
                <w:szCs w:val="16"/>
                <w:lang w:eastAsia="zh-CN"/>
              </w:rPr>
              <w:t>IOS Number</w:t>
            </w:r>
          </w:p>
        </w:tc>
        <w:tc>
          <w:tcPr>
            <w:tcW w:w="713" w:type="dxa"/>
            <w:tcBorders>
              <w:top w:val="single" w:sz="4" w:space="0" w:color="auto"/>
              <w:left w:val="nil"/>
              <w:bottom w:val="single" w:sz="4" w:space="0" w:color="auto"/>
              <w:right w:val="single" w:sz="4" w:space="0" w:color="auto"/>
            </w:tcBorders>
            <w:shd w:val="clear" w:color="000000" w:fill="8EA9DB"/>
            <w:hideMark/>
          </w:tcPr>
          <w:p w14:paraId="74029DDA" w14:textId="77777777" w:rsidR="009C0430" w:rsidRPr="009C0430" w:rsidRDefault="009C0430" w:rsidP="009C0430">
            <w:pPr>
              <w:jc w:val="center"/>
              <w:rPr>
                <w:rFonts w:cs="Arial"/>
                <w:b/>
                <w:bCs/>
                <w:sz w:val="16"/>
                <w:szCs w:val="16"/>
                <w:lang w:eastAsia="zh-CN"/>
              </w:rPr>
            </w:pPr>
            <w:r w:rsidRPr="009C0430">
              <w:rPr>
                <w:rFonts w:cs="Arial"/>
                <w:b/>
                <w:bCs/>
                <w:sz w:val="16"/>
                <w:szCs w:val="16"/>
                <w:lang w:eastAsia="zh-CN"/>
              </w:rPr>
              <w:t>Country</w:t>
            </w:r>
          </w:p>
        </w:tc>
        <w:tc>
          <w:tcPr>
            <w:tcW w:w="918" w:type="dxa"/>
            <w:tcBorders>
              <w:top w:val="single" w:sz="4" w:space="0" w:color="auto"/>
              <w:left w:val="nil"/>
              <w:bottom w:val="single" w:sz="4" w:space="0" w:color="auto"/>
              <w:right w:val="single" w:sz="4" w:space="0" w:color="auto"/>
            </w:tcBorders>
            <w:shd w:val="clear" w:color="000000" w:fill="8EA9DB"/>
            <w:hideMark/>
          </w:tcPr>
          <w:p w14:paraId="236EB3E0" w14:textId="77777777" w:rsidR="009C0430" w:rsidRPr="009C0430" w:rsidRDefault="009C0430" w:rsidP="009C0430">
            <w:pPr>
              <w:jc w:val="center"/>
              <w:rPr>
                <w:rFonts w:cs="Arial"/>
                <w:b/>
                <w:bCs/>
                <w:sz w:val="16"/>
                <w:szCs w:val="16"/>
                <w:lang w:eastAsia="zh-CN"/>
              </w:rPr>
            </w:pPr>
            <w:r w:rsidRPr="009C0430">
              <w:rPr>
                <w:rFonts w:cs="Arial"/>
                <w:b/>
                <w:bCs/>
                <w:sz w:val="16"/>
                <w:szCs w:val="16"/>
                <w:lang w:eastAsia="zh-CN"/>
              </w:rPr>
              <w:t>City</w:t>
            </w:r>
          </w:p>
        </w:tc>
        <w:tc>
          <w:tcPr>
            <w:tcW w:w="2954" w:type="dxa"/>
            <w:tcBorders>
              <w:top w:val="single" w:sz="4" w:space="0" w:color="auto"/>
              <w:left w:val="nil"/>
              <w:bottom w:val="single" w:sz="4" w:space="0" w:color="auto"/>
              <w:right w:val="single" w:sz="4" w:space="0" w:color="auto"/>
            </w:tcBorders>
            <w:shd w:val="clear" w:color="000000" w:fill="8EA9DB"/>
            <w:hideMark/>
          </w:tcPr>
          <w:p w14:paraId="68F75FA1" w14:textId="77777777" w:rsidR="009C0430" w:rsidRPr="009C0430" w:rsidRDefault="009C0430" w:rsidP="009C0430">
            <w:pPr>
              <w:jc w:val="center"/>
              <w:rPr>
                <w:rFonts w:cs="Arial"/>
                <w:b/>
                <w:bCs/>
                <w:sz w:val="16"/>
                <w:szCs w:val="16"/>
                <w:lang w:eastAsia="zh-CN"/>
              </w:rPr>
            </w:pPr>
            <w:r w:rsidRPr="009C0430">
              <w:rPr>
                <w:rFonts w:cs="Arial"/>
                <w:b/>
                <w:bCs/>
                <w:sz w:val="16"/>
                <w:szCs w:val="16"/>
                <w:lang w:eastAsia="zh-CN"/>
              </w:rPr>
              <w:t>Name of Centre</w:t>
            </w:r>
          </w:p>
        </w:tc>
        <w:tc>
          <w:tcPr>
            <w:tcW w:w="704" w:type="dxa"/>
            <w:tcBorders>
              <w:top w:val="single" w:sz="4" w:space="0" w:color="auto"/>
              <w:left w:val="nil"/>
              <w:bottom w:val="single" w:sz="4" w:space="0" w:color="auto"/>
              <w:right w:val="single" w:sz="4" w:space="0" w:color="auto"/>
            </w:tcBorders>
            <w:shd w:val="clear" w:color="000000" w:fill="8EA9DB"/>
            <w:hideMark/>
          </w:tcPr>
          <w:p w14:paraId="751C99B9" w14:textId="77777777" w:rsidR="009C0430" w:rsidRPr="009C0430" w:rsidRDefault="009C0430" w:rsidP="009C0430">
            <w:pPr>
              <w:jc w:val="center"/>
              <w:rPr>
                <w:rFonts w:cs="Arial"/>
                <w:b/>
                <w:bCs/>
                <w:sz w:val="16"/>
                <w:szCs w:val="16"/>
                <w:lang w:eastAsia="zh-CN"/>
              </w:rPr>
            </w:pPr>
            <w:r w:rsidRPr="009C0430">
              <w:rPr>
                <w:rFonts w:cs="Arial"/>
                <w:b/>
                <w:bCs/>
                <w:sz w:val="16"/>
                <w:szCs w:val="16"/>
                <w:lang w:eastAsia="zh-CN"/>
              </w:rPr>
              <w:t>Approval GC</w:t>
            </w:r>
          </w:p>
        </w:tc>
      </w:tr>
      <w:tr w:rsidR="009C0430" w:rsidRPr="009C0430" w14:paraId="4525A32A" w14:textId="77777777" w:rsidTr="009C0430">
        <w:trPr>
          <w:trHeight w:val="285"/>
        </w:trPr>
        <w:tc>
          <w:tcPr>
            <w:tcW w:w="483" w:type="dxa"/>
            <w:tcBorders>
              <w:top w:val="nil"/>
              <w:left w:val="single" w:sz="4" w:space="0" w:color="auto"/>
              <w:bottom w:val="single" w:sz="4" w:space="0" w:color="auto"/>
              <w:right w:val="single" w:sz="4" w:space="0" w:color="auto"/>
            </w:tcBorders>
            <w:shd w:val="clear" w:color="auto" w:fill="auto"/>
            <w:noWrap/>
            <w:hideMark/>
          </w:tcPr>
          <w:p w14:paraId="39A4BC77" w14:textId="77777777" w:rsidR="009C0430" w:rsidRPr="009C0430" w:rsidRDefault="009C0430" w:rsidP="009C0430">
            <w:pPr>
              <w:rPr>
                <w:rFonts w:cs="Arial"/>
                <w:sz w:val="16"/>
                <w:szCs w:val="16"/>
                <w:lang w:eastAsia="zh-CN"/>
              </w:rPr>
            </w:pPr>
            <w:r w:rsidRPr="009C0430">
              <w:rPr>
                <w:rFonts w:cs="Arial"/>
                <w:sz w:val="16"/>
                <w:szCs w:val="16"/>
                <w:lang w:eastAsia="zh-CN"/>
              </w:rPr>
              <w:t>69</w:t>
            </w:r>
          </w:p>
        </w:tc>
        <w:tc>
          <w:tcPr>
            <w:tcW w:w="553" w:type="dxa"/>
            <w:tcBorders>
              <w:top w:val="nil"/>
              <w:left w:val="nil"/>
              <w:bottom w:val="single" w:sz="4" w:space="0" w:color="auto"/>
              <w:right w:val="single" w:sz="4" w:space="0" w:color="auto"/>
            </w:tcBorders>
            <w:shd w:val="clear" w:color="auto" w:fill="auto"/>
            <w:noWrap/>
            <w:hideMark/>
          </w:tcPr>
          <w:p w14:paraId="7FDEEAF5" w14:textId="77777777" w:rsidR="009C0430" w:rsidRPr="009C0430" w:rsidRDefault="009C0430" w:rsidP="009C0430">
            <w:pPr>
              <w:rPr>
                <w:rFonts w:cs="Arial"/>
                <w:sz w:val="16"/>
                <w:szCs w:val="16"/>
                <w:lang w:eastAsia="zh-CN"/>
              </w:rPr>
            </w:pPr>
            <w:r w:rsidRPr="009C0430">
              <w:rPr>
                <w:rFonts w:cs="Arial"/>
                <w:sz w:val="16"/>
                <w:szCs w:val="16"/>
                <w:lang w:eastAsia="zh-CN"/>
              </w:rPr>
              <w:t>SC</w:t>
            </w:r>
          </w:p>
        </w:tc>
        <w:tc>
          <w:tcPr>
            <w:tcW w:w="915" w:type="dxa"/>
            <w:tcBorders>
              <w:top w:val="nil"/>
              <w:left w:val="nil"/>
              <w:bottom w:val="single" w:sz="4" w:space="0" w:color="auto"/>
              <w:right w:val="single" w:sz="4" w:space="0" w:color="auto"/>
            </w:tcBorders>
            <w:shd w:val="clear" w:color="auto" w:fill="auto"/>
            <w:noWrap/>
            <w:hideMark/>
          </w:tcPr>
          <w:p w14:paraId="25E8AF05" w14:textId="77777777" w:rsidR="009C0430" w:rsidRPr="009C0430" w:rsidRDefault="009C0430" w:rsidP="009C0430">
            <w:pPr>
              <w:rPr>
                <w:rFonts w:cs="Arial"/>
                <w:sz w:val="16"/>
                <w:szCs w:val="16"/>
                <w:lang w:eastAsia="zh-CN"/>
              </w:rPr>
            </w:pPr>
            <w:r w:rsidRPr="009C0430">
              <w:rPr>
                <w:rFonts w:cs="Arial"/>
                <w:sz w:val="16"/>
                <w:szCs w:val="16"/>
                <w:lang w:eastAsia="zh-CN"/>
              </w:rPr>
              <w:t>SC20 - IHP</w:t>
            </w:r>
          </w:p>
        </w:tc>
        <w:tc>
          <w:tcPr>
            <w:tcW w:w="713" w:type="dxa"/>
            <w:tcBorders>
              <w:top w:val="nil"/>
              <w:left w:val="nil"/>
              <w:bottom w:val="single" w:sz="4" w:space="0" w:color="auto"/>
              <w:right w:val="single" w:sz="4" w:space="0" w:color="auto"/>
            </w:tcBorders>
            <w:shd w:val="clear" w:color="auto" w:fill="auto"/>
            <w:noWrap/>
            <w:hideMark/>
          </w:tcPr>
          <w:p w14:paraId="6A8F0996" w14:textId="77777777" w:rsidR="009C0430" w:rsidRPr="009C0430" w:rsidRDefault="009C0430" w:rsidP="009C0430">
            <w:pPr>
              <w:rPr>
                <w:rFonts w:cs="Arial"/>
                <w:sz w:val="16"/>
                <w:szCs w:val="16"/>
                <w:lang w:eastAsia="zh-CN"/>
              </w:rPr>
            </w:pPr>
            <w:r w:rsidRPr="009C0430">
              <w:rPr>
                <w:rFonts w:cs="Arial"/>
                <w:sz w:val="16"/>
                <w:szCs w:val="16"/>
                <w:lang w:eastAsia="zh-CN"/>
              </w:rPr>
              <w:t>Ethiopia</w:t>
            </w:r>
          </w:p>
        </w:tc>
        <w:tc>
          <w:tcPr>
            <w:tcW w:w="918" w:type="dxa"/>
            <w:tcBorders>
              <w:top w:val="nil"/>
              <w:left w:val="nil"/>
              <w:bottom w:val="single" w:sz="4" w:space="0" w:color="auto"/>
              <w:right w:val="single" w:sz="4" w:space="0" w:color="auto"/>
            </w:tcBorders>
            <w:shd w:val="clear" w:color="auto" w:fill="auto"/>
            <w:noWrap/>
            <w:hideMark/>
          </w:tcPr>
          <w:p w14:paraId="0C6FB73B" w14:textId="77777777" w:rsidR="009C0430" w:rsidRPr="009C0430" w:rsidRDefault="009C0430" w:rsidP="009C0430">
            <w:pPr>
              <w:rPr>
                <w:rFonts w:cs="Arial"/>
                <w:sz w:val="16"/>
                <w:szCs w:val="16"/>
                <w:lang w:eastAsia="zh-CN"/>
              </w:rPr>
            </w:pPr>
            <w:r w:rsidRPr="009C0430">
              <w:rPr>
                <w:rFonts w:cs="Arial"/>
                <w:sz w:val="16"/>
                <w:szCs w:val="16"/>
                <w:lang w:eastAsia="zh-CN"/>
              </w:rPr>
              <w:t>Addis Ababa</w:t>
            </w:r>
          </w:p>
        </w:tc>
        <w:tc>
          <w:tcPr>
            <w:tcW w:w="2954" w:type="dxa"/>
            <w:tcBorders>
              <w:top w:val="nil"/>
              <w:left w:val="nil"/>
              <w:bottom w:val="single" w:sz="4" w:space="0" w:color="auto"/>
              <w:right w:val="single" w:sz="4" w:space="0" w:color="auto"/>
            </w:tcBorders>
            <w:shd w:val="clear" w:color="auto" w:fill="auto"/>
            <w:noWrap/>
            <w:hideMark/>
          </w:tcPr>
          <w:p w14:paraId="34D50FF3" w14:textId="77777777" w:rsidR="009C0430" w:rsidRPr="009C0430" w:rsidRDefault="009C0430" w:rsidP="009C0430">
            <w:pPr>
              <w:rPr>
                <w:rFonts w:cs="Arial"/>
                <w:sz w:val="16"/>
                <w:szCs w:val="16"/>
                <w:lang w:eastAsia="zh-CN"/>
              </w:rPr>
            </w:pPr>
            <w:r w:rsidRPr="009C0430">
              <w:rPr>
                <w:rFonts w:cs="Arial"/>
                <w:sz w:val="16"/>
                <w:szCs w:val="16"/>
                <w:lang w:eastAsia="zh-CN"/>
              </w:rPr>
              <w:t>African Regional Centre for Ecohydrology</w:t>
            </w:r>
          </w:p>
        </w:tc>
        <w:tc>
          <w:tcPr>
            <w:tcW w:w="704" w:type="dxa"/>
            <w:tcBorders>
              <w:top w:val="nil"/>
              <w:left w:val="nil"/>
              <w:bottom w:val="single" w:sz="4" w:space="0" w:color="auto"/>
              <w:right w:val="single" w:sz="4" w:space="0" w:color="auto"/>
            </w:tcBorders>
            <w:shd w:val="clear" w:color="auto" w:fill="auto"/>
            <w:noWrap/>
            <w:hideMark/>
          </w:tcPr>
          <w:p w14:paraId="6CD1BBFC" w14:textId="77777777" w:rsidR="009C0430" w:rsidRPr="009C0430" w:rsidRDefault="009C0430" w:rsidP="009C0430">
            <w:pPr>
              <w:rPr>
                <w:rFonts w:cs="Arial"/>
                <w:sz w:val="16"/>
                <w:szCs w:val="16"/>
                <w:lang w:eastAsia="zh-CN"/>
              </w:rPr>
            </w:pPr>
            <w:r w:rsidRPr="009C0430">
              <w:rPr>
                <w:rFonts w:cs="Arial"/>
                <w:sz w:val="16"/>
                <w:szCs w:val="16"/>
                <w:lang w:eastAsia="zh-CN"/>
              </w:rPr>
              <w:t>38C</w:t>
            </w:r>
          </w:p>
        </w:tc>
      </w:tr>
    </w:tbl>
    <w:p w14:paraId="39478250" w14:textId="77777777" w:rsidR="009C0430" w:rsidRDefault="009C0430" w:rsidP="00DB17F2">
      <w:pPr>
        <w:pStyle w:val="Numberedpara"/>
        <w:numPr>
          <w:ilvl w:val="0"/>
          <w:numId w:val="0"/>
        </w:numPr>
        <w:tabs>
          <w:tab w:val="left" w:pos="720"/>
          <w:tab w:val="left" w:pos="2430"/>
        </w:tabs>
        <w:spacing w:after="200" w:line="276" w:lineRule="auto"/>
        <w:rPr>
          <w:rFonts w:asciiTheme="minorBidi" w:hAnsiTheme="minorBidi" w:cstheme="minorBidi"/>
          <w:sz w:val="20"/>
          <w:szCs w:val="20"/>
        </w:rPr>
      </w:pPr>
    </w:p>
    <w:p w14:paraId="7C13148B" w14:textId="644F8445" w:rsidR="00D35A82" w:rsidRDefault="0030080F" w:rsidP="00DB17F2">
      <w:pPr>
        <w:pStyle w:val="Numberedpara"/>
        <w:numPr>
          <w:ilvl w:val="0"/>
          <w:numId w:val="0"/>
        </w:numPr>
        <w:tabs>
          <w:tab w:val="left" w:pos="720"/>
          <w:tab w:val="left" w:pos="2430"/>
        </w:tabs>
        <w:spacing w:after="200" w:line="276" w:lineRule="auto"/>
        <w:rPr>
          <w:rFonts w:asciiTheme="minorBidi" w:hAnsiTheme="minorBidi" w:cstheme="minorBidi"/>
          <w:b/>
          <w:bCs/>
          <w:sz w:val="20"/>
          <w:szCs w:val="20"/>
        </w:rPr>
      </w:pPr>
      <w:r>
        <w:rPr>
          <w:rFonts w:asciiTheme="minorBidi" w:hAnsiTheme="minorBidi" w:cstheme="minorBidi"/>
          <w:b/>
          <w:bCs/>
          <w:sz w:val="20"/>
          <w:szCs w:val="20"/>
        </w:rPr>
        <w:t xml:space="preserve">UNESCO Liaison Office with </w:t>
      </w:r>
      <w:r w:rsidR="00D35A82" w:rsidRPr="00A55894">
        <w:rPr>
          <w:rFonts w:asciiTheme="minorBidi" w:hAnsiTheme="minorBidi" w:cstheme="minorBidi"/>
          <w:b/>
          <w:bCs/>
          <w:sz w:val="20"/>
          <w:szCs w:val="20"/>
        </w:rPr>
        <w:t>African Union</w:t>
      </w:r>
      <w:r w:rsidR="00AF4F6F" w:rsidRPr="00A55894">
        <w:rPr>
          <w:rFonts w:asciiTheme="minorBidi" w:hAnsiTheme="minorBidi" w:cstheme="minorBidi"/>
          <w:b/>
          <w:bCs/>
          <w:sz w:val="20"/>
          <w:szCs w:val="20"/>
        </w:rPr>
        <w:t xml:space="preserve"> Commission</w:t>
      </w:r>
      <w:r w:rsidR="00A55894" w:rsidRPr="00A55894">
        <w:rPr>
          <w:rFonts w:asciiTheme="minorBidi" w:hAnsiTheme="minorBidi" w:cstheme="minorBidi"/>
          <w:b/>
          <w:bCs/>
          <w:sz w:val="20"/>
          <w:szCs w:val="20"/>
        </w:rPr>
        <w:t xml:space="preserve"> (AUC)</w:t>
      </w:r>
    </w:p>
    <w:p w14:paraId="5A61B507" w14:textId="3BB70EEC" w:rsidR="00A55894" w:rsidRPr="00A55894" w:rsidRDefault="0030080F" w:rsidP="00DB17F2">
      <w:pPr>
        <w:pStyle w:val="Numberedpara"/>
        <w:numPr>
          <w:ilvl w:val="0"/>
          <w:numId w:val="0"/>
        </w:numPr>
        <w:tabs>
          <w:tab w:val="left" w:pos="720"/>
          <w:tab w:val="left" w:pos="2430"/>
        </w:tabs>
        <w:spacing w:after="200" w:line="276" w:lineRule="auto"/>
        <w:rPr>
          <w:rFonts w:asciiTheme="minorBidi" w:hAnsiTheme="minorBidi" w:cstheme="minorBidi"/>
          <w:b/>
          <w:bCs/>
          <w:sz w:val="20"/>
          <w:szCs w:val="20"/>
        </w:rPr>
      </w:pPr>
      <w:r>
        <w:rPr>
          <w:rFonts w:asciiTheme="minorBidi" w:hAnsiTheme="minorBidi" w:cstheme="minorBidi"/>
          <w:b/>
          <w:bCs/>
          <w:sz w:val="20"/>
          <w:szCs w:val="20"/>
        </w:rPr>
        <w:t xml:space="preserve">UNESCO Liaison Office with </w:t>
      </w:r>
      <w:r w:rsidR="00A55894" w:rsidRPr="00A55894">
        <w:rPr>
          <w:rFonts w:asciiTheme="minorBidi" w:hAnsiTheme="minorBidi" w:cstheme="minorBidi"/>
          <w:b/>
          <w:bCs/>
          <w:sz w:val="20"/>
          <w:szCs w:val="20"/>
        </w:rPr>
        <w:t>United Nations Economic Commission for Africa (UNECA)</w:t>
      </w:r>
    </w:p>
    <w:p w14:paraId="3FCCE1A9" w14:textId="77777777" w:rsidR="00AF4F6F" w:rsidRDefault="00AF4F6F" w:rsidP="00DB17F2">
      <w:pPr>
        <w:pStyle w:val="Numberedpara"/>
        <w:numPr>
          <w:ilvl w:val="0"/>
          <w:numId w:val="0"/>
        </w:numPr>
        <w:tabs>
          <w:tab w:val="left" w:pos="720"/>
          <w:tab w:val="left" w:pos="2430"/>
        </w:tabs>
        <w:spacing w:after="200" w:line="276" w:lineRule="auto"/>
        <w:rPr>
          <w:rFonts w:asciiTheme="minorBidi" w:hAnsiTheme="minorBidi" w:cstheme="minorBidi"/>
          <w:sz w:val="20"/>
          <w:szCs w:val="20"/>
        </w:rPr>
      </w:pPr>
    </w:p>
    <w:p w14:paraId="58FE0F9A" w14:textId="77777777" w:rsidR="00AF4F6F" w:rsidRDefault="00AF4F6F" w:rsidP="00DB17F2">
      <w:pPr>
        <w:pStyle w:val="Numberedpara"/>
        <w:numPr>
          <w:ilvl w:val="0"/>
          <w:numId w:val="0"/>
        </w:numPr>
        <w:tabs>
          <w:tab w:val="left" w:pos="720"/>
          <w:tab w:val="left" w:pos="2430"/>
        </w:tabs>
        <w:spacing w:after="200" w:line="276" w:lineRule="auto"/>
        <w:rPr>
          <w:rFonts w:asciiTheme="minorBidi" w:hAnsiTheme="minorBidi" w:cstheme="minorBidi"/>
          <w:sz w:val="20"/>
          <w:szCs w:val="20"/>
        </w:rPr>
      </w:pPr>
    </w:p>
    <w:p w14:paraId="02A40A30" w14:textId="77777777" w:rsidR="00DB17F2" w:rsidRPr="00BF631B" w:rsidRDefault="00DB17F2" w:rsidP="00DB17F2">
      <w:pPr>
        <w:pStyle w:val="AP-Style1"/>
        <w:numPr>
          <w:ilvl w:val="0"/>
          <w:numId w:val="0"/>
        </w:numPr>
        <w:spacing w:after="0"/>
        <w:ind w:left="360" w:hanging="360"/>
        <w:rPr>
          <w:rFonts w:asciiTheme="minorBidi" w:hAnsiTheme="minorBidi" w:cstheme="minorBidi"/>
          <w:sz w:val="24"/>
          <w:szCs w:val="24"/>
        </w:rPr>
      </w:pPr>
    </w:p>
    <w:tbl>
      <w:tblPr>
        <w:tblStyle w:val="TableGrid"/>
        <w:tblW w:w="0" w:type="auto"/>
        <w:tblLook w:val="04A0" w:firstRow="1" w:lastRow="0" w:firstColumn="1" w:lastColumn="0" w:noHBand="0" w:noVBand="1"/>
      </w:tblPr>
      <w:tblGrid>
        <w:gridCol w:w="8990"/>
      </w:tblGrid>
      <w:tr w:rsidR="00DB17F2" w:rsidRPr="00BF631B" w14:paraId="066A5379" w14:textId="77777777" w:rsidTr="006A05D5">
        <w:trPr>
          <w:trHeight w:val="397"/>
        </w:trPr>
        <w:tc>
          <w:tcPr>
            <w:tcW w:w="8990" w:type="dxa"/>
            <w:shd w:val="clear" w:color="auto" w:fill="B0D0E2" w:themeFill="accent1" w:themeFillTint="66"/>
            <w:vAlign w:val="center"/>
          </w:tcPr>
          <w:p w14:paraId="6A2772C1" w14:textId="77777777" w:rsidR="00DB17F2" w:rsidRPr="00BF631B" w:rsidRDefault="00DB17F2" w:rsidP="00057C52">
            <w:pPr>
              <w:pStyle w:val="Heading1"/>
              <w:outlineLvl w:val="0"/>
              <w:rPr>
                <w:rFonts w:asciiTheme="minorBidi" w:hAnsiTheme="minorBidi" w:cstheme="minorBidi"/>
              </w:rPr>
            </w:pPr>
            <w:bookmarkStart w:id="39" w:name="_Toc106220869"/>
            <w:r w:rsidRPr="00BF631B">
              <w:rPr>
                <w:rFonts w:asciiTheme="minorBidi" w:hAnsiTheme="minorBidi" w:cstheme="minorBidi"/>
              </w:rPr>
              <w:t>PRELIMINARY FINDINGS</w:t>
            </w:r>
            <w:bookmarkEnd w:id="39"/>
          </w:p>
        </w:tc>
      </w:tr>
    </w:tbl>
    <w:p w14:paraId="34A73460" w14:textId="77777777" w:rsidR="00197484" w:rsidRDefault="00197484" w:rsidP="002B7654">
      <w:pPr>
        <w:pStyle w:val="CommentText"/>
        <w:jc w:val="both"/>
        <w:rPr>
          <w:rFonts w:asciiTheme="minorBidi" w:eastAsia="PMingLiU" w:hAnsiTheme="minorBidi" w:cstheme="minorBidi"/>
          <w:b/>
          <w:bCs/>
          <w:sz w:val="21"/>
          <w:szCs w:val="21"/>
          <w:lang w:eastAsia="x-none"/>
        </w:rPr>
      </w:pPr>
    </w:p>
    <w:p w14:paraId="20580214" w14:textId="2D79CC81" w:rsidR="002B7654" w:rsidRPr="00197484" w:rsidRDefault="002B7654" w:rsidP="002B7654">
      <w:pPr>
        <w:pStyle w:val="CommentText"/>
        <w:jc w:val="both"/>
        <w:rPr>
          <w:rFonts w:asciiTheme="minorBidi" w:hAnsiTheme="minorBidi" w:cstheme="minorBidi"/>
          <w:sz w:val="21"/>
          <w:szCs w:val="21"/>
        </w:rPr>
      </w:pPr>
      <w:r w:rsidRPr="00197484">
        <w:rPr>
          <w:rFonts w:asciiTheme="minorBidi" w:eastAsia="PMingLiU" w:hAnsiTheme="minorBidi" w:cstheme="minorBidi"/>
          <w:b/>
          <w:bCs/>
          <w:sz w:val="21"/>
          <w:szCs w:val="21"/>
          <w:lang w:eastAsia="x-none"/>
        </w:rPr>
        <w:t xml:space="preserve">UCSP 2022-2025 : </w:t>
      </w:r>
      <w:r w:rsidRPr="00197484">
        <w:rPr>
          <w:rFonts w:asciiTheme="minorBidi" w:hAnsiTheme="minorBidi" w:cstheme="minorBidi"/>
          <w:sz w:val="21"/>
          <w:szCs w:val="21"/>
        </w:rPr>
        <w:t xml:space="preserve">Funding and resource mobilization efforts at the level of Addis Ababa UNESCO LO have significantly declined over the last decade. Above all the LO seems to have lacked strong leadership and clear strategic direction on its own overarching objectives, goals, core values and expected results, which has created difficulty </w:t>
      </w:r>
      <w:r w:rsidRPr="00197484">
        <w:rPr>
          <w:rFonts w:asciiTheme="minorBidi" w:hAnsiTheme="minorBidi" w:cstheme="minorBidi"/>
          <w:bCs/>
          <w:sz w:val="21"/>
          <w:szCs w:val="21"/>
        </w:rPr>
        <w:t xml:space="preserve">to measure success and demonstrate performances.  </w:t>
      </w:r>
    </w:p>
    <w:p w14:paraId="6B546ADE" w14:textId="23DEA8D3" w:rsidR="002B7654" w:rsidRPr="00197484" w:rsidRDefault="002B7654" w:rsidP="002B7654">
      <w:pPr>
        <w:tabs>
          <w:tab w:val="left" w:pos="7029"/>
        </w:tabs>
        <w:jc w:val="both"/>
        <w:rPr>
          <w:rFonts w:asciiTheme="minorBidi" w:hAnsiTheme="minorBidi" w:cstheme="minorBidi"/>
          <w:szCs w:val="21"/>
        </w:rPr>
      </w:pPr>
      <w:r w:rsidRPr="00197484">
        <w:rPr>
          <w:rFonts w:asciiTheme="minorBidi" w:hAnsiTheme="minorBidi" w:cstheme="minorBidi"/>
          <w:szCs w:val="21"/>
        </w:rPr>
        <w:t xml:space="preserve">Except for activities such as supporting the preparation of ESDP VI in education and training, and </w:t>
      </w:r>
      <w:r w:rsidRPr="00197484">
        <w:rPr>
          <w:rFonts w:asciiTheme="minorBidi" w:hAnsiTheme="minorBidi" w:cstheme="minorBidi"/>
          <w:szCs w:val="21"/>
          <w:highlight w:val="yellow"/>
        </w:rPr>
        <w:t>PPE</w:t>
      </w:r>
      <w:r w:rsidRPr="00197484">
        <w:rPr>
          <w:rFonts w:asciiTheme="minorBidi" w:hAnsiTheme="minorBidi" w:cstheme="minorBidi"/>
          <w:szCs w:val="21"/>
        </w:rPr>
        <w:t xml:space="preserve"> in the culture sector, hardly any of the strategic activities planned in the 2019-2020 CSP of the UNESCO Addis Ababa LO were fully attained</w:t>
      </w:r>
      <w:commentRangeStart w:id="40"/>
      <w:del w:id="41" w:author="Moutard, Flora" w:date="2022-06-20T16:25:00Z">
        <w:r w:rsidRPr="00197484" w:rsidDel="006762A1">
          <w:rPr>
            <w:rStyle w:val="FootnoteReference"/>
            <w:rFonts w:asciiTheme="minorBidi" w:hAnsiTheme="minorBidi" w:cstheme="minorBidi"/>
            <w:szCs w:val="21"/>
          </w:rPr>
          <w:footnoteReference w:id="7"/>
        </w:r>
      </w:del>
      <w:commentRangeEnd w:id="40"/>
      <w:r w:rsidR="001B7F60">
        <w:rPr>
          <w:rStyle w:val="CommentReference"/>
          <w:rFonts w:ascii="Times New Roman" w:hAnsi="Times New Roman"/>
        </w:rPr>
        <w:commentReference w:id="40"/>
      </w:r>
      <w:r w:rsidRPr="00197484">
        <w:rPr>
          <w:rFonts w:asciiTheme="minorBidi" w:hAnsiTheme="minorBidi" w:cstheme="minorBidi"/>
          <w:szCs w:val="21"/>
        </w:rPr>
        <w:t>. Accordingly, most of the activities intended to be implemented  were on-going and /or unfinished while activities such as support to mainstreaming peace education and resilience, gender in higher education, and development of science and technology policy didn’t entirely start by the time these data were collected</w:t>
      </w:r>
      <w:r w:rsidRPr="00197484">
        <w:rPr>
          <w:rStyle w:val="FootnoteReference"/>
          <w:rFonts w:asciiTheme="minorBidi" w:hAnsiTheme="minorBidi" w:cstheme="minorBidi"/>
          <w:szCs w:val="21"/>
        </w:rPr>
        <w:footnoteReference w:id="8"/>
      </w:r>
      <w:r w:rsidRPr="00197484">
        <w:rPr>
          <w:rFonts w:asciiTheme="minorBidi" w:hAnsiTheme="minorBidi" w:cstheme="minorBidi"/>
          <w:szCs w:val="21"/>
        </w:rPr>
        <w:t>. COVID-19 along with the armed ethnic internal conflicts in various regions and the civil war in the northern part of Ethiopia had significant adverse pressures on implementing the plan</w:t>
      </w:r>
      <w:r w:rsidRPr="00197484">
        <w:rPr>
          <w:rStyle w:val="FootnoteReference"/>
          <w:rFonts w:asciiTheme="minorBidi" w:hAnsiTheme="minorBidi" w:cstheme="minorBidi"/>
          <w:szCs w:val="21"/>
        </w:rPr>
        <w:footnoteReference w:id="9"/>
      </w:r>
      <w:r w:rsidRPr="00197484">
        <w:rPr>
          <w:rFonts w:asciiTheme="minorBidi" w:hAnsiTheme="minorBidi" w:cstheme="minorBidi"/>
          <w:szCs w:val="21"/>
        </w:rPr>
        <w:t>. Other organizational factors such as financial constraints and unavailability of relevant professional staff and specialists in the Office for some sectors are also being critical obstacles.  And the sum of these precarious factors is likely to degrade UNESCO LO’s leveraging power and comparative advantage on high level policy and strategy issues in its priority sectors and fields of competence</w:t>
      </w:r>
      <w:r w:rsidRPr="00197484">
        <w:rPr>
          <w:rStyle w:val="FootnoteReference"/>
          <w:rFonts w:asciiTheme="minorBidi" w:hAnsiTheme="minorBidi" w:cstheme="minorBidi"/>
          <w:szCs w:val="21"/>
        </w:rPr>
        <w:footnoteReference w:id="10"/>
      </w:r>
      <w:r w:rsidRPr="00197484">
        <w:rPr>
          <w:rFonts w:asciiTheme="minorBidi" w:hAnsiTheme="minorBidi" w:cstheme="minorBidi"/>
          <w:szCs w:val="21"/>
        </w:rPr>
        <w:t xml:space="preserve"> </w:t>
      </w:r>
    </w:p>
    <w:p w14:paraId="3BA7A2D0" w14:textId="77777777" w:rsidR="00197484" w:rsidRPr="00197484" w:rsidRDefault="00197484" w:rsidP="00DB17F2">
      <w:pPr>
        <w:rPr>
          <w:rFonts w:asciiTheme="minorBidi" w:eastAsia="PMingLiU" w:hAnsiTheme="minorBidi" w:cstheme="minorBidi"/>
          <w:b/>
          <w:bCs/>
          <w:szCs w:val="21"/>
          <w:lang w:eastAsia="x-none"/>
        </w:rPr>
      </w:pPr>
    </w:p>
    <w:p w14:paraId="30704EAA" w14:textId="572B855A" w:rsidR="00DB17F2" w:rsidRPr="00197484" w:rsidRDefault="00DB17F2" w:rsidP="00DB17F2">
      <w:pPr>
        <w:rPr>
          <w:rFonts w:asciiTheme="minorBidi" w:eastAsia="PMingLiU" w:hAnsiTheme="minorBidi" w:cstheme="minorBidi"/>
          <w:b/>
          <w:bCs/>
          <w:szCs w:val="21"/>
          <w:lang w:eastAsia="x-none"/>
        </w:rPr>
      </w:pPr>
      <w:r w:rsidRPr="00197484">
        <w:rPr>
          <w:rFonts w:asciiTheme="minorBidi" w:eastAsia="PMingLiU" w:hAnsiTheme="minorBidi" w:cstheme="minorBidi"/>
          <w:b/>
          <w:bCs/>
          <w:szCs w:val="21"/>
          <w:lang w:eastAsia="x-none"/>
        </w:rPr>
        <w:t xml:space="preserve">Relevant minutes of the meetings </w:t>
      </w:r>
    </w:p>
    <w:p w14:paraId="30793528" w14:textId="77777777" w:rsidR="0030080F" w:rsidRPr="00197484" w:rsidRDefault="0030080F" w:rsidP="00C718AF">
      <w:pPr>
        <w:rPr>
          <w:rFonts w:asciiTheme="minorBidi" w:eastAsia="PMingLiU" w:hAnsiTheme="minorBidi" w:cstheme="minorBidi"/>
          <w:b/>
          <w:bCs/>
          <w:szCs w:val="21"/>
          <w:lang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0"/>
        <w:gridCol w:w="1585"/>
        <w:gridCol w:w="6025"/>
      </w:tblGrid>
      <w:tr w:rsidR="00AE774A" w:rsidRPr="00AE774A" w14:paraId="7467EE02" w14:textId="77777777" w:rsidTr="00863BA3">
        <w:trPr>
          <w:trHeight w:val="255"/>
          <w:tblHeader/>
        </w:trPr>
        <w:tc>
          <w:tcPr>
            <w:tcW w:w="1380" w:type="dxa"/>
            <w:shd w:val="clear" w:color="000000" w:fill="8EA9DB"/>
            <w:noWrap/>
            <w:hideMark/>
          </w:tcPr>
          <w:p w14:paraId="40EA2E68" w14:textId="77777777" w:rsidR="00AE774A" w:rsidRPr="00AE774A" w:rsidRDefault="00AE774A" w:rsidP="00AE774A">
            <w:pPr>
              <w:rPr>
                <w:rFonts w:cs="Arial"/>
                <w:b/>
                <w:bCs/>
                <w:color w:val="000000"/>
                <w:sz w:val="20"/>
                <w:lang w:eastAsia="zh-CN"/>
              </w:rPr>
            </w:pPr>
            <w:r w:rsidRPr="00AE774A">
              <w:rPr>
                <w:rFonts w:cs="Arial"/>
                <w:b/>
                <w:bCs/>
                <w:color w:val="000000"/>
                <w:sz w:val="20"/>
                <w:lang w:eastAsia="zh-CN"/>
              </w:rPr>
              <w:t>Name</w:t>
            </w:r>
          </w:p>
        </w:tc>
        <w:tc>
          <w:tcPr>
            <w:tcW w:w="1585" w:type="dxa"/>
            <w:shd w:val="clear" w:color="000000" w:fill="8EA9DB"/>
            <w:noWrap/>
            <w:hideMark/>
          </w:tcPr>
          <w:p w14:paraId="73031C67" w14:textId="77777777" w:rsidR="00AE774A" w:rsidRPr="00AE774A" w:rsidRDefault="00AE774A" w:rsidP="00AE774A">
            <w:pPr>
              <w:rPr>
                <w:rFonts w:cs="Arial"/>
                <w:b/>
                <w:bCs/>
                <w:color w:val="000000"/>
                <w:sz w:val="20"/>
                <w:lang w:eastAsia="zh-CN"/>
              </w:rPr>
            </w:pPr>
            <w:r w:rsidRPr="00AE774A">
              <w:rPr>
                <w:rFonts w:cs="Arial"/>
                <w:b/>
                <w:bCs/>
                <w:color w:val="000000"/>
                <w:sz w:val="20"/>
                <w:lang w:eastAsia="zh-CN"/>
              </w:rPr>
              <w:t>Sector</w:t>
            </w:r>
          </w:p>
        </w:tc>
        <w:tc>
          <w:tcPr>
            <w:tcW w:w="6025" w:type="dxa"/>
            <w:shd w:val="clear" w:color="000000" w:fill="8EA9DB"/>
            <w:noWrap/>
            <w:hideMark/>
          </w:tcPr>
          <w:p w14:paraId="6B0686A2" w14:textId="77777777" w:rsidR="00AE774A" w:rsidRPr="00AE774A" w:rsidRDefault="00AE774A" w:rsidP="00AE774A">
            <w:pPr>
              <w:rPr>
                <w:rFonts w:cs="Arial"/>
                <w:b/>
                <w:bCs/>
                <w:color w:val="000000"/>
                <w:sz w:val="20"/>
                <w:lang w:eastAsia="zh-CN"/>
              </w:rPr>
            </w:pPr>
            <w:r w:rsidRPr="00AE774A">
              <w:rPr>
                <w:rFonts w:cs="Arial"/>
                <w:b/>
                <w:bCs/>
                <w:color w:val="000000"/>
                <w:sz w:val="20"/>
                <w:lang w:eastAsia="zh-CN"/>
              </w:rPr>
              <w:t>Preliminary findings - Addis</w:t>
            </w:r>
          </w:p>
        </w:tc>
      </w:tr>
      <w:tr w:rsidR="00AE774A" w:rsidRPr="00AE774A" w14:paraId="16C3E286" w14:textId="77777777" w:rsidTr="00863BA3">
        <w:trPr>
          <w:trHeight w:val="255"/>
        </w:trPr>
        <w:tc>
          <w:tcPr>
            <w:tcW w:w="1380" w:type="dxa"/>
            <w:shd w:val="clear" w:color="auto" w:fill="auto"/>
            <w:noWrap/>
            <w:hideMark/>
          </w:tcPr>
          <w:p w14:paraId="5222B7FD" w14:textId="77777777" w:rsidR="00AE774A" w:rsidRPr="00AE774A" w:rsidRDefault="00AE774A" w:rsidP="00AE774A">
            <w:pPr>
              <w:rPr>
                <w:rFonts w:cs="Arial"/>
                <w:color w:val="000000"/>
                <w:sz w:val="20"/>
                <w:lang w:eastAsia="zh-CN"/>
              </w:rPr>
            </w:pPr>
            <w:r w:rsidRPr="00AE774A">
              <w:rPr>
                <w:rFonts w:cs="Arial"/>
                <w:color w:val="000000"/>
                <w:sz w:val="20"/>
                <w:lang w:eastAsia="zh-CN"/>
              </w:rPr>
              <w:t>Magdalena Landry</w:t>
            </w:r>
          </w:p>
        </w:tc>
        <w:tc>
          <w:tcPr>
            <w:tcW w:w="1585" w:type="dxa"/>
            <w:shd w:val="clear" w:color="auto" w:fill="auto"/>
            <w:noWrap/>
            <w:hideMark/>
          </w:tcPr>
          <w:p w14:paraId="18F94918" w14:textId="77777777" w:rsidR="00AE774A" w:rsidRPr="00AE774A" w:rsidRDefault="00AE774A" w:rsidP="00AE774A">
            <w:pPr>
              <w:rPr>
                <w:rFonts w:cs="Arial"/>
                <w:color w:val="000000"/>
                <w:sz w:val="20"/>
                <w:lang w:eastAsia="zh-CN"/>
              </w:rPr>
            </w:pPr>
            <w:r w:rsidRPr="00AE774A">
              <w:rPr>
                <w:rFonts w:cs="Arial"/>
                <w:color w:val="000000"/>
                <w:sz w:val="20"/>
                <w:lang w:eastAsia="zh-CN"/>
              </w:rPr>
              <w:t>PAX</w:t>
            </w:r>
          </w:p>
        </w:tc>
        <w:tc>
          <w:tcPr>
            <w:tcW w:w="6025" w:type="dxa"/>
            <w:shd w:val="clear" w:color="auto" w:fill="auto"/>
            <w:noWrap/>
            <w:hideMark/>
          </w:tcPr>
          <w:p w14:paraId="228A0E4B" w14:textId="77777777" w:rsidR="00AE774A" w:rsidRDefault="00AE774A" w:rsidP="00AE774A">
            <w:pPr>
              <w:rPr>
                <w:rFonts w:cs="Arial"/>
                <w:color w:val="000000"/>
                <w:sz w:val="20"/>
                <w:lang w:eastAsia="zh-CN"/>
              </w:rPr>
            </w:pPr>
            <w:r w:rsidRPr="00AE774A">
              <w:rPr>
                <w:rFonts w:cs="Arial"/>
                <w:color w:val="000000"/>
                <w:sz w:val="20"/>
                <w:lang w:eastAsia="zh-CN"/>
              </w:rPr>
              <w:t xml:space="preserve">Turnover of Directors, OIC in place for more than a year, Liaison unit vacant post in Addis. </w:t>
            </w:r>
          </w:p>
          <w:p w14:paraId="794D35B8" w14:textId="77777777" w:rsidR="00AE774A" w:rsidRDefault="00AE774A" w:rsidP="00AE774A">
            <w:pPr>
              <w:rPr>
                <w:rFonts w:cs="Arial"/>
                <w:color w:val="000000"/>
                <w:sz w:val="20"/>
                <w:lang w:eastAsia="zh-CN"/>
              </w:rPr>
            </w:pPr>
            <w:r w:rsidRPr="00AE774A">
              <w:rPr>
                <w:rFonts w:cs="Arial"/>
                <w:color w:val="000000"/>
                <w:sz w:val="20"/>
                <w:lang w:eastAsia="zh-CN"/>
              </w:rPr>
              <w:t xml:space="preserve">Dual reporting role to PAX and Nairobi office. </w:t>
            </w:r>
          </w:p>
          <w:p w14:paraId="5612212B" w14:textId="77777777" w:rsidR="00AE774A" w:rsidRDefault="00AE774A" w:rsidP="00AE774A">
            <w:pPr>
              <w:rPr>
                <w:rFonts w:cs="Arial"/>
                <w:color w:val="000000"/>
                <w:sz w:val="20"/>
                <w:lang w:eastAsia="zh-CN"/>
              </w:rPr>
            </w:pPr>
            <w:r w:rsidRPr="00AE774A">
              <w:rPr>
                <w:rFonts w:cs="Arial"/>
                <w:color w:val="000000"/>
                <w:sz w:val="20"/>
                <w:lang w:eastAsia="zh-CN"/>
              </w:rPr>
              <w:t xml:space="preserve">The current version of the Host Country Agreement is probably non-compliant. For example, the country is not providing the expected premises or buildings. It is not the best time to review this agreement, and it is not a priority. </w:t>
            </w:r>
          </w:p>
          <w:p w14:paraId="0B74B156" w14:textId="75A50087" w:rsidR="00AE774A" w:rsidRPr="00AE774A" w:rsidRDefault="00AE774A" w:rsidP="00AE774A">
            <w:pPr>
              <w:rPr>
                <w:rFonts w:cs="Arial"/>
                <w:color w:val="000000"/>
                <w:sz w:val="20"/>
                <w:lang w:eastAsia="zh-CN"/>
              </w:rPr>
            </w:pPr>
            <w:r w:rsidRPr="00AE774A">
              <w:rPr>
                <w:rFonts w:cs="Arial"/>
                <w:color w:val="000000"/>
                <w:sz w:val="20"/>
                <w:lang w:eastAsia="zh-CN"/>
              </w:rPr>
              <w:t>The political situation poses security threats, the pandemic slowed down office activities in 2020, and the transitional period in the field office leadership delayed the decision-making process of strategic nature</w:t>
            </w:r>
          </w:p>
        </w:tc>
      </w:tr>
      <w:tr w:rsidR="00AE774A" w:rsidRPr="00AE774A" w14:paraId="3CDB5CB5" w14:textId="77777777" w:rsidTr="00863BA3">
        <w:trPr>
          <w:trHeight w:val="255"/>
        </w:trPr>
        <w:tc>
          <w:tcPr>
            <w:tcW w:w="1380" w:type="dxa"/>
            <w:shd w:val="clear" w:color="auto" w:fill="auto"/>
            <w:noWrap/>
            <w:hideMark/>
          </w:tcPr>
          <w:p w14:paraId="73D5DD95" w14:textId="77777777" w:rsidR="00AE774A" w:rsidRPr="00AE774A" w:rsidRDefault="00AE774A" w:rsidP="00AE774A">
            <w:pPr>
              <w:rPr>
                <w:rFonts w:cs="Arial"/>
                <w:color w:val="000000"/>
                <w:sz w:val="20"/>
                <w:lang w:eastAsia="zh-CN"/>
              </w:rPr>
            </w:pPr>
            <w:r w:rsidRPr="00AE774A">
              <w:rPr>
                <w:rFonts w:cs="Arial"/>
                <w:color w:val="000000"/>
                <w:sz w:val="20"/>
                <w:lang w:eastAsia="zh-CN"/>
              </w:rPr>
              <w:t>Bowe, Malebogo</w:t>
            </w:r>
          </w:p>
        </w:tc>
        <w:tc>
          <w:tcPr>
            <w:tcW w:w="1585" w:type="dxa"/>
            <w:shd w:val="clear" w:color="auto" w:fill="auto"/>
            <w:noWrap/>
            <w:hideMark/>
          </w:tcPr>
          <w:p w14:paraId="0C305878" w14:textId="77777777" w:rsidR="00AE774A" w:rsidRDefault="00AE774A" w:rsidP="00AE774A">
            <w:pPr>
              <w:rPr>
                <w:rFonts w:cs="Arial"/>
                <w:color w:val="000000"/>
                <w:sz w:val="20"/>
                <w:lang w:eastAsia="zh-CN"/>
              </w:rPr>
            </w:pPr>
            <w:r w:rsidRPr="00AE774A">
              <w:rPr>
                <w:rFonts w:cs="Arial"/>
                <w:color w:val="000000"/>
                <w:sz w:val="20"/>
                <w:lang w:eastAsia="zh-CN"/>
              </w:rPr>
              <w:t>PAX/AFR/ASP</w:t>
            </w:r>
          </w:p>
          <w:p w14:paraId="6EA29217" w14:textId="5082B44C" w:rsidR="00AE774A" w:rsidRPr="00AE774A" w:rsidRDefault="00AE774A" w:rsidP="00AE774A">
            <w:pPr>
              <w:rPr>
                <w:rFonts w:cs="Arial"/>
                <w:color w:val="000000"/>
                <w:sz w:val="20"/>
                <w:lang w:eastAsia="zh-CN"/>
              </w:rPr>
            </w:pPr>
            <w:r>
              <w:rPr>
                <w:rFonts w:cs="Arial"/>
                <w:color w:val="000000"/>
                <w:sz w:val="20"/>
                <w:lang w:eastAsia="zh-CN"/>
              </w:rPr>
              <w:t>Previous Liaison Officer, now in HQ</w:t>
            </w:r>
          </w:p>
        </w:tc>
        <w:tc>
          <w:tcPr>
            <w:tcW w:w="6025" w:type="dxa"/>
            <w:shd w:val="clear" w:color="auto" w:fill="auto"/>
            <w:noWrap/>
            <w:hideMark/>
          </w:tcPr>
          <w:p w14:paraId="40200831" w14:textId="58DFE5F6" w:rsidR="001E636A" w:rsidRDefault="00E10780" w:rsidP="00AE774A">
            <w:pPr>
              <w:rPr>
                <w:rFonts w:cs="Arial"/>
                <w:color w:val="000000"/>
                <w:sz w:val="20"/>
                <w:lang w:eastAsia="zh-CN"/>
              </w:rPr>
            </w:pPr>
            <w:r w:rsidRPr="00AE774A">
              <w:rPr>
                <w:rFonts w:cs="Arial"/>
                <w:color w:val="000000"/>
                <w:sz w:val="20"/>
                <w:lang w:eastAsia="zh-CN"/>
              </w:rPr>
              <w:t>Turnover</w:t>
            </w:r>
            <w:r w:rsidR="00AE774A" w:rsidRPr="00AE774A">
              <w:rPr>
                <w:rFonts w:cs="Arial"/>
                <w:color w:val="000000"/>
                <w:sz w:val="20"/>
                <w:lang w:eastAsia="zh-CN"/>
              </w:rPr>
              <w:t xml:space="preserve"> of Directors impaired collaboration with AU. </w:t>
            </w:r>
          </w:p>
          <w:p w14:paraId="66D8455F" w14:textId="61791382" w:rsidR="001E636A" w:rsidRDefault="00AE774A" w:rsidP="00AE774A">
            <w:pPr>
              <w:rPr>
                <w:rFonts w:cs="Arial"/>
                <w:color w:val="000000"/>
                <w:sz w:val="20"/>
                <w:lang w:eastAsia="zh-CN"/>
              </w:rPr>
            </w:pPr>
            <w:r w:rsidRPr="00AE774A">
              <w:rPr>
                <w:rFonts w:cs="Arial"/>
                <w:color w:val="000000"/>
                <w:sz w:val="20"/>
                <w:lang w:eastAsia="zh-CN"/>
              </w:rPr>
              <w:t>Importance of connecting with groups through the Regional Collaboration Mechanism (RCM), later called Regional Collaboration Platform (RCP</w:t>
            </w:r>
            <w:r w:rsidR="00E10780" w:rsidRPr="00AE774A">
              <w:rPr>
                <w:rFonts w:cs="Arial"/>
                <w:color w:val="000000"/>
                <w:sz w:val="20"/>
                <w:lang w:eastAsia="zh-CN"/>
              </w:rPr>
              <w:t>).</w:t>
            </w:r>
            <w:r w:rsidRPr="00AE774A">
              <w:rPr>
                <w:rFonts w:cs="Arial"/>
                <w:color w:val="000000"/>
                <w:sz w:val="20"/>
                <w:lang w:eastAsia="zh-CN"/>
              </w:rPr>
              <w:t xml:space="preserve"> </w:t>
            </w:r>
          </w:p>
          <w:p w14:paraId="32E601AF" w14:textId="4BA8B0BF" w:rsidR="00AE774A" w:rsidRPr="00AE774A" w:rsidRDefault="001E636A" w:rsidP="00AE774A">
            <w:pPr>
              <w:rPr>
                <w:rFonts w:cs="Arial"/>
                <w:color w:val="000000"/>
                <w:sz w:val="20"/>
                <w:lang w:eastAsia="zh-CN"/>
              </w:rPr>
            </w:pPr>
            <w:r>
              <w:rPr>
                <w:rFonts w:cs="Arial"/>
                <w:color w:val="000000"/>
                <w:sz w:val="20"/>
                <w:lang w:eastAsia="zh-CN"/>
              </w:rPr>
              <w:t>Examples of f</w:t>
            </w:r>
            <w:r w:rsidR="00AE774A" w:rsidRPr="00AE774A">
              <w:rPr>
                <w:rFonts w:cs="Arial"/>
                <w:color w:val="000000"/>
                <w:sz w:val="20"/>
                <w:lang w:eastAsia="zh-CN"/>
              </w:rPr>
              <w:t>riction</w:t>
            </w:r>
            <w:r>
              <w:rPr>
                <w:rFonts w:cs="Arial"/>
                <w:color w:val="000000"/>
                <w:sz w:val="20"/>
                <w:lang w:eastAsia="zh-CN"/>
              </w:rPr>
              <w:t>s</w:t>
            </w:r>
            <w:r w:rsidR="00AE774A" w:rsidRPr="00AE774A">
              <w:rPr>
                <w:rFonts w:cs="Arial"/>
                <w:color w:val="000000"/>
                <w:sz w:val="20"/>
                <w:lang w:eastAsia="zh-CN"/>
              </w:rPr>
              <w:t xml:space="preserve"> in double </w:t>
            </w:r>
            <w:r w:rsidR="00E10780" w:rsidRPr="00AE774A">
              <w:rPr>
                <w:rFonts w:cs="Arial"/>
                <w:color w:val="000000"/>
                <w:sz w:val="20"/>
                <w:lang w:eastAsia="zh-CN"/>
              </w:rPr>
              <w:t>reporting:</w:t>
            </w:r>
            <w:r w:rsidR="00AE774A" w:rsidRPr="00AE774A">
              <w:rPr>
                <w:rFonts w:cs="Arial"/>
                <w:color w:val="000000"/>
                <w:sz w:val="20"/>
                <w:lang w:eastAsia="zh-CN"/>
              </w:rPr>
              <w:t xml:space="preserve"> Nairobi </w:t>
            </w:r>
            <w:r>
              <w:rPr>
                <w:rFonts w:cs="Arial"/>
                <w:color w:val="000000"/>
                <w:sz w:val="20"/>
                <w:lang w:eastAsia="zh-CN"/>
              </w:rPr>
              <w:t>f</w:t>
            </w:r>
            <w:r w:rsidR="00AE774A" w:rsidRPr="00AE774A">
              <w:rPr>
                <w:rFonts w:cs="Arial"/>
                <w:color w:val="000000"/>
                <w:sz w:val="20"/>
                <w:lang w:eastAsia="zh-CN"/>
              </w:rPr>
              <w:t>or the National Office and PAX for the liaison Office</w:t>
            </w:r>
          </w:p>
        </w:tc>
      </w:tr>
      <w:tr w:rsidR="00AE774A" w:rsidRPr="00AE774A" w14:paraId="5557BA0D" w14:textId="77777777" w:rsidTr="00863BA3">
        <w:trPr>
          <w:trHeight w:val="255"/>
        </w:trPr>
        <w:tc>
          <w:tcPr>
            <w:tcW w:w="1380" w:type="dxa"/>
            <w:shd w:val="clear" w:color="auto" w:fill="auto"/>
            <w:noWrap/>
            <w:hideMark/>
          </w:tcPr>
          <w:p w14:paraId="46806631" w14:textId="77777777" w:rsidR="00AE774A" w:rsidRPr="00AE774A" w:rsidRDefault="00AE774A" w:rsidP="00AE774A">
            <w:pPr>
              <w:rPr>
                <w:rFonts w:cs="Arial"/>
                <w:color w:val="000000"/>
                <w:sz w:val="20"/>
                <w:lang w:eastAsia="zh-CN"/>
              </w:rPr>
            </w:pPr>
            <w:r w:rsidRPr="00AE774A">
              <w:rPr>
                <w:rFonts w:cs="Arial"/>
                <w:color w:val="000000"/>
                <w:sz w:val="20"/>
                <w:lang w:eastAsia="zh-CN"/>
              </w:rPr>
              <w:t>Mekdes Edjigayehu-Grandclaude</w:t>
            </w:r>
          </w:p>
        </w:tc>
        <w:tc>
          <w:tcPr>
            <w:tcW w:w="1585" w:type="dxa"/>
            <w:shd w:val="clear" w:color="auto" w:fill="auto"/>
            <w:noWrap/>
            <w:hideMark/>
          </w:tcPr>
          <w:p w14:paraId="46DD48DB" w14:textId="77777777" w:rsidR="00AE774A" w:rsidRPr="00AE774A" w:rsidRDefault="00AE774A" w:rsidP="00AE774A">
            <w:pPr>
              <w:rPr>
                <w:rFonts w:cs="Arial"/>
                <w:color w:val="000000"/>
                <w:sz w:val="20"/>
                <w:lang w:eastAsia="zh-CN"/>
              </w:rPr>
            </w:pPr>
            <w:r w:rsidRPr="00AE774A">
              <w:rPr>
                <w:rFonts w:cs="Arial"/>
                <w:color w:val="000000"/>
                <w:sz w:val="20"/>
                <w:lang w:eastAsia="zh-CN"/>
              </w:rPr>
              <w:t>ADM/ADS</w:t>
            </w:r>
          </w:p>
        </w:tc>
        <w:tc>
          <w:tcPr>
            <w:tcW w:w="6025" w:type="dxa"/>
            <w:shd w:val="clear" w:color="auto" w:fill="auto"/>
            <w:noWrap/>
            <w:hideMark/>
          </w:tcPr>
          <w:p w14:paraId="00CF9721" w14:textId="77777777" w:rsidR="001E636A" w:rsidRDefault="00AE774A" w:rsidP="00AE774A">
            <w:pPr>
              <w:rPr>
                <w:rFonts w:cs="Arial"/>
                <w:color w:val="000000"/>
                <w:sz w:val="20"/>
                <w:lang w:eastAsia="zh-CN"/>
              </w:rPr>
            </w:pPr>
            <w:r w:rsidRPr="00AE774A">
              <w:rPr>
                <w:rFonts w:cs="Arial"/>
                <w:color w:val="000000"/>
                <w:sz w:val="20"/>
                <w:lang w:eastAsia="zh-CN"/>
              </w:rPr>
              <w:t>The role of the Liaison and National office needs to be clarified. For example, there was a mission from UNESCO to the African Union without the knowledge of the Addis Office or the Institute.</w:t>
            </w:r>
          </w:p>
          <w:p w14:paraId="65DD6598" w14:textId="77777777" w:rsidR="001E636A" w:rsidRDefault="00AE774A" w:rsidP="00AE774A">
            <w:pPr>
              <w:rPr>
                <w:rFonts w:cs="Arial"/>
                <w:color w:val="000000"/>
                <w:sz w:val="20"/>
                <w:lang w:eastAsia="zh-CN"/>
              </w:rPr>
            </w:pPr>
            <w:r w:rsidRPr="00AE774A">
              <w:rPr>
                <w:rFonts w:cs="Arial"/>
                <w:color w:val="000000"/>
                <w:sz w:val="20"/>
                <w:lang w:eastAsia="zh-CN"/>
              </w:rPr>
              <w:t xml:space="preserve">Clarification </w:t>
            </w:r>
            <w:r w:rsidR="001E636A" w:rsidRPr="00AE774A">
              <w:rPr>
                <w:rFonts w:cs="Arial"/>
                <w:color w:val="000000"/>
                <w:sz w:val="20"/>
                <w:lang w:eastAsia="zh-CN"/>
              </w:rPr>
              <w:t>needed</w:t>
            </w:r>
            <w:r w:rsidRPr="00AE774A">
              <w:rPr>
                <w:rFonts w:cs="Arial"/>
                <w:color w:val="000000"/>
                <w:sz w:val="20"/>
                <w:lang w:eastAsia="zh-CN"/>
              </w:rPr>
              <w:t xml:space="preserve"> about their resource mobilization role. </w:t>
            </w:r>
          </w:p>
          <w:p w14:paraId="0CBB9F10" w14:textId="77777777" w:rsidR="001E636A" w:rsidRDefault="00AE774A" w:rsidP="00AE774A">
            <w:pPr>
              <w:rPr>
                <w:rFonts w:cs="Arial"/>
                <w:color w:val="000000"/>
                <w:sz w:val="20"/>
                <w:lang w:eastAsia="zh-CN"/>
              </w:rPr>
            </w:pPr>
            <w:commentRangeStart w:id="44"/>
            <w:r w:rsidRPr="00AE774A">
              <w:rPr>
                <w:rFonts w:cs="Arial"/>
                <w:color w:val="000000"/>
                <w:sz w:val="20"/>
                <w:lang w:eastAsia="zh-CN"/>
              </w:rPr>
              <w:t xml:space="preserve">Impact of the introduction of new salary structure for SC by UNDP foreseen for 2023. </w:t>
            </w:r>
            <w:commentRangeEnd w:id="44"/>
            <w:r w:rsidR="00DD4DBF">
              <w:rPr>
                <w:rStyle w:val="CommentReference"/>
                <w:rFonts w:ascii="Times New Roman" w:hAnsi="Times New Roman"/>
              </w:rPr>
              <w:commentReference w:id="44"/>
            </w:r>
          </w:p>
          <w:p w14:paraId="502569C3" w14:textId="77777777" w:rsidR="001E636A" w:rsidRDefault="00AE774A" w:rsidP="00AE774A">
            <w:pPr>
              <w:rPr>
                <w:rFonts w:cs="Arial"/>
                <w:color w:val="000000"/>
                <w:sz w:val="20"/>
                <w:lang w:eastAsia="zh-CN"/>
              </w:rPr>
            </w:pPr>
            <w:r w:rsidRPr="00AE774A">
              <w:rPr>
                <w:rFonts w:cs="Arial"/>
                <w:color w:val="000000"/>
                <w:sz w:val="20"/>
                <w:lang w:eastAsia="zh-CN"/>
              </w:rPr>
              <w:t>Security risk of having an IT person on SC contract.</w:t>
            </w:r>
          </w:p>
          <w:p w14:paraId="4C0E22BE" w14:textId="2706487F" w:rsidR="00AE774A" w:rsidRPr="00AE774A" w:rsidRDefault="00AE774A" w:rsidP="00AE774A">
            <w:pPr>
              <w:rPr>
                <w:rFonts w:cs="Arial"/>
                <w:color w:val="000000"/>
                <w:sz w:val="20"/>
                <w:lang w:eastAsia="zh-CN"/>
              </w:rPr>
            </w:pPr>
            <w:r w:rsidRPr="00AE774A">
              <w:rPr>
                <w:rFonts w:cs="Arial"/>
                <w:color w:val="000000"/>
                <w:sz w:val="20"/>
                <w:lang w:eastAsia="zh-CN"/>
              </w:rPr>
              <w:t>Need for the prompt and regular replacement of staff to avoid capacity gaps</w:t>
            </w:r>
          </w:p>
        </w:tc>
      </w:tr>
      <w:tr w:rsidR="00AE774A" w:rsidRPr="00AE774A" w14:paraId="46EB9503" w14:textId="77777777" w:rsidTr="00863BA3">
        <w:trPr>
          <w:trHeight w:val="255"/>
        </w:trPr>
        <w:tc>
          <w:tcPr>
            <w:tcW w:w="1380" w:type="dxa"/>
            <w:shd w:val="clear" w:color="auto" w:fill="auto"/>
            <w:noWrap/>
            <w:hideMark/>
          </w:tcPr>
          <w:p w14:paraId="21895533" w14:textId="77777777" w:rsidR="00AE774A" w:rsidRPr="00AE774A" w:rsidRDefault="00AE774A" w:rsidP="00AE774A">
            <w:pPr>
              <w:rPr>
                <w:rFonts w:cs="Arial"/>
                <w:color w:val="000000"/>
                <w:sz w:val="20"/>
                <w:lang w:eastAsia="zh-CN"/>
              </w:rPr>
            </w:pPr>
            <w:r w:rsidRPr="00AE774A">
              <w:rPr>
                <w:rFonts w:cs="Arial"/>
                <w:color w:val="000000"/>
                <w:sz w:val="20"/>
                <w:lang w:eastAsia="zh-CN"/>
              </w:rPr>
              <w:lastRenderedPageBreak/>
              <w:t>Yumiko Yokozeki,</w:t>
            </w:r>
            <w:r w:rsidRPr="00AE774A">
              <w:rPr>
                <w:rFonts w:cs="Arial"/>
                <w:color w:val="000000"/>
                <w:sz w:val="20"/>
                <w:lang w:eastAsia="zh-CN"/>
              </w:rPr>
              <w:br/>
              <w:t>Lamine Sanneh</w:t>
            </w:r>
          </w:p>
        </w:tc>
        <w:tc>
          <w:tcPr>
            <w:tcW w:w="1585" w:type="dxa"/>
            <w:shd w:val="clear" w:color="auto" w:fill="auto"/>
            <w:noWrap/>
            <w:hideMark/>
          </w:tcPr>
          <w:p w14:paraId="2C963C27" w14:textId="77777777" w:rsidR="00AE774A" w:rsidRPr="00AE774A" w:rsidRDefault="00AE774A" w:rsidP="00AE774A">
            <w:pPr>
              <w:rPr>
                <w:rFonts w:cs="Arial"/>
                <w:color w:val="000000"/>
                <w:sz w:val="20"/>
                <w:lang w:eastAsia="zh-CN"/>
              </w:rPr>
            </w:pPr>
            <w:r w:rsidRPr="00AE774A">
              <w:rPr>
                <w:rFonts w:cs="Arial"/>
                <w:color w:val="000000"/>
                <w:sz w:val="20"/>
                <w:lang w:eastAsia="zh-CN"/>
              </w:rPr>
              <w:t>DIR/IICBA, AO/Addis</w:t>
            </w:r>
          </w:p>
        </w:tc>
        <w:tc>
          <w:tcPr>
            <w:tcW w:w="6025" w:type="dxa"/>
            <w:shd w:val="clear" w:color="auto" w:fill="auto"/>
            <w:noWrap/>
            <w:hideMark/>
          </w:tcPr>
          <w:p w14:paraId="4E9C986E" w14:textId="77777777" w:rsidR="00E741BB" w:rsidRDefault="00AE774A" w:rsidP="00AE774A">
            <w:pPr>
              <w:rPr>
                <w:rFonts w:cs="Arial"/>
                <w:color w:val="000000"/>
                <w:sz w:val="20"/>
                <w:lang w:eastAsia="zh-CN"/>
              </w:rPr>
            </w:pPr>
            <w:r w:rsidRPr="00AE774A">
              <w:rPr>
                <w:rFonts w:cs="Arial"/>
                <w:color w:val="000000"/>
                <w:sz w:val="20"/>
                <w:lang w:eastAsia="zh-CN"/>
              </w:rPr>
              <w:t xml:space="preserve">Need more effort in Resource Mobilization, Office implements what is received. Needs to diversify. </w:t>
            </w:r>
          </w:p>
          <w:p w14:paraId="7AF6500D" w14:textId="11DBFD13" w:rsidR="00D07C87" w:rsidRDefault="00D07C87" w:rsidP="00D07C87">
            <w:pPr>
              <w:rPr>
                <w:rFonts w:cs="Arial"/>
                <w:color w:val="000000"/>
                <w:sz w:val="20"/>
                <w:lang w:eastAsia="zh-CN"/>
              </w:rPr>
            </w:pPr>
            <w:r w:rsidRPr="00AE774A">
              <w:rPr>
                <w:rFonts w:cs="Arial"/>
                <w:color w:val="000000"/>
                <w:sz w:val="20"/>
                <w:lang w:eastAsia="zh-CN"/>
              </w:rPr>
              <w:t xml:space="preserve">Trying to get an </w:t>
            </w:r>
            <w:del w:id="45" w:author="Soriano, Carles" w:date="2022-06-16T12:16:00Z">
              <w:r w:rsidRPr="00AE774A" w:rsidDel="005742FC">
                <w:rPr>
                  <w:rFonts w:cs="Arial"/>
                  <w:color w:val="000000"/>
                  <w:sz w:val="20"/>
                  <w:lang w:eastAsia="zh-CN"/>
                </w:rPr>
                <w:delText xml:space="preserve">MnE </w:delText>
              </w:r>
            </w:del>
            <w:ins w:id="46" w:author="Soriano, Carles" w:date="2022-06-16T12:16:00Z">
              <w:r w:rsidR="005742FC" w:rsidRPr="00AE774A">
                <w:rPr>
                  <w:rFonts w:cs="Arial"/>
                  <w:color w:val="000000"/>
                  <w:sz w:val="20"/>
                  <w:lang w:eastAsia="zh-CN"/>
                </w:rPr>
                <w:t>M</w:t>
              </w:r>
              <w:r w:rsidR="005742FC">
                <w:rPr>
                  <w:rFonts w:cs="Arial"/>
                  <w:color w:val="000000"/>
                  <w:sz w:val="20"/>
                  <w:lang w:eastAsia="zh-CN"/>
                </w:rPr>
                <w:t>&amp;</w:t>
              </w:r>
              <w:r w:rsidR="005742FC" w:rsidRPr="00AE774A">
                <w:rPr>
                  <w:rFonts w:cs="Arial"/>
                  <w:color w:val="000000"/>
                  <w:sz w:val="20"/>
                  <w:lang w:eastAsia="zh-CN"/>
                </w:rPr>
                <w:t xml:space="preserve">E </w:t>
              </w:r>
            </w:ins>
            <w:r w:rsidRPr="00AE774A">
              <w:rPr>
                <w:rFonts w:cs="Arial"/>
                <w:color w:val="000000"/>
                <w:sz w:val="20"/>
                <w:lang w:eastAsia="zh-CN"/>
              </w:rPr>
              <w:t xml:space="preserve">consultant /post to support Addis and ICBA, but lack of resources. </w:t>
            </w:r>
          </w:p>
          <w:p w14:paraId="69CAA2EC" w14:textId="77777777" w:rsidR="00D07C87" w:rsidRDefault="00D07C87" w:rsidP="00D07C87">
            <w:pPr>
              <w:rPr>
                <w:rFonts w:cs="Arial"/>
                <w:color w:val="000000"/>
                <w:sz w:val="20"/>
                <w:lang w:eastAsia="zh-CN"/>
              </w:rPr>
            </w:pPr>
            <w:r w:rsidRPr="00AE774A">
              <w:rPr>
                <w:rFonts w:cs="Arial"/>
                <w:color w:val="000000"/>
                <w:sz w:val="20"/>
                <w:lang w:eastAsia="zh-CN"/>
              </w:rPr>
              <w:t>Unclear modalities and impacts of UN reform (mission in May ACABQ).</w:t>
            </w:r>
          </w:p>
          <w:p w14:paraId="0CCAC114" w14:textId="2E4A0622" w:rsidR="00E741BB" w:rsidRDefault="00AE774A" w:rsidP="00D07C87">
            <w:pPr>
              <w:rPr>
                <w:rFonts w:cs="Arial"/>
                <w:color w:val="000000"/>
                <w:sz w:val="20"/>
                <w:lang w:eastAsia="zh-CN"/>
              </w:rPr>
            </w:pPr>
            <w:r w:rsidRPr="00AE774A">
              <w:rPr>
                <w:rFonts w:cs="Arial"/>
                <w:color w:val="000000"/>
                <w:sz w:val="20"/>
                <w:lang w:eastAsia="zh-CN"/>
              </w:rPr>
              <w:t xml:space="preserve">Challenge for the new Liaison officer to come is to ensure the </w:t>
            </w:r>
            <w:r w:rsidR="00E741BB" w:rsidRPr="00AE774A">
              <w:rPr>
                <w:rFonts w:cs="Arial"/>
                <w:color w:val="000000"/>
                <w:sz w:val="20"/>
                <w:lang w:eastAsia="zh-CN"/>
              </w:rPr>
              <w:t>mission:</w:t>
            </w:r>
            <w:r w:rsidRPr="00AE774A">
              <w:rPr>
                <w:rFonts w:cs="Arial"/>
                <w:color w:val="000000"/>
                <w:sz w:val="20"/>
                <w:lang w:eastAsia="zh-CN"/>
              </w:rPr>
              <w:t xml:space="preserve"> Information analysis and </w:t>
            </w:r>
            <w:r w:rsidR="00D07C87" w:rsidRPr="00AE774A">
              <w:rPr>
                <w:rFonts w:cs="Arial"/>
                <w:color w:val="000000"/>
                <w:sz w:val="20"/>
                <w:lang w:eastAsia="zh-CN"/>
              </w:rPr>
              <w:t>brokering</w:t>
            </w:r>
            <w:r w:rsidRPr="00AE774A">
              <w:rPr>
                <w:rFonts w:cs="Arial"/>
                <w:color w:val="000000"/>
                <w:sz w:val="20"/>
                <w:lang w:eastAsia="zh-CN"/>
              </w:rPr>
              <w:t xml:space="preserve"> channeling and relaying information, including the Regional Coordination Mechanism (RCM) for Africa and Building partnerships. </w:t>
            </w:r>
          </w:p>
          <w:p w14:paraId="77C0AD34" w14:textId="77777777" w:rsidR="00E741BB" w:rsidRDefault="00AE774A" w:rsidP="00AE774A">
            <w:pPr>
              <w:rPr>
                <w:rFonts w:cs="Arial"/>
                <w:color w:val="000000"/>
                <w:sz w:val="20"/>
                <w:lang w:eastAsia="zh-CN"/>
              </w:rPr>
            </w:pPr>
            <w:r w:rsidRPr="00AE774A">
              <w:rPr>
                <w:rFonts w:cs="Arial"/>
                <w:color w:val="000000"/>
                <w:sz w:val="20"/>
                <w:lang w:eastAsia="zh-CN"/>
              </w:rPr>
              <w:t>HQ often bypass the Lia</w:t>
            </w:r>
            <w:r w:rsidR="00E741BB">
              <w:rPr>
                <w:rFonts w:cs="Arial"/>
                <w:color w:val="000000"/>
                <w:sz w:val="20"/>
                <w:lang w:eastAsia="zh-CN"/>
              </w:rPr>
              <w:t>i</w:t>
            </w:r>
            <w:r w:rsidRPr="00AE774A">
              <w:rPr>
                <w:rFonts w:cs="Arial"/>
                <w:color w:val="000000"/>
                <w:sz w:val="20"/>
                <w:lang w:eastAsia="zh-CN"/>
              </w:rPr>
              <w:t xml:space="preserve">son role to AU and this creates a burden as Addis has then to fix situations. </w:t>
            </w:r>
          </w:p>
          <w:p w14:paraId="5DCD0067" w14:textId="77777777" w:rsidR="00E741BB" w:rsidRDefault="00AE774A" w:rsidP="00AE774A">
            <w:pPr>
              <w:rPr>
                <w:rFonts w:cs="Arial"/>
                <w:color w:val="000000"/>
                <w:sz w:val="20"/>
                <w:lang w:eastAsia="zh-CN"/>
              </w:rPr>
            </w:pPr>
            <w:r w:rsidRPr="00AE774A">
              <w:rPr>
                <w:rFonts w:cs="Arial"/>
                <w:color w:val="000000"/>
                <w:sz w:val="20"/>
                <w:lang w:eastAsia="zh-CN"/>
              </w:rPr>
              <w:t xml:space="preserve">It is challenging to keep up with AU (delays, follow-up, restructuring). </w:t>
            </w:r>
          </w:p>
          <w:p w14:paraId="6C33AC3E" w14:textId="77777777" w:rsidR="00E741BB" w:rsidRDefault="00AE774A" w:rsidP="00AE774A">
            <w:pPr>
              <w:rPr>
                <w:rFonts w:cs="Arial"/>
                <w:color w:val="000000"/>
                <w:sz w:val="20"/>
                <w:lang w:eastAsia="zh-CN"/>
              </w:rPr>
            </w:pPr>
            <w:r w:rsidRPr="00AE774A">
              <w:rPr>
                <w:rFonts w:cs="Arial"/>
                <w:color w:val="000000"/>
                <w:sz w:val="20"/>
                <w:lang w:eastAsia="zh-CN"/>
              </w:rPr>
              <w:t xml:space="preserve">Need more formal, regular coordination mechanism with liaison office + MSROs would improve. </w:t>
            </w:r>
          </w:p>
          <w:p w14:paraId="2F36260B" w14:textId="77777777" w:rsidR="00E741BB" w:rsidRDefault="00AE774A" w:rsidP="00AE774A">
            <w:pPr>
              <w:rPr>
                <w:rFonts w:cs="Arial"/>
                <w:color w:val="000000"/>
                <w:sz w:val="20"/>
                <w:lang w:eastAsia="zh-CN"/>
              </w:rPr>
            </w:pPr>
            <w:r w:rsidRPr="00AE774A">
              <w:rPr>
                <w:rFonts w:cs="Arial"/>
                <w:color w:val="000000"/>
                <w:sz w:val="20"/>
                <w:lang w:eastAsia="zh-CN"/>
              </w:rPr>
              <w:t xml:space="preserve">Lack of capacity at the level of the national Office to support the Liaison Office (except CI for the moment). </w:t>
            </w:r>
          </w:p>
          <w:p w14:paraId="23FD4923" w14:textId="51746FEA" w:rsidR="00AE774A" w:rsidRPr="00AE774A" w:rsidRDefault="00AE774A" w:rsidP="00AE774A">
            <w:pPr>
              <w:rPr>
                <w:rFonts w:cs="Arial"/>
                <w:color w:val="000000"/>
                <w:sz w:val="20"/>
                <w:lang w:eastAsia="zh-CN"/>
              </w:rPr>
            </w:pPr>
          </w:p>
        </w:tc>
      </w:tr>
      <w:tr w:rsidR="00AE774A" w:rsidRPr="00AE774A" w14:paraId="3C613981" w14:textId="77777777" w:rsidTr="00863BA3">
        <w:trPr>
          <w:trHeight w:val="255"/>
        </w:trPr>
        <w:tc>
          <w:tcPr>
            <w:tcW w:w="1380" w:type="dxa"/>
            <w:shd w:val="clear" w:color="auto" w:fill="auto"/>
            <w:noWrap/>
            <w:hideMark/>
          </w:tcPr>
          <w:p w14:paraId="56C07100" w14:textId="6B37C16C" w:rsidR="00AE774A" w:rsidRPr="00AE774A" w:rsidRDefault="00F50D2E" w:rsidP="00AE774A">
            <w:pPr>
              <w:rPr>
                <w:rFonts w:cs="Arial"/>
                <w:color w:val="000000"/>
                <w:sz w:val="20"/>
                <w:lang w:eastAsia="zh-CN"/>
              </w:rPr>
            </w:pPr>
            <w:r w:rsidRPr="00AE774A">
              <w:rPr>
                <w:rFonts w:cs="Arial"/>
                <w:color w:val="000000"/>
                <w:sz w:val="20"/>
                <w:lang w:eastAsia="zh-CN"/>
              </w:rPr>
              <w:t xml:space="preserve">Gachungi, Lydia </w:t>
            </w:r>
            <w:r>
              <w:rPr>
                <w:rFonts w:cs="Arial"/>
                <w:color w:val="000000"/>
                <w:sz w:val="20"/>
                <w:lang w:eastAsia="zh-CN"/>
              </w:rPr>
              <w:t xml:space="preserve">; </w:t>
            </w:r>
            <w:r w:rsidR="00AE774A" w:rsidRPr="00AE774A">
              <w:rPr>
                <w:rFonts w:cs="Arial"/>
                <w:color w:val="000000"/>
                <w:sz w:val="20"/>
                <w:lang w:eastAsia="zh-CN"/>
              </w:rPr>
              <w:t xml:space="preserve">Tassew Aderaw Genetu; </w:t>
            </w:r>
          </w:p>
        </w:tc>
        <w:tc>
          <w:tcPr>
            <w:tcW w:w="1585" w:type="dxa"/>
            <w:shd w:val="clear" w:color="auto" w:fill="auto"/>
            <w:noWrap/>
            <w:hideMark/>
          </w:tcPr>
          <w:p w14:paraId="2FBBEFD5" w14:textId="0D2729DA" w:rsidR="00AE774A" w:rsidRPr="00AE774A" w:rsidRDefault="00863BA3" w:rsidP="00AE774A">
            <w:pPr>
              <w:rPr>
                <w:rFonts w:cs="Arial"/>
                <w:color w:val="000000"/>
                <w:sz w:val="20"/>
                <w:lang w:eastAsia="zh-CN"/>
              </w:rPr>
            </w:pPr>
            <w:r>
              <w:rPr>
                <w:rFonts w:cs="Arial"/>
                <w:color w:val="000000"/>
                <w:sz w:val="20"/>
                <w:lang w:eastAsia="zh-CN"/>
              </w:rPr>
              <w:t>A</w:t>
            </w:r>
            <w:r w:rsidR="00AE774A" w:rsidRPr="00AE774A">
              <w:rPr>
                <w:rFonts w:cs="Arial"/>
                <w:color w:val="000000"/>
                <w:sz w:val="20"/>
                <w:lang w:eastAsia="zh-CN"/>
              </w:rPr>
              <w:t xml:space="preserve">dviser on Freedom of Expression and the Safety of Journalists, </w:t>
            </w:r>
            <w:r w:rsidR="00AE774A" w:rsidRPr="00AE774A">
              <w:rPr>
                <w:rFonts w:cs="Arial"/>
                <w:color w:val="000000"/>
                <w:sz w:val="20"/>
                <w:lang w:eastAsia="zh-CN"/>
              </w:rPr>
              <w:br/>
              <w:t>NATIONAL PROFESSIONAL</w:t>
            </w:r>
            <w:r w:rsidR="00DE3DB0">
              <w:rPr>
                <w:rFonts w:cs="Arial"/>
                <w:color w:val="000000"/>
                <w:sz w:val="20"/>
                <w:lang w:eastAsia="zh-CN"/>
              </w:rPr>
              <w:t xml:space="preserve"> CI </w:t>
            </w:r>
            <w:r w:rsidR="00AE774A" w:rsidRPr="00AE774A">
              <w:rPr>
                <w:rFonts w:cs="Arial"/>
                <w:color w:val="000000"/>
                <w:sz w:val="20"/>
                <w:lang w:eastAsia="zh-CN"/>
              </w:rPr>
              <w:t xml:space="preserve"> OFFICER</w:t>
            </w:r>
          </w:p>
        </w:tc>
        <w:tc>
          <w:tcPr>
            <w:tcW w:w="6025" w:type="dxa"/>
            <w:shd w:val="clear" w:color="auto" w:fill="auto"/>
            <w:noWrap/>
            <w:hideMark/>
          </w:tcPr>
          <w:p w14:paraId="0FEFCD8F" w14:textId="50306A18" w:rsidR="00D07C87" w:rsidRDefault="00AE774A" w:rsidP="00AE774A">
            <w:pPr>
              <w:rPr>
                <w:rFonts w:cs="Arial"/>
                <w:color w:val="000000"/>
                <w:sz w:val="20"/>
                <w:lang w:eastAsia="zh-CN"/>
              </w:rPr>
            </w:pPr>
            <w:r w:rsidRPr="00AE774A">
              <w:rPr>
                <w:rFonts w:cs="Arial"/>
                <w:color w:val="000000"/>
                <w:sz w:val="20"/>
                <w:lang w:eastAsia="zh-CN"/>
              </w:rPr>
              <w:t xml:space="preserve">Confusion Liaison </w:t>
            </w:r>
            <w:r w:rsidR="00AE1D1F">
              <w:rPr>
                <w:rFonts w:cs="Arial"/>
                <w:color w:val="000000"/>
                <w:sz w:val="20"/>
                <w:lang w:eastAsia="zh-CN"/>
              </w:rPr>
              <w:t>is continental and not regional</w:t>
            </w:r>
            <w:r w:rsidRPr="00AE774A">
              <w:rPr>
                <w:rFonts w:cs="Arial"/>
                <w:color w:val="000000"/>
                <w:sz w:val="20"/>
                <w:lang w:eastAsia="zh-CN"/>
              </w:rPr>
              <w:t xml:space="preserve"> ex : CI has regional Advisers</w:t>
            </w:r>
            <w:r w:rsidR="00926C5B">
              <w:rPr>
                <w:rFonts w:cs="Arial"/>
                <w:color w:val="000000"/>
                <w:sz w:val="20"/>
                <w:lang w:eastAsia="zh-CN"/>
              </w:rPr>
              <w:t xml:space="preserve"> in</w:t>
            </w:r>
            <w:r w:rsidRPr="00AE774A">
              <w:rPr>
                <w:rFonts w:cs="Arial"/>
                <w:color w:val="000000"/>
                <w:sz w:val="20"/>
                <w:lang w:eastAsia="zh-CN"/>
              </w:rPr>
              <w:t xml:space="preserve"> MSRO</w:t>
            </w:r>
            <w:r w:rsidR="00AE1D1F">
              <w:rPr>
                <w:rFonts w:cs="Arial"/>
                <w:color w:val="000000"/>
                <w:sz w:val="20"/>
                <w:lang w:eastAsia="zh-CN"/>
              </w:rPr>
              <w:t xml:space="preserve"> </w:t>
            </w:r>
            <w:r w:rsidRPr="00AE774A">
              <w:rPr>
                <w:rFonts w:cs="Arial"/>
                <w:color w:val="000000"/>
                <w:sz w:val="20"/>
                <w:lang w:eastAsia="zh-CN"/>
              </w:rPr>
              <w:t xml:space="preserve">Dakar, </w:t>
            </w:r>
            <w:del w:id="47" w:author="Soriano, Carles" w:date="2022-06-16T12:19:00Z">
              <w:r w:rsidRPr="00AE774A" w:rsidDel="000A0401">
                <w:rPr>
                  <w:rFonts w:cs="Arial"/>
                  <w:color w:val="000000"/>
                  <w:sz w:val="20"/>
                  <w:lang w:eastAsia="zh-CN"/>
                </w:rPr>
                <w:delText xml:space="preserve">Harare, </w:delText>
              </w:r>
            </w:del>
            <w:r w:rsidRPr="00AE774A">
              <w:rPr>
                <w:rFonts w:cs="Arial"/>
                <w:color w:val="000000"/>
                <w:sz w:val="20"/>
                <w:lang w:eastAsia="zh-CN"/>
              </w:rPr>
              <w:t xml:space="preserve">Nairobi, Harare. </w:t>
            </w:r>
          </w:p>
          <w:p w14:paraId="07CDBBFD" w14:textId="77777777" w:rsidR="00D07C87" w:rsidRDefault="00AE774A" w:rsidP="00AE774A">
            <w:pPr>
              <w:rPr>
                <w:rFonts w:cs="Arial"/>
                <w:color w:val="000000"/>
                <w:sz w:val="20"/>
                <w:lang w:eastAsia="zh-CN"/>
              </w:rPr>
            </w:pPr>
            <w:r w:rsidRPr="00AE774A">
              <w:rPr>
                <w:rFonts w:cs="Arial"/>
                <w:color w:val="000000"/>
                <w:sz w:val="20"/>
                <w:lang w:eastAsia="zh-CN"/>
              </w:rPr>
              <w:t xml:space="preserve">Absence of Cost recovery when CI support the Government. </w:t>
            </w:r>
          </w:p>
          <w:p w14:paraId="742B4E21" w14:textId="6A7ACB14" w:rsidR="00AE774A" w:rsidRPr="00AE774A" w:rsidRDefault="00AE774A" w:rsidP="00AE774A">
            <w:pPr>
              <w:rPr>
                <w:rFonts w:cs="Arial"/>
                <w:color w:val="000000"/>
                <w:sz w:val="20"/>
                <w:lang w:eastAsia="zh-CN"/>
              </w:rPr>
            </w:pPr>
            <w:r w:rsidRPr="00AE774A">
              <w:rPr>
                <w:rFonts w:cs="Arial"/>
                <w:color w:val="000000"/>
                <w:sz w:val="20"/>
                <w:lang w:eastAsia="zh-CN"/>
              </w:rPr>
              <w:t xml:space="preserve">Opportunities for resource </w:t>
            </w:r>
            <w:r w:rsidR="00D07C87" w:rsidRPr="00AE774A">
              <w:rPr>
                <w:rFonts w:cs="Arial"/>
                <w:color w:val="000000"/>
                <w:sz w:val="20"/>
                <w:lang w:eastAsia="zh-CN"/>
              </w:rPr>
              <w:t>mobilization</w:t>
            </w:r>
            <w:r w:rsidRPr="00AE774A">
              <w:rPr>
                <w:rFonts w:cs="Arial"/>
                <w:color w:val="000000"/>
                <w:sz w:val="20"/>
                <w:lang w:eastAsia="zh-CN"/>
              </w:rPr>
              <w:t xml:space="preserve"> </w:t>
            </w:r>
            <w:r w:rsidR="00D07C87">
              <w:rPr>
                <w:rFonts w:cs="Arial"/>
                <w:color w:val="000000"/>
                <w:sz w:val="20"/>
                <w:lang w:eastAsia="zh-CN"/>
              </w:rPr>
              <w:t xml:space="preserve">- </w:t>
            </w:r>
            <w:r w:rsidRPr="00AE774A">
              <w:rPr>
                <w:rFonts w:cs="Arial"/>
                <w:color w:val="000000"/>
                <w:sz w:val="20"/>
                <w:lang w:eastAsia="zh-CN"/>
              </w:rPr>
              <w:t>drafted.</w:t>
            </w:r>
          </w:p>
        </w:tc>
      </w:tr>
      <w:tr w:rsidR="00AE774A" w:rsidRPr="00AE774A" w14:paraId="2AD213F6" w14:textId="77777777" w:rsidTr="00863BA3">
        <w:trPr>
          <w:trHeight w:val="255"/>
        </w:trPr>
        <w:tc>
          <w:tcPr>
            <w:tcW w:w="1380" w:type="dxa"/>
            <w:shd w:val="clear" w:color="auto" w:fill="auto"/>
            <w:noWrap/>
            <w:hideMark/>
          </w:tcPr>
          <w:p w14:paraId="78E7EAE4" w14:textId="77777777" w:rsidR="00AE774A" w:rsidRPr="00AE774A" w:rsidRDefault="00AE774A" w:rsidP="00AE774A">
            <w:pPr>
              <w:rPr>
                <w:rFonts w:cs="Arial"/>
                <w:color w:val="000000"/>
                <w:sz w:val="20"/>
                <w:lang w:eastAsia="zh-CN"/>
              </w:rPr>
            </w:pPr>
            <w:r w:rsidRPr="00AE774A">
              <w:rPr>
                <w:rFonts w:cs="Arial"/>
                <w:color w:val="000000"/>
                <w:sz w:val="20"/>
                <w:lang w:eastAsia="zh-CN"/>
              </w:rPr>
              <w:t>Norman Mushabe</w:t>
            </w:r>
          </w:p>
        </w:tc>
        <w:tc>
          <w:tcPr>
            <w:tcW w:w="1585" w:type="dxa"/>
            <w:shd w:val="clear" w:color="auto" w:fill="auto"/>
            <w:noWrap/>
            <w:hideMark/>
          </w:tcPr>
          <w:p w14:paraId="742B35A5" w14:textId="33DDA1BE" w:rsidR="00AE774A" w:rsidRPr="00AE774A" w:rsidRDefault="00F50D2E" w:rsidP="00AE774A">
            <w:pPr>
              <w:rPr>
                <w:rFonts w:cs="Arial"/>
                <w:color w:val="000000"/>
                <w:sz w:val="20"/>
                <w:lang w:eastAsia="zh-CN"/>
              </w:rPr>
            </w:pPr>
            <w:r>
              <w:rPr>
                <w:rFonts w:cs="Arial"/>
                <w:color w:val="000000"/>
                <w:sz w:val="20"/>
                <w:lang w:eastAsia="zh-CN"/>
              </w:rPr>
              <w:t xml:space="preserve">Nat. </w:t>
            </w:r>
            <w:r w:rsidR="00AE774A" w:rsidRPr="00AE774A">
              <w:rPr>
                <w:rFonts w:cs="Arial"/>
                <w:color w:val="000000"/>
                <w:sz w:val="20"/>
                <w:lang w:eastAsia="zh-CN"/>
              </w:rPr>
              <w:t>Sciences Consultant</w:t>
            </w:r>
          </w:p>
        </w:tc>
        <w:tc>
          <w:tcPr>
            <w:tcW w:w="6025" w:type="dxa"/>
            <w:shd w:val="clear" w:color="auto" w:fill="auto"/>
            <w:noWrap/>
            <w:hideMark/>
          </w:tcPr>
          <w:p w14:paraId="2BA317BA" w14:textId="0C541058" w:rsidR="00AE774A" w:rsidRPr="00AE774A" w:rsidRDefault="00AE774A" w:rsidP="00AE774A">
            <w:pPr>
              <w:rPr>
                <w:rFonts w:cs="Arial"/>
                <w:color w:val="000000"/>
                <w:sz w:val="20"/>
                <w:lang w:eastAsia="zh-CN"/>
              </w:rPr>
            </w:pPr>
            <w:commentRangeStart w:id="48"/>
            <w:r w:rsidRPr="00AE774A">
              <w:rPr>
                <w:rFonts w:cs="Arial"/>
                <w:color w:val="000000"/>
                <w:sz w:val="20"/>
                <w:lang w:eastAsia="zh-CN"/>
              </w:rPr>
              <w:t>No Prog specialist since Mama Plea left</w:t>
            </w:r>
            <w:r w:rsidR="00F50D2E">
              <w:rPr>
                <w:rFonts w:cs="Arial"/>
                <w:color w:val="000000"/>
                <w:sz w:val="20"/>
                <w:lang w:eastAsia="zh-CN"/>
              </w:rPr>
              <w:t xml:space="preserve"> </w:t>
            </w:r>
            <w:commentRangeEnd w:id="48"/>
            <w:r w:rsidR="00BD09CA">
              <w:rPr>
                <w:rStyle w:val="CommentReference"/>
                <w:rFonts w:ascii="Times New Roman" w:hAnsi="Times New Roman"/>
              </w:rPr>
              <w:commentReference w:id="48"/>
            </w:r>
            <w:r w:rsidR="00F50D2E">
              <w:rPr>
                <w:rFonts w:cs="Arial"/>
                <w:color w:val="000000"/>
                <w:sz w:val="20"/>
                <w:lang w:eastAsia="zh-CN"/>
              </w:rPr>
              <w:t>(1 year)</w:t>
            </w:r>
            <w:r w:rsidRPr="00AE774A">
              <w:rPr>
                <w:rFonts w:cs="Arial"/>
                <w:color w:val="000000"/>
                <w:sz w:val="20"/>
                <w:lang w:eastAsia="zh-CN"/>
              </w:rPr>
              <w:br/>
              <w:t>HQ do not decentralize funds</w:t>
            </w:r>
            <w:r w:rsidRPr="00AE774A">
              <w:rPr>
                <w:rFonts w:cs="Arial"/>
                <w:color w:val="000000"/>
                <w:sz w:val="20"/>
                <w:lang w:eastAsia="zh-CN"/>
              </w:rPr>
              <w:br/>
              <w:t>Nat SC Consultant participate to meetings, provides support to the liaison office but cannot engage</w:t>
            </w:r>
            <w:r w:rsidR="00465C48">
              <w:rPr>
                <w:rFonts w:cs="Arial"/>
                <w:color w:val="000000"/>
                <w:sz w:val="20"/>
                <w:lang w:eastAsia="zh-CN"/>
              </w:rPr>
              <w:t xml:space="preserve"> much</w:t>
            </w:r>
            <w:r w:rsidRPr="00AE774A">
              <w:rPr>
                <w:rFonts w:cs="Arial"/>
                <w:color w:val="000000"/>
                <w:sz w:val="20"/>
                <w:lang w:eastAsia="zh-CN"/>
              </w:rPr>
              <w:t xml:space="preserve"> further with stakeholder</w:t>
            </w:r>
            <w:r w:rsidR="00F50D2E">
              <w:rPr>
                <w:rFonts w:cs="Arial"/>
                <w:color w:val="000000"/>
                <w:sz w:val="20"/>
                <w:lang w:eastAsia="zh-CN"/>
              </w:rPr>
              <w:t>s</w:t>
            </w:r>
          </w:p>
        </w:tc>
      </w:tr>
      <w:tr w:rsidR="00AE774A" w:rsidRPr="00AE774A" w14:paraId="6EFFB571" w14:textId="77777777" w:rsidTr="00863BA3">
        <w:trPr>
          <w:trHeight w:val="255"/>
        </w:trPr>
        <w:tc>
          <w:tcPr>
            <w:tcW w:w="1380" w:type="dxa"/>
            <w:shd w:val="clear" w:color="auto" w:fill="auto"/>
            <w:noWrap/>
            <w:hideMark/>
          </w:tcPr>
          <w:p w14:paraId="58549297" w14:textId="71EA3111" w:rsidR="00AE774A" w:rsidRPr="00AE774A" w:rsidRDefault="00AE774A" w:rsidP="00AE774A">
            <w:pPr>
              <w:rPr>
                <w:rFonts w:cs="Arial"/>
                <w:color w:val="000000"/>
                <w:sz w:val="20"/>
                <w:lang w:eastAsia="zh-CN"/>
              </w:rPr>
            </w:pPr>
            <w:r w:rsidRPr="00AE774A">
              <w:rPr>
                <w:rFonts w:cs="Arial"/>
                <w:color w:val="000000"/>
                <w:sz w:val="20"/>
                <w:lang w:eastAsia="zh-CN"/>
              </w:rPr>
              <w:t xml:space="preserve">Lemma, Demissew ; Ameya, Muluwork Befekadu; Asres, Yalew </w:t>
            </w:r>
          </w:p>
        </w:tc>
        <w:tc>
          <w:tcPr>
            <w:tcW w:w="1585" w:type="dxa"/>
            <w:shd w:val="clear" w:color="auto" w:fill="auto"/>
            <w:noWrap/>
            <w:hideMark/>
          </w:tcPr>
          <w:p w14:paraId="3F889CF9" w14:textId="77777777" w:rsidR="00AE774A" w:rsidRPr="00AE774A" w:rsidRDefault="00AE774A" w:rsidP="00AE774A">
            <w:pPr>
              <w:rPr>
                <w:rFonts w:cs="Arial"/>
                <w:color w:val="000000"/>
                <w:sz w:val="20"/>
                <w:lang w:eastAsia="zh-CN"/>
              </w:rPr>
            </w:pPr>
            <w:r w:rsidRPr="00AE774A">
              <w:rPr>
                <w:rFonts w:cs="Arial"/>
                <w:color w:val="000000"/>
                <w:sz w:val="20"/>
                <w:lang w:eastAsia="zh-CN"/>
              </w:rPr>
              <w:t>Addis ED Project Officers</w:t>
            </w:r>
          </w:p>
        </w:tc>
        <w:tc>
          <w:tcPr>
            <w:tcW w:w="6025" w:type="dxa"/>
            <w:shd w:val="clear" w:color="auto" w:fill="auto"/>
            <w:noWrap/>
            <w:hideMark/>
          </w:tcPr>
          <w:p w14:paraId="7331F1B2" w14:textId="6B328246" w:rsidR="00465C48" w:rsidRDefault="00AE774A" w:rsidP="00AE774A">
            <w:pPr>
              <w:rPr>
                <w:rFonts w:cs="Arial"/>
                <w:color w:val="000000"/>
                <w:sz w:val="20"/>
                <w:lang w:eastAsia="zh-CN"/>
              </w:rPr>
            </w:pPr>
            <w:r w:rsidRPr="00AE774A">
              <w:rPr>
                <w:rFonts w:cs="Arial"/>
                <w:color w:val="000000"/>
                <w:sz w:val="20"/>
                <w:lang w:eastAsia="zh-CN"/>
              </w:rPr>
              <w:t>Concerns on knowledge management: due to turnover in PS, DIR, and assistant, and remote work</w:t>
            </w:r>
            <w:r w:rsidR="001E7868">
              <w:rPr>
                <w:rFonts w:cs="Arial"/>
                <w:color w:val="000000"/>
                <w:sz w:val="20"/>
                <w:lang w:eastAsia="zh-CN"/>
              </w:rPr>
              <w:t xml:space="preserve"> of the P4 PS</w:t>
            </w:r>
            <w:r w:rsidRPr="00AE774A">
              <w:rPr>
                <w:rFonts w:cs="Arial"/>
                <w:color w:val="000000"/>
                <w:sz w:val="20"/>
                <w:lang w:eastAsia="zh-CN"/>
              </w:rPr>
              <w:t xml:space="preserve">, there is a risk </w:t>
            </w:r>
            <w:r w:rsidR="001E7868">
              <w:rPr>
                <w:rFonts w:cs="Arial"/>
                <w:color w:val="000000"/>
                <w:sz w:val="20"/>
                <w:lang w:eastAsia="zh-CN"/>
              </w:rPr>
              <w:t xml:space="preserve">of </w:t>
            </w:r>
            <w:r w:rsidRPr="00AE774A">
              <w:rPr>
                <w:rFonts w:cs="Arial"/>
                <w:color w:val="000000"/>
                <w:sz w:val="20"/>
                <w:lang w:eastAsia="zh-CN"/>
              </w:rPr>
              <w:t xml:space="preserve">loss of institutional memory. This was shared with </w:t>
            </w:r>
            <w:r w:rsidR="00465C48">
              <w:rPr>
                <w:rFonts w:cs="Arial"/>
                <w:color w:val="000000"/>
                <w:sz w:val="20"/>
                <w:lang w:eastAsia="zh-CN"/>
              </w:rPr>
              <w:t>D</w:t>
            </w:r>
            <w:r w:rsidRPr="00AE774A">
              <w:rPr>
                <w:rFonts w:cs="Arial"/>
                <w:color w:val="000000"/>
                <w:sz w:val="20"/>
                <w:lang w:eastAsia="zh-CN"/>
              </w:rPr>
              <w:t>IR and HRM</w:t>
            </w:r>
            <w:r w:rsidR="001E7868">
              <w:rPr>
                <w:rFonts w:cs="Arial"/>
                <w:color w:val="000000"/>
                <w:sz w:val="20"/>
                <w:lang w:eastAsia="zh-CN"/>
              </w:rPr>
              <w:t xml:space="preserve"> but no action taken.</w:t>
            </w:r>
          </w:p>
          <w:p w14:paraId="3398960F" w14:textId="77777777" w:rsidR="009A0026" w:rsidRDefault="00AE774A" w:rsidP="00AE774A">
            <w:pPr>
              <w:rPr>
                <w:rFonts w:cs="Arial"/>
                <w:color w:val="000000"/>
                <w:sz w:val="20"/>
                <w:lang w:eastAsia="zh-CN"/>
              </w:rPr>
            </w:pPr>
            <w:r w:rsidRPr="00AE774A">
              <w:rPr>
                <w:rFonts w:cs="Arial"/>
                <w:color w:val="000000"/>
                <w:sz w:val="20"/>
                <w:lang w:eastAsia="zh-CN"/>
              </w:rPr>
              <w:t xml:space="preserve">The liaison office needs more resource to function properly. Due to the lack of resource, National Officers often have to add AU work on top of their normal National duties. </w:t>
            </w:r>
          </w:p>
          <w:p w14:paraId="13751D64" w14:textId="105F559B" w:rsidR="009A0026" w:rsidRDefault="00AE774A" w:rsidP="00AE774A">
            <w:pPr>
              <w:rPr>
                <w:rFonts w:cs="Arial"/>
                <w:color w:val="000000"/>
                <w:sz w:val="20"/>
                <w:lang w:eastAsia="zh-CN"/>
              </w:rPr>
            </w:pPr>
            <w:r w:rsidRPr="00AE774A">
              <w:rPr>
                <w:rFonts w:cs="Arial"/>
                <w:color w:val="000000"/>
                <w:sz w:val="20"/>
                <w:lang w:eastAsia="zh-CN"/>
              </w:rPr>
              <w:t xml:space="preserve">Depending on the Director, the AU continental priorities become the priority to the disadvantage of national </w:t>
            </w:r>
            <w:r w:rsidR="009A0026" w:rsidRPr="00AE774A">
              <w:rPr>
                <w:rFonts w:cs="Arial"/>
                <w:color w:val="000000"/>
                <w:sz w:val="20"/>
                <w:lang w:eastAsia="zh-CN"/>
              </w:rPr>
              <w:t>priorities</w:t>
            </w:r>
            <w:r w:rsidRPr="00AE774A">
              <w:rPr>
                <w:rFonts w:cs="Arial"/>
                <w:color w:val="000000"/>
                <w:sz w:val="20"/>
                <w:lang w:eastAsia="zh-CN"/>
              </w:rPr>
              <w:t xml:space="preserve">. Note that AU priorities </w:t>
            </w:r>
            <w:del w:id="49" w:author="Soriano, Carles" w:date="2022-06-16T12:20:00Z">
              <w:r w:rsidRPr="00AE774A" w:rsidDel="00B1468F">
                <w:rPr>
                  <w:rFonts w:cs="Arial"/>
                  <w:color w:val="000000"/>
                  <w:sz w:val="20"/>
                  <w:lang w:eastAsia="zh-CN"/>
                </w:rPr>
                <w:delText xml:space="preserve">are </w:delText>
              </w:r>
            </w:del>
            <w:r w:rsidRPr="00AE774A">
              <w:rPr>
                <w:rFonts w:cs="Arial"/>
                <w:color w:val="000000"/>
                <w:sz w:val="20"/>
                <w:lang w:eastAsia="zh-CN"/>
              </w:rPr>
              <w:t>not always are aligned with Ethiopia priorities, AU always ha</w:t>
            </w:r>
            <w:r w:rsidR="00CB375D">
              <w:rPr>
                <w:rFonts w:cs="Arial"/>
                <w:color w:val="000000"/>
                <w:sz w:val="20"/>
                <w:lang w:eastAsia="zh-CN"/>
              </w:rPr>
              <w:t>s</w:t>
            </w:r>
            <w:r w:rsidRPr="00AE774A">
              <w:rPr>
                <w:rFonts w:cs="Arial"/>
                <w:color w:val="000000"/>
                <w:sz w:val="20"/>
                <w:lang w:eastAsia="zh-CN"/>
              </w:rPr>
              <w:t xml:space="preserve"> to be aligned with CESA. </w:t>
            </w:r>
          </w:p>
          <w:p w14:paraId="1ECE64DA" w14:textId="707449CC" w:rsidR="00AE774A" w:rsidRPr="00AE774A" w:rsidRDefault="00AE774A" w:rsidP="00AE774A">
            <w:pPr>
              <w:rPr>
                <w:rFonts w:cs="Arial"/>
                <w:color w:val="000000"/>
                <w:sz w:val="20"/>
                <w:lang w:eastAsia="zh-CN"/>
              </w:rPr>
            </w:pPr>
            <w:r w:rsidRPr="00AE774A">
              <w:rPr>
                <w:rFonts w:cs="Arial"/>
                <w:color w:val="000000"/>
                <w:sz w:val="20"/>
                <w:lang w:eastAsia="zh-CN"/>
              </w:rPr>
              <w:t xml:space="preserve">Very confusing </w:t>
            </w:r>
            <w:r w:rsidR="009A0026" w:rsidRPr="00AE774A">
              <w:rPr>
                <w:rFonts w:cs="Arial"/>
                <w:color w:val="000000"/>
                <w:sz w:val="20"/>
                <w:lang w:eastAsia="zh-CN"/>
              </w:rPr>
              <w:t>especially</w:t>
            </w:r>
            <w:r w:rsidRPr="00AE774A">
              <w:rPr>
                <w:rFonts w:cs="Arial"/>
                <w:color w:val="000000"/>
                <w:sz w:val="20"/>
                <w:lang w:eastAsia="zh-CN"/>
              </w:rPr>
              <w:t xml:space="preserve"> for new ppl. Need orientation what is priority</w:t>
            </w:r>
          </w:p>
        </w:tc>
      </w:tr>
      <w:tr w:rsidR="00AE774A" w:rsidRPr="00AE774A" w14:paraId="77F3D820" w14:textId="77777777" w:rsidTr="00863BA3">
        <w:trPr>
          <w:trHeight w:val="255"/>
        </w:trPr>
        <w:tc>
          <w:tcPr>
            <w:tcW w:w="1380" w:type="dxa"/>
            <w:shd w:val="clear" w:color="auto" w:fill="auto"/>
            <w:noWrap/>
            <w:hideMark/>
          </w:tcPr>
          <w:p w14:paraId="62E09D5F" w14:textId="77777777" w:rsidR="00AE774A" w:rsidRPr="00AE774A" w:rsidRDefault="00AE774A" w:rsidP="00AE774A">
            <w:pPr>
              <w:rPr>
                <w:rFonts w:cs="Arial"/>
                <w:color w:val="000000"/>
                <w:sz w:val="20"/>
                <w:lang w:eastAsia="zh-CN"/>
              </w:rPr>
            </w:pPr>
            <w:r w:rsidRPr="00AE774A">
              <w:rPr>
                <w:rFonts w:cs="Arial"/>
                <w:color w:val="000000"/>
                <w:sz w:val="20"/>
                <w:lang w:eastAsia="zh-CN"/>
              </w:rPr>
              <w:t>Getu Assefa, and 2 assistants</w:t>
            </w:r>
          </w:p>
        </w:tc>
        <w:tc>
          <w:tcPr>
            <w:tcW w:w="1585" w:type="dxa"/>
            <w:shd w:val="clear" w:color="auto" w:fill="auto"/>
            <w:noWrap/>
            <w:hideMark/>
          </w:tcPr>
          <w:p w14:paraId="5E021FF3" w14:textId="77777777" w:rsidR="00AE774A" w:rsidRPr="00AE774A" w:rsidRDefault="00AE774A" w:rsidP="00AE774A">
            <w:pPr>
              <w:rPr>
                <w:rFonts w:cs="Arial"/>
                <w:color w:val="000000"/>
                <w:sz w:val="20"/>
                <w:lang w:eastAsia="zh-CN"/>
              </w:rPr>
            </w:pPr>
            <w:r w:rsidRPr="00AE774A">
              <w:rPr>
                <w:rFonts w:cs="Arial"/>
                <w:color w:val="000000"/>
                <w:sz w:val="20"/>
                <w:lang w:eastAsia="zh-CN"/>
              </w:rPr>
              <w:t>Addis CLT Project Officer</w:t>
            </w:r>
          </w:p>
        </w:tc>
        <w:tc>
          <w:tcPr>
            <w:tcW w:w="6025" w:type="dxa"/>
            <w:shd w:val="clear" w:color="auto" w:fill="auto"/>
            <w:noWrap/>
            <w:hideMark/>
          </w:tcPr>
          <w:p w14:paraId="7E46A9FA" w14:textId="4A519E43" w:rsidR="00AE774A" w:rsidRPr="00AE774A" w:rsidRDefault="00AE774A" w:rsidP="00AE774A">
            <w:pPr>
              <w:rPr>
                <w:rFonts w:cs="Arial"/>
                <w:color w:val="000000"/>
                <w:sz w:val="20"/>
                <w:lang w:eastAsia="zh-CN"/>
              </w:rPr>
            </w:pPr>
            <w:r w:rsidRPr="00AE774A">
              <w:rPr>
                <w:rFonts w:cs="Arial"/>
                <w:color w:val="000000"/>
                <w:sz w:val="20"/>
                <w:lang w:eastAsia="zh-CN"/>
              </w:rPr>
              <w:t>Liaison Office with a National Office is a very good strategical idea. But with scarce resources in CLT (</w:t>
            </w:r>
            <w:r w:rsidR="009A0026">
              <w:rPr>
                <w:rFonts w:cs="Arial"/>
                <w:color w:val="000000"/>
                <w:sz w:val="20"/>
                <w:lang w:eastAsia="zh-CN"/>
              </w:rPr>
              <w:t>one NOC w</w:t>
            </w:r>
            <w:r w:rsidRPr="00AE774A">
              <w:rPr>
                <w:rFonts w:cs="Arial"/>
                <w:color w:val="000000"/>
                <w:sz w:val="20"/>
                <w:lang w:eastAsia="zh-CN"/>
              </w:rPr>
              <w:t>orking on all convention</w:t>
            </w:r>
            <w:r w:rsidR="009A0026">
              <w:rPr>
                <w:rFonts w:cs="Arial"/>
                <w:color w:val="000000"/>
                <w:sz w:val="20"/>
                <w:lang w:eastAsia="zh-CN"/>
              </w:rPr>
              <w:t>s</w:t>
            </w:r>
            <w:r w:rsidRPr="00AE774A">
              <w:rPr>
                <w:rFonts w:cs="Arial"/>
                <w:color w:val="000000"/>
                <w:sz w:val="20"/>
                <w:lang w:eastAsia="zh-CN"/>
              </w:rPr>
              <w:t xml:space="preserve"> with one assistant to support logistics), the capacity is limited.</w:t>
            </w:r>
            <w:r w:rsidR="009A0026">
              <w:rPr>
                <w:rFonts w:cs="Arial"/>
                <w:color w:val="000000"/>
                <w:sz w:val="20"/>
                <w:lang w:eastAsia="zh-CN"/>
              </w:rPr>
              <w:t xml:space="preserve"> </w:t>
            </w:r>
            <w:r w:rsidRPr="00AE774A">
              <w:rPr>
                <w:rFonts w:cs="Arial"/>
                <w:color w:val="000000"/>
                <w:sz w:val="20"/>
                <w:lang w:eastAsia="zh-CN"/>
              </w:rPr>
              <w:t xml:space="preserve">In </w:t>
            </w:r>
            <w:r w:rsidR="00E050A1" w:rsidRPr="00AE774A">
              <w:rPr>
                <w:rFonts w:cs="Arial"/>
                <w:color w:val="000000"/>
                <w:sz w:val="20"/>
                <w:lang w:eastAsia="zh-CN"/>
              </w:rPr>
              <w:t>addition,</w:t>
            </w:r>
            <w:r w:rsidRPr="00AE774A">
              <w:rPr>
                <w:rFonts w:cs="Arial"/>
                <w:color w:val="000000"/>
                <w:sz w:val="20"/>
                <w:lang w:eastAsia="zh-CN"/>
              </w:rPr>
              <w:t xml:space="preserve"> working with AU is demanding strict follow-up and shifts priorities.</w:t>
            </w:r>
            <w:r w:rsidRPr="00AE774A">
              <w:rPr>
                <w:rFonts w:cs="Arial"/>
                <w:color w:val="000000"/>
                <w:sz w:val="20"/>
                <w:lang w:eastAsia="zh-CN"/>
              </w:rPr>
              <w:br/>
            </w:r>
            <w:r w:rsidR="00A15E15">
              <w:rPr>
                <w:rFonts w:cs="Arial"/>
                <w:color w:val="000000"/>
                <w:sz w:val="20"/>
                <w:lang w:eastAsia="zh-CN"/>
              </w:rPr>
              <w:t>L</w:t>
            </w:r>
            <w:r w:rsidRPr="00AE774A">
              <w:rPr>
                <w:rFonts w:cs="Arial"/>
                <w:color w:val="000000"/>
                <w:sz w:val="20"/>
                <w:lang w:eastAsia="zh-CN"/>
              </w:rPr>
              <w:t xml:space="preserve">ack of support from HQ </w:t>
            </w:r>
            <w:r w:rsidR="00A15E15">
              <w:rPr>
                <w:rFonts w:cs="Arial"/>
                <w:color w:val="000000"/>
                <w:sz w:val="20"/>
                <w:lang w:eastAsia="zh-CN"/>
              </w:rPr>
              <w:t>for instance from</w:t>
            </w:r>
            <w:r w:rsidRPr="00AE774A">
              <w:rPr>
                <w:rFonts w:cs="Arial"/>
                <w:color w:val="000000"/>
                <w:sz w:val="20"/>
                <w:lang w:eastAsia="zh-CN"/>
              </w:rPr>
              <w:t xml:space="preserve"> BSP</w:t>
            </w:r>
            <w:r w:rsidR="00A15E15">
              <w:rPr>
                <w:rFonts w:cs="Arial"/>
                <w:color w:val="000000"/>
                <w:sz w:val="20"/>
                <w:lang w:eastAsia="zh-CN"/>
              </w:rPr>
              <w:t xml:space="preserve"> w</w:t>
            </w:r>
            <w:r w:rsidR="00A15E15" w:rsidRPr="00AE774A">
              <w:rPr>
                <w:rFonts w:cs="Arial"/>
                <w:color w:val="000000"/>
                <w:sz w:val="20"/>
                <w:lang w:eastAsia="zh-CN"/>
              </w:rPr>
              <w:t>hen mobilizing resources,</w:t>
            </w:r>
            <w:r w:rsidR="00A15E15">
              <w:rPr>
                <w:rFonts w:cs="Arial"/>
                <w:color w:val="000000"/>
                <w:sz w:val="20"/>
                <w:lang w:eastAsia="zh-CN"/>
              </w:rPr>
              <w:t xml:space="preserve"> more challenging than supportive</w:t>
            </w:r>
            <w:r w:rsidRPr="00AE774A">
              <w:rPr>
                <w:rFonts w:cs="Arial"/>
                <w:color w:val="000000"/>
                <w:sz w:val="20"/>
                <w:lang w:eastAsia="zh-CN"/>
              </w:rPr>
              <w:t>.</w:t>
            </w:r>
            <w:r w:rsidRPr="00AE774A">
              <w:rPr>
                <w:rFonts w:cs="Arial"/>
                <w:color w:val="000000"/>
                <w:sz w:val="20"/>
                <w:lang w:eastAsia="zh-CN"/>
              </w:rPr>
              <w:br/>
              <w:t>Need refreshing training. Know resource mobilization guide but need more guidance especially for budget in proposals.</w:t>
            </w:r>
          </w:p>
        </w:tc>
      </w:tr>
      <w:tr w:rsidR="00AE774A" w:rsidRPr="00AE774A" w14:paraId="47E34ADB" w14:textId="77777777" w:rsidTr="00863BA3">
        <w:trPr>
          <w:trHeight w:val="255"/>
        </w:trPr>
        <w:tc>
          <w:tcPr>
            <w:tcW w:w="1380" w:type="dxa"/>
            <w:shd w:val="clear" w:color="auto" w:fill="auto"/>
            <w:noWrap/>
            <w:hideMark/>
          </w:tcPr>
          <w:p w14:paraId="60B72AA6" w14:textId="77777777" w:rsidR="00AE774A" w:rsidRPr="00AE774A" w:rsidRDefault="00AE774A" w:rsidP="00AE774A">
            <w:pPr>
              <w:rPr>
                <w:rFonts w:cs="Arial"/>
                <w:color w:val="000000"/>
                <w:sz w:val="20"/>
                <w:lang w:eastAsia="zh-CN"/>
              </w:rPr>
            </w:pPr>
            <w:r w:rsidRPr="00AE774A">
              <w:rPr>
                <w:rFonts w:cs="Arial"/>
                <w:color w:val="000000"/>
                <w:sz w:val="20"/>
                <w:lang w:eastAsia="zh-CN"/>
              </w:rPr>
              <w:t>Ondjika, Gilbert Rodney ; Mulualem</w:t>
            </w:r>
          </w:p>
        </w:tc>
        <w:tc>
          <w:tcPr>
            <w:tcW w:w="1585" w:type="dxa"/>
            <w:shd w:val="clear" w:color="auto" w:fill="auto"/>
            <w:noWrap/>
            <w:hideMark/>
          </w:tcPr>
          <w:p w14:paraId="6DEC1937" w14:textId="01983AB5" w:rsidR="00AE774A" w:rsidRPr="00AE774A" w:rsidRDefault="00AE774A" w:rsidP="00AE774A">
            <w:pPr>
              <w:rPr>
                <w:rFonts w:cs="Arial"/>
                <w:color w:val="000000"/>
                <w:sz w:val="20"/>
                <w:lang w:val="fr-FR" w:eastAsia="zh-CN"/>
              </w:rPr>
            </w:pPr>
            <w:r w:rsidRPr="00AE774A">
              <w:rPr>
                <w:rFonts w:cs="Arial"/>
                <w:color w:val="000000"/>
                <w:sz w:val="20"/>
                <w:lang w:val="fr-FR" w:eastAsia="zh-CN"/>
              </w:rPr>
              <w:t>Liaison unit</w:t>
            </w:r>
            <w:r w:rsidR="0017479C" w:rsidRPr="0017479C">
              <w:rPr>
                <w:rFonts w:cs="Arial"/>
                <w:color w:val="000000"/>
                <w:sz w:val="20"/>
                <w:lang w:val="fr-FR" w:eastAsia="zh-CN"/>
              </w:rPr>
              <w:t xml:space="preserve"> Consultant and A</w:t>
            </w:r>
            <w:r w:rsidR="0017479C">
              <w:rPr>
                <w:rFonts w:cs="Arial"/>
                <w:color w:val="000000"/>
                <w:sz w:val="20"/>
                <w:lang w:val="fr-FR" w:eastAsia="zh-CN"/>
              </w:rPr>
              <w:t>ssistant</w:t>
            </w:r>
          </w:p>
        </w:tc>
        <w:tc>
          <w:tcPr>
            <w:tcW w:w="6025" w:type="dxa"/>
            <w:shd w:val="clear" w:color="auto" w:fill="auto"/>
            <w:noWrap/>
            <w:hideMark/>
          </w:tcPr>
          <w:p w14:paraId="1E3EB555" w14:textId="77777777" w:rsidR="00EF49A9" w:rsidRDefault="00AE774A" w:rsidP="00AE774A">
            <w:pPr>
              <w:rPr>
                <w:rFonts w:cs="Arial"/>
                <w:color w:val="000000"/>
                <w:sz w:val="20"/>
                <w:lang w:eastAsia="zh-CN"/>
              </w:rPr>
            </w:pPr>
            <w:r w:rsidRPr="00AE774A">
              <w:rPr>
                <w:rFonts w:cs="Arial"/>
                <w:color w:val="000000"/>
                <w:sz w:val="20"/>
                <w:lang w:eastAsia="zh-CN"/>
              </w:rPr>
              <w:t>Lack of</w:t>
            </w:r>
            <w:r w:rsidR="00E050A1">
              <w:rPr>
                <w:rFonts w:cs="Arial"/>
                <w:color w:val="000000"/>
                <w:sz w:val="20"/>
                <w:lang w:eastAsia="zh-CN"/>
              </w:rPr>
              <w:t xml:space="preserve"> HR </w:t>
            </w:r>
            <w:r w:rsidRPr="00AE774A">
              <w:rPr>
                <w:rFonts w:cs="Arial"/>
                <w:color w:val="000000"/>
                <w:sz w:val="20"/>
                <w:lang w:eastAsia="zh-CN"/>
              </w:rPr>
              <w:t xml:space="preserve">capacity, within the </w:t>
            </w:r>
            <w:r w:rsidR="00204C26">
              <w:rPr>
                <w:rFonts w:cs="Arial"/>
                <w:color w:val="000000"/>
                <w:sz w:val="20"/>
                <w:lang w:eastAsia="zh-CN"/>
              </w:rPr>
              <w:t xml:space="preserve">Liaison </w:t>
            </w:r>
            <w:r w:rsidRPr="00AE774A">
              <w:rPr>
                <w:rFonts w:cs="Arial"/>
                <w:color w:val="000000"/>
                <w:sz w:val="20"/>
                <w:lang w:eastAsia="zh-CN"/>
              </w:rPr>
              <w:t>unit currently only consultant</w:t>
            </w:r>
            <w:r w:rsidR="00204C26">
              <w:rPr>
                <w:rFonts w:cs="Arial"/>
                <w:color w:val="000000"/>
                <w:sz w:val="20"/>
                <w:lang w:eastAsia="zh-CN"/>
              </w:rPr>
              <w:t xml:space="preserve"> + one G</w:t>
            </w:r>
            <w:r w:rsidRPr="00AE774A">
              <w:rPr>
                <w:rFonts w:cs="Arial"/>
                <w:color w:val="000000"/>
                <w:sz w:val="20"/>
                <w:lang w:eastAsia="zh-CN"/>
              </w:rPr>
              <w:t xml:space="preserve"> in Addis, and within the National office </w:t>
            </w:r>
            <w:r w:rsidR="00204C26">
              <w:rPr>
                <w:rFonts w:cs="Arial"/>
                <w:color w:val="000000"/>
                <w:sz w:val="20"/>
                <w:lang w:eastAsia="zh-CN"/>
              </w:rPr>
              <w:t xml:space="preserve">programmes </w:t>
            </w:r>
            <w:r w:rsidRPr="00AE774A">
              <w:rPr>
                <w:rFonts w:cs="Arial"/>
                <w:color w:val="000000"/>
                <w:sz w:val="20"/>
                <w:lang w:eastAsia="zh-CN"/>
              </w:rPr>
              <w:t xml:space="preserve">(ED PS is working </w:t>
            </w:r>
            <w:r w:rsidR="007C7141" w:rsidRPr="00AE774A">
              <w:rPr>
                <w:rFonts w:cs="Arial"/>
                <w:color w:val="000000"/>
                <w:sz w:val="20"/>
                <w:lang w:eastAsia="zh-CN"/>
              </w:rPr>
              <w:t>remotely</w:t>
            </w:r>
            <w:r w:rsidRPr="00AE774A">
              <w:rPr>
                <w:rFonts w:cs="Arial"/>
                <w:color w:val="000000"/>
                <w:sz w:val="20"/>
                <w:lang w:eastAsia="zh-CN"/>
              </w:rPr>
              <w:t>, no SC PS only consultant, no SHS PS, only one CLT NOC. Only CI ha</w:t>
            </w:r>
            <w:r w:rsidR="005B1EB4">
              <w:rPr>
                <w:rFonts w:cs="Arial"/>
                <w:color w:val="000000"/>
                <w:sz w:val="20"/>
                <w:lang w:eastAsia="zh-CN"/>
              </w:rPr>
              <w:t xml:space="preserve">s </w:t>
            </w:r>
            <w:r w:rsidR="005B1EB4">
              <w:rPr>
                <w:rFonts w:cs="Arial"/>
                <w:color w:val="000000"/>
                <w:sz w:val="20"/>
                <w:lang w:eastAsia="zh-CN"/>
              </w:rPr>
              <w:lastRenderedPageBreak/>
              <w:t>currently</w:t>
            </w:r>
            <w:r w:rsidRPr="00AE774A">
              <w:rPr>
                <w:rFonts w:cs="Arial"/>
                <w:color w:val="000000"/>
                <w:sz w:val="20"/>
                <w:lang w:eastAsia="zh-CN"/>
              </w:rPr>
              <w:t xml:space="preserve"> sufficient liaison capacity thanks to NRC Lydia. Lack of resource, no RP, PAX just </w:t>
            </w:r>
            <w:r w:rsidR="005B1EB4">
              <w:rPr>
                <w:rFonts w:cs="Arial"/>
                <w:color w:val="000000"/>
                <w:sz w:val="20"/>
                <w:lang w:eastAsia="zh-CN"/>
              </w:rPr>
              <w:t>funds</w:t>
            </w:r>
            <w:r w:rsidRPr="00AE774A">
              <w:rPr>
                <w:rFonts w:cs="Arial"/>
                <w:color w:val="000000"/>
                <w:sz w:val="20"/>
                <w:lang w:eastAsia="zh-CN"/>
              </w:rPr>
              <w:t xml:space="preserve"> the consultant contract. </w:t>
            </w:r>
          </w:p>
          <w:p w14:paraId="53EB9E28" w14:textId="2C716120" w:rsidR="00EF49A9" w:rsidRDefault="00AE774A" w:rsidP="00AE774A">
            <w:pPr>
              <w:rPr>
                <w:rFonts w:cs="Arial"/>
                <w:color w:val="000000"/>
                <w:sz w:val="20"/>
                <w:lang w:eastAsia="zh-CN"/>
              </w:rPr>
            </w:pPr>
            <w:r w:rsidRPr="00AE774A">
              <w:rPr>
                <w:rFonts w:cs="Arial"/>
                <w:color w:val="000000"/>
                <w:sz w:val="20"/>
                <w:lang w:eastAsia="zh-CN"/>
              </w:rPr>
              <w:t xml:space="preserve">Liaison Office collaboration is very effective only with 3 MSRO (Nairobi, Dakar and </w:t>
            </w:r>
            <w:r w:rsidR="00EB5F66" w:rsidRPr="00AE774A">
              <w:rPr>
                <w:rFonts w:cs="Arial"/>
                <w:color w:val="000000"/>
                <w:sz w:val="20"/>
                <w:lang w:eastAsia="zh-CN"/>
              </w:rPr>
              <w:t>Yaoundé</w:t>
            </w:r>
            <w:r w:rsidRPr="00AE774A">
              <w:rPr>
                <w:rFonts w:cs="Arial"/>
                <w:color w:val="000000"/>
                <w:sz w:val="20"/>
                <w:lang w:eastAsia="zh-CN"/>
              </w:rPr>
              <w:t xml:space="preserve">), interaction on ED matters with Abuja. Zero interaction with MSRO in Harare.  </w:t>
            </w:r>
          </w:p>
          <w:p w14:paraId="66F45EBC" w14:textId="66BF4CA1" w:rsidR="00AE774A" w:rsidRPr="00AE774A" w:rsidRDefault="00AE774A" w:rsidP="00AE774A">
            <w:pPr>
              <w:rPr>
                <w:rFonts w:cs="Arial"/>
                <w:color w:val="000000"/>
                <w:sz w:val="20"/>
                <w:lang w:eastAsia="zh-CN"/>
              </w:rPr>
            </w:pPr>
            <w:r w:rsidRPr="00AE774A">
              <w:rPr>
                <w:rFonts w:cs="Arial"/>
                <w:color w:val="000000"/>
                <w:sz w:val="20"/>
                <w:lang w:eastAsia="zh-CN"/>
              </w:rPr>
              <w:t>Very limited contacts with ECA.</w:t>
            </w:r>
          </w:p>
        </w:tc>
      </w:tr>
    </w:tbl>
    <w:p w14:paraId="776972CF" w14:textId="77777777" w:rsidR="00AE774A" w:rsidRPr="00197484" w:rsidRDefault="00AE774A" w:rsidP="00AE774A">
      <w:pPr>
        <w:rPr>
          <w:rFonts w:asciiTheme="minorBidi" w:eastAsia="PMingLiU" w:hAnsiTheme="minorBidi" w:cstheme="minorBidi"/>
          <w:b/>
          <w:bCs/>
          <w:szCs w:val="21"/>
          <w:lang w:eastAsia="x-none"/>
        </w:rPr>
      </w:pPr>
    </w:p>
    <w:p w14:paraId="22C4DC73" w14:textId="77777777" w:rsidR="00C718AF" w:rsidRPr="00BF631B" w:rsidRDefault="00C718AF" w:rsidP="00DB17F2">
      <w:pPr>
        <w:pStyle w:val="AP-Style1"/>
        <w:numPr>
          <w:ilvl w:val="0"/>
          <w:numId w:val="0"/>
        </w:numPr>
        <w:spacing w:after="0"/>
        <w:ind w:left="770"/>
        <w:rPr>
          <w:rFonts w:asciiTheme="minorBidi" w:hAnsiTheme="minorBidi" w:cstheme="minorBidi"/>
          <w:sz w:val="24"/>
          <w:szCs w:val="24"/>
        </w:rPr>
      </w:pPr>
    </w:p>
    <w:tbl>
      <w:tblPr>
        <w:tblStyle w:val="TableGrid"/>
        <w:tblW w:w="0" w:type="auto"/>
        <w:tblLook w:val="04A0" w:firstRow="1" w:lastRow="0" w:firstColumn="1" w:lastColumn="0" w:noHBand="0" w:noVBand="1"/>
      </w:tblPr>
      <w:tblGrid>
        <w:gridCol w:w="8990"/>
      </w:tblGrid>
      <w:tr w:rsidR="00DB17F2" w:rsidRPr="00BF631B" w14:paraId="5719C00F" w14:textId="77777777" w:rsidTr="006A05D5">
        <w:trPr>
          <w:trHeight w:val="397"/>
        </w:trPr>
        <w:tc>
          <w:tcPr>
            <w:tcW w:w="8990" w:type="dxa"/>
            <w:shd w:val="clear" w:color="auto" w:fill="B0D0E2" w:themeFill="accent1" w:themeFillTint="66"/>
            <w:vAlign w:val="center"/>
          </w:tcPr>
          <w:p w14:paraId="72703E7A" w14:textId="77777777" w:rsidR="00DB17F2" w:rsidRPr="00BF631B" w:rsidRDefault="00DB17F2" w:rsidP="00057C52">
            <w:pPr>
              <w:pStyle w:val="Heading1"/>
              <w:outlineLvl w:val="0"/>
              <w:rPr>
                <w:rFonts w:asciiTheme="minorBidi" w:hAnsiTheme="minorBidi" w:cstheme="minorBidi"/>
              </w:rPr>
            </w:pPr>
            <w:bookmarkStart w:id="50" w:name="_Toc106220870"/>
            <w:r w:rsidRPr="00BF631B">
              <w:rPr>
                <w:rFonts w:asciiTheme="minorBidi" w:hAnsiTheme="minorBidi" w:cstheme="minorBidi"/>
              </w:rPr>
              <w:t>AUDIT RATIONALE, SCOPE AND OBJECTIVE</w:t>
            </w:r>
            <w:bookmarkEnd w:id="50"/>
          </w:p>
        </w:tc>
      </w:tr>
    </w:tbl>
    <w:p w14:paraId="11E9F577" w14:textId="77777777" w:rsidR="00DB17F2" w:rsidRPr="00BF631B" w:rsidRDefault="00DB17F2" w:rsidP="00DB17F2">
      <w:pPr>
        <w:pStyle w:val="Numberedpara"/>
        <w:numPr>
          <w:ilvl w:val="0"/>
          <w:numId w:val="0"/>
        </w:numPr>
        <w:tabs>
          <w:tab w:val="left" w:pos="720"/>
          <w:tab w:val="left" w:pos="2430"/>
        </w:tabs>
        <w:spacing w:before="120" w:after="120" w:line="276" w:lineRule="auto"/>
        <w:rPr>
          <w:rFonts w:asciiTheme="minorBidi" w:hAnsiTheme="minorBidi" w:cstheme="minorBidi"/>
          <w:b/>
          <w:szCs w:val="20"/>
        </w:rPr>
      </w:pPr>
      <w:r w:rsidRPr="00BF631B">
        <w:rPr>
          <w:rFonts w:asciiTheme="minorBidi" w:hAnsiTheme="minorBidi" w:cstheme="minorBidi"/>
          <w:b/>
          <w:szCs w:val="20"/>
        </w:rPr>
        <w:t xml:space="preserve">Audit rationale </w:t>
      </w:r>
    </w:p>
    <w:p w14:paraId="577A8CED" w14:textId="1082D552" w:rsidR="00DB17F2" w:rsidRPr="00BF631B" w:rsidRDefault="00DB17F2" w:rsidP="00E753FF">
      <w:pPr>
        <w:pStyle w:val="Numberedpara"/>
        <w:numPr>
          <w:ilvl w:val="0"/>
          <w:numId w:val="0"/>
        </w:numPr>
        <w:tabs>
          <w:tab w:val="left" w:pos="720"/>
          <w:tab w:val="left" w:pos="2430"/>
        </w:tabs>
        <w:spacing w:after="200" w:line="276" w:lineRule="auto"/>
        <w:jc w:val="both"/>
        <w:rPr>
          <w:rFonts w:asciiTheme="minorBidi" w:hAnsiTheme="minorBidi" w:cstheme="minorBidi"/>
          <w:szCs w:val="20"/>
        </w:rPr>
      </w:pPr>
      <w:commentRangeStart w:id="51"/>
      <w:r w:rsidRPr="00BF631B">
        <w:rPr>
          <w:rFonts w:asciiTheme="minorBidi" w:hAnsiTheme="minorBidi" w:cstheme="minorBidi"/>
          <w:szCs w:val="20"/>
        </w:rPr>
        <w:t xml:space="preserve">The Office was last audited by IOS in </w:t>
      </w:r>
      <w:r w:rsidR="00806492">
        <w:rPr>
          <w:rFonts w:asciiTheme="minorBidi" w:hAnsiTheme="minorBidi" w:cstheme="minorBidi"/>
          <w:szCs w:val="20"/>
        </w:rPr>
        <w:t>2010</w:t>
      </w:r>
      <w:r w:rsidRPr="00BF631B">
        <w:rPr>
          <w:rFonts w:asciiTheme="minorBidi" w:hAnsiTheme="minorBidi" w:cstheme="minorBidi"/>
          <w:szCs w:val="20"/>
        </w:rPr>
        <w:t xml:space="preserve">.  </w:t>
      </w:r>
      <w:r w:rsidR="005D24B9">
        <w:rPr>
          <w:rFonts w:asciiTheme="minorBidi" w:hAnsiTheme="minorBidi" w:cstheme="minorBidi"/>
          <w:szCs w:val="20"/>
        </w:rPr>
        <w:t>The Category 1 Institute IICBA was</w:t>
      </w:r>
      <w:r w:rsidR="00E07EA3">
        <w:rPr>
          <w:rFonts w:asciiTheme="minorBidi" w:hAnsiTheme="minorBidi" w:cstheme="minorBidi"/>
          <w:szCs w:val="20"/>
        </w:rPr>
        <w:t xml:space="preserve"> in the 2022 Audit plan. The DIR of ICBA</w:t>
      </w:r>
      <w:r w:rsidR="00D80B1A">
        <w:rPr>
          <w:rFonts w:asciiTheme="minorBidi" w:hAnsiTheme="minorBidi" w:cstheme="minorBidi"/>
          <w:szCs w:val="20"/>
        </w:rPr>
        <w:t xml:space="preserve"> </w:t>
      </w:r>
      <w:del w:id="52" w:author="Soriano, Carles" w:date="2022-06-16T12:22:00Z">
        <w:r w:rsidR="00D80B1A" w:rsidDel="001E66E3">
          <w:rPr>
            <w:rFonts w:asciiTheme="minorBidi" w:hAnsiTheme="minorBidi" w:cstheme="minorBidi"/>
            <w:szCs w:val="20"/>
          </w:rPr>
          <w:delText xml:space="preserve">ahs </w:delText>
        </w:r>
      </w:del>
      <w:ins w:id="53" w:author="Soriano, Carles" w:date="2022-06-16T12:22:00Z">
        <w:r w:rsidR="001E66E3">
          <w:rPr>
            <w:rFonts w:asciiTheme="minorBidi" w:hAnsiTheme="minorBidi" w:cstheme="minorBidi"/>
            <w:szCs w:val="20"/>
          </w:rPr>
          <w:t xml:space="preserve">has </w:t>
        </w:r>
      </w:ins>
      <w:r w:rsidR="00D80B1A">
        <w:rPr>
          <w:rFonts w:asciiTheme="minorBidi" w:hAnsiTheme="minorBidi" w:cstheme="minorBidi"/>
          <w:szCs w:val="20"/>
        </w:rPr>
        <w:t xml:space="preserve">been OIC of Addis Office for more than a year, and The AO of Addis </w:t>
      </w:r>
      <w:r w:rsidR="00797465">
        <w:rPr>
          <w:rFonts w:asciiTheme="minorBidi" w:hAnsiTheme="minorBidi" w:cstheme="minorBidi"/>
          <w:szCs w:val="20"/>
        </w:rPr>
        <w:t>is also supporting ICBA.</w:t>
      </w:r>
      <w:commentRangeEnd w:id="51"/>
      <w:r w:rsidR="001E66E3">
        <w:rPr>
          <w:rStyle w:val="CommentReference"/>
          <w:rFonts w:ascii="Times New Roman" w:eastAsia="Times New Roman" w:hAnsi="Times New Roman"/>
          <w:lang w:eastAsia="en-US"/>
        </w:rPr>
        <w:commentReference w:id="51"/>
      </w:r>
    </w:p>
    <w:p w14:paraId="137D50DE" w14:textId="77777777" w:rsidR="00DB17F2" w:rsidRPr="00BF631B" w:rsidRDefault="00DB17F2" w:rsidP="00E753FF">
      <w:pPr>
        <w:pStyle w:val="Numberedpara"/>
        <w:numPr>
          <w:ilvl w:val="0"/>
          <w:numId w:val="0"/>
        </w:numPr>
        <w:tabs>
          <w:tab w:val="left" w:pos="720"/>
          <w:tab w:val="left" w:pos="2430"/>
        </w:tabs>
        <w:spacing w:before="120" w:after="120" w:line="276" w:lineRule="auto"/>
        <w:jc w:val="both"/>
        <w:rPr>
          <w:rFonts w:asciiTheme="minorBidi" w:hAnsiTheme="minorBidi" w:cstheme="minorBidi"/>
          <w:b/>
          <w:szCs w:val="20"/>
        </w:rPr>
      </w:pPr>
      <w:r w:rsidRPr="00BF631B">
        <w:rPr>
          <w:rFonts w:asciiTheme="minorBidi" w:hAnsiTheme="minorBidi" w:cstheme="minorBidi"/>
          <w:b/>
          <w:szCs w:val="20"/>
        </w:rPr>
        <w:t xml:space="preserve">Audit objective </w:t>
      </w:r>
    </w:p>
    <w:p w14:paraId="49941649" w14:textId="514AF589" w:rsidR="00DB17F2" w:rsidRPr="00BF631B" w:rsidRDefault="00DB17F2" w:rsidP="00E753FF">
      <w:pPr>
        <w:pStyle w:val="Numberedpara"/>
        <w:numPr>
          <w:ilvl w:val="0"/>
          <w:numId w:val="0"/>
        </w:numPr>
        <w:tabs>
          <w:tab w:val="left" w:pos="720"/>
          <w:tab w:val="left" w:pos="2430"/>
        </w:tabs>
        <w:spacing w:after="200" w:line="276" w:lineRule="auto"/>
        <w:jc w:val="both"/>
        <w:rPr>
          <w:rFonts w:asciiTheme="minorBidi" w:hAnsiTheme="minorBidi" w:cstheme="minorBidi"/>
        </w:rPr>
      </w:pPr>
      <w:r w:rsidRPr="00BF631B">
        <w:rPr>
          <w:rFonts w:asciiTheme="minorBidi" w:hAnsiTheme="minorBidi" w:cstheme="minorBidi"/>
        </w:rPr>
        <w:t xml:space="preserve">The objective of the audit is to provide assurance on the effectiveness of internal controls, </w:t>
      </w:r>
      <w:r w:rsidR="00E753FF" w:rsidRPr="00BF631B">
        <w:rPr>
          <w:rFonts w:asciiTheme="minorBidi" w:hAnsiTheme="minorBidi" w:cstheme="minorBidi"/>
        </w:rPr>
        <w:t>governance,</w:t>
      </w:r>
      <w:r w:rsidRPr="00BF631B">
        <w:rPr>
          <w:rFonts w:asciiTheme="minorBidi" w:hAnsiTheme="minorBidi" w:cstheme="minorBidi"/>
        </w:rPr>
        <w:t xml:space="preserve"> and risk management processes of the</w:t>
      </w:r>
      <w:r w:rsidR="001A2CB9">
        <w:rPr>
          <w:rFonts w:asciiTheme="minorBidi" w:hAnsiTheme="minorBidi" w:cstheme="minorBidi"/>
        </w:rPr>
        <w:t xml:space="preserve"> </w:t>
      </w:r>
      <w:r w:rsidR="00425FAE" w:rsidRPr="00425FAE">
        <w:rPr>
          <w:rFonts w:asciiTheme="minorBidi" w:hAnsiTheme="minorBidi" w:cstheme="minorBidi"/>
        </w:rPr>
        <w:t>Addis Ababa Liaison Office to the African Union and the United Nations Economic Commission for Africa</w:t>
      </w:r>
      <w:r w:rsidR="00425FAE">
        <w:rPr>
          <w:rFonts w:asciiTheme="minorBidi" w:hAnsiTheme="minorBidi" w:cstheme="minorBidi"/>
        </w:rPr>
        <w:t>.</w:t>
      </w:r>
      <w:r w:rsidRPr="00BF631B">
        <w:rPr>
          <w:rFonts w:asciiTheme="minorBidi" w:hAnsiTheme="minorBidi" w:cstheme="minorBidi"/>
        </w:rPr>
        <w:t xml:space="preserve"> Furthermore,</w:t>
      </w:r>
      <w:r w:rsidR="00E753FF">
        <w:rPr>
          <w:rFonts w:asciiTheme="minorBidi" w:hAnsiTheme="minorBidi" w:cstheme="minorBidi"/>
        </w:rPr>
        <w:t xml:space="preserve"> the audit will</w:t>
      </w:r>
      <w:r w:rsidRPr="00BF631B">
        <w:rPr>
          <w:rFonts w:asciiTheme="minorBidi" w:hAnsiTheme="minorBidi" w:cstheme="minorBidi"/>
        </w:rPr>
        <w:t xml:space="preserve"> review the efficiency, </w:t>
      </w:r>
      <w:r w:rsidR="00E753FF" w:rsidRPr="00BF631B">
        <w:rPr>
          <w:rFonts w:asciiTheme="minorBidi" w:hAnsiTheme="minorBidi" w:cstheme="minorBidi"/>
        </w:rPr>
        <w:t>effectiveness,</w:t>
      </w:r>
      <w:r w:rsidRPr="00BF631B">
        <w:rPr>
          <w:rFonts w:asciiTheme="minorBidi" w:hAnsiTheme="minorBidi" w:cstheme="minorBidi"/>
        </w:rPr>
        <w:t xml:space="preserve"> and economy of the Office’s operations (including programme management, financial controls, procurement, travel, human resources management, security, IT, and general administration).  </w:t>
      </w:r>
    </w:p>
    <w:p w14:paraId="5127CCDB" w14:textId="77777777" w:rsidR="00DB17F2" w:rsidRPr="00BF631B" w:rsidRDefault="00DB17F2" w:rsidP="00E753FF">
      <w:pPr>
        <w:pStyle w:val="Numberedpara"/>
        <w:numPr>
          <w:ilvl w:val="0"/>
          <w:numId w:val="0"/>
        </w:numPr>
        <w:tabs>
          <w:tab w:val="left" w:pos="720"/>
          <w:tab w:val="left" w:pos="2430"/>
        </w:tabs>
        <w:spacing w:before="120" w:after="120" w:line="276" w:lineRule="auto"/>
        <w:jc w:val="both"/>
        <w:rPr>
          <w:rFonts w:asciiTheme="minorBidi" w:hAnsiTheme="minorBidi" w:cstheme="minorBidi"/>
          <w:b/>
          <w:szCs w:val="20"/>
        </w:rPr>
      </w:pPr>
      <w:r w:rsidRPr="00BF631B">
        <w:rPr>
          <w:rFonts w:asciiTheme="minorBidi" w:hAnsiTheme="minorBidi" w:cstheme="minorBidi"/>
          <w:b/>
          <w:szCs w:val="20"/>
        </w:rPr>
        <w:t xml:space="preserve">Audit scope and period </w:t>
      </w:r>
    </w:p>
    <w:p w14:paraId="7EEABB55" w14:textId="44380DBD" w:rsidR="00DB17F2" w:rsidRPr="00BF631B" w:rsidRDefault="00DB17F2" w:rsidP="00E753FF">
      <w:pPr>
        <w:pStyle w:val="Numberedpara"/>
        <w:numPr>
          <w:ilvl w:val="0"/>
          <w:numId w:val="0"/>
        </w:numPr>
        <w:tabs>
          <w:tab w:val="left" w:pos="720"/>
          <w:tab w:val="left" w:pos="2430"/>
        </w:tabs>
        <w:spacing w:after="200" w:line="276" w:lineRule="auto"/>
        <w:jc w:val="both"/>
        <w:rPr>
          <w:rFonts w:asciiTheme="minorBidi" w:hAnsiTheme="minorBidi" w:cstheme="minorBidi"/>
          <w:szCs w:val="20"/>
        </w:rPr>
      </w:pPr>
      <w:r w:rsidRPr="00BF631B">
        <w:rPr>
          <w:rFonts w:asciiTheme="minorBidi" w:hAnsiTheme="minorBidi" w:cstheme="minorBidi"/>
          <w:szCs w:val="20"/>
        </w:rPr>
        <w:t>The audit will cover the Programme activities from 1 January 20</w:t>
      </w:r>
      <w:r w:rsidR="00E753FF">
        <w:rPr>
          <w:rFonts w:asciiTheme="minorBidi" w:hAnsiTheme="minorBidi" w:cstheme="minorBidi"/>
          <w:szCs w:val="20"/>
        </w:rPr>
        <w:t>20</w:t>
      </w:r>
      <w:r w:rsidRPr="00BF631B">
        <w:rPr>
          <w:rFonts w:asciiTheme="minorBidi" w:hAnsiTheme="minorBidi" w:cstheme="minorBidi"/>
          <w:szCs w:val="20"/>
        </w:rPr>
        <w:t xml:space="preserve"> to 3</w:t>
      </w:r>
      <w:r w:rsidR="00965D6E">
        <w:rPr>
          <w:rFonts w:asciiTheme="minorBidi" w:hAnsiTheme="minorBidi" w:cstheme="minorBidi"/>
          <w:szCs w:val="20"/>
        </w:rPr>
        <w:t>0</w:t>
      </w:r>
      <w:r w:rsidRPr="00BF631B">
        <w:rPr>
          <w:rFonts w:asciiTheme="minorBidi" w:hAnsiTheme="minorBidi" w:cstheme="minorBidi"/>
          <w:szCs w:val="20"/>
        </w:rPr>
        <w:t xml:space="preserve"> </w:t>
      </w:r>
      <w:r w:rsidR="00E753FF">
        <w:rPr>
          <w:rFonts w:asciiTheme="minorBidi" w:hAnsiTheme="minorBidi" w:cstheme="minorBidi"/>
          <w:szCs w:val="20"/>
        </w:rPr>
        <w:t>April</w:t>
      </w:r>
      <w:r w:rsidRPr="00BF631B">
        <w:rPr>
          <w:rFonts w:asciiTheme="minorBidi" w:hAnsiTheme="minorBidi" w:cstheme="minorBidi"/>
          <w:szCs w:val="20"/>
        </w:rPr>
        <w:t xml:space="preserve"> 2022, the audit team may also review other periods if necessary. The audit is planned as a full scope exercise. The audit will cover the following areas: </w:t>
      </w:r>
    </w:p>
    <w:p w14:paraId="0E219A8D" w14:textId="77777777" w:rsidR="00DB17F2" w:rsidRPr="00BF631B" w:rsidRDefault="00DB17F2" w:rsidP="00E753FF">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Theme="minorBidi" w:hAnsiTheme="minorBidi" w:cstheme="minorBidi"/>
        </w:rPr>
      </w:pPr>
      <w:r w:rsidRPr="00BF631B">
        <w:rPr>
          <w:rFonts w:asciiTheme="minorBidi" w:hAnsiTheme="minorBidi" w:cstheme="minorBidi"/>
        </w:rPr>
        <w:t>Overall governance of the Office (including objective setting, planning, and risk management)</w:t>
      </w:r>
    </w:p>
    <w:p w14:paraId="3A32D1A3" w14:textId="77777777" w:rsidR="00DB17F2" w:rsidRPr="00BF631B" w:rsidRDefault="00DB17F2" w:rsidP="00E753FF">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Theme="minorBidi" w:hAnsiTheme="minorBidi" w:cstheme="minorBidi"/>
        </w:rPr>
      </w:pPr>
      <w:r w:rsidRPr="00BF631B">
        <w:rPr>
          <w:rFonts w:asciiTheme="minorBidi" w:hAnsiTheme="minorBidi" w:cstheme="minorBidi"/>
        </w:rPr>
        <w:t xml:space="preserve">Programme </w:t>
      </w:r>
    </w:p>
    <w:p w14:paraId="4AA13FD1" w14:textId="77777777" w:rsidR="00DB17F2" w:rsidRPr="00BF631B" w:rsidRDefault="00DB17F2" w:rsidP="00E753FF">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Theme="minorBidi" w:hAnsiTheme="minorBidi" w:cstheme="minorBidi"/>
        </w:rPr>
      </w:pPr>
      <w:r w:rsidRPr="00BF631B">
        <w:rPr>
          <w:rFonts w:asciiTheme="minorBidi" w:hAnsiTheme="minorBidi" w:cstheme="minorBidi"/>
        </w:rPr>
        <w:t>Financial control</w:t>
      </w:r>
    </w:p>
    <w:p w14:paraId="271A1A75" w14:textId="77777777" w:rsidR="00DB17F2" w:rsidRPr="00BF631B" w:rsidRDefault="00DB17F2" w:rsidP="00E753FF">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Theme="minorBidi" w:hAnsiTheme="minorBidi" w:cstheme="minorBidi"/>
        </w:rPr>
      </w:pPr>
      <w:r w:rsidRPr="00BF631B">
        <w:rPr>
          <w:rFonts w:asciiTheme="minorBidi" w:hAnsiTheme="minorBidi" w:cstheme="minorBidi"/>
        </w:rPr>
        <w:t>Contracting and procurement</w:t>
      </w:r>
    </w:p>
    <w:p w14:paraId="2F75B2B4" w14:textId="77777777" w:rsidR="00DB17F2" w:rsidRPr="00BF631B" w:rsidRDefault="00DB17F2" w:rsidP="00E753FF">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Theme="minorBidi" w:hAnsiTheme="minorBidi" w:cstheme="minorBidi"/>
        </w:rPr>
      </w:pPr>
      <w:r w:rsidRPr="00BF631B">
        <w:rPr>
          <w:rFonts w:asciiTheme="minorBidi" w:hAnsiTheme="minorBidi" w:cstheme="minorBidi"/>
        </w:rPr>
        <w:t xml:space="preserve">Travel </w:t>
      </w:r>
    </w:p>
    <w:p w14:paraId="51555FB5" w14:textId="77777777" w:rsidR="00DB17F2" w:rsidRPr="00BF631B" w:rsidRDefault="00DB17F2" w:rsidP="00E753FF">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Theme="minorBidi" w:hAnsiTheme="minorBidi" w:cstheme="minorBidi"/>
        </w:rPr>
      </w:pPr>
      <w:r w:rsidRPr="00BF631B">
        <w:rPr>
          <w:rFonts w:asciiTheme="minorBidi" w:hAnsiTheme="minorBidi" w:cstheme="minorBidi"/>
        </w:rPr>
        <w:t>Human resources</w:t>
      </w:r>
    </w:p>
    <w:p w14:paraId="5345850F" w14:textId="77777777" w:rsidR="00DB17F2" w:rsidRPr="00BF631B" w:rsidRDefault="00DB17F2" w:rsidP="00E753FF">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Theme="minorBidi" w:hAnsiTheme="minorBidi" w:cstheme="minorBidi"/>
        </w:rPr>
      </w:pPr>
      <w:r w:rsidRPr="00BF631B">
        <w:rPr>
          <w:rFonts w:asciiTheme="minorBidi" w:hAnsiTheme="minorBidi" w:cstheme="minorBidi"/>
        </w:rPr>
        <w:t>General administration</w:t>
      </w:r>
    </w:p>
    <w:p w14:paraId="2D0E7647" w14:textId="77777777" w:rsidR="00DB17F2" w:rsidRPr="00BF631B" w:rsidRDefault="00DB17F2" w:rsidP="00E753FF">
      <w:pPr>
        <w:pStyle w:val="Numberedpara"/>
        <w:numPr>
          <w:ilvl w:val="0"/>
          <w:numId w:val="0"/>
        </w:numPr>
        <w:tabs>
          <w:tab w:val="left" w:pos="720"/>
          <w:tab w:val="left" w:pos="2430"/>
        </w:tabs>
        <w:spacing w:before="120" w:after="120" w:line="276" w:lineRule="auto"/>
        <w:jc w:val="both"/>
        <w:rPr>
          <w:rFonts w:asciiTheme="minorBidi" w:hAnsiTheme="minorBidi" w:cstheme="minorBidi"/>
          <w:b/>
          <w:szCs w:val="20"/>
        </w:rPr>
      </w:pPr>
      <w:r w:rsidRPr="00BF631B">
        <w:rPr>
          <w:rFonts w:asciiTheme="minorBidi" w:hAnsiTheme="minorBidi" w:cstheme="minorBidi"/>
          <w:b/>
          <w:szCs w:val="20"/>
        </w:rPr>
        <w:t xml:space="preserve">Audit methodology </w:t>
      </w:r>
    </w:p>
    <w:p w14:paraId="1EDC55DD" w14:textId="0BEFFAC5" w:rsidR="00DB17F2" w:rsidRPr="00BF631B" w:rsidRDefault="00DB17F2" w:rsidP="00E753FF">
      <w:pPr>
        <w:pStyle w:val="Numberedpara"/>
        <w:numPr>
          <w:ilvl w:val="0"/>
          <w:numId w:val="0"/>
        </w:numPr>
        <w:tabs>
          <w:tab w:val="left" w:pos="720"/>
          <w:tab w:val="left" w:pos="2430"/>
        </w:tabs>
        <w:spacing w:after="200" w:line="276" w:lineRule="auto"/>
        <w:jc w:val="both"/>
        <w:rPr>
          <w:rFonts w:asciiTheme="minorBidi" w:hAnsiTheme="minorBidi" w:cstheme="minorBidi"/>
          <w:b/>
          <w:szCs w:val="20"/>
        </w:rPr>
      </w:pPr>
      <w:r w:rsidRPr="00BF631B">
        <w:rPr>
          <w:rFonts w:asciiTheme="minorBidi" w:hAnsiTheme="minorBidi" w:cstheme="minorBidi"/>
        </w:rPr>
        <w:t>The audit will be performed in accordance with the</w:t>
      </w:r>
      <w:r w:rsidRPr="00BF631B">
        <w:rPr>
          <w:rFonts w:asciiTheme="minorBidi" w:hAnsiTheme="minorBidi" w:cstheme="minorBidi"/>
          <w:i/>
        </w:rPr>
        <w:t xml:space="preserve"> International Standards for the Professional Practice of Internal Auditing</w:t>
      </w:r>
      <w:r w:rsidRPr="00BF631B">
        <w:rPr>
          <w:rFonts w:asciiTheme="minorBidi" w:hAnsiTheme="minorBidi" w:cstheme="minorBidi"/>
        </w:rPr>
        <w:t xml:space="preserve"> and </w:t>
      </w:r>
      <w:r w:rsidR="007A70D6">
        <w:rPr>
          <w:rFonts w:asciiTheme="minorBidi" w:hAnsiTheme="minorBidi" w:cstheme="minorBidi"/>
        </w:rPr>
        <w:t>I</w:t>
      </w:r>
      <w:r w:rsidRPr="00BF631B">
        <w:rPr>
          <w:rFonts w:asciiTheme="minorBidi" w:hAnsiTheme="minorBidi" w:cstheme="minorBidi"/>
        </w:rPr>
        <w:t xml:space="preserve">OS audit manual.  </w:t>
      </w:r>
    </w:p>
    <w:p w14:paraId="05D6D17C" w14:textId="2F4C1191" w:rsidR="00DB17F2" w:rsidRPr="00BF631B" w:rsidRDefault="00DB17F2" w:rsidP="00E753FF">
      <w:pPr>
        <w:pStyle w:val="Numberedpara"/>
        <w:numPr>
          <w:ilvl w:val="0"/>
          <w:numId w:val="0"/>
        </w:numPr>
        <w:tabs>
          <w:tab w:val="left" w:pos="720"/>
          <w:tab w:val="left" w:pos="2430"/>
        </w:tabs>
        <w:spacing w:after="200" w:line="276" w:lineRule="auto"/>
        <w:jc w:val="both"/>
        <w:rPr>
          <w:rFonts w:asciiTheme="minorBidi" w:hAnsiTheme="minorBidi" w:cstheme="minorBidi"/>
          <w:b/>
          <w:szCs w:val="20"/>
        </w:rPr>
      </w:pPr>
      <w:r w:rsidRPr="00BF631B">
        <w:rPr>
          <w:rFonts w:asciiTheme="minorBidi" w:hAnsiTheme="minorBidi" w:cstheme="minorBidi"/>
          <w:szCs w:val="20"/>
        </w:rPr>
        <w:t xml:space="preserve">The audit will assess the functioning of internal controls within the defined scope in order to identify major risks to the achievement of the </w:t>
      </w:r>
      <w:r w:rsidRPr="0039282D">
        <w:rPr>
          <w:rFonts w:asciiTheme="minorBidi" w:hAnsiTheme="minorBidi" w:cstheme="minorBidi"/>
          <w:szCs w:val="20"/>
          <w:highlight w:val="red"/>
          <w:rPrChange w:id="54" w:author="Soriano, Carles" w:date="2022-06-16T12:24:00Z">
            <w:rPr>
              <w:rFonts w:asciiTheme="minorBidi" w:hAnsiTheme="minorBidi" w:cstheme="minorBidi"/>
              <w:szCs w:val="20"/>
            </w:rPr>
          </w:rPrChange>
        </w:rPr>
        <w:t>San Jose objectives</w:t>
      </w:r>
      <w:r w:rsidRPr="00BF631B">
        <w:rPr>
          <w:rFonts w:asciiTheme="minorBidi" w:hAnsiTheme="minorBidi" w:cstheme="minorBidi"/>
          <w:szCs w:val="20"/>
        </w:rPr>
        <w:t xml:space="preserve">. Action plans will be agreed to strengthen risk management and controls, and to improve operations where warranted.  </w:t>
      </w:r>
    </w:p>
    <w:p w14:paraId="1D2F3F7E" w14:textId="27B391EE" w:rsidR="00DB17F2" w:rsidRPr="00BF631B" w:rsidRDefault="00DB17F2" w:rsidP="00E753FF">
      <w:pPr>
        <w:pStyle w:val="Numberedpara"/>
        <w:numPr>
          <w:ilvl w:val="0"/>
          <w:numId w:val="0"/>
        </w:numPr>
        <w:tabs>
          <w:tab w:val="left" w:pos="720"/>
          <w:tab w:val="left" w:pos="2430"/>
        </w:tabs>
        <w:spacing w:after="200" w:line="276" w:lineRule="auto"/>
        <w:jc w:val="both"/>
        <w:rPr>
          <w:rFonts w:asciiTheme="minorBidi" w:hAnsiTheme="minorBidi" w:cstheme="minorBidi"/>
          <w:szCs w:val="20"/>
        </w:rPr>
      </w:pPr>
      <w:r w:rsidRPr="00BF631B">
        <w:rPr>
          <w:rFonts w:asciiTheme="minorBidi" w:hAnsiTheme="minorBidi" w:cstheme="minorBidi"/>
          <w:szCs w:val="20"/>
        </w:rPr>
        <w:t>The audit will be based on interviews, data analysis</w:t>
      </w:r>
      <w:r w:rsidR="007A70D6">
        <w:rPr>
          <w:rFonts w:asciiTheme="minorBidi" w:hAnsiTheme="minorBidi" w:cstheme="minorBidi"/>
          <w:szCs w:val="20"/>
        </w:rPr>
        <w:t xml:space="preserve"> and </w:t>
      </w:r>
      <w:r w:rsidRPr="00BF631B">
        <w:rPr>
          <w:rFonts w:asciiTheme="minorBidi" w:hAnsiTheme="minorBidi" w:cstheme="minorBidi"/>
          <w:szCs w:val="20"/>
        </w:rPr>
        <w:t xml:space="preserve">documentation review. The audit team will select the sampling techniques such as </w:t>
      </w:r>
      <w:r w:rsidR="009B5F09" w:rsidRPr="00BF631B">
        <w:rPr>
          <w:rFonts w:asciiTheme="minorBidi" w:hAnsiTheme="minorBidi" w:cstheme="minorBidi"/>
          <w:szCs w:val="20"/>
        </w:rPr>
        <w:t>judgmental</w:t>
      </w:r>
      <w:r w:rsidRPr="00BF631B">
        <w:rPr>
          <w:rFonts w:asciiTheme="minorBidi" w:hAnsiTheme="minorBidi" w:cstheme="minorBidi"/>
          <w:szCs w:val="20"/>
        </w:rPr>
        <w:t xml:space="preserve">, </w:t>
      </w:r>
      <w:r w:rsidR="009B5F09">
        <w:rPr>
          <w:rFonts w:asciiTheme="minorBidi" w:hAnsiTheme="minorBidi" w:cstheme="minorBidi"/>
          <w:szCs w:val="20"/>
        </w:rPr>
        <w:t xml:space="preserve">or </w:t>
      </w:r>
      <w:r w:rsidRPr="00BF631B">
        <w:rPr>
          <w:rFonts w:asciiTheme="minorBidi" w:hAnsiTheme="minorBidi" w:cstheme="minorBidi"/>
          <w:szCs w:val="20"/>
        </w:rPr>
        <w:t xml:space="preserve">statistical to ensure the sampling approach remains relevant to the test objectives. </w:t>
      </w:r>
    </w:p>
    <w:p w14:paraId="38A37627" w14:textId="77777777" w:rsidR="00DB17F2" w:rsidRPr="00BF631B" w:rsidRDefault="00DB17F2" w:rsidP="00E753FF">
      <w:pPr>
        <w:pStyle w:val="Numberedpara"/>
        <w:numPr>
          <w:ilvl w:val="0"/>
          <w:numId w:val="0"/>
        </w:numPr>
        <w:tabs>
          <w:tab w:val="left" w:pos="720"/>
          <w:tab w:val="left" w:pos="2430"/>
        </w:tabs>
        <w:spacing w:after="200" w:line="276" w:lineRule="auto"/>
        <w:jc w:val="both"/>
        <w:rPr>
          <w:rFonts w:asciiTheme="minorBidi" w:hAnsiTheme="minorBidi" w:cstheme="minorBidi"/>
          <w:b/>
          <w:szCs w:val="20"/>
        </w:rPr>
      </w:pPr>
      <w:r w:rsidRPr="00BF631B">
        <w:rPr>
          <w:rFonts w:asciiTheme="minorBidi" w:hAnsiTheme="minorBidi" w:cstheme="minorBidi"/>
          <w:b/>
          <w:szCs w:val="20"/>
        </w:rPr>
        <w:t xml:space="preserve">Key milestones </w:t>
      </w:r>
    </w:p>
    <w:p w14:paraId="71F8848A" w14:textId="77777777" w:rsidR="00DB17F2" w:rsidRPr="00BF631B" w:rsidRDefault="00DB17F2" w:rsidP="00E753FF">
      <w:pPr>
        <w:tabs>
          <w:tab w:val="left" w:pos="720"/>
        </w:tabs>
        <w:spacing w:after="200" w:line="276" w:lineRule="auto"/>
        <w:jc w:val="both"/>
        <w:rPr>
          <w:rFonts w:asciiTheme="minorBidi" w:eastAsia="PMingLiU" w:hAnsiTheme="minorBidi" w:cstheme="minorBidi"/>
          <w:lang w:eastAsia="x-none"/>
        </w:rPr>
      </w:pPr>
      <w:r w:rsidRPr="00BF631B">
        <w:rPr>
          <w:rFonts w:asciiTheme="minorBidi" w:eastAsia="PMingLiU" w:hAnsiTheme="minorBidi" w:cstheme="minorBidi"/>
          <w:lang w:eastAsia="x-none"/>
        </w:rPr>
        <w:lastRenderedPageBreak/>
        <w:t>IOS will conduct the audit of the Office per these timelines:</w:t>
      </w:r>
    </w:p>
    <w:tbl>
      <w:tblPr>
        <w:tblStyle w:val="TableGrid1"/>
        <w:tblW w:w="0" w:type="auto"/>
        <w:jc w:val="center"/>
        <w:tblLook w:val="04A0" w:firstRow="1" w:lastRow="0" w:firstColumn="1" w:lastColumn="0" w:noHBand="0" w:noVBand="1"/>
      </w:tblPr>
      <w:tblGrid>
        <w:gridCol w:w="1897"/>
        <w:gridCol w:w="2351"/>
      </w:tblGrid>
      <w:tr w:rsidR="00DB17F2" w:rsidRPr="00BF631B" w14:paraId="11968C7D" w14:textId="77777777" w:rsidTr="006A05D5">
        <w:trPr>
          <w:tblHeader/>
          <w:jc w:val="center"/>
        </w:trPr>
        <w:tc>
          <w:tcPr>
            <w:tcW w:w="1897" w:type="dxa"/>
            <w:shd w:val="clear" w:color="auto" w:fill="89B9D4" w:themeFill="accent1" w:themeFillTint="99"/>
          </w:tcPr>
          <w:p w14:paraId="6601A22F" w14:textId="77777777" w:rsidR="00DB17F2" w:rsidRPr="00BF631B" w:rsidRDefault="00DB17F2" w:rsidP="00E753FF">
            <w:pPr>
              <w:spacing w:after="50"/>
              <w:jc w:val="both"/>
              <w:rPr>
                <w:rFonts w:asciiTheme="minorBidi" w:hAnsiTheme="minorBidi" w:cstheme="minorBidi"/>
                <w:b/>
                <w:bCs/>
                <w:color w:val="000000"/>
                <w:sz w:val="18"/>
                <w:szCs w:val="18"/>
              </w:rPr>
            </w:pPr>
            <w:r w:rsidRPr="00BF631B">
              <w:rPr>
                <w:rFonts w:asciiTheme="minorBidi" w:hAnsiTheme="minorBidi" w:cstheme="minorBidi"/>
                <w:b/>
                <w:bCs/>
                <w:color w:val="000000"/>
                <w:sz w:val="18"/>
                <w:szCs w:val="18"/>
              </w:rPr>
              <w:t>Milestone</w:t>
            </w:r>
          </w:p>
        </w:tc>
        <w:tc>
          <w:tcPr>
            <w:tcW w:w="2351" w:type="dxa"/>
            <w:shd w:val="clear" w:color="auto" w:fill="89B9D4" w:themeFill="accent1" w:themeFillTint="99"/>
          </w:tcPr>
          <w:p w14:paraId="67B7CF3F" w14:textId="77777777" w:rsidR="00DB17F2" w:rsidRPr="00BF631B" w:rsidRDefault="00DB17F2" w:rsidP="00E753FF">
            <w:pPr>
              <w:spacing w:after="50"/>
              <w:jc w:val="both"/>
              <w:rPr>
                <w:rFonts w:asciiTheme="minorBidi" w:hAnsiTheme="minorBidi" w:cstheme="minorBidi"/>
                <w:b/>
                <w:bCs/>
                <w:color w:val="000000"/>
                <w:sz w:val="18"/>
                <w:szCs w:val="18"/>
              </w:rPr>
            </w:pPr>
            <w:r w:rsidRPr="00BF631B">
              <w:rPr>
                <w:rFonts w:asciiTheme="minorBidi" w:hAnsiTheme="minorBidi" w:cstheme="minorBidi"/>
                <w:b/>
                <w:bCs/>
                <w:color w:val="000000"/>
                <w:sz w:val="18"/>
                <w:szCs w:val="18"/>
              </w:rPr>
              <w:t>Planned date</w:t>
            </w:r>
          </w:p>
        </w:tc>
      </w:tr>
      <w:tr w:rsidR="00DB17F2" w:rsidRPr="00BF631B" w14:paraId="225EB82E" w14:textId="77777777" w:rsidTr="006A05D5">
        <w:trPr>
          <w:jc w:val="center"/>
        </w:trPr>
        <w:tc>
          <w:tcPr>
            <w:tcW w:w="1897" w:type="dxa"/>
          </w:tcPr>
          <w:p w14:paraId="579860C4" w14:textId="77777777" w:rsidR="00DB17F2" w:rsidRPr="00BF631B" w:rsidRDefault="00DB17F2" w:rsidP="00E753FF">
            <w:pPr>
              <w:spacing w:after="50"/>
              <w:jc w:val="both"/>
              <w:rPr>
                <w:rFonts w:asciiTheme="minorBidi" w:hAnsiTheme="minorBidi" w:cstheme="minorBidi"/>
                <w:bCs/>
                <w:color w:val="000000"/>
                <w:sz w:val="18"/>
                <w:szCs w:val="18"/>
              </w:rPr>
            </w:pPr>
            <w:r w:rsidRPr="00BF631B">
              <w:rPr>
                <w:rFonts w:asciiTheme="minorBidi" w:hAnsiTheme="minorBidi" w:cstheme="minorBidi"/>
                <w:bCs/>
                <w:color w:val="000000"/>
                <w:sz w:val="18"/>
                <w:szCs w:val="18"/>
              </w:rPr>
              <w:t>Notification letter</w:t>
            </w:r>
          </w:p>
        </w:tc>
        <w:tc>
          <w:tcPr>
            <w:tcW w:w="2351" w:type="dxa"/>
          </w:tcPr>
          <w:p w14:paraId="0BC51261" w14:textId="1ECD9957" w:rsidR="00DB17F2" w:rsidRPr="00BF631B" w:rsidRDefault="009B5F09" w:rsidP="00E753FF">
            <w:pPr>
              <w:spacing w:after="50"/>
              <w:jc w:val="both"/>
              <w:rPr>
                <w:rFonts w:asciiTheme="minorBidi" w:hAnsiTheme="minorBidi" w:cstheme="minorBidi"/>
                <w:bCs/>
                <w:color w:val="000000"/>
                <w:sz w:val="18"/>
                <w:szCs w:val="18"/>
              </w:rPr>
            </w:pPr>
            <w:r w:rsidRPr="009B5F09">
              <w:rPr>
                <w:rFonts w:asciiTheme="minorBidi" w:hAnsiTheme="minorBidi" w:cstheme="minorBidi"/>
                <w:bCs/>
                <w:color w:val="000000"/>
                <w:sz w:val="18"/>
                <w:szCs w:val="18"/>
              </w:rPr>
              <w:t>04 May 2022</w:t>
            </w:r>
          </w:p>
        </w:tc>
      </w:tr>
      <w:tr w:rsidR="00DB17F2" w:rsidRPr="00BF631B" w14:paraId="6A464DD6" w14:textId="77777777" w:rsidTr="006A05D5">
        <w:trPr>
          <w:jc w:val="center"/>
        </w:trPr>
        <w:tc>
          <w:tcPr>
            <w:tcW w:w="1897" w:type="dxa"/>
          </w:tcPr>
          <w:p w14:paraId="26CC853E" w14:textId="77777777" w:rsidR="00DB17F2" w:rsidRPr="00BF631B" w:rsidRDefault="00DB17F2" w:rsidP="00E753FF">
            <w:pPr>
              <w:spacing w:after="50"/>
              <w:jc w:val="both"/>
              <w:rPr>
                <w:rFonts w:asciiTheme="minorBidi" w:hAnsiTheme="minorBidi" w:cstheme="minorBidi"/>
                <w:bCs/>
                <w:color w:val="000000"/>
                <w:sz w:val="18"/>
                <w:szCs w:val="18"/>
              </w:rPr>
            </w:pPr>
            <w:r w:rsidRPr="00BF631B">
              <w:rPr>
                <w:rFonts w:asciiTheme="minorBidi" w:hAnsiTheme="minorBidi" w:cstheme="minorBidi"/>
                <w:bCs/>
                <w:color w:val="000000"/>
                <w:sz w:val="18"/>
                <w:szCs w:val="18"/>
              </w:rPr>
              <w:t>End of planning</w:t>
            </w:r>
          </w:p>
        </w:tc>
        <w:tc>
          <w:tcPr>
            <w:tcW w:w="2351" w:type="dxa"/>
          </w:tcPr>
          <w:p w14:paraId="0F206EC6" w14:textId="16559197" w:rsidR="00DB17F2" w:rsidRPr="00BF631B" w:rsidRDefault="009B5F09" w:rsidP="00E753FF">
            <w:pPr>
              <w:spacing w:after="50"/>
              <w:jc w:val="both"/>
              <w:rPr>
                <w:rFonts w:asciiTheme="minorBidi" w:hAnsiTheme="minorBidi" w:cstheme="minorBidi"/>
                <w:bCs/>
                <w:color w:val="000000"/>
                <w:sz w:val="18"/>
                <w:szCs w:val="18"/>
              </w:rPr>
            </w:pPr>
            <w:r w:rsidRPr="009B5F09">
              <w:rPr>
                <w:rFonts w:asciiTheme="minorBidi" w:hAnsiTheme="minorBidi" w:cstheme="minorBidi"/>
                <w:bCs/>
                <w:color w:val="000000"/>
                <w:sz w:val="18"/>
                <w:szCs w:val="18"/>
              </w:rPr>
              <w:t>01 June 2022</w:t>
            </w:r>
          </w:p>
        </w:tc>
      </w:tr>
      <w:tr w:rsidR="00DB17F2" w:rsidRPr="00BF631B" w14:paraId="53E28227" w14:textId="77777777" w:rsidTr="006A05D5">
        <w:trPr>
          <w:jc w:val="center"/>
        </w:trPr>
        <w:tc>
          <w:tcPr>
            <w:tcW w:w="1897" w:type="dxa"/>
          </w:tcPr>
          <w:p w14:paraId="2624F584" w14:textId="77777777" w:rsidR="00DB17F2" w:rsidRPr="00BF631B" w:rsidRDefault="00DB17F2" w:rsidP="00E753FF">
            <w:pPr>
              <w:spacing w:after="50"/>
              <w:jc w:val="both"/>
              <w:rPr>
                <w:rFonts w:asciiTheme="minorBidi" w:hAnsiTheme="minorBidi" w:cstheme="minorBidi"/>
                <w:bCs/>
                <w:color w:val="000000"/>
                <w:sz w:val="18"/>
                <w:szCs w:val="18"/>
              </w:rPr>
            </w:pPr>
            <w:r w:rsidRPr="00BF631B">
              <w:rPr>
                <w:rFonts w:asciiTheme="minorBidi" w:hAnsiTheme="minorBidi" w:cstheme="minorBidi"/>
                <w:bCs/>
                <w:color w:val="000000"/>
                <w:sz w:val="18"/>
                <w:szCs w:val="18"/>
              </w:rPr>
              <w:t>End of fieldwork</w:t>
            </w:r>
          </w:p>
        </w:tc>
        <w:tc>
          <w:tcPr>
            <w:tcW w:w="2351" w:type="dxa"/>
          </w:tcPr>
          <w:p w14:paraId="72EB9C92" w14:textId="3B403444" w:rsidR="00DB17F2" w:rsidRPr="00BF631B" w:rsidRDefault="009B5F09" w:rsidP="00E753FF">
            <w:pPr>
              <w:spacing w:after="50"/>
              <w:jc w:val="both"/>
              <w:rPr>
                <w:rFonts w:asciiTheme="minorBidi" w:hAnsiTheme="minorBidi" w:cstheme="minorBidi"/>
                <w:bCs/>
                <w:color w:val="000000"/>
                <w:sz w:val="18"/>
                <w:szCs w:val="18"/>
              </w:rPr>
            </w:pPr>
            <w:r w:rsidRPr="009B5F09">
              <w:rPr>
                <w:rFonts w:asciiTheme="minorBidi" w:hAnsiTheme="minorBidi" w:cstheme="minorBidi"/>
                <w:bCs/>
                <w:color w:val="000000"/>
                <w:sz w:val="18"/>
                <w:szCs w:val="18"/>
              </w:rPr>
              <w:t>21 June 2022</w:t>
            </w:r>
          </w:p>
        </w:tc>
      </w:tr>
      <w:tr w:rsidR="00DB17F2" w:rsidRPr="00BF631B" w14:paraId="503479B1" w14:textId="77777777" w:rsidTr="006A05D5">
        <w:trPr>
          <w:jc w:val="center"/>
        </w:trPr>
        <w:tc>
          <w:tcPr>
            <w:tcW w:w="1897" w:type="dxa"/>
          </w:tcPr>
          <w:p w14:paraId="33A7E869" w14:textId="77777777" w:rsidR="00DB17F2" w:rsidRPr="00BF631B" w:rsidRDefault="00DB17F2" w:rsidP="00E753FF">
            <w:pPr>
              <w:spacing w:after="50"/>
              <w:jc w:val="both"/>
              <w:rPr>
                <w:rFonts w:asciiTheme="minorBidi" w:hAnsiTheme="minorBidi" w:cstheme="minorBidi"/>
                <w:bCs/>
                <w:color w:val="000000"/>
                <w:sz w:val="18"/>
                <w:szCs w:val="18"/>
              </w:rPr>
            </w:pPr>
            <w:r w:rsidRPr="00BF631B">
              <w:rPr>
                <w:rFonts w:asciiTheme="minorBidi" w:hAnsiTheme="minorBidi" w:cstheme="minorBidi"/>
                <w:bCs/>
                <w:color w:val="000000"/>
                <w:sz w:val="18"/>
                <w:szCs w:val="18"/>
              </w:rPr>
              <w:t>Draft report</w:t>
            </w:r>
          </w:p>
        </w:tc>
        <w:tc>
          <w:tcPr>
            <w:tcW w:w="2351" w:type="dxa"/>
          </w:tcPr>
          <w:p w14:paraId="4B8BE09B" w14:textId="1E0DCDCD" w:rsidR="00DB17F2" w:rsidRPr="00BF631B" w:rsidRDefault="009B5F09" w:rsidP="00E753FF">
            <w:pPr>
              <w:spacing w:after="50"/>
              <w:jc w:val="both"/>
              <w:rPr>
                <w:rFonts w:asciiTheme="minorBidi" w:hAnsiTheme="minorBidi" w:cstheme="minorBidi"/>
                <w:bCs/>
                <w:color w:val="000000"/>
                <w:sz w:val="18"/>
                <w:szCs w:val="18"/>
              </w:rPr>
            </w:pPr>
            <w:r w:rsidRPr="009B5F09">
              <w:rPr>
                <w:rFonts w:asciiTheme="minorBidi" w:hAnsiTheme="minorBidi" w:cstheme="minorBidi"/>
                <w:bCs/>
                <w:color w:val="000000"/>
                <w:sz w:val="18"/>
                <w:szCs w:val="18"/>
              </w:rPr>
              <w:t>11 July 2022</w:t>
            </w:r>
          </w:p>
        </w:tc>
      </w:tr>
      <w:tr w:rsidR="00DB17F2" w:rsidRPr="00BF631B" w14:paraId="59525F59" w14:textId="77777777" w:rsidTr="006A05D5">
        <w:trPr>
          <w:jc w:val="center"/>
        </w:trPr>
        <w:tc>
          <w:tcPr>
            <w:tcW w:w="1897" w:type="dxa"/>
          </w:tcPr>
          <w:p w14:paraId="082D5DE9" w14:textId="77777777" w:rsidR="00DB17F2" w:rsidRPr="00BF631B" w:rsidRDefault="00DB17F2" w:rsidP="00E753FF">
            <w:pPr>
              <w:spacing w:after="50"/>
              <w:jc w:val="both"/>
              <w:rPr>
                <w:rFonts w:asciiTheme="minorBidi" w:hAnsiTheme="minorBidi" w:cstheme="minorBidi"/>
                <w:bCs/>
                <w:color w:val="000000"/>
                <w:sz w:val="18"/>
                <w:szCs w:val="18"/>
              </w:rPr>
            </w:pPr>
            <w:r w:rsidRPr="00BF631B">
              <w:rPr>
                <w:rFonts w:asciiTheme="minorBidi" w:hAnsiTheme="minorBidi" w:cstheme="minorBidi"/>
                <w:bCs/>
                <w:color w:val="000000"/>
                <w:sz w:val="18"/>
                <w:szCs w:val="18"/>
              </w:rPr>
              <w:t>Final report</w:t>
            </w:r>
          </w:p>
        </w:tc>
        <w:tc>
          <w:tcPr>
            <w:tcW w:w="2351" w:type="dxa"/>
          </w:tcPr>
          <w:p w14:paraId="4F78689E" w14:textId="3C16C806" w:rsidR="00DB17F2" w:rsidRPr="00BF631B" w:rsidRDefault="009B5F09" w:rsidP="00E753FF">
            <w:pPr>
              <w:spacing w:after="50"/>
              <w:jc w:val="both"/>
              <w:rPr>
                <w:rFonts w:asciiTheme="minorBidi" w:hAnsiTheme="minorBidi" w:cstheme="minorBidi"/>
                <w:bCs/>
                <w:color w:val="000000"/>
                <w:sz w:val="18"/>
                <w:szCs w:val="18"/>
              </w:rPr>
            </w:pPr>
            <w:r w:rsidRPr="009B5F09">
              <w:rPr>
                <w:rFonts w:asciiTheme="minorBidi" w:hAnsiTheme="minorBidi" w:cstheme="minorBidi"/>
                <w:bCs/>
                <w:color w:val="000000"/>
                <w:sz w:val="18"/>
                <w:szCs w:val="18"/>
              </w:rPr>
              <w:t>31 July 2022</w:t>
            </w:r>
          </w:p>
        </w:tc>
      </w:tr>
    </w:tbl>
    <w:p w14:paraId="269F6068" w14:textId="77777777" w:rsidR="009B5F09" w:rsidRDefault="009B5F09" w:rsidP="00E753FF">
      <w:pPr>
        <w:pStyle w:val="Numberedpara"/>
        <w:numPr>
          <w:ilvl w:val="0"/>
          <w:numId w:val="0"/>
        </w:numPr>
        <w:tabs>
          <w:tab w:val="left" w:pos="720"/>
          <w:tab w:val="left" w:pos="2430"/>
        </w:tabs>
        <w:spacing w:after="200" w:line="276" w:lineRule="auto"/>
        <w:jc w:val="both"/>
        <w:rPr>
          <w:rFonts w:asciiTheme="minorBidi" w:hAnsiTheme="minorBidi" w:cstheme="minorBidi"/>
          <w:b/>
          <w:szCs w:val="20"/>
        </w:rPr>
      </w:pPr>
    </w:p>
    <w:p w14:paraId="493D60B6" w14:textId="77777777" w:rsidR="009B5F09" w:rsidRDefault="009B5F09" w:rsidP="00E753FF">
      <w:pPr>
        <w:pStyle w:val="Numberedpara"/>
        <w:numPr>
          <w:ilvl w:val="0"/>
          <w:numId w:val="0"/>
        </w:numPr>
        <w:tabs>
          <w:tab w:val="left" w:pos="720"/>
          <w:tab w:val="left" w:pos="2430"/>
        </w:tabs>
        <w:spacing w:after="200" w:line="276" w:lineRule="auto"/>
        <w:jc w:val="both"/>
        <w:rPr>
          <w:rFonts w:asciiTheme="minorBidi" w:hAnsiTheme="minorBidi" w:cstheme="minorBidi"/>
          <w:b/>
          <w:szCs w:val="20"/>
        </w:rPr>
      </w:pPr>
    </w:p>
    <w:p w14:paraId="4820AD07" w14:textId="4B424AD3" w:rsidR="00DB17F2" w:rsidRPr="00BF631B" w:rsidRDefault="00DB17F2" w:rsidP="00E753FF">
      <w:pPr>
        <w:pStyle w:val="Numberedpara"/>
        <w:numPr>
          <w:ilvl w:val="0"/>
          <w:numId w:val="0"/>
        </w:numPr>
        <w:tabs>
          <w:tab w:val="left" w:pos="720"/>
          <w:tab w:val="left" w:pos="2430"/>
        </w:tabs>
        <w:spacing w:after="200" w:line="276" w:lineRule="auto"/>
        <w:jc w:val="both"/>
        <w:rPr>
          <w:rFonts w:asciiTheme="minorBidi" w:hAnsiTheme="minorBidi" w:cstheme="minorBidi"/>
          <w:b/>
          <w:szCs w:val="20"/>
        </w:rPr>
      </w:pPr>
      <w:r w:rsidRPr="00BF631B">
        <w:rPr>
          <w:rFonts w:asciiTheme="minorBidi" w:hAnsiTheme="minorBidi" w:cstheme="minorBidi"/>
          <w:b/>
          <w:szCs w:val="20"/>
        </w:rPr>
        <w:t xml:space="preserve">Audit resources </w:t>
      </w:r>
    </w:p>
    <w:p w14:paraId="289ABB43" w14:textId="77777777" w:rsidR="00DB17F2" w:rsidRPr="00BF631B" w:rsidRDefault="00DB17F2" w:rsidP="00E753FF">
      <w:pPr>
        <w:spacing w:after="200" w:line="276" w:lineRule="auto"/>
        <w:jc w:val="both"/>
        <w:rPr>
          <w:rFonts w:asciiTheme="minorBidi" w:hAnsiTheme="minorBidi" w:cstheme="minorBidi"/>
          <w:szCs w:val="21"/>
        </w:rPr>
      </w:pPr>
      <w:r w:rsidRPr="00BF631B">
        <w:rPr>
          <w:rFonts w:asciiTheme="minorBidi" w:hAnsiTheme="minorBidi" w:cstheme="minorBidi"/>
          <w:szCs w:val="21"/>
        </w:rPr>
        <w:t>The budgeted days for this assignment are</w:t>
      </w:r>
      <w:r w:rsidRPr="00D152EE">
        <w:rPr>
          <w:rFonts w:asciiTheme="minorBidi" w:hAnsiTheme="minorBidi" w:cstheme="minorBidi"/>
          <w:szCs w:val="21"/>
        </w:rPr>
        <w:t xml:space="preserve"> 80 d</w:t>
      </w:r>
      <w:r w:rsidRPr="00BF631B">
        <w:rPr>
          <w:rFonts w:asciiTheme="minorBidi" w:hAnsiTheme="minorBidi" w:cstheme="minorBidi"/>
          <w:szCs w:val="21"/>
        </w:rPr>
        <w:t>ays as follows:</w:t>
      </w:r>
    </w:p>
    <w:tbl>
      <w:tblPr>
        <w:tblW w:w="8991" w:type="dxa"/>
        <w:jc w:val="center"/>
        <w:tblLook w:val="04A0" w:firstRow="1" w:lastRow="0" w:firstColumn="1" w:lastColumn="0" w:noHBand="0" w:noVBand="1"/>
      </w:tblPr>
      <w:tblGrid>
        <w:gridCol w:w="3109"/>
        <w:gridCol w:w="1061"/>
        <w:gridCol w:w="1195"/>
        <w:gridCol w:w="1464"/>
        <w:gridCol w:w="1371"/>
        <w:gridCol w:w="798"/>
      </w:tblGrid>
      <w:tr w:rsidR="00DB17F2" w:rsidRPr="00BF631B" w14:paraId="359F47E1" w14:textId="77777777" w:rsidTr="006A05D5">
        <w:trPr>
          <w:trHeight w:val="315"/>
          <w:jc w:val="center"/>
        </w:trPr>
        <w:tc>
          <w:tcPr>
            <w:tcW w:w="3109" w:type="dxa"/>
            <w:tcBorders>
              <w:top w:val="single" w:sz="8" w:space="0" w:color="auto"/>
              <w:left w:val="single" w:sz="8" w:space="0" w:color="auto"/>
              <w:bottom w:val="single" w:sz="4" w:space="0" w:color="auto"/>
              <w:right w:val="single" w:sz="8" w:space="0" w:color="auto"/>
            </w:tcBorders>
            <w:shd w:val="clear" w:color="auto" w:fill="F8DCD3" w:themeFill="accent6" w:themeFillTint="33"/>
            <w:noWrap/>
            <w:vAlign w:val="center"/>
            <w:hideMark/>
          </w:tcPr>
          <w:p w14:paraId="530ECB63" w14:textId="77777777" w:rsidR="00DB17F2" w:rsidRPr="00BF631B" w:rsidRDefault="00DB17F2" w:rsidP="00E753FF">
            <w:pPr>
              <w:jc w:val="both"/>
              <w:rPr>
                <w:rFonts w:asciiTheme="minorBidi" w:hAnsiTheme="minorBidi" w:cstheme="minorBidi"/>
                <w:b/>
                <w:bCs/>
                <w:color w:val="000000"/>
                <w:sz w:val="20"/>
                <w:szCs w:val="21"/>
              </w:rPr>
            </w:pPr>
            <w:r w:rsidRPr="00BF631B">
              <w:rPr>
                <w:rFonts w:asciiTheme="minorBidi" w:hAnsiTheme="minorBidi" w:cstheme="minorBidi"/>
                <w:b/>
                <w:bCs/>
                <w:color w:val="000000"/>
                <w:sz w:val="20"/>
                <w:szCs w:val="21"/>
              </w:rPr>
              <w:t>Activity/ Persons-days</w:t>
            </w:r>
          </w:p>
        </w:tc>
        <w:tc>
          <w:tcPr>
            <w:tcW w:w="1054" w:type="dxa"/>
            <w:tcBorders>
              <w:top w:val="single" w:sz="8" w:space="0" w:color="auto"/>
              <w:left w:val="nil"/>
              <w:bottom w:val="single" w:sz="8" w:space="0" w:color="auto"/>
              <w:right w:val="single" w:sz="8" w:space="0" w:color="auto"/>
            </w:tcBorders>
            <w:shd w:val="clear" w:color="auto" w:fill="F8DCD3" w:themeFill="accent6" w:themeFillTint="33"/>
            <w:noWrap/>
            <w:vAlign w:val="center"/>
            <w:hideMark/>
          </w:tcPr>
          <w:p w14:paraId="799D6AD4" w14:textId="77777777" w:rsidR="00DB17F2" w:rsidRPr="00BF631B" w:rsidRDefault="00DB17F2" w:rsidP="00E753FF">
            <w:pPr>
              <w:jc w:val="both"/>
              <w:rPr>
                <w:rFonts w:asciiTheme="minorBidi" w:hAnsiTheme="minorBidi" w:cstheme="minorBidi"/>
                <w:b/>
                <w:bCs/>
                <w:color w:val="000000"/>
                <w:sz w:val="20"/>
                <w:szCs w:val="21"/>
              </w:rPr>
            </w:pPr>
            <w:r w:rsidRPr="00BF631B">
              <w:rPr>
                <w:rFonts w:asciiTheme="minorBidi" w:hAnsiTheme="minorBidi" w:cstheme="minorBidi"/>
                <w:b/>
                <w:bCs/>
                <w:color w:val="000000"/>
                <w:sz w:val="20"/>
                <w:szCs w:val="21"/>
              </w:rPr>
              <w:t>Planning</w:t>
            </w:r>
          </w:p>
        </w:tc>
        <w:tc>
          <w:tcPr>
            <w:tcW w:w="1195" w:type="dxa"/>
            <w:tcBorders>
              <w:top w:val="single" w:sz="8" w:space="0" w:color="auto"/>
              <w:left w:val="nil"/>
              <w:bottom w:val="single" w:sz="8" w:space="0" w:color="auto"/>
              <w:right w:val="single" w:sz="8" w:space="0" w:color="auto"/>
            </w:tcBorders>
            <w:shd w:val="clear" w:color="auto" w:fill="F8DCD3" w:themeFill="accent6" w:themeFillTint="33"/>
            <w:noWrap/>
            <w:vAlign w:val="center"/>
            <w:hideMark/>
          </w:tcPr>
          <w:p w14:paraId="27184D5D" w14:textId="77777777" w:rsidR="00DB17F2" w:rsidRPr="00BF631B" w:rsidRDefault="00DB17F2" w:rsidP="00E753FF">
            <w:pPr>
              <w:jc w:val="both"/>
              <w:rPr>
                <w:rFonts w:asciiTheme="minorBidi" w:hAnsiTheme="minorBidi" w:cstheme="minorBidi"/>
                <w:b/>
                <w:bCs/>
                <w:color w:val="000000"/>
                <w:sz w:val="20"/>
                <w:szCs w:val="21"/>
              </w:rPr>
            </w:pPr>
            <w:r w:rsidRPr="00BF631B">
              <w:rPr>
                <w:rFonts w:asciiTheme="minorBidi" w:hAnsiTheme="minorBidi" w:cstheme="minorBidi"/>
                <w:b/>
                <w:bCs/>
                <w:color w:val="000000"/>
                <w:sz w:val="20"/>
                <w:szCs w:val="21"/>
              </w:rPr>
              <w:t>Fieldwork</w:t>
            </w:r>
          </w:p>
        </w:tc>
        <w:tc>
          <w:tcPr>
            <w:tcW w:w="1464" w:type="dxa"/>
            <w:tcBorders>
              <w:top w:val="single" w:sz="8" w:space="0" w:color="auto"/>
              <w:left w:val="nil"/>
              <w:bottom w:val="single" w:sz="8" w:space="0" w:color="auto"/>
              <w:right w:val="single" w:sz="8" w:space="0" w:color="auto"/>
            </w:tcBorders>
            <w:shd w:val="clear" w:color="auto" w:fill="F8DCD3" w:themeFill="accent6" w:themeFillTint="33"/>
            <w:noWrap/>
            <w:vAlign w:val="center"/>
            <w:hideMark/>
          </w:tcPr>
          <w:p w14:paraId="6A5CB67C" w14:textId="77777777" w:rsidR="00DB17F2" w:rsidRPr="00BF631B" w:rsidRDefault="00DB17F2" w:rsidP="00E753FF">
            <w:pPr>
              <w:jc w:val="both"/>
              <w:rPr>
                <w:rFonts w:asciiTheme="minorBidi" w:hAnsiTheme="minorBidi" w:cstheme="minorBidi"/>
                <w:b/>
                <w:bCs/>
                <w:color w:val="000000"/>
                <w:sz w:val="20"/>
                <w:szCs w:val="21"/>
              </w:rPr>
            </w:pPr>
            <w:r w:rsidRPr="00BF631B">
              <w:rPr>
                <w:rFonts w:asciiTheme="minorBidi" w:hAnsiTheme="minorBidi" w:cstheme="minorBidi"/>
                <w:b/>
                <w:bCs/>
                <w:color w:val="000000"/>
                <w:sz w:val="20"/>
                <w:szCs w:val="21"/>
              </w:rPr>
              <w:t>Draft report</w:t>
            </w:r>
          </w:p>
        </w:tc>
        <w:tc>
          <w:tcPr>
            <w:tcW w:w="1371" w:type="dxa"/>
            <w:tcBorders>
              <w:top w:val="single" w:sz="8" w:space="0" w:color="auto"/>
              <w:left w:val="nil"/>
              <w:bottom w:val="single" w:sz="8" w:space="0" w:color="auto"/>
              <w:right w:val="single" w:sz="8" w:space="0" w:color="auto"/>
            </w:tcBorders>
            <w:shd w:val="clear" w:color="auto" w:fill="F8DCD3" w:themeFill="accent6" w:themeFillTint="33"/>
            <w:noWrap/>
            <w:vAlign w:val="center"/>
            <w:hideMark/>
          </w:tcPr>
          <w:p w14:paraId="01D19AC0" w14:textId="77777777" w:rsidR="00DB17F2" w:rsidRPr="00BF631B" w:rsidRDefault="00DB17F2" w:rsidP="00E753FF">
            <w:pPr>
              <w:jc w:val="both"/>
              <w:rPr>
                <w:rFonts w:asciiTheme="minorBidi" w:hAnsiTheme="minorBidi" w:cstheme="minorBidi"/>
                <w:b/>
                <w:bCs/>
                <w:color w:val="000000"/>
                <w:sz w:val="20"/>
                <w:szCs w:val="21"/>
              </w:rPr>
            </w:pPr>
            <w:r w:rsidRPr="00BF631B">
              <w:rPr>
                <w:rFonts w:asciiTheme="minorBidi" w:hAnsiTheme="minorBidi" w:cstheme="minorBidi"/>
                <w:b/>
                <w:bCs/>
                <w:color w:val="000000"/>
                <w:sz w:val="20"/>
                <w:szCs w:val="21"/>
              </w:rPr>
              <w:t>Finalization</w:t>
            </w:r>
          </w:p>
        </w:tc>
        <w:tc>
          <w:tcPr>
            <w:tcW w:w="798" w:type="dxa"/>
            <w:tcBorders>
              <w:top w:val="single" w:sz="8" w:space="0" w:color="auto"/>
              <w:left w:val="nil"/>
              <w:bottom w:val="single" w:sz="8" w:space="0" w:color="auto"/>
              <w:right w:val="single" w:sz="8" w:space="0" w:color="auto"/>
            </w:tcBorders>
            <w:shd w:val="clear" w:color="auto" w:fill="F8DCD3" w:themeFill="accent6" w:themeFillTint="33"/>
            <w:noWrap/>
            <w:vAlign w:val="center"/>
            <w:hideMark/>
          </w:tcPr>
          <w:p w14:paraId="612A7A36" w14:textId="77777777" w:rsidR="00DB17F2" w:rsidRPr="00BF631B" w:rsidRDefault="00DB17F2" w:rsidP="00E753FF">
            <w:pPr>
              <w:jc w:val="both"/>
              <w:rPr>
                <w:rFonts w:asciiTheme="minorBidi" w:hAnsiTheme="minorBidi" w:cstheme="minorBidi"/>
                <w:b/>
                <w:bCs/>
                <w:color w:val="000000"/>
                <w:sz w:val="20"/>
                <w:szCs w:val="21"/>
              </w:rPr>
            </w:pPr>
            <w:r w:rsidRPr="00BF631B">
              <w:rPr>
                <w:rFonts w:asciiTheme="minorBidi" w:hAnsiTheme="minorBidi" w:cstheme="minorBidi"/>
                <w:b/>
                <w:bCs/>
                <w:color w:val="000000"/>
                <w:sz w:val="20"/>
                <w:szCs w:val="21"/>
              </w:rPr>
              <w:t>Total</w:t>
            </w:r>
          </w:p>
        </w:tc>
      </w:tr>
      <w:tr w:rsidR="00DB17F2" w:rsidRPr="00BF631B" w14:paraId="43D11AE3" w14:textId="77777777" w:rsidTr="006A05D5">
        <w:trPr>
          <w:trHeight w:val="300"/>
          <w:jc w:val="center"/>
        </w:trPr>
        <w:tc>
          <w:tcPr>
            <w:tcW w:w="31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95608D" w14:textId="77777777" w:rsidR="00DB17F2" w:rsidRPr="00BF631B" w:rsidRDefault="00DB17F2" w:rsidP="00E753FF">
            <w:pPr>
              <w:jc w:val="both"/>
              <w:rPr>
                <w:rFonts w:asciiTheme="minorBidi" w:hAnsiTheme="minorBidi" w:cstheme="minorBidi"/>
                <w:color w:val="000000"/>
                <w:sz w:val="20"/>
                <w:szCs w:val="21"/>
              </w:rPr>
            </w:pPr>
            <w:r w:rsidRPr="00BF631B">
              <w:rPr>
                <w:rFonts w:asciiTheme="minorBidi" w:hAnsiTheme="minorBidi" w:cstheme="minorBidi"/>
                <w:color w:val="000000"/>
                <w:sz w:val="20"/>
                <w:szCs w:val="21"/>
              </w:rPr>
              <w:t>Head of Audit (Soriano)</w:t>
            </w:r>
          </w:p>
        </w:tc>
        <w:tc>
          <w:tcPr>
            <w:tcW w:w="1054" w:type="dxa"/>
            <w:tcBorders>
              <w:top w:val="nil"/>
              <w:left w:val="single" w:sz="4" w:space="0" w:color="auto"/>
              <w:bottom w:val="single" w:sz="8" w:space="0" w:color="000000"/>
              <w:right w:val="single" w:sz="8" w:space="0" w:color="auto"/>
            </w:tcBorders>
            <w:shd w:val="clear" w:color="auto" w:fill="auto"/>
            <w:noWrap/>
            <w:vAlign w:val="center"/>
          </w:tcPr>
          <w:p w14:paraId="0FA5C496" w14:textId="77777777" w:rsidR="00DB17F2" w:rsidRPr="00BF631B" w:rsidRDefault="00DB17F2" w:rsidP="00E753FF">
            <w:pPr>
              <w:jc w:val="both"/>
              <w:rPr>
                <w:rFonts w:asciiTheme="minorBidi" w:hAnsiTheme="minorBidi" w:cstheme="minorBidi"/>
                <w:color w:val="000000"/>
                <w:sz w:val="20"/>
                <w:szCs w:val="21"/>
              </w:rPr>
            </w:pPr>
            <w:r w:rsidRPr="00BF631B">
              <w:rPr>
                <w:rFonts w:asciiTheme="minorBidi" w:hAnsiTheme="minorBidi" w:cstheme="minorBidi"/>
                <w:color w:val="000000"/>
                <w:sz w:val="20"/>
                <w:szCs w:val="21"/>
              </w:rPr>
              <w:t>1</w:t>
            </w:r>
          </w:p>
        </w:tc>
        <w:tc>
          <w:tcPr>
            <w:tcW w:w="1195" w:type="dxa"/>
            <w:tcBorders>
              <w:top w:val="nil"/>
              <w:left w:val="single" w:sz="8" w:space="0" w:color="auto"/>
              <w:bottom w:val="single" w:sz="8" w:space="0" w:color="000000"/>
              <w:right w:val="single" w:sz="8" w:space="0" w:color="auto"/>
            </w:tcBorders>
            <w:shd w:val="clear" w:color="auto" w:fill="auto"/>
            <w:noWrap/>
            <w:vAlign w:val="center"/>
          </w:tcPr>
          <w:p w14:paraId="65736D48" w14:textId="77777777" w:rsidR="00DB17F2" w:rsidRPr="00BF631B" w:rsidRDefault="00DB17F2" w:rsidP="00E753FF">
            <w:pPr>
              <w:jc w:val="both"/>
              <w:rPr>
                <w:rFonts w:asciiTheme="minorBidi" w:hAnsiTheme="minorBidi" w:cstheme="minorBidi"/>
                <w:color w:val="000000"/>
                <w:sz w:val="20"/>
                <w:szCs w:val="21"/>
              </w:rPr>
            </w:pPr>
            <w:r w:rsidRPr="00BF631B">
              <w:rPr>
                <w:rFonts w:asciiTheme="minorBidi" w:hAnsiTheme="minorBidi" w:cstheme="minorBidi"/>
                <w:color w:val="000000"/>
                <w:sz w:val="20"/>
                <w:szCs w:val="21"/>
              </w:rPr>
              <w:t>0</w:t>
            </w:r>
          </w:p>
        </w:tc>
        <w:tc>
          <w:tcPr>
            <w:tcW w:w="1464" w:type="dxa"/>
            <w:tcBorders>
              <w:top w:val="nil"/>
              <w:left w:val="single" w:sz="8" w:space="0" w:color="auto"/>
              <w:bottom w:val="single" w:sz="8" w:space="0" w:color="000000"/>
              <w:right w:val="single" w:sz="8" w:space="0" w:color="auto"/>
            </w:tcBorders>
            <w:shd w:val="clear" w:color="auto" w:fill="auto"/>
            <w:noWrap/>
            <w:vAlign w:val="center"/>
          </w:tcPr>
          <w:p w14:paraId="1834453D" w14:textId="77777777" w:rsidR="00DB17F2" w:rsidRPr="00BF631B" w:rsidRDefault="00DB17F2" w:rsidP="00E753FF">
            <w:pPr>
              <w:jc w:val="both"/>
              <w:rPr>
                <w:rFonts w:asciiTheme="minorBidi" w:hAnsiTheme="minorBidi" w:cstheme="minorBidi"/>
                <w:color w:val="000000"/>
                <w:sz w:val="20"/>
                <w:szCs w:val="21"/>
              </w:rPr>
            </w:pPr>
            <w:r w:rsidRPr="00BF631B">
              <w:rPr>
                <w:rFonts w:asciiTheme="minorBidi" w:hAnsiTheme="minorBidi" w:cstheme="minorBidi"/>
                <w:color w:val="000000"/>
                <w:sz w:val="20"/>
                <w:szCs w:val="21"/>
              </w:rPr>
              <w:t>1</w:t>
            </w:r>
          </w:p>
        </w:tc>
        <w:tc>
          <w:tcPr>
            <w:tcW w:w="1371" w:type="dxa"/>
            <w:tcBorders>
              <w:top w:val="nil"/>
              <w:left w:val="single" w:sz="8" w:space="0" w:color="auto"/>
              <w:bottom w:val="single" w:sz="8" w:space="0" w:color="000000"/>
              <w:right w:val="single" w:sz="8" w:space="0" w:color="auto"/>
            </w:tcBorders>
            <w:shd w:val="clear" w:color="auto" w:fill="auto"/>
            <w:noWrap/>
            <w:vAlign w:val="center"/>
          </w:tcPr>
          <w:p w14:paraId="28510616" w14:textId="77777777" w:rsidR="00DB17F2" w:rsidRPr="00BF631B" w:rsidRDefault="00DB17F2" w:rsidP="00E753FF">
            <w:pPr>
              <w:jc w:val="both"/>
              <w:rPr>
                <w:rFonts w:asciiTheme="minorBidi" w:hAnsiTheme="minorBidi" w:cstheme="minorBidi"/>
                <w:color w:val="000000"/>
                <w:sz w:val="20"/>
                <w:szCs w:val="21"/>
              </w:rPr>
            </w:pPr>
            <w:r w:rsidRPr="00BF631B">
              <w:rPr>
                <w:rFonts w:asciiTheme="minorBidi" w:hAnsiTheme="minorBidi" w:cstheme="minorBidi"/>
                <w:color w:val="000000"/>
                <w:sz w:val="20"/>
                <w:szCs w:val="21"/>
              </w:rPr>
              <w:t>1</w:t>
            </w:r>
          </w:p>
        </w:tc>
        <w:tc>
          <w:tcPr>
            <w:tcW w:w="798" w:type="dxa"/>
            <w:tcBorders>
              <w:top w:val="nil"/>
              <w:left w:val="single" w:sz="8" w:space="0" w:color="auto"/>
              <w:bottom w:val="single" w:sz="8" w:space="0" w:color="000000"/>
              <w:right w:val="single" w:sz="8" w:space="0" w:color="auto"/>
            </w:tcBorders>
            <w:shd w:val="clear" w:color="auto" w:fill="auto"/>
            <w:noWrap/>
            <w:vAlign w:val="center"/>
          </w:tcPr>
          <w:p w14:paraId="47633410" w14:textId="0E628B01" w:rsidR="00DB17F2" w:rsidRPr="00BF631B" w:rsidRDefault="00DB17F2" w:rsidP="00E753FF">
            <w:pPr>
              <w:jc w:val="both"/>
              <w:rPr>
                <w:rFonts w:asciiTheme="minorBidi" w:hAnsiTheme="minorBidi" w:cstheme="minorBidi"/>
                <w:color w:val="000000"/>
                <w:sz w:val="20"/>
                <w:szCs w:val="21"/>
              </w:rPr>
            </w:pPr>
            <w:r w:rsidRPr="00BF631B">
              <w:rPr>
                <w:rFonts w:asciiTheme="minorBidi" w:hAnsiTheme="minorBidi" w:cstheme="minorBidi"/>
                <w:color w:val="000000"/>
                <w:sz w:val="20"/>
                <w:szCs w:val="21"/>
              </w:rPr>
              <w:t>3</w:t>
            </w:r>
          </w:p>
        </w:tc>
      </w:tr>
      <w:tr w:rsidR="00DB17F2" w:rsidRPr="00BF631B" w14:paraId="3BBAEB4E" w14:textId="77777777" w:rsidTr="006A05D5">
        <w:trPr>
          <w:trHeight w:val="300"/>
          <w:jc w:val="center"/>
        </w:trPr>
        <w:tc>
          <w:tcPr>
            <w:tcW w:w="31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3E79" w14:textId="35A61696" w:rsidR="00DB17F2" w:rsidRPr="00BF631B" w:rsidRDefault="00DB17F2" w:rsidP="00E753FF">
            <w:pPr>
              <w:jc w:val="both"/>
              <w:rPr>
                <w:rFonts w:asciiTheme="minorBidi" w:hAnsiTheme="minorBidi" w:cstheme="minorBidi"/>
                <w:color w:val="000000"/>
                <w:sz w:val="20"/>
                <w:szCs w:val="21"/>
              </w:rPr>
            </w:pPr>
            <w:r w:rsidRPr="00BF631B">
              <w:rPr>
                <w:rFonts w:asciiTheme="minorBidi" w:hAnsiTheme="minorBidi" w:cstheme="minorBidi"/>
                <w:color w:val="000000"/>
                <w:sz w:val="20"/>
                <w:szCs w:val="21"/>
              </w:rPr>
              <w:t>Principal Auditor (</w:t>
            </w:r>
            <w:r w:rsidR="009B5F09">
              <w:rPr>
                <w:rFonts w:asciiTheme="minorBidi" w:hAnsiTheme="minorBidi" w:cstheme="minorBidi"/>
                <w:color w:val="000000"/>
                <w:sz w:val="20"/>
                <w:szCs w:val="21"/>
              </w:rPr>
              <w:t>Purkait</w:t>
            </w:r>
            <w:r w:rsidRPr="00BF631B">
              <w:rPr>
                <w:rFonts w:asciiTheme="minorBidi" w:hAnsiTheme="minorBidi" w:cstheme="minorBidi"/>
                <w:color w:val="000000"/>
                <w:sz w:val="20"/>
                <w:szCs w:val="21"/>
              </w:rPr>
              <w:t>)</w:t>
            </w:r>
          </w:p>
        </w:tc>
        <w:tc>
          <w:tcPr>
            <w:tcW w:w="1054" w:type="dxa"/>
            <w:tcBorders>
              <w:top w:val="nil"/>
              <w:left w:val="single" w:sz="4" w:space="0" w:color="auto"/>
              <w:bottom w:val="single" w:sz="8" w:space="0" w:color="000000"/>
              <w:right w:val="single" w:sz="8" w:space="0" w:color="auto"/>
            </w:tcBorders>
            <w:shd w:val="clear" w:color="auto" w:fill="auto"/>
            <w:noWrap/>
            <w:vAlign w:val="center"/>
          </w:tcPr>
          <w:p w14:paraId="72C670C9" w14:textId="17A984EC" w:rsidR="00DB17F2" w:rsidRPr="00BF631B" w:rsidRDefault="00A006D5" w:rsidP="00E753FF">
            <w:pPr>
              <w:jc w:val="both"/>
              <w:rPr>
                <w:rFonts w:asciiTheme="minorBidi" w:hAnsiTheme="minorBidi" w:cstheme="minorBidi"/>
                <w:color w:val="000000"/>
                <w:sz w:val="20"/>
                <w:szCs w:val="21"/>
              </w:rPr>
            </w:pPr>
            <w:r>
              <w:rPr>
                <w:rFonts w:asciiTheme="minorBidi" w:hAnsiTheme="minorBidi" w:cstheme="minorBidi"/>
                <w:color w:val="000000"/>
                <w:sz w:val="20"/>
                <w:szCs w:val="21"/>
              </w:rPr>
              <w:t>4</w:t>
            </w:r>
          </w:p>
        </w:tc>
        <w:tc>
          <w:tcPr>
            <w:tcW w:w="1195" w:type="dxa"/>
            <w:tcBorders>
              <w:top w:val="nil"/>
              <w:left w:val="single" w:sz="8" w:space="0" w:color="auto"/>
              <w:bottom w:val="single" w:sz="8" w:space="0" w:color="000000"/>
              <w:right w:val="single" w:sz="8" w:space="0" w:color="auto"/>
            </w:tcBorders>
            <w:shd w:val="clear" w:color="auto" w:fill="auto"/>
            <w:noWrap/>
            <w:vAlign w:val="center"/>
          </w:tcPr>
          <w:p w14:paraId="41E1BE23" w14:textId="0CA080FF" w:rsidR="00DB17F2" w:rsidRPr="00BF631B" w:rsidRDefault="00EA39C3" w:rsidP="00E753FF">
            <w:pPr>
              <w:jc w:val="both"/>
              <w:rPr>
                <w:rFonts w:asciiTheme="minorBidi" w:hAnsiTheme="minorBidi" w:cstheme="minorBidi"/>
                <w:color w:val="000000"/>
                <w:sz w:val="20"/>
                <w:szCs w:val="21"/>
              </w:rPr>
            </w:pPr>
            <w:r>
              <w:rPr>
                <w:rFonts w:asciiTheme="minorBidi" w:hAnsiTheme="minorBidi" w:cstheme="minorBidi"/>
                <w:color w:val="000000"/>
                <w:sz w:val="20"/>
                <w:szCs w:val="21"/>
              </w:rPr>
              <w:t>10</w:t>
            </w:r>
          </w:p>
        </w:tc>
        <w:tc>
          <w:tcPr>
            <w:tcW w:w="1464" w:type="dxa"/>
            <w:tcBorders>
              <w:top w:val="nil"/>
              <w:left w:val="single" w:sz="8" w:space="0" w:color="auto"/>
              <w:bottom w:val="single" w:sz="8" w:space="0" w:color="000000"/>
              <w:right w:val="single" w:sz="8" w:space="0" w:color="auto"/>
            </w:tcBorders>
            <w:shd w:val="clear" w:color="auto" w:fill="auto"/>
            <w:noWrap/>
            <w:vAlign w:val="center"/>
          </w:tcPr>
          <w:p w14:paraId="0C482CF2" w14:textId="3CB7A5CE" w:rsidR="00DB17F2" w:rsidRPr="00BF631B" w:rsidRDefault="00EA39C3" w:rsidP="00E753FF">
            <w:pPr>
              <w:jc w:val="both"/>
              <w:rPr>
                <w:rFonts w:asciiTheme="minorBidi" w:hAnsiTheme="minorBidi" w:cstheme="minorBidi"/>
                <w:color w:val="000000"/>
                <w:sz w:val="20"/>
                <w:szCs w:val="21"/>
              </w:rPr>
            </w:pPr>
            <w:r>
              <w:rPr>
                <w:rFonts w:asciiTheme="minorBidi" w:hAnsiTheme="minorBidi" w:cstheme="minorBidi"/>
                <w:color w:val="000000"/>
                <w:sz w:val="20"/>
                <w:szCs w:val="21"/>
              </w:rPr>
              <w:t>2</w:t>
            </w:r>
          </w:p>
        </w:tc>
        <w:tc>
          <w:tcPr>
            <w:tcW w:w="1371" w:type="dxa"/>
            <w:tcBorders>
              <w:top w:val="nil"/>
              <w:left w:val="single" w:sz="8" w:space="0" w:color="auto"/>
              <w:bottom w:val="single" w:sz="8" w:space="0" w:color="000000"/>
              <w:right w:val="single" w:sz="8" w:space="0" w:color="auto"/>
            </w:tcBorders>
            <w:shd w:val="clear" w:color="auto" w:fill="auto"/>
            <w:noWrap/>
            <w:vAlign w:val="center"/>
          </w:tcPr>
          <w:p w14:paraId="47F0E66D" w14:textId="0EA112F9" w:rsidR="00DB17F2" w:rsidRPr="00BF631B" w:rsidRDefault="00B375EA" w:rsidP="00E753FF">
            <w:pPr>
              <w:jc w:val="both"/>
              <w:rPr>
                <w:rFonts w:asciiTheme="minorBidi" w:hAnsiTheme="minorBidi" w:cstheme="minorBidi"/>
                <w:color w:val="000000"/>
                <w:sz w:val="20"/>
                <w:szCs w:val="21"/>
              </w:rPr>
            </w:pPr>
            <w:r w:rsidRPr="00BF631B">
              <w:rPr>
                <w:rFonts w:asciiTheme="minorBidi" w:hAnsiTheme="minorBidi" w:cstheme="minorBidi"/>
                <w:color w:val="000000"/>
                <w:sz w:val="20"/>
                <w:szCs w:val="21"/>
              </w:rPr>
              <w:t>1</w:t>
            </w:r>
          </w:p>
        </w:tc>
        <w:tc>
          <w:tcPr>
            <w:tcW w:w="798" w:type="dxa"/>
            <w:tcBorders>
              <w:top w:val="nil"/>
              <w:left w:val="single" w:sz="8" w:space="0" w:color="auto"/>
              <w:bottom w:val="single" w:sz="8" w:space="0" w:color="000000"/>
              <w:right w:val="single" w:sz="8" w:space="0" w:color="auto"/>
            </w:tcBorders>
            <w:shd w:val="clear" w:color="auto" w:fill="auto"/>
            <w:noWrap/>
            <w:vAlign w:val="center"/>
          </w:tcPr>
          <w:p w14:paraId="7FC4CB5F" w14:textId="1ACFCF26" w:rsidR="00DB17F2" w:rsidRPr="00BF631B" w:rsidRDefault="00DB0CC2" w:rsidP="00E753FF">
            <w:pPr>
              <w:jc w:val="both"/>
              <w:rPr>
                <w:rFonts w:asciiTheme="minorBidi" w:hAnsiTheme="minorBidi" w:cstheme="minorBidi"/>
                <w:color w:val="000000"/>
                <w:sz w:val="20"/>
                <w:szCs w:val="21"/>
              </w:rPr>
            </w:pPr>
            <w:r>
              <w:rPr>
                <w:rFonts w:asciiTheme="minorBidi" w:hAnsiTheme="minorBidi" w:cstheme="minorBidi"/>
                <w:color w:val="000000"/>
                <w:sz w:val="20"/>
                <w:szCs w:val="21"/>
              </w:rPr>
              <w:t>17</w:t>
            </w:r>
          </w:p>
        </w:tc>
      </w:tr>
      <w:tr w:rsidR="00DB17F2" w:rsidRPr="00BF631B" w14:paraId="680E3E20" w14:textId="77777777" w:rsidTr="006A05D5">
        <w:trPr>
          <w:trHeight w:val="300"/>
          <w:jc w:val="center"/>
        </w:trPr>
        <w:tc>
          <w:tcPr>
            <w:tcW w:w="31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E1E97A" w14:textId="3BCD9825" w:rsidR="00DB17F2" w:rsidRPr="00BF631B" w:rsidRDefault="00DB17F2" w:rsidP="00E753FF">
            <w:pPr>
              <w:jc w:val="both"/>
              <w:rPr>
                <w:rFonts w:asciiTheme="minorBidi" w:hAnsiTheme="minorBidi" w:cstheme="minorBidi"/>
                <w:color w:val="000000"/>
                <w:sz w:val="20"/>
                <w:szCs w:val="21"/>
              </w:rPr>
            </w:pPr>
            <w:r w:rsidRPr="00BF631B">
              <w:rPr>
                <w:rFonts w:asciiTheme="minorBidi" w:hAnsiTheme="minorBidi" w:cstheme="minorBidi"/>
                <w:color w:val="000000"/>
                <w:sz w:val="20"/>
                <w:szCs w:val="21"/>
              </w:rPr>
              <w:t>Auditor (</w:t>
            </w:r>
            <w:r w:rsidR="009B5F09">
              <w:rPr>
                <w:rFonts w:asciiTheme="minorBidi" w:hAnsiTheme="minorBidi" w:cstheme="minorBidi"/>
                <w:color w:val="000000"/>
                <w:sz w:val="20"/>
                <w:szCs w:val="21"/>
              </w:rPr>
              <w:t>Moutard</w:t>
            </w:r>
            <w:r w:rsidRPr="00BF631B">
              <w:rPr>
                <w:rFonts w:asciiTheme="minorBidi" w:hAnsiTheme="minorBidi" w:cstheme="minorBidi"/>
                <w:color w:val="000000"/>
                <w:sz w:val="20"/>
                <w:szCs w:val="21"/>
              </w:rPr>
              <w:t>)</w:t>
            </w:r>
          </w:p>
        </w:tc>
        <w:tc>
          <w:tcPr>
            <w:tcW w:w="1054" w:type="dxa"/>
            <w:tcBorders>
              <w:top w:val="nil"/>
              <w:left w:val="single" w:sz="4" w:space="0" w:color="auto"/>
              <w:bottom w:val="single" w:sz="8" w:space="0" w:color="000000"/>
              <w:right w:val="single" w:sz="8" w:space="0" w:color="auto"/>
            </w:tcBorders>
            <w:shd w:val="clear" w:color="auto" w:fill="auto"/>
            <w:noWrap/>
            <w:vAlign w:val="center"/>
          </w:tcPr>
          <w:p w14:paraId="51C6B480" w14:textId="023D60D6" w:rsidR="00DB17F2" w:rsidRPr="00BF631B" w:rsidRDefault="003C171A" w:rsidP="00E753FF">
            <w:pPr>
              <w:jc w:val="both"/>
              <w:rPr>
                <w:rFonts w:asciiTheme="minorBidi" w:hAnsiTheme="minorBidi" w:cstheme="minorBidi"/>
                <w:color w:val="000000"/>
                <w:sz w:val="20"/>
                <w:szCs w:val="21"/>
              </w:rPr>
            </w:pPr>
            <w:r>
              <w:rPr>
                <w:rFonts w:asciiTheme="minorBidi" w:hAnsiTheme="minorBidi" w:cstheme="minorBidi"/>
                <w:color w:val="000000"/>
                <w:sz w:val="20"/>
                <w:szCs w:val="21"/>
              </w:rPr>
              <w:t>8</w:t>
            </w:r>
          </w:p>
        </w:tc>
        <w:tc>
          <w:tcPr>
            <w:tcW w:w="1195" w:type="dxa"/>
            <w:tcBorders>
              <w:top w:val="nil"/>
              <w:left w:val="single" w:sz="8" w:space="0" w:color="auto"/>
              <w:bottom w:val="single" w:sz="8" w:space="0" w:color="000000"/>
              <w:right w:val="single" w:sz="8" w:space="0" w:color="auto"/>
            </w:tcBorders>
            <w:shd w:val="clear" w:color="auto" w:fill="auto"/>
            <w:noWrap/>
            <w:vAlign w:val="center"/>
          </w:tcPr>
          <w:p w14:paraId="4F0781C5" w14:textId="09F46D9C" w:rsidR="00DB17F2" w:rsidRPr="00BF631B" w:rsidRDefault="005550A1" w:rsidP="00E753FF">
            <w:pPr>
              <w:jc w:val="both"/>
              <w:rPr>
                <w:rFonts w:asciiTheme="minorBidi" w:hAnsiTheme="minorBidi" w:cstheme="minorBidi"/>
                <w:color w:val="000000"/>
                <w:sz w:val="20"/>
                <w:szCs w:val="21"/>
              </w:rPr>
            </w:pPr>
            <w:r>
              <w:rPr>
                <w:rFonts w:asciiTheme="minorBidi" w:hAnsiTheme="minorBidi" w:cstheme="minorBidi"/>
                <w:color w:val="000000"/>
                <w:sz w:val="20"/>
                <w:szCs w:val="21"/>
              </w:rPr>
              <w:t>30</w:t>
            </w:r>
          </w:p>
        </w:tc>
        <w:tc>
          <w:tcPr>
            <w:tcW w:w="1464" w:type="dxa"/>
            <w:tcBorders>
              <w:top w:val="nil"/>
              <w:left w:val="single" w:sz="8" w:space="0" w:color="auto"/>
              <w:bottom w:val="single" w:sz="8" w:space="0" w:color="000000"/>
              <w:right w:val="single" w:sz="8" w:space="0" w:color="auto"/>
            </w:tcBorders>
            <w:shd w:val="clear" w:color="auto" w:fill="auto"/>
            <w:noWrap/>
            <w:vAlign w:val="center"/>
          </w:tcPr>
          <w:p w14:paraId="6E0A324A" w14:textId="6B8B10D6" w:rsidR="00DB17F2" w:rsidRPr="00BF631B" w:rsidRDefault="005550A1" w:rsidP="00E753FF">
            <w:pPr>
              <w:jc w:val="both"/>
              <w:rPr>
                <w:rFonts w:asciiTheme="minorBidi" w:hAnsiTheme="minorBidi" w:cstheme="minorBidi"/>
                <w:color w:val="000000"/>
                <w:sz w:val="20"/>
                <w:szCs w:val="21"/>
              </w:rPr>
            </w:pPr>
            <w:r>
              <w:rPr>
                <w:rFonts w:asciiTheme="minorBidi" w:hAnsiTheme="minorBidi" w:cstheme="minorBidi"/>
                <w:color w:val="000000"/>
                <w:sz w:val="20"/>
                <w:szCs w:val="21"/>
              </w:rPr>
              <w:t>10</w:t>
            </w:r>
          </w:p>
        </w:tc>
        <w:tc>
          <w:tcPr>
            <w:tcW w:w="1371" w:type="dxa"/>
            <w:tcBorders>
              <w:top w:val="nil"/>
              <w:left w:val="single" w:sz="8" w:space="0" w:color="auto"/>
              <w:bottom w:val="single" w:sz="8" w:space="0" w:color="000000"/>
              <w:right w:val="single" w:sz="8" w:space="0" w:color="auto"/>
            </w:tcBorders>
            <w:shd w:val="clear" w:color="auto" w:fill="auto"/>
            <w:noWrap/>
            <w:vAlign w:val="center"/>
          </w:tcPr>
          <w:p w14:paraId="183824EA" w14:textId="756BB9B6" w:rsidR="00DB17F2" w:rsidRPr="00BF631B" w:rsidRDefault="00EA39C3" w:rsidP="00E753FF">
            <w:pPr>
              <w:jc w:val="both"/>
              <w:rPr>
                <w:rFonts w:asciiTheme="minorBidi" w:hAnsiTheme="minorBidi" w:cstheme="minorBidi"/>
                <w:color w:val="000000"/>
                <w:sz w:val="20"/>
                <w:szCs w:val="21"/>
              </w:rPr>
            </w:pPr>
            <w:r>
              <w:rPr>
                <w:rFonts w:asciiTheme="minorBidi" w:hAnsiTheme="minorBidi" w:cstheme="minorBidi"/>
                <w:color w:val="000000"/>
                <w:sz w:val="20"/>
                <w:szCs w:val="21"/>
              </w:rPr>
              <w:t>2</w:t>
            </w:r>
          </w:p>
        </w:tc>
        <w:tc>
          <w:tcPr>
            <w:tcW w:w="798" w:type="dxa"/>
            <w:tcBorders>
              <w:top w:val="nil"/>
              <w:left w:val="single" w:sz="8" w:space="0" w:color="auto"/>
              <w:bottom w:val="single" w:sz="8" w:space="0" w:color="000000"/>
              <w:right w:val="single" w:sz="8" w:space="0" w:color="auto"/>
            </w:tcBorders>
            <w:shd w:val="clear" w:color="auto" w:fill="auto"/>
            <w:noWrap/>
            <w:vAlign w:val="center"/>
          </w:tcPr>
          <w:p w14:paraId="3CECEB5E" w14:textId="0A68C463" w:rsidR="00DB17F2" w:rsidRPr="00BF631B" w:rsidRDefault="00DB0CC2" w:rsidP="00E753FF">
            <w:pPr>
              <w:jc w:val="both"/>
              <w:rPr>
                <w:rFonts w:asciiTheme="minorBidi" w:hAnsiTheme="minorBidi" w:cstheme="minorBidi"/>
                <w:color w:val="000000"/>
                <w:sz w:val="20"/>
                <w:szCs w:val="21"/>
              </w:rPr>
            </w:pPr>
            <w:r>
              <w:rPr>
                <w:rFonts w:asciiTheme="minorBidi" w:hAnsiTheme="minorBidi" w:cstheme="minorBidi"/>
                <w:color w:val="000000"/>
                <w:sz w:val="20"/>
                <w:szCs w:val="21"/>
              </w:rPr>
              <w:t>50</w:t>
            </w:r>
          </w:p>
        </w:tc>
      </w:tr>
      <w:tr w:rsidR="00DB17F2" w:rsidRPr="00BF631B" w14:paraId="5835BF76" w14:textId="77777777" w:rsidTr="006A05D5">
        <w:trPr>
          <w:trHeight w:val="300"/>
          <w:jc w:val="center"/>
        </w:trPr>
        <w:tc>
          <w:tcPr>
            <w:tcW w:w="31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724EAF" w14:textId="42699F51" w:rsidR="00DB17F2" w:rsidRPr="00BF631B" w:rsidRDefault="009B5F09" w:rsidP="00E753FF">
            <w:pPr>
              <w:jc w:val="both"/>
              <w:rPr>
                <w:rFonts w:asciiTheme="minorBidi" w:hAnsiTheme="minorBidi" w:cstheme="minorBidi"/>
                <w:color w:val="000000"/>
                <w:sz w:val="20"/>
                <w:szCs w:val="21"/>
              </w:rPr>
            </w:pPr>
            <w:r>
              <w:rPr>
                <w:rFonts w:asciiTheme="minorBidi" w:hAnsiTheme="minorBidi" w:cstheme="minorBidi"/>
                <w:color w:val="000000"/>
                <w:sz w:val="20"/>
                <w:szCs w:val="21"/>
              </w:rPr>
              <w:t>Consultant Auditor</w:t>
            </w:r>
            <w:r w:rsidR="00DB17F2" w:rsidRPr="00BF631B">
              <w:rPr>
                <w:rFonts w:asciiTheme="minorBidi" w:hAnsiTheme="minorBidi" w:cstheme="minorBidi"/>
                <w:color w:val="000000"/>
                <w:sz w:val="20"/>
                <w:szCs w:val="21"/>
              </w:rPr>
              <w:t xml:space="preserve"> (</w:t>
            </w:r>
            <w:r>
              <w:rPr>
                <w:rFonts w:asciiTheme="minorBidi" w:hAnsiTheme="minorBidi" w:cstheme="minorBidi"/>
                <w:color w:val="000000"/>
                <w:sz w:val="20"/>
                <w:szCs w:val="21"/>
              </w:rPr>
              <w:t>Teodoro</w:t>
            </w:r>
            <w:r w:rsidR="00DB17F2" w:rsidRPr="00BF631B">
              <w:rPr>
                <w:rFonts w:asciiTheme="minorBidi" w:hAnsiTheme="minorBidi" w:cstheme="minorBidi"/>
                <w:color w:val="000000"/>
                <w:sz w:val="20"/>
                <w:szCs w:val="21"/>
              </w:rPr>
              <w:t>)</w:t>
            </w:r>
          </w:p>
        </w:tc>
        <w:tc>
          <w:tcPr>
            <w:tcW w:w="1054" w:type="dxa"/>
            <w:tcBorders>
              <w:top w:val="nil"/>
              <w:left w:val="single" w:sz="4" w:space="0" w:color="auto"/>
              <w:bottom w:val="single" w:sz="8" w:space="0" w:color="000000"/>
              <w:right w:val="single" w:sz="8" w:space="0" w:color="auto"/>
            </w:tcBorders>
            <w:shd w:val="clear" w:color="auto" w:fill="auto"/>
            <w:noWrap/>
            <w:vAlign w:val="center"/>
          </w:tcPr>
          <w:p w14:paraId="0D41491F" w14:textId="77777777" w:rsidR="00DB17F2" w:rsidRPr="00BF631B" w:rsidRDefault="00DB17F2" w:rsidP="00E753FF">
            <w:pPr>
              <w:jc w:val="both"/>
              <w:rPr>
                <w:rFonts w:asciiTheme="minorBidi" w:hAnsiTheme="minorBidi" w:cstheme="minorBidi"/>
                <w:color w:val="000000"/>
                <w:sz w:val="20"/>
                <w:szCs w:val="21"/>
              </w:rPr>
            </w:pPr>
            <w:r w:rsidRPr="00BF631B">
              <w:rPr>
                <w:rFonts w:asciiTheme="minorBidi" w:hAnsiTheme="minorBidi" w:cstheme="minorBidi"/>
                <w:color w:val="000000"/>
                <w:sz w:val="20"/>
                <w:szCs w:val="21"/>
              </w:rPr>
              <w:t>5</w:t>
            </w:r>
          </w:p>
        </w:tc>
        <w:tc>
          <w:tcPr>
            <w:tcW w:w="1195" w:type="dxa"/>
            <w:tcBorders>
              <w:top w:val="nil"/>
              <w:left w:val="single" w:sz="8" w:space="0" w:color="auto"/>
              <w:bottom w:val="single" w:sz="8" w:space="0" w:color="000000"/>
              <w:right w:val="single" w:sz="8" w:space="0" w:color="auto"/>
            </w:tcBorders>
            <w:shd w:val="clear" w:color="auto" w:fill="auto"/>
            <w:noWrap/>
            <w:vAlign w:val="center"/>
          </w:tcPr>
          <w:p w14:paraId="1C9EF0EC" w14:textId="5339B951" w:rsidR="00DB17F2" w:rsidRPr="00BF631B" w:rsidRDefault="00DB0CC2" w:rsidP="00E753FF">
            <w:pPr>
              <w:jc w:val="both"/>
              <w:rPr>
                <w:rFonts w:asciiTheme="minorBidi" w:hAnsiTheme="minorBidi" w:cstheme="minorBidi"/>
                <w:color w:val="000000"/>
                <w:sz w:val="20"/>
                <w:szCs w:val="21"/>
              </w:rPr>
            </w:pPr>
            <w:r>
              <w:rPr>
                <w:rFonts w:asciiTheme="minorBidi" w:hAnsiTheme="minorBidi" w:cstheme="minorBidi"/>
                <w:color w:val="000000"/>
                <w:sz w:val="20"/>
                <w:szCs w:val="21"/>
              </w:rPr>
              <w:t>5</w:t>
            </w:r>
          </w:p>
        </w:tc>
        <w:tc>
          <w:tcPr>
            <w:tcW w:w="1464" w:type="dxa"/>
            <w:tcBorders>
              <w:top w:val="nil"/>
              <w:left w:val="single" w:sz="8" w:space="0" w:color="auto"/>
              <w:bottom w:val="single" w:sz="8" w:space="0" w:color="000000"/>
              <w:right w:val="single" w:sz="8" w:space="0" w:color="auto"/>
            </w:tcBorders>
            <w:shd w:val="clear" w:color="auto" w:fill="auto"/>
            <w:noWrap/>
            <w:vAlign w:val="center"/>
          </w:tcPr>
          <w:p w14:paraId="188D4C3A" w14:textId="77777777" w:rsidR="00DB17F2" w:rsidRPr="00BF631B" w:rsidRDefault="00DB17F2" w:rsidP="00E753FF">
            <w:pPr>
              <w:jc w:val="both"/>
              <w:rPr>
                <w:rFonts w:asciiTheme="minorBidi" w:hAnsiTheme="minorBidi" w:cstheme="minorBidi"/>
                <w:color w:val="000000"/>
                <w:sz w:val="20"/>
                <w:szCs w:val="21"/>
              </w:rPr>
            </w:pPr>
          </w:p>
        </w:tc>
        <w:tc>
          <w:tcPr>
            <w:tcW w:w="1371" w:type="dxa"/>
            <w:tcBorders>
              <w:top w:val="nil"/>
              <w:left w:val="single" w:sz="8" w:space="0" w:color="auto"/>
              <w:bottom w:val="single" w:sz="8" w:space="0" w:color="000000"/>
              <w:right w:val="single" w:sz="8" w:space="0" w:color="auto"/>
            </w:tcBorders>
            <w:shd w:val="clear" w:color="auto" w:fill="auto"/>
            <w:noWrap/>
            <w:vAlign w:val="center"/>
          </w:tcPr>
          <w:p w14:paraId="7FB21346" w14:textId="5EDCF87E" w:rsidR="00DB17F2" w:rsidRPr="00BF631B" w:rsidRDefault="00B64C87" w:rsidP="00E753FF">
            <w:pPr>
              <w:jc w:val="both"/>
              <w:rPr>
                <w:rFonts w:asciiTheme="minorBidi" w:hAnsiTheme="minorBidi" w:cstheme="minorBidi"/>
                <w:color w:val="000000"/>
                <w:sz w:val="20"/>
                <w:szCs w:val="21"/>
              </w:rPr>
            </w:pPr>
            <w:r w:rsidRPr="00BF631B">
              <w:rPr>
                <w:rFonts w:asciiTheme="minorBidi" w:hAnsiTheme="minorBidi" w:cstheme="minorBidi"/>
                <w:color w:val="000000"/>
                <w:sz w:val="20"/>
                <w:szCs w:val="21"/>
              </w:rPr>
              <w:t>0</w:t>
            </w:r>
          </w:p>
        </w:tc>
        <w:tc>
          <w:tcPr>
            <w:tcW w:w="798" w:type="dxa"/>
            <w:tcBorders>
              <w:top w:val="nil"/>
              <w:left w:val="single" w:sz="8" w:space="0" w:color="auto"/>
              <w:bottom w:val="single" w:sz="8" w:space="0" w:color="000000"/>
              <w:right w:val="single" w:sz="8" w:space="0" w:color="auto"/>
            </w:tcBorders>
            <w:shd w:val="clear" w:color="auto" w:fill="auto"/>
            <w:noWrap/>
            <w:vAlign w:val="center"/>
          </w:tcPr>
          <w:p w14:paraId="6D9A6C33" w14:textId="0257DB18" w:rsidR="00DB17F2" w:rsidRPr="00BF631B" w:rsidRDefault="00DB0CC2" w:rsidP="00E753FF">
            <w:pPr>
              <w:jc w:val="both"/>
              <w:rPr>
                <w:rFonts w:asciiTheme="minorBidi" w:hAnsiTheme="minorBidi" w:cstheme="minorBidi"/>
                <w:color w:val="000000"/>
                <w:sz w:val="20"/>
                <w:szCs w:val="21"/>
              </w:rPr>
            </w:pPr>
            <w:r>
              <w:rPr>
                <w:rFonts w:asciiTheme="minorBidi" w:hAnsiTheme="minorBidi" w:cstheme="minorBidi"/>
                <w:color w:val="000000"/>
                <w:sz w:val="20"/>
                <w:szCs w:val="21"/>
              </w:rPr>
              <w:t>10</w:t>
            </w:r>
          </w:p>
        </w:tc>
      </w:tr>
      <w:tr w:rsidR="00DB17F2" w:rsidRPr="00BF631B" w14:paraId="5666783E" w14:textId="77777777" w:rsidTr="006A05D5">
        <w:trPr>
          <w:trHeight w:val="315"/>
          <w:jc w:val="center"/>
        </w:trPr>
        <w:tc>
          <w:tcPr>
            <w:tcW w:w="31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FEF11A" w14:textId="77777777" w:rsidR="00DB17F2" w:rsidRPr="00BF631B" w:rsidRDefault="00DB17F2" w:rsidP="00E753FF">
            <w:pPr>
              <w:jc w:val="both"/>
              <w:rPr>
                <w:rFonts w:asciiTheme="minorBidi" w:hAnsiTheme="minorBidi" w:cstheme="minorBidi"/>
                <w:color w:val="000000"/>
                <w:sz w:val="20"/>
                <w:szCs w:val="21"/>
              </w:rPr>
            </w:pPr>
            <w:r w:rsidRPr="00BF631B">
              <w:rPr>
                <w:rFonts w:asciiTheme="minorBidi" w:hAnsiTheme="minorBidi" w:cstheme="minorBidi"/>
                <w:color w:val="000000"/>
                <w:sz w:val="20"/>
                <w:szCs w:val="21"/>
              </w:rPr>
              <w:t>Total</w:t>
            </w:r>
          </w:p>
        </w:tc>
        <w:tc>
          <w:tcPr>
            <w:tcW w:w="1054" w:type="dxa"/>
            <w:tcBorders>
              <w:top w:val="nil"/>
              <w:left w:val="single" w:sz="4" w:space="0" w:color="auto"/>
              <w:bottom w:val="single" w:sz="8" w:space="0" w:color="auto"/>
              <w:right w:val="single" w:sz="8" w:space="0" w:color="auto"/>
            </w:tcBorders>
            <w:shd w:val="clear" w:color="auto" w:fill="auto"/>
            <w:noWrap/>
            <w:vAlign w:val="center"/>
          </w:tcPr>
          <w:p w14:paraId="6F74471D" w14:textId="76BB3C89" w:rsidR="00DB17F2" w:rsidRPr="00BF631B" w:rsidRDefault="004A4544" w:rsidP="00E753FF">
            <w:pPr>
              <w:jc w:val="both"/>
              <w:rPr>
                <w:rFonts w:asciiTheme="minorBidi" w:hAnsiTheme="minorBidi" w:cstheme="minorBidi"/>
                <w:color w:val="000000"/>
                <w:sz w:val="20"/>
                <w:szCs w:val="21"/>
              </w:rPr>
            </w:pPr>
            <w:r>
              <w:rPr>
                <w:rFonts w:asciiTheme="minorBidi" w:hAnsiTheme="minorBidi" w:cstheme="minorBidi"/>
                <w:color w:val="000000"/>
                <w:sz w:val="20"/>
                <w:szCs w:val="21"/>
              </w:rPr>
              <w:t>18</w:t>
            </w:r>
          </w:p>
        </w:tc>
        <w:tc>
          <w:tcPr>
            <w:tcW w:w="1195" w:type="dxa"/>
            <w:tcBorders>
              <w:top w:val="nil"/>
              <w:left w:val="nil"/>
              <w:bottom w:val="single" w:sz="8" w:space="0" w:color="auto"/>
              <w:right w:val="single" w:sz="8" w:space="0" w:color="auto"/>
            </w:tcBorders>
            <w:shd w:val="clear" w:color="auto" w:fill="auto"/>
            <w:noWrap/>
            <w:vAlign w:val="center"/>
          </w:tcPr>
          <w:p w14:paraId="5AD9071D" w14:textId="4128E2D7" w:rsidR="00DB17F2" w:rsidRPr="00BF631B" w:rsidRDefault="00DB17F2" w:rsidP="00E753FF">
            <w:pPr>
              <w:jc w:val="both"/>
              <w:rPr>
                <w:rFonts w:asciiTheme="minorBidi" w:hAnsiTheme="minorBidi" w:cstheme="minorBidi"/>
                <w:color w:val="000000"/>
                <w:sz w:val="20"/>
                <w:szCs w:val="21"/>
              </w:rPr>
            </w:pPr>
            <w:r w:rsidRPr="00BF631B">
              <w:rPr>
                <w:rFonts w:asciiTheme="minorBidi" w:hAnsiTheme="minorBidi" w:cstheme="minorBidi"/>
                <w:color w:val="000000"/>
                <w:sz w:val="20"/>
                <w:szCs w:val="21"/>
              </w:rPr>
              <w:t>4</w:t>
            </w:r>
            <w:r w:rsidR="004A4544">
              <w:rPr>
                <w:rFonts w:asciiTheme="minorBidi" w:hAnsiTheme="minorBidi" w:cstheme="minorBidi"/>
                <w:color w:val="000000"/>
                <w:sz w:val="20"/>
                <w:szCs w:val="21"/>
              </w:rPr>
              <w:t>5</w:t>
            </w:r>
          </w:p>
        </w:tc>
        <w:tc>
          <w:tcPr>
            <w:tcW w:w="1464" w:type="dxa"/>
            <w:tcBorders>
              <w:top w:val="nil"/>
              <w:left w:val="nil"/>
              <w:bottom w:val="single" w:sz="8" w:space="0" w:color="auto"/>
              <w:right w:val="single" w:sz="8" w:space="0" w:color="auto"/>
            </w:tcBorders>
            <w:shd w:val="clear" w:color="auto" w:fill="auto"/>
            <w:noWrap/>
            <w:vAlign w:val="center"/>
          </w:tcPr>
          <w:p w14:paraId="52F2CCCF" w14:textId="3CD7BCFA" w:rsidR="00DB17F2" w:rsidRPr="00BF631B" w:rsidRDefault="00DB17F2" w:rsidP="00E753FF">
            <w:pPr>
              <w:jc w:val="both"/>
              <w:rPr>
                <w:rFonts w:asciiTheme="minorBidi" w:hAnsiTheme="minorBidi" w:cstheme="minorBidi"/>
                <w:color w:val="000000"/>
                <w:sz w:val="20"/>
                <w:szCs w:val="21"/>
              </w:rPr>
            </w:pPr>
            <w:r w:rsidRPr="00BF631B">
              <w:rPr>
                <w:rFonts w:asciiTheme="minorBidi" w:hAnsiTheme="minorBidi" w:cstheme="minorBidi"/>
                <w:color w:val="000000"/>
                <w:sz w:val="20"/>
                <w:szCs w:val="21"/>
              </w:rPr>
              <w:t>1</w:t>
            </w:r>
            <w:r w:rsidR="004A4544">
              <w:rPr>
                <w:rFonts w:asciiTheme="minorBidi" w:hAnsiTheme="minorBidi" w:cstheme="minorBidi"/>
                <w:color w:val="000000"/>
                <w:sz w:val="20"/>
                <w:szCs w:val="21"/>
              </w:rPr>
              <w:t>3</w:t>
            </w:r>
          </w:p>
        </w:tc>
        <w:tc>
          <w:tcPr>
            <w:tcW w:w="1371" w:type="dxa"/>
            <w:tcBorders>
              <w:top w:val="nil"/>
              <w:left w:val="nil"/>
              <w:bottom w:val="single" w:sz="8" w:space="0" w:color="auto"/>
              <w:right w:val="single" w:sz="8" w:space="0" w:color="auto"/>
            </w:tcBorders>
            <w:shd w:val="clear" w:color="auto" w:fill="auto"/>
            <w:noWrap/>
            <w:vAlign w:val="center"/>
          </w:tcPr>
          <w:p w14:paraId="47A802E8" w14:textId="3122C32A" w:rsidR="00DB17F2" w:rsidRPr="00BF631B" w:rsidRDefault="00EA39C3" w:rsidP="00E753FF">
            <w:pPr>
              <w:jc w:val="both"/>
              <w:rPr>
                <w:rFonts w:asciiTheme="minorBidi" w:hAnsiTheme="minorBidi" w:cstheme="minorBidi"/>
                <w:color w:val="000000"/>
                <w:sz w:val="20"/>
                <w:szCs w:val="21"/>
              </w:rPr>
            </w:pPr>
            <w:r>
              <w:rPr>
                <w:rFonts w:asciiTheme="minorBidi" w:hAnsiTheme="minorBidi" w:cstheme="minorBidi"/>
                <w:color w:val="000000"/>
                <w:sz w:val="20"/>
                <w:szCs w:val="21"/>
              </w:rPr>
              <w:t>4</w:t>
            </w:r>
          </w:p>
        </w:tc>
        <w:tc>
          <w:tcPr>
            <w:tcW w:w="798" w:type="dxa"/>
            <w:tcBorders>
              <w:top w:val="nil"/>
              <w:left w:val="nil"/>
              <w:bottom w:val="single" w:sz="8" w:space="0" w:color="auto"/>
              <w:right w:val="single" w:sz="8" w:space="0" w:color="auto"/>
            </w:tcBorders>
            <w:shd w:val="clear" w:color="auto" w:fill="auto"/>
            <w:noWrap/>
            <w:vAlign w:val="center"/>
          </w:tcPr>
          <w:p w14:paraId="138452BA" w14:textId="639F8992" w:rsidR="00DB17F2" w:rsidRPr="00BF631B" w:rsidRDefault="00B64C87" w:rsidP="00E753FF">
            <w:pPr>
              <w:jc w:val="both"/>
              <w:rPr>
                <w:rFonts w:asciiTheme="minorBidi" w:hAnsiTheme="minorBidi" w:cstheme="minorBidi"/>
                <w:color w:val="000000"/>
                <w:sz w:val="20"/>
                <w:szCs w:val="21"/>
              </w:rPr>
            </w:pPr>
            <w:r w:rsidRPr="00BF631B">
              <w:rPr>
                <w:rFonts w:asciiTheme="minorBidi" w:hAnsiTheme="minorBidi" w:cstheme="minorBidi"/>
                <w:color w:val="000000"/>
                <w:sz w:val="20"/>
                <w:szCs w:val="21"/>
              </w:rPr>
              <w:t>80</w:t>
            </w:r>
          </w:p>
        </w:tc>
      </w:tr>
    </w:tbl>
    <w:p w14:paraId="341FD816" w14:textId="77777777" w:rsidR="00DB17F2" w:rsidRPr="00BF631B" w:rsidRDefault="00DB17F2" w:rsidP="00E753FF">
      <w:pPr>
        <w:pStyle w:val="Numberedpara"/>
        <w:numPr>
          <w:ilvl w:val="0"/>
          <w:numId w:val="0"/>
        </w:numPr>
        <w:tabs>
          <w:tab w:val="left" w:pos="720"/>
          <w:tab w:val="left" w:pos="2430"/>
        </w:tabs>
        <w:spacing w:after="200" w:line="276" w:lineRule="auto"/>
        <w:jc w:val="both"/>
        <w:rPr>
          <w:rFonts w:asciiTheme="minorBidi" w:hAnsiTheme="minorBidi" w:cstheme="minorBidi"/>
          <w:szCs w:val="20"/>
        </w:rPr>
      </w:pPr>
    </w:p>
    <w:p w14:paraId="44B19D9B" w14:textId="77777777" w:rsidR="00DB17F2" w:rsidRPr="00BF631B" w:rsidRDefault="00DB17F2" w:rsidP="00E753FF">
      <w:pPr>
        <w:spacing w:after="160" w:line="259" w:lineRule="auto"/>
        <w:jc w:val="both"/>
        <w:rPr>
          <w:rFonts w:asciiTheme="minorBidi" w:hAnsiTheme="minorBidi" w:cstheme="minorBidi"/>
        </w:rPr>
      </w:pPr>
      <w:r w:rsidRPr="00BF631B">
        <w:rPr>
          <w:rFonts w:asciiTheme="minorBidi" w:hAnsiTheme="minorBidi" w:cstheme="minorBidi"/>
        </w:rPr>
        <w:br w:type="page"/>
      </w:r>
    </w:p>
    <w:p w14:paraId="67FD7E0C" w14:textId="77777777" w:rsidR="00E35B98" w:rsidRPr="00BF631B" w:rsidRDefault="00E35B98" w:rsidP="007E063E">
      <w:pPr>
        <w:pStyle w:val="Heading1"/>
        <w:rPr>
          <w:rFonts w:asciiTheme="minorBidi" w:hAnsiTheme="minorBidi" w:cstheme="minorBidi"/>
        </w:rPr>
        <w:sectPr w:rsidR="00E35B98" w:rsidRPr="00BF631B" w:rsidSect="00CA4275">
          <w:type w:val="continuous"/>
          <w:pgSz w:w="11906" w:h="16838"/>
          <w:pgMar w:top="1440" w:right="1466"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13855"/>
      </w:tblGrid>
      <w:tr w:rsidR="005214A8" w:rsidRPr="00BF631B" w14:paraId="46406D29" w14:textId="77777777" w:rsidTr="001717CF">
        <w:tc>
          <w:tcPr>
            <w:tcW w:w="13855" w:type="dxa"/>
            <w:shd w:val="clear" w:color="auto" w:fill="B0D0E2" w:themeFill="accent1" w:themeFillTint="66"/>
          </w:tcPr>
          <w:p w14:paraId="616A4E08" w14:textId="315D6BCE" w:rsidR="005214A8" w:rsidRPr="00BF631B" w:rsidRDefault="005214A8" w:rsidP="00A0501D">
            <w:pPr>
              <w:pStyle w:val="Heading1"/>
              <w:outlineLvl w:val="0"/>
              <w:rPr>
                <w:rFonts w:asciiTheme="minorBidi" w:hAnsiTheme="minorBidi" w:cstheme="minorBidi"/>
              </w:rPr>
            </w:pPr>
            <w:bookmarkStart w:id="55" w:name="_Toc75879535"/>
            <w:bookmarkStart w:id="56" w:name="_Toc106220871"/>
            <w:r w:rsidRPr="00BF631B">
              <w:rPr>
                <w:rFonts w:asciiTheme="minorBidi" w:hAnsiTheme="minorBidi" w:cstheme="minorBidi"/>
              </w:rPr>
              <w:lastRenderedPageBreak/>
              <w:t>Annex 1</w:t>
            </w:r>
            <w:bookmarkEnd w:id="0"/>
            <w:r w:rsidR="000B7A4E" w:rsidRPr="00BF631B">
              <w:rPr>
                <w:rFonts w:asciiTheme="minorBidi" w:hAnsiTheme="minorBidi" w:cstheme="minorBidi"/>
              </w:rPr>
              <w:t xml:space="preserve"> </w:t>
            </w:r>
            <w:r w:rsidR="00617AF0" w:rsidRPr="00BF631B">
              <w:rPr>
                <w:rFonts w:asciiTheme="minorBidi" w:hAnsiTheme="minorBidi" w:cstheme="minorBidi"/>
              </w:rPr>
              <w:t>– Risk Matrix and Work Programme</w:t>
            </w:r>
            <w:bookmarkEnd w:id="55"/>
            <w:bookmarkEnd w:id="56"/>
          </w:p>
        </w:tc>
      </w:tr>
    </w:tbl>
    <w:tbl>
      <w:tblPr>
        <w:tblW w:w="16201" w:type="dxa"/>
        <w:tblInd w:w="-1175" w:type="dxa"/>
        <w:tblCellMar>
          <w:left w:w="70" w:type="dxa"/>
          <w:right w:w="70" w:type="dxa"/>
        </w:tblCellMar>
        <w:tblLook w:val="04A0" w:firstRow="1" w:lastRow="0" w:firstColumn="1" w:lastColumn="0" w:noHBand="0" w:noVBand="1"/>
      </w:tblPr>
      <w:tblGrid>
        <w:gridCol w:w="1941"/>
        <w:gridCol w:w="2548"/>
        <w:gridCol w:w="2982"/>
        <w:gridCol w:w="867"/>
        <w:gridCol w:w="2315"/>
        <w:gridCol w:w="5548"/>
      </w:tblGrid>
      <w:tr w:rsidR="00E217ED" w:rsidRPr="00BF631B" w14:paraId="4E51B09F" w14:textId="77777777" w:rsidTr="00E217ED">
        <w:trPr>
          <w:trHeight w:val="57"/>
        </w:trPr>
        <w:tc>
          <w:tcPr>
            <w:tcW w:w="1941" w:type="dxa"/>
            <w:tcBorders>
              <w:top w:val="single" w:sz="4" w:space="0" w:color="000000"/>
              <w:left w:val="nil"/>
              <w:bottom w:val="single" w:sz="4" w:space="0" w:color="000000"/>
              <w:right w:val="single" w:sz="4" w:space="0" w:color="000000"/>
            </w:tcBorders>
            <w:shd w:val="clear" w:color="auto" w:fill="DDDDDD" w:themeFill="background2"/>
            <w:vAlign w:val="bottom"/>
            <w:hideMark/>
          </w:tcPr>
          <w:p w14:paraId="38994ABE" w14:textId="77777777" w:rsidR="00914483" w:rsidRPr="00BF631B" w:rsidRDefault="00914483" w:rsidP="006A05D5">
            <w:pPr>
              <w:jc w:val="center"/>
              <w:rPr>
                <w:rFonts w:asciiTheme="minorBidi" w:hAnsiTheme="minorBidi" w:cstheme="minorBidi"/>
                <w:b/>
                <w:bCs/>
                <w:sz w:val="16"/>
                <w:szCs w:val="16"/>
                <w:lang w:eastAsia="zh-CN"/>
              </w:rPr>
            </w:pPr>
            <w:r w:rsidRPr="00BF631B">
              <w:rPr>
                <w:rFonts w:asciiTheme="minorBidi" w:hAnsiTheme="minorBidi" w:cstheme="minorBidi"/>
                <w:sz w:val="16"/>
                <w:szCs w:val="16"/>
              </w:rPr>
              <w:br w:type="page"/>
            </w:r>
            <w:r w:rsidRPr="00BF631B">
              <w:rPr>
                <w:rFonts w:asciiTheme="minorBidi" w:hAnsiTheme="minorBidi" w:cstheme="minorBidi"/>
                <w:b/>
                <w:bCs/>
                <w:sz w:val="16"/>
                <w:szCs w:val="16"/>
                <w:lang w:eastAsia="zh-CN"/>
              </w:rPr>
              <w:t xml:space="preserve">Objective Title </w:t>
            </w:r>
          </w:p>
        </w:tc>
        <w:tc>
          <w:tcPr>
            <w:tcW w:w="2548" w:type="dxa"/>
            <w:tcBorders>
              <w:top w:val="single" w:sz="4" w:space="0" w:color="000000"/>
              <w:left w:val="nil"/>
              <w:bottom w:val="single" w:sz="4" w:space="0" w:color="000000"/>
              <w:right w:val="single" w:sz="4" w:space="0" w:color="000000"/>
            </w:tcBorders>
            <w:shd w:val="clear" w:color="auto" w:fill="DDDDDD" w:themeFill="background2"/>
            <w:vAlign w:val="bottom"/>
            <w:hideMark/>
          </w:tcPr>
          <w:p w14:paraId="6BD52AAB" w14:textId="77777777" w:rsidR="00914483" w:rsidRPr="00BF631B" w:rsidRDefault="00914483" w:rsidP="006A05D5">
            <w:pPr>
              <w:jc w:val="center"/>
              <w:rPr>
                <w:rFonts w:asciiTheme="minorBidi" w:hAnsiTheme="minorBidi" w:cstheme="minorBidi"/>
                <w:b/>
                <w:bCs/>
                <w:sz w:val="16"/>
                <w:szCs w:val="16"/>
                <w:lang w:eastAsia="zh-CN"/>
              </w:rPr>
            </w:pPr>
            <w:r w:rsidRPr="00BF631B">
              <w:rPr>
                <w:rFonts w:asciiTheme="minorBidi" w:hAnsiTheme="minorBidi" w:cstheme="minorBidi"/>
                <w:b/>
                <w:bCs/>
                <w:sz w:val="16"/>
                <w:szCs w:val="16"/>
                <w:lang w:eastAsia="zh-CN"/>
              </w:rPr>
              <w:t>Risk Description</w:t>
            </w:r>
          </w:p>
        </w:tc>
        <w:tc>
          <w:tcPr>
            <w:tcW w:w="2982" w:type="dxa"/>
            <w:tcBorders>
              <w:top w:val="single" w:sz="4" w:space="0" w:color="000000"/>
              <w:left w:val="nil"/>
              <w:bottom w:val="single" w:sz="4" w:space="0" w:color="000000"/>
              <w:right w:val="single" w:sz="4" w:space="0" w:color="000000"/>
            </w:tcBorders>
            <w:shd w:val="clear" w:color="auto" w:fill="DDDDDD" w:themeFill="background2"/>
            <w:vAlign w:val="bottom"/>
            <w:hideMark/>
          </w:tcPr>
          <w:p w14:paraId="6BD2E58B" w14:textId="77777777" w:rsidR="00914483" w:rsidRPr="00BF631B" w:rsidRDefault="00914483" w:rsidP="006A05D5">
            <w:pPr>
              <w:jc w:val="center"/>
              <w:rPr>
                <w:rFonts w:asciiTheme="minorBidi" w:hAnsiTheme="minorBidi" w:cstheme="minorBidi"/>
                <w:b/>
                <w:bCs/>
                <w:sz w:val="16"/>
                <w:szCs w:val="16"/>
                <w:lang w:eastAsia="zh-CN"/>
              </w:rPr>
            </w:pPr>
            <w:r w:rsidRPr="00BF631B">
              <w:rPr>
                <w:rFonts w:asciiTheme="minorBidi" w:hAnsiTheme="minorBidi" w:cstheme="minorBidi"/>
                <w:b/>
                <w:bCs/>
                <w:sz w:val="16"/>
                <w:szCs w:val="16"/>
                <w:lang w:eastAsia="zh-CN"/>
              </w:rPr>
              <w:t>Control Description</w:t>
            </w:r>
          </w:p>
        </w:tc>
        <w:tc>
          <w:tcPr>
            <w:tcW w:w="867" w:type="dxa"/>
            <w:tcBorders>
              <w:top w:val="single" w:sz="4" w:space="0" w:color="000000"/>
              <w:left w:val="nil"/>
              <w:bottom w:val="single" w:sz="4" w:space="0" w:color="000000"/>
              <w:right w:val="single" w:sz="4" w:space="0" w:color="000000"/>
            </w:tcBorders>
            <w:shd w:val="clear" w:color="auto" w:fill="DDDDDD" w:themeFill="background2"/>
            <w:vAlign w:val="bottom"/>
            <w:hideMark/>
          </w:tcPr>
          <w:p w14:paraId="14BCF66A" w14:textId="77777777" w:rsidR="00914483" w:rsidRPr="00BF631B" w:rsidRDefault="00914483" w:rsidP="006A05D5">
            <w:pPr>
              <w:jc w:val="center"/>
              <w:rPr>
                <w:rFonts w:asciiTheme="minorBidi" w:hAnsiTheme="minorBidi" w:cstheme="minorBidi"/>
                <w:b/>
                <w:bCs/>
                <w:sz w:val="16"/>
                <w:szCs w:val="16"/>
                <w:lang w:eastAsia="zh-CN"/>
              </w:rPr>
            </w:pPr>
            <w:r w:rsidRPr="00BF631B">
              <w:rPr>
                <w:rFonts w:asciiTheme="minorBidi" w:hAnsiTheme="minorBidi" w:cstheme="minorBidi"/>
                <w:b/>
                <w:bCs/>
                <w:sz w:val="16"/>
                <w:szCs w:val="16"/>
                <w:lang w:eastAsia="zh-CN"/>
              </w:rPr>
              <w:t xml:space="preserve">Keep ?  </w:t>
            </w:r>
          </w:p>
        </w:tc>
        <w:tc>
          <w:tcPr>
            <w:tcW w:w="2315" w:type="dxa"/>
            <w:tcBorders>
              <w:top w:val="single" w:sz="4" w:space="0" w:color="000000"/>
              <w:left w:val="nil"/>
              <w:bottom w:val="single" w:sz="4" w:space="0" w:color="000000"/>
              <w:right w:val="single" w:sz="4" w:space="0" w:color="000000"/>
            </w:tcBorders>
            <w:shd w:val="clear" w:color="auto" w:fill="DDDDDD" w:themeFill="background2"/>
            <w:vAlign w:val="bottom"/>
            <w:hideMark/>
          </w:tcPr>
          <w:p w14:paraId="30461028" w14:textId="77777777" w:rsidR="00914483" w:rsidRPr="00F3358F" w:rsidRDefault="00914483" w:rsidP="006A05D5">
            <w:pPr>
              <w:jc w:val="center"/>
              <w:rPr>
                <w:rFonts w:asciiTheme="minorBidi" w:hAnsiTheme="minorBidi" w:cstheme="minorBidi"/>
                <w:b/>
                <w:bCs/>
                <w:sz w:val="16"/>
                <w:szCs w:val="16"/>
                <w:highlight w:val="darkGray"/>
                <w:lang w:eastAsia="zh-CN"/>
              </w:rPr>
            </w:pPr>
            <w:r w:rsidRPr="00F3358F">
              <w:rPr>
                <w:rFonts w:asciiTheme="minorBidi" w:hAnsiTheme="minorBidi" w:cstheme="minorBidi"/>
                <w:b/>
                <w:bCs/>
                <w:sz w:val="16"/>
                <w:szCs w:val="16"/>
                <w:highlight w:val="darkGray"/>
                <w:lang w:eastAsia="zh-CN"/>
              </w:rPr>
              <w:t>Concerns or good practices identified</w:t>
            </w:r>
          </w:p>
        </w:tc>
        <w:tc>
          <w:tcPr>
            <w:tcW w:w="5548" w:type="dxa"/>
            <w:tcBorders>
              <w:top w:val="single" w:sz="4" w:space="0" w:color="000000"/>
              <w:left w:val="nil"/>
              <w:bottom w:val="single" w:sz="4" w:space="0" w:color="000000"/>
              <w:right w:val="single" w:sz="4" w:space="0" w:color="000000"/>
            </w:tcBorders>
            <w:shd w:val="clear" w:color="auto" w:fill="DDDDDD" w:themeFill="background2"/>
            <w:vAlign w:val="bottom"/>
            <w:hideMark/>
          </w:tcPr>
          <w:p w14:paraId="0AE6AB99" w14:textId="77777777" w:rsidR="00914483" w:rsidRPr="00F3358F" w:rsidRDefault="00914483" w:rsidP="006A05D5">
            <w:pPr>
              <w:jc w:val="center"/>
              <w:rPr>
                <w:rFonts w:asciiTheme="minorBidi" w:hAnsiTheme="minorBidi" w:cstheme="minorBidi"/>
                <w:b/>
                <w:bCs/>
                <w:sz w:val="16"/>
                <w:szCs w:val="16"/>
                <w:highlight w:val="darkGray"/>
                <w:lang w:eastAsia="zh-CN"/>
              </w:rPr>
            </w:pPr>
            <w:r w:rsidRPr="00F3358F">
              <w:rPr>
                <w:rFonts w:asciiTheme="minorBidi" w:hAnsiTheme="minorBidi" w:cstheme="minorBidi"/>
                <w:b/>
                <w:bCs/>
                <w:sz w:val="16"/>
                <w:szCs w:val="16"/>
                <w:highlight w:val="darkGray"/>
                <w:lang w:eastAsia="zh-CN"/>
              </w:rPr>
              <w:t xml:space="preserve">Audit Tests </w:t>
            </w:r>
          </w:p>
        </w:tc>
      </w:tr>
      <w:tr w:rsidR="00A0501D" w:rsidRPr="00BF631B" w14:paraId="08CC698E" w14:textId="77777777" w:rsidTr="00057C52">
        <w:trPr>
          <w:trHeight w:val="1448"/>
        </w:trPr>
        <w:tc>
          <w:tcPr>
            <w:tcW w:w="1941" w:type="dxa"/>
            <w:tcBorders>
              <w:top w:val="nil"/>
              <w:left w:val="single" w:sz="4" w:space="0" w:color="000000"/>
              <w:bottom w:val="single" w:sz="4" w:space="0" w:color="000000"/>
              <w:right w:val="single" w:sz="4" w:space="0" w:color="000000"/>
            </w:tcBorders>
            <w:shd w:val="clear" w:color="auto" w:fill="auto"/>
            <w:vAlign w:val="bottom"/>
          </w:tcPr>
          <w:p w14:paraId="2EF1ABC3"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rPr>
              <w:t>GOV_O01_To carry out UNESCO's mandate effectively and efficiently in the field</w:t>
            </w:r>
          </w:p>
        </w:tc>
        <w:tc>
          <w:tcPr>
            <w:tcW w:w="2548" w:type="dxa"/>
            <w:tcBorders>
              <w:top w:val="nil"/>
              <w:left w:val="nil"/>
              <w:bottom w:val="single" w:sz="4" w:space="0" w:color="000000"/>
              <w:right w:val="single" w:sz="4" w:space="0" w:color="000000"/>
            </w:tcBorders>
            <w:shd w:val="clear" w:color="auto" w:fill="auto"/>
            <w:vAlign w:val="bottom"/>
          </w:tcPr>
          <w:p w14:paraId="0857362E"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rPr>
              <w:t>Unclear objectives may result incoherent activities that not aligned with UNESCO's mandate, national priorities or the UN framework</w:t>
            </w:r>
          </w:p>
        </w:tc>
        <w:tc>
          <w:tcPr>
            <w:tcW w:w="2982" w:type="dxa"/>
            <w:tcBorders>
              <w:top w:val="nil"/>
              <w:left w:val="nil"/>
              <w:bottom w:val="single" w:sz="4" w:space="0" w:color="000000"/>
              <w:right w:val="single" w:sz="4" w:space="0" w:color="000000"/>
            </w:tcBorders>
            <w:shd w:val="clear" w:color="auto" w:fill="auto"/>
            <w:vAlign w:val="bottom"/>
          </w:tcPr>
          <w:p w14:paraId="14C62A20"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rPr>
              <w:t xml:space="preserve">The office maintains an up-to-date UNESCO Country Strategy developed in consultation with government stakeholders in line with UNESCO's and national priorities and Sustainable Development Goals (SDG) </w:t>
            </w:r>
          </w:p>
        </w:tc>
        <w:tc>
          <w:tcPr>
            <w:tcW w:w="867" w:type="dxa"/>
            <w:tcBorders>
              <w:top w:val="nil"/>
              <w:left w:val="nil"/>
              <w:bottom w:val="single" w:sz="4" w:space="0" w:color="000000"/>
              <w:right w:val="single" w:sz="4" w:space="0" w:color="000000"/>
            </w:tcBorders>
            <w:shd w:val="clear" w:color="auto" w:fill="D7E7F0" w:themeFill="accent1" w:themeFillTint="33"/>
            <w:vAlign w:val="bottom"/>
          </w:tcPr>
          <w:p w14:paraId="114AD5EF" w14:textId="77777777" w:rsidR="00914483" w:rsidRPr="00BF631B" w:rsidRDefault="00914483" w:rsidP="006A05D5">
            <w:pPr>
              <w:jc w:val="center"/>
              <w:rPr>
                <w:rFonts w:asciiTheme="minorBidi" w:hAnsiTheme="minorBidi" w:cstheme="minorBidi"/>
                <w:b/>
                <w:bCs/>
                <w:sz w:val="16"/>
                <w:szCs w:val="16"/>
                <w:lang w:eastAsia="zh-CN"/>
              </w:rPr>
            </w:pPr>
            <w:r w:rsidRPr="00BF631B">
              <w:rPr>
                <w:rFonts w:asciiTheme="minorBidi" w:hAnsiTheme="minorBidi" w:cstheme="minorBidi"/>
                <w:b/>
                <w:bCs/>
                <w:sz w:val="16"/>
                <w:szCs w:val="16"/>
              </w:rPr>
              <w:t>IRA</w:t>
            </w:r>
          </w:p>
        </w:tc>
        <w:tc>
          <w:tcPr>
            <w:tcW w:w="2315" w:type="dxa"/>
            <w:tcBorders>
              <w:top w:val="nil"/>
              <w:left w:val="nil"/>
              <w:bottom w:val="single" w:sz="4" w:space="0" w:color="000000"/>
              <w:right w:val="single" w:sz="4" w:space="0" w:color="000000"/>
            </w:tcBorders>
            <w:shd w:val="clear" w:color="auto" w:fill="auto"/>
            <w:vAlign w:val="bottom"/>
          </w:tcPr>
          <w:p w14:paraId="7EFDF029"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rPr>
              <w:t>UCS have been provided for the five countries. They are general and repetitive for some sectors.</w:t>
            </w:r>
            <w:r w:rsidRPr="00F3358F">
              <w:rPr>
                <w:rFonts w:asciiTheme="minorBidi" w:hAnsiTheme="minorBidi" w:cstheme="minorBidi"/>
                <w:color w:val="000000"/>
                <w:sz w:val="16"/>
                <w:szCs w:val="16"/>
                <w:highlight w:val="darkGray"/>
              </w:rPr>
              <w:br/>
            </w:r>
            <w:r w:rsidRPr="00F3358F">
              <w:rPr>
                <w:rFonts w:asciiTheme="minorBidi" w:hAnsiTheme="minorBidi" w:cstheme="minorBidi"/>
                <w:b/>
                <w:bCs/>
                <w:color w:val="4472C4"/>
                <w:sz w:val="16"/>
                <w:szCs w:val="16"/>
                <w:highlight w:val="darkGray"/>
              </w:rPr>
              <w:br/>
              <w:t>Through interviews, determine how these UCS were developed.</w:t>
            </w:r>
          </w:p>
        </w:tc>
        <w:tc>
          <w:tcPr>
            <w:tcW w:w="5548" w:type="dxa"/>
            <w:tcBorders>
              <w:top w:val="nil"/>
              <w:left w:val="nil"/>
              <w:bottom w:val="single" w:sz="4" w:space="0" w:color="000000"/>
              <w:right w:val="single" w:sz="4" w:space="0" w:color="000000"/>
            </w:tcBorders>
            <w:shd w:val="clear" w:color="auto" w:fill="auto"/>
            <w:vAlign w:val="bottom"/>
          </w:tcPr>
          <w:p w14:paraId="6EF359E4" w14:textId="77777777" w:rsidR="00914483" w:rsidRPr="00F3358F" w:rsidRDefault="00914483" w:rsidP="006A05D5">
            <w:pPr>
              <w:spacing w:after="240"/>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rPr>
              <w:t xml:space="preserve">Verify that: </w:t>
            </w:r>
            <w:r w:rsidRPr="00F3358F">
              <w:rPr>
                <w:rFonts w:asciiTheme="minorBidi" w:hAnsiTheme="minorBidi" w:cstheme="minorBidi"/>
                <w:color w:val="000000"/>
                <w:sz w:val="16"/>
                <w:szCs w:val="16"/>
                <w:highlight w:val="darkGray"/>
              </w:rPr>
              <w:br/>
              <w:t>1. the UCS is up-to date and UNESCO objectives are valid and in line with the C/5 and national priorities</w:t>
            </w:r>
            <w:r w:rsidRPr="00F3358F">
              <w:rPr>
                <w:rFonts w:asciiTheme="minorBidi" w:hAnsiTheme="minorBidi" w:cstheme="minorBidi"/>
                <w:color w:val="000000"/>
                <w:sz w:val="16"/>
                <w:szCs w:val="16"/>
                <w:highlight w:val="darkGray"/>
              </w:rPr>
              <w:br/>
              <w:t>2.  government stakeholers, national commissions along with the UN System (UNSDCF Framework) have been consulted in setting priorities</w:t>
            </w:r>
            <w:r w:rsidRPr="00F3358F">
              <w:rPr>
                <w:rFonts w:asciiTheme="minorBidi" w:hAnsiTheme="minorBidi" w:cstheme="minorBidi"/>
                <w:color w:val="000000"/>
                <w:sz w:val="16"/>
                <w:szCs w:val="16"/>
                <w:highlight w:val="darkGray"/>
              </w:rPr>
              <w:br/>
              <w:t>3.  if there are major divergences in priorities (based on stakholders interviews). </w:t>
            </w:r>
            <w:r w:rsidRPr="00F3358F">
              <w:rPr>
                <w:rFonts w:asciiTheme="minorBidi" w:hAnsiTheme="minorBidi" w:cstheme="minorBidi"/>
                <w:color w:val="000000"/>
                <w:sz w:val="16"/>
                <w:szCs w:val="16"/>
                <w:highlight w:val="darkGray"/>
              </w:rPr>
              <w:br/>
            </w:r>
            <w:r w:rsidRPr="00F3358F">
              <w:rPr>
                <w:rFonts w:asciiTheme="minorBidi" w:hAnsiTheme="minorBidi" w:cstheme="minorBidi"/>
                <w:color w:val="000000"/>
                <w:sz w:val="16"/>
                <w:szCs w:val="16"/>
                <w:highlight w:val="darkGray"/>
              </w:rPr>
              <w:br/>
            </w:r>
            <w:r w:rsidRPr="00F3358F">
              <w:rPr>
                <w:rFonts w:asciiTheme="minorBidi" w:hAnsiTheme="minorBidi" w:cstheme="minorBidi"/>
                <w:color w:val="000000"/>
                <w:sz w:val="16"/>
                <w:szCs w:val="16"/>
                <w:highlight w:val="darkGray"/>
              </w:rPr>
              <w:br/>
              <w:t>Through interviews with the PS, determine how the UCS was developed and their views on the regional needs.</w:t>
            </w:r>
          </w:p>
        </w:tc>
      </w:tr>
      <w:tr w:rsidR="00E217ED" w:rsidRPr="00BF631B" w14:paraId="3BAE2AC6" w14:textId="77777777" w:rsidTr="00E217ED">
        <w:trPr>
          <w:trHeight w:val="1117"/>
        </w:trPr>
        <w:tc>
          <w:tcPr>
            <w:tcW w:w="1941" w:type="dxa"/>
            <w:tcBorders>
              <w:top w:val="nil"/>
              <w:left w:val="single" w:sz="4" w:space="0" w:color="000000"/>
              <w:bottom w:val="single" w:sz="4" w:space="0" w:color="000000"/>
              <w:right w:val="single" w:sz="4" w:space="0" w:color="000000"/>
            </w:tcBorders>
            <w:shd w:val="clear" w:color="auto" w:fill="auto"/>
            <w:vAlign w:val="bottom"/>
          </w:tcPr>
          <w:p w14:paraId="24FA2B74"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rPr>
              <w:t>GOV_O03_To manage risks to the office’s objectives</w:t>
            </w:r>
          </w:p>
        </w:tc>
        <w:tc>
          <w:tcPr>
            <w:tcW w:w="2548" w:type="dxa"/>
            <w:tcBorders>
              <w:top w:val="nil"/>
              <w:left w:val="nil"/>
              <w:bottom w:val="single" w:sz="4" w:space="0" w:color="000000"/>
              <w:right w:val="single" w:sz="4" w:space="0" w:color="000000"/>
            </w:tcBorders>
            <w:shd w:val="clear" w:color="auto" w:fill="auto"/>
            <w:vAlign w:val="bottom"/>
          </w:tcPr>
          <w:p w14:paraId="2C61C3D4"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rPr>
              <w:t>Failure to identify and mitigate risks to an acceptable level may lead to failure to achieve Office objectives</w:t>
            </w:r>
          </w:p>
        </w:tc>
        <w:tc>
          <w:tcPr>
            <w:tcW w:w="2982" w:type="dxa"/>
            <w:tcBorders>
              <w:top w:val="nil"/>
              <w:left w:val="nil"/>
              <w:bottom w:val="single" w:sz="4" w:space="0" w:color="000000"/>
              <w:right w:val="single" w:sz="4" w:space="0" w:color="000000"/>
            </w:tcBorders>
            <w:shd w:val="clear" w:color="auto" w:fill="auto"/>
            <w:vAlign w:val="bottom"/>
          </w:tcPr>
          <w:p w14:paraId="3DA268D1"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rPr>
              <w:t>Risk assessment process resulting in a risk register and the principal risks have been reduced to an acceptable level</w:t>
            </w:r>
          </w:p>
        </w:tc>
        <w:tc>
          <w:tcPr>
            <w:tcW w:w="867" w:type="dxa"/>
            <w:tcBorders>
              <w:top w:val="nil"/>
              <w:left w:val="nil"/>
              <w:bottom w:val="single" w:sz="4" w:space="0" w:color="000000"/>
              <w:right w:val="single" w:sz="4" w:space="0" w:color="000000"/>
            </w:tcBorders>
            <w:shd w:val="clear" w:color="auto" w:fill="D7E7F0" w:themeFill="accent1" w:themeFillTint="33"/>
            <w:vAlign w:val="bottom"/>
          </w:tcPr>
          <w:p w14:paraId="1A9BFABC" w14:textId="77777777" w:rsidR="00914483" w:rsidRPr="00BF631B" w:rsidRDefault="00914483" w:rsidP="006A05D5">
            <w:pPr>
              <w:jc w:val="center"/>
              <w:rPr>
                <w:rFonts w:asciiTheme="minorBidi" w:hAnsiTheme="minorBidi" w:cstheme="minorBidi"/>
                <w:b/>
                <w:bCs/>
                <w:sz w:val="16"/>
                <w:szCs w:val="16"/>
                <w:lang w:eastAsia="zh-CN"/>
              </w:rPr>
            </w:pPr>
            <w:r w:rsidRPr="00BF631B">
              <w:rPr>
                <w:rFonts w:asciiTheme="minorBidi" w:hAnsiTheme="minorBidi" w:cstheme="minorBidi"/>
                <w:b/>
                <w:bCs/>
                <w:sz w:val="16"/>
                <w:szCs w:val="16"/>
              </w:rPr>
              <w:t>IRA</w:t>
            </w:r>
          </w:p>
        </w:tc>
        <w:tc>
          <w:tcPr>
            <w:tcW w:w="2315" w:type="dxa"/>
            <w:tcBorders>
              <w:top w:val="nil"/>
              <w:left w:val="nil"/>
              <w:bottom w:val="single" w:sz="4" w:space="0" w:color="000000"/>
              <w:right w:val="single" w:sz="4" w:space="0" w:color="000000"/>
            </w:tcBorders>
            <w:shd w:val="clear" w:color="auto" w:fill="auto"/>
            <w:vAlign w:val="bottom"/>
          </w:tcPr>
          <w:p w14:paraId="6CEECBD8"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FF0000"/>
                <w:sz w:val="16"/>
                <w:szCs w:val="16"/>
                <w:highlight w:val="darkGray"/>
              </w:rPr>
              <w:t>The Risk Register was last updated in 2018.</w:t>
            </w:r>
          </w:p>
        </w:tc>
        <w:tc>
          <w:tcPr>
            <w:tcW w:w="5548" w:type="dxa"/>
            <w:tcBorders>
              <w:top w:val="nil"/>
              <w:left w:val="nil"/>
              <w:bottom w:val="single" w:sz="4" w:space="0" w:color="000000"/>
              <w:right w:val="single" w:sz="4" w:space="0" w:color="000000"/>
            </w:tcBorders>
            <w:shd w:val="clear" w:color="auto" w:fill="auto"/>
            <w:vAlign w:val="bottom"/>
          </w:tcPr>
          <w:p w14:paraId="200F1D99" w14:textId="77777777" w:rsidR="00914483" w:rsidRPr="00F3358F" w:rsidRDefault="00914483" w:rsidP="00057C52">
            <w:pPr>
              <w:spacing w:after="120"/>
              <w:rPr>
                <w:rFonts w:asciiTheme="minorBidi" w:hAnsiTheme="minorBidi" w:cstheme="minorBidi"/>
                <w:color w:val="000000"/>
                <w:sz w:val="16"/>
                <w:szCs w:val="16"/>
                <w:highlight w:val="darkGray"/>
              </w:rPr>
            </w:pPr>
            <w:r w:rsidRPr="00F3358F">
              <w:rPr>
                <w:rFonts w:asciiTheme="minorBidi" w:hAnsiTheme="minorBidi" w:cstheme="minorBidi"/>
                <w:color w:val="000000"/>
                <w:sz w:val="16"/>
                <w:szCs w:val="16"/>
                <w:highlight w:val="darkGray"/>
              </w:rPr>
              <w:t xml:space="preserve">Verifiy that: </w:t>
            </w:r>
            <w:r w:rsidRPr="00F3358F">
              <w:rPr>
                <w:rFonts w:asciiTheme="minorBidi" w:hAnsiTheme="minorBidi" w:cstheme="minorBidi"/>
                <w:color w:val="000000"/>
                <w:sz w:val="16"/>
                <w:szCs w:val="16"/>
                <w:highlight w:val="darkGray"/>
              </w:rPr>
              <w:br/>
              <w:t>1. a risk register has been prepared, is complete and updated regularly</w:t>
            </w:r>
            <w:r w:rsidRPr="00F3358F">
              <w:rPr>
                <w:rFonts w:asciiTheme="minorBidi" w:hAnsiTheme="minorBidi" w:cstheme="minorBidi"/>
                <w:color w:val="000000"/>
                <w:sz w:val="16"/>
                <w:szCs w:val="16"/>
                <w:highlight w:val="darkGray"/>
              </w:rPr>
              <w:br/>
              <w:t xml:space="preserve">2. if fraud risks been considered and if a Fraud and Corruption Risk, that the Office has prepared an action plan and is actively monitoring it with clear accountabilities for each action. </w:t>
            </w:r>
          </w:p>
          <w:p w14:paraId="7EEF416F" w14:textId="77777777" w:rsidR="00914483" w:rsidRPr="00F3358F" w:rsidRDefault="00914483" w:rsidP="00057C52">
            <w:pPr>
              <w:spacing w:after="120"/>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rPr>
              <w:t xml:space="preserve">No test deemed necessary – potential finding. </w:t>
            </w:r>
          </w:p>
        </w:tc>
      </w:tr>
      <w:tr w:rsidR="00A0501D" w:rsidRPr="00BF631B" w14:paraId="25897117" w14:textId="77777777" w:rsidTr="00057C52">
        <w:trPr>
          <w:trHeight w:val="1115"/>
        </w:trPr>
        <w:tc>
          <w:tcPr>
            <w:tcW w:w="1941" w:type="dxa"/>
            <w:tcBorders>
              <w:top w:val="nil"/>
              <w:left w:val="single" w:sz="4" w:space="0" w:color="000000"/>
              <w:bottom w:val="single" w:sz="4" w:space="0" w:color="000000"/>
              <w:right w:val="single" w:sz="4" w:space="0" w:color="000000"/>
            </w:tcBorders>
            <w:shd w:val="clear" w:color="auto" w:fill="auto"/>
            <w:vAlign w:val="bottom"/>
          </w:tcPr>
          <w:p w14:paraId="23ABB3B1"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rPr>
              <w:t xml:space="preserve">HR_O02_To staff the Office adequately to meet plans and expectations of the Member State and other </w:t>
            </w:r>
          </w:p>
        </w:tc>
        <w:tc>
          <w:tcPr>
            <w:tcW w:w="2548" w:type="dxa"/>
            <w:tcBorders>
              <w:top w:val="nil"/>
              <w:left w:val="nil"/>
              <w:bottom w:val="single" w:sz="4" w:space="0" w:color="000000"/>
              <w:right w:val="single" w:sz="4" w:space="0" w:color="000000"/>
            </w:tcBorders>
            <w:shd w:val="clear" w:color="auto" w:fill="auto"/>
            <w:vAlign w:val="bottom"/>
          </w:tcPr>
          <w:p w14:paraId="0D1944E7"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rPr>
              <w:t>Office capacity may be inadequate resulting in poor programme delivery.</w:t>
            </w:r>
          </w:p>
        </w:tc>
        <w:tc>
          <w:tcPr>
            <w:tcW w:w="2982" w:type="dxa"/>
            <w:tcBorders>
              <w:top w:val="nil"/>
              <w:left w:val="nil"/>
              <w:bottom w:val="single" w:sz="4" w:space="0" w:color="000000"/>
              <w:right w:val="single" w:sz="4" w:space="0" w:color="000000"/>
            </w:tcBorders>
            <w:shd w:val="clear" w:color="auto" w:fill="auto"/>
            <w:vAlign w:val="bottom"/>
          </w:tcPr>
          <w:p w14:paraId="1D74FCDB"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rPr>
              <w:t>1. The section for Administration Support (ADM/ADS) maintains the Administration unit structure based on the Office's role and portfolio.</w:t>
            </w:r>
            <w:r w:rsidRPr="00BF631B">
              <w:rPr>
                <w:rFonts w:asciiTheme="minorBidi" w:hAnsiTheme="minorBidi" w:cstheme="minorBidi"/>
                <w:sz w:val="16"/>
                <w:szCs w:val="16"/>
              </w:rPr>
              <w:br/>
            </w:r>
            <w:r w:rsidRPr="00BF631B">
              <w:rPr>
                <w:rFonts w:asciiTheme="minorBidi" w:hAnsiTheme="minorBidi" w:cstheme="minorBidi"/>
                <w:sz w:val="16"/>
                <w:szCs w:val="16"/>
              </w:rPr>
              <w:br/>
              <w:t>2. Programme sectors dedicate posts based on the needs of the Office.</w:t>
            </w:r>
            <w:r w:rsidRPr="00BF631B">
              <w:rPr>
                <w:rFonts w:asciiTheme="minorBidi" w:hAnsiTheme="minorBidi" w:cstheme="minorBidi"/>
                <w:sz w:val="16"/>
                <w:szCs w:val="16"/>
              </w:rPr>
              <w:br/>
            </w:r>
            <w:r w:rsidRPr="00BF631B">
              <w:rPr>
                <w:rFonts w:asciiTheme="minorBidi" w:hAnsiTheme="minorBidi" w:cstheme="minorBidi"/>
                <w:sz w:val="16"/>
                <w:szCs w:val="16"/>
              </w:rPr>
              <w:br/>
              <w:t>NB: A field reform has been ongoing to optimize human resources</w:t>
            </w:r>
          </w:p>
        </w:tc>
        <w:tc>
          <w:tcPr>
            <w:tcW w:w="867" w:type="dxa"/>
            <w:tcBorders>
              <w:top w:val="nil"/>
              <w:left w:val="nil"/>
              <w:bottom w:val="single" w:sz="4" w:space="0" w:color="000000"/>
              <w:right w:val="single" w:sz="4" w:space="0" w:color="000000"/>
            </w:tcBorders>
            <w:shd w:val="clear" w:color="auto" w:fill="D7E7F0" w:themeFill="accent1" w:themeFillTint="33"/>
            <w:vAlign w:val="bottom"/>
          </w:tcPr>
          <w:p w14:paraId="2C15141C" w14:textId="77777777" w:rsidR="00914483" w:rsidRPr="00BF631B" w:rsidRDefault="00914483" w:rsidP="006A05D5">
            <w:pPr>
              <w:jc w:val="center"/>
              <w:rPr>
                <w:rFonts w:asciiTheme="minorBidi" w:hAnsiTheme="minorBidi" w:cstheme="minorBidi"/>
                <w:b/>
                <w:bCs/>
                <w:sz w:val="16"/>
                <w:szCs w:val="16"/>
                <w:lang w:eastAsia="zh-CN"/>
              </w:rPr>
            </w:pPr>
            <w:r w:rsidRPr="00BF631B">
              <w:rPr>
                <w:rFonts w:asciiTheme="minorBidi" w:hAnsiTheme="minorBidi" w:cstheme="minorBidi"/>
                <w:b/>
                <w:bCs/>
                <w:sz w:val="16"/>
                <w:szCs w:val="16"/>
              </w:rPr>
              <w:t>IRA</w:t>
            </w:r>
          </w:p>
        </w:tc>
        <w:tc>
          <w:tcPr>
            <w:tcW w:w="2315" w:type="dxa"/>
            <w:tcBorders>
              <w:top w:val="nil"/>
              <w:left w:val="nil"/>
              <w:bottom w:val="single" w:sz="4" w:space="0" w:color="000000"/>
              <w:right w:val="single" w:sz="4" w:space="0" w:color="000000"/>
            </w:tcBorders>
            <w:shd w:val="clear" w:color="auto" w:fill="auto"/>
            <w:vAlign w:val="bottom"/>
          </w:tcPr>
          <w:p w14:paraId="3FB132A4"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rPr>
              <w:t>The Office is well staffed with 12 international staff (HoO, 7 PS, 1 Res Mob officer,  AO, 4 GS, etc)</w:t>
            </w:r>
            <w:r w:rsidRPr="00F3358F">
              <w:rPr>
                <w:rFonts w:asciiTheme="minorBidi" w:hAnsiTheme="minorBidi" w:cstheme="minorBidi"/>
                <w:color w:val="000000"/>
                <w:sz w:val="16"/>
                <w:szCs w:val="16"/>
                <w:highlight w:val="darkGray"/>
              </w:rPr>
              <w:br/>
              <w:t>One G-5 post is vacant which ADM/ADS has not filled given the low level of EXB funds.</w:t>
            </w:r>
          </w:p>
        </w:tc>
        <w:tc>
          <w:tcPr>
            <w:tcW w:w="5548" w:type="dxa"/>
            <w:tcBorders>
              <w:top w:val="nil"/>
              <w:left w:val="nil"/>
              <w:bottom w:val="single" w:sz="4" w:space="0" w:color="000000"/>
              <w:right w:val="single" w:sz="4" w:space="0" w:color="000000"/>
            </w:tcBorders>
            <w:shd w:val="clear" w:color="auto" w:fill="auto"/>
            <w:vAlign w:val="bottom"/>
          </w:tcPr>
          <w:p w14:paraId="0BF08776" w14:textId="77777777" w:rsidR="00914483" w:rsidRPr="00F3358F" w:rsidRDefault="00914483" w:rsidP="006A05D5">
            <w:pPr>
              <w:spacing w:after="240"/>
              <w:rPr>
                <w:rFonts w:asciiTheme="minorBidi" w:hAnsiTheme="minorBidi" w:cstheme="minorBidi"/>
                <w:color w:val="000000"/>
                <w:sz w:val="16"/>
                <w:szCs w:val="16"/>
                <w:highlight w:val="darkGray"/>
                <w:lang w:eastAsia="zh-CN"/>
              </w:rPr>
            </w:pPr>
            <w:r w:rsidRPr="00F3358F">
              <w:rPr>
                <w:rFonts w:asciiTheme="minorBidi" w:hAnsiTheme="minorBidi" w:cstheme="minorBidi"/>
                <w:sz w:val="16"/>
                <w:szCs w:val="16"/>
                <w:highlight w:val="darkGray"/>
              </w:rPr>
              <w:t>Review Workforce planning:</w:t>
            </w:r>
            <w:r w:rsidRPr="00F3358F">
              <w:rPr>
                <w:rFonts w:asciiTheme="minorBidi" w:hAnsiTheme="minorBidi" w:cstheme="minorBidi"/>
                <w:sz w:val="16"/>
                <w:szCs w:val="16"/>
                <w:highlight w:val="darkGray"/>
              </w:rPr>
              <w:br/>
              <w:t>1. Verify that staffing needs have been assessed by the FO, together with ADG of the Sectors, BFM &amp; PAX and that a recruitment plan for all professional posts, NPOs and GS Staff has been prepared for the biennium. </w:t>
            </w:r>
            <w:r w:rsidRPr="00F3358F">
              <w:rPr>
                <w:rFonts w:asciiTheme="minorBidi" w:hAnsiTheme="minorBidi" w:cstheme="minorBidi"/>
                <w:sz w:val="16"/>
                <w:szCs w:val="16"/>
                <w:highlight w:val="darkGray"/>
              </w:rPr>
              <w:br/>
              <w:t>2. Calculate and analyze staffing ratios and compare them with other offices (programme portfolio vs number of programme staff in unit, number of admin staff vs total staff number, cost of admin staff vs total costs of personnel in office).  (//whether the office has enough staff to carry out its mandate and to what extent it depends on temporary staff vs. fixed term). </w:t>
            </w:r>
          </w:p>
        </w:tc>
      </w:tr>
      <w:tr w:rsidR="00E217ED" w:rsidRPr="00BF631B" w14:paraId="6B77AACF" w14:textId="77777777" w:rsidTr="00E217ED">
        <w:trPr>
          <w:trHeight w:val="1361"/>
        </w:trPr>
        <w:tc>
          <w:tcPr>
            <w:tcW w:w="1941" w:type="dxa"/>
            <w:tcBorders>
              <w:top w:val="nil"/>
              <w:left w:val="single" w:sz="4" w:space="0" w:color="000000"/>
              <w:bottom w:val="single" w:sz="4" w:space="0" w:color="000000"/>
              <w:right w:val="single" w:sz="4" w:space="0" w:color="000000"/>
            </w:tcBorders>
            <w:shd w:val="clear" w:color="auto" w:fill="auto"/>
            <w:vAlign w:val="bottom"/>
            <w:hideMark/>
          </w:tcPr>
          <w:p w14:paraId="24C4542D"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GOV_O01_To carry out UNESCO's mandate effectively and efficiently in the field</w:t>
            </w:r>
          </w:p>
        </w:tc>
        <w:tc>
          <w:tcPr>
            <w:tcW w:w="2548" w:type="dxa"/>
            <w:tcBorders>
              <w:top w:val="nil"/>
              <w:left w:val="nil"/>
              <w:bottom w:val="single" w:sz="4" w:space="0" w:color="000000"/>
              <w:right w:val="single" w:sz="4" w:space="0" w:color="000000"/>
            </w:tcBorders>
            <w:shd w:val="clear" w:color="auto" w:fill="auto"/>
            <w:vAlign w:val="bottom"/>
            <w:hideMark/>
          </w:tcPr>
          <w:p w14:paraId="1ADE0D81"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Insufficient donor funding may result in ineffectiveness and jeopardize the Office's sustainability</w:t>
            </w:r>
          </w:p>
        </w:tc>
        <w:tc>
          <w:tcPr>
            <w:tcW w:w="2982" w:type="dxa"/>
            <w:tcBorders>
              <w:top w:val="nil"/>
              <w:left w:val="nil"/>
              <w:bottom w:val="single" w:sz="4" w:space="0" w:color="000000"/>
              <w:right w:val="single" w:sz="4" w:space="0" w:color="000000"/>
            </w:tcBorders>
            <w:shd w:val="clear" w:color="auto" w:fill="auto"/>
            <w:vAlign w:val="bottom"/>
            <w:hideMark/>
          </w:tcPr>
          <w:p w14:paraId="53B8C875"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 The Office maintains and regularly updates a Resource Mobilization plan aligned with the UCS and the C/5</w:t>
            </w:r>
            <w:r w:rsidRPr="00BF631B">
              <w:rPr>
                <w:rFonts w:asciiTheme="minorBidi" w:hAnsiTheme="minorBidi" w:cstheme="minorBidi"/>
                <w:sz w:val="16"/>
                <w:szCs w:val="16"/>
                <w:lang w:eastAsia="zh-CN"/>
              </w:rPr>
              <w:br/>
              <w:t>• BSP deployed regional experts in Resource Mobilization to Dakar, Bangkok, Jakarta and Nariobi, San Jose and Beijing.</w:t>
            </w:r>
            <w:r w:rsidRPr="00BF631B">
              <w:rPr>
                <w:rFonts w:asciiTheme="minorBidi" w:hAnsiTheme="minorBidi" w:cstheme="minorBidi"/>
                <w:sz w:val="16"/>
                <w:szCs w:val="16"/>
                <w:lang w:eastAsia="zh-CN"/>
              </w:rPr>
              <w:br/>
              <w:t>• BSP's 2021 guidance note to field offices to develop a resource mobilization plan</w:t>
            </w:r>
          </w:p>
        </w:tc>
        <w:tc>
          <w:tcPr>
            <w:tcW w:w="867" w:type="dxa"/>
            <w:tcBorders>
              <w:top w:val="nil"/>
              <w:left w:val="nil"/>
              <w:bottom w:val="single" w:sz="4" w:space="0" w:color="000000"/>
              <w:right w:val="single" w:sz="4" w:space="0" w:color="000000"/>
            </w:tcBorders>
            <w:shd w:val="clear" w:color="000000" w:fill="FFFF00"/>
            <w:vAlign w:val="bottom"/>
            <w:hideMark/>
          </w:tcPr>
          <w:p w14:paraId="72EF0BFD"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Added</w:t>
            </w:r>
          </w:p>
        </w:tc>
        <w:tc>
          <w:tcPr>
            <w:tcW w:w="2315" w:type="dxa"/>
            <w:tcBorders>
              <w:top w:val="nil"/>
              <w:left w:val="nil"/>
              <w:bottom w:val="single" w:sz="4" w:space="0" w:color="000000"/>
              <w:right w:val="single" w:sz="4" w:space="0" w:color="000000"/>
            </w:tcBorders>
            <w:shd w:val="clear" w:color="auto" w:fill="auto"/>
            <w:vAlign w:val="bottom"/>
            <w:hideMark/>
          </w:tcPr>
          <w:p w14:paraId="57ABE0CB"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The Office developed a RM plan for 18-19 and 20-21 and recruited a RM officer.</w:t>
            </w:r>
            <w:r w:rsidRPr="00F3358F">
              <w:rPr>
                <w:rFonts w:asciiTheme="minorBidi" w:hAnsiTheme="minorBidi" w:cstheme="minorBidi"/>
                <w:color w:val="000000"/>
                <w:sz w:val="16"/>
                <w:szCs w:val="16"/>
                <w:highlight w:val="darkGray"/>
                <w:lang w:eastAsia="zh-CN"/>
              </w:rPr>
              <w:br/>
            </w:r>
            <w:r w:rsidRPr="00F3358F">
              <w:rPr>
                <w:rFonts w:asciiTheme="minorBidi" w:hAnsiTheme="minorBidi" w:cstheme="minorBidi"/>
                <w:color w:val="000000"/>
                <w:sz w:val="16"/>
                <w:szCs w:val="16"/>
                <w:highlight w:val="darkGray"/>
                <w:lang w:eastAsia="zh-CN"/>
              </w:rPr>
              <w:br/>
              <w:t>The region does not attract large projects. PAX counts on the new HoO to mobilize funds through his network for Education in Sustainable Development.</w:t>
            </w:r>
          </w:p>
        </w:tc>
        <w:tc>
          <w:tcPr>
            <w:tcW w:w="5548" w:type="dxa"/>
            <w:tcBorders>
              <w:top w:val="nil"/>
              <w:left w:val="nil"/>
              <w:bottom w:val="single" w:sz="4" w:space="0" w:color="000000"/>
              <w:right w:val="single" w:sz="4" w:space="0" w:color="000000"/>
            </w:tcBorders>
            <w:shd w:val="clear" w:color="auto" w:fill="auto"/>
            <w:vAlign w:val="bottom"/>
            <w:hideMark/>
          </w:tcPr>
          <w:p w14:paraId="77DBBD8F" w14:textId="77777777" w:rsidR="00914483" w:rsidRPr="00F3358F" w:rsidRDefault="00914483" w:rsidP="006A05D5">
            <w:pPr>
              <w:spacing w:after="240"/>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 xml:space="preserve">Verify if the Office established an adequate Resource Mobilization (RM) Plan. </w:t>
            </w:r>
          </w:p>
          <w:p w14:paraId="440413C8" w14:textId="77777777" w:rsidR="00914483" w:rsidRPr="00F3358F" w:rsidRDefault="00914483" w:rsidP="006A05D5">
            <w:pPr>
              <w:spacing w:after="240"/>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 xml:space="preserve">+ </w:t>
            </w:r>
            <w:r w:rsidRPr="00F3358F">
              <w:rPr>
                <w:rFonts w:asciiTheme="minorBidi" w:hAnsiTheme="minorBidi" w:cstheme="minorBidi"/>
                <w:b/>
                <w:bCs/>
                <w:color w:val="4472C4"/>
                <w:sz w:val="16"/>
                <w:szCs w:val="16"/>
                <w:highlight w:val="darkGray"/>
                <w:lang w:eastAsia="zh-CN"/>
              </w:rPr>
              <w:t>Review the RMO Job description and performance assessment</w:t>
            </w:r>
          </w:p>
        </w:tc>
      </w:tr>
      <w:tr w:rsidR="00E217ED" w:rsidRPr="00BF631B" w14:paraId="4C4CB6B5" w14:textId="77777777" w:rsidTr="00E217ED">
        <w:trPr>
          <w:trHeight w:val="1545"/>
        </w:trPr>
        <w:tc>
          <w:tcPr>
            <w:tcW w:w="1941" w:type="dxa"/>
            <w:tcBorders>
              <w:top w:val="nil"/>
              <w:left w:val="single" w:sz="4" w:space="0" w:color="000000"/>
              <w:bottom w:val="single" w:sz="4" w:space="0" w:color="000000"/>
              <w:right w:val="single" w:sz="4" w:space="0" w:color="000000"/>
            </w:tcBorders>
            <w:shd w:val="clear" w:color="auto" w:fill="auto"/>
            <w:vAlign w:val="bottom"/>
            <w:hideMark/>
          </w:tcPr>
          <w:p w14:paraId="68E0A827"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lastRenderedPageBreak/>
              <w:t>GOV_O01_To carry out UNESCO's mandate effectively and efficiently in the field</w:t>
            </w:r>
          </w:p>
        </w:tc>
        <w:tc>
          <w:tcPr>
            <w:tcW w:w="2548" w:type="dxa"/>
            <w:tcBorders>
              <w:top w:val="nil"/>
              <w:left w:val="nil"/>
              <w:bottom w:val="single" w:sz="4" w:space="0" w:color="000000"/>
              <w:right w:val="single" w:sz="4" w:space="0" w:color="000000"/>
            </w:tcBorders>
            <w:shd w:val="clear" w:color="auto" w:fill="auto"/>
            <w:vAlign w:val="bottom"/>
            <w:hideMark/>
          </w:tcPr>
          <w:p w14:paraId="0D9FE22C"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Failure to leverage the UN network may decrease operational efficiency and diminishes visibility</w:t>
            </w:r>
          </w:p>
        </w:tc>
        <w:tc>
          <w:tcPr>
            <w:tcW w:w="2982" w:type="dxa"/>
            <w:tcBorders>
              <w:top w:val="nil"/>
              <w:left w:val="nil"/>
              <w:bottom w:val="single" w:sz="4" w:space="0" w:color="000000"/>
              <w:right w:val="single" w:sz="4" w:space="0" w:color="000000"/>
            </w:tcBorders>
            <w:shd w:val="clear" w:color="auto" w:fill="auto"/>
            <w:vAlign w:val="bottom"/>
            <w:hideMark/>
          </w:tcPr>
          <w:p w14:paraId="49B46B14"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Alignment with the UN Framework and participation in UNCT meetings</w:t>
            </w:r>
          </w:p>
        </w:tc>
        <w:tc>
          <w:tcPr>
            <w:tcW w:w="867" w:type="dxa"/>
            <w:tcBorders>
              <w:top w:val="nil"/>
              <w:left w:val="nil"/>
              <w:bottom w:val="single" w:sz="4" w:space="0" w:color="000000"/>
              <w:right w:val="single" w:sz="4" w:space="0" w:color="000000"/>
            </w:tcBorders>
            <w:shd w:val="clear" w:color="000000" w:fill="FFFF00"/>
            <w:vAlign w:val="bottom"/>
            <w:hideMark/>
          </w:tcPr>
          <w:p w14:paraId="297CC7D7"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Added</w:t>
            </w:r>
          </w:p>
        </w:tc>
        <w:tc>
          <w:tcPr>
            <w:tcW w:w="2315" w:type="dxa"/>
            <w:tcBorders>
              <w:top w:val="nil"/>
              <w:left w:val="nil"/>
              <w:bottom w:val="single" w:sz="4" w:space="0" w:color="000000"/>
              <w:right w:val="single" w:sz="4" w:space="0" w:color="000000"/>
            </w:tcBorders>
            <w:shd w:val="clear" w:color="auto" w:fill="auto"/>
            <w:vAlign w:val="bottom"/>
            <w:hideMark/>
          </w:tcPr>
          <w:p w14:paraId="330B5A53"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Most UN agencies are located in Panama not Cost Rica.</w:t>
            </w:r>
            <w:r w:rsidRPr="00F3358F">
              <w:rPr>
                <w:rFonts w:asciiTheme="minorBidi" w:hAnsiTheme="minorBidi" w:cstheme="minorBidi"/>
                <w:color w:val="000000"/>
                <w:sz w:val="16"/>
                <w:szCs w:val="16"/>
                <w:highlight w:val="darkGray"/>
                <w:lang w:eastAsia="zh-CN"/>
              </w:rPr>
              <w:br/>
            </w:r>
            <w:r w:rsidRPr="00F3358F">
              <w:rPr>
                <w:rFonts w:asciiTheme="minorBidi" w:hAnsiTheme="minorBidi" w:cstheme="minorBidi"/>
                <w:color w:val="000000"/>
                <w:sz w:val="16"/>
                <w:szCs w:val="16"/>
                <w:highlight w:val="darkGray"/>
                <w:lang w:eastAsia="zh-CN"/>
              </w:rPr>
              <w:br/>
              <w:t>The government is keen on keeping the Office.</w:t>
            </w:r>
          </w:p>
        </w:tc>
        <w:tc>
          <w:tcPr>
            <w:tcW w:w="5548" w:type="dxa"/>
            <w:tcBorders>
              <w:top w:val="nil"/>
              <w:left w:val="nil"/>
              <w:bottom w:val="single" w:sz="4" w:space="0" w:color="000000"/>
              <w:right w:val="single" w:sz="4" w:space="0" w:color="000000"/>
            </w:tcBorders>
            <w:shd w:val="clear" w:color="auto" w:fill="auto"/>
            <w:vAlign w:val="bottom"/>
            <w:hideMark/>
          </w:tcPr>
          <w:p w14:paraId="5594E61C"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 xml:space="preserve">1. Interview the Resident Coordinator and use the interview guide to:  </w:t>
            </w:r>
            <w:r w:rsidRPr="00F3358F">
              <w:rPr>
                <w:rFonts w:asciiTheme="minorBidi" w:hAnsiTheme="minorBidi" w:cstheme="minorBidi"/>
                <w:color w:val="000000"/>
                <w:sz w:val="16"/>
                <w:szCs w:val="16"/>
                <w:highlight w:val="darkGray"/>
                <w:lang w:eastAsia="zh-CN"/>
              </w:rPr>
              <w:br/>
              <w:t>- determine whether UNESCO's activities are consistent with national priorities and needs</w:t>
            </w:r>
            <w:r w:rsidRPr="00F3358F">
              <w:rPr>
                <w:rFonts w:asciiTheme="minorBidi" w:hAnsiTheme="minorBidi" w:cstheme="minorBidi"/>
                <w:color w:val="000000"/>
                <w:sz w:val="16"/>
                <w:szCs w:val="16"/>
                <w:highlight w:val="darkGray"/>
                <w:lang w:eastAsia="zh-CN"/>
              </w:rPr>
              <w:br/>
              <w:t xml:space="preserve">- UNESCO contributes to the UN Framework and works well with other agencies  </w:t>
            </w:r>
            <w:r w:rsidRPr="00F3358F">
              <w:rPr>
                <w:rFonts w:asciiTheme="minorBidi" w:hAnsiTheme="minorBidi" w:cstheme="minorBidi"/>
                <w:color w:val="000000"/>
                <w:sz w:val="16"/>
                <w:szCs w:val="16"/>
                <w:highlight w:val="darkGray"/>
                <w:lang w:eastAsia="zh-CN"/>
              </w:rPr>
              <w:br/>
            </w:r>
            <w:r w:rsidRPr="00F3358F">
              <w:rPr>
                <w:rFonts w:asciiTheme="minorBidi" w:hAnsiTheme="minorBidi" w:cstheme="minorBidi"/>
                <w:color w:val="000000"/>
                <w:sz w:val="16"/>
                <w:szCs w:val="16"/>
                <w:highlight w:val="darkGray"/>
                <w:lang w:eastAsia="zh-CN"/>
              </w:rPr>
              <w:br/>
              <w:t>2. Verify that the Office is represented at all UN Country Team meetings.</w:t>
            </w:r>
          </w:p>
        </w:tc>
      </w:tr>
      <w:tr w:rsidR="00E217ED" w:rsidRPr="00BF631B" w14:paraId="08B37234" w14:textId="77777777" w:rsidTr="00E217ED">
        <w:trPr>
          <w:trHeight w:val="1557"/>
        </w:trPr>
        <w:tc>
          <w:tcPr>
            <w:tcW w:w="1941" w:type="dxa"/>
            <w:tcBorders>
              <w:top w:val="nil"/>
              <w:left w:val="single" w:sz="4" w:space="0" w:color="000000"/>
              <w:bottom w:val="single" w:sz="4" w:space="0" w:color="000000"/>
              <w:right w:val="single" w:sz="4" w:space="0" w:color="000000"/>
            </w:tcBorders>
            <w:shd w:val="clear" w:color="auto" w:fill="auto"/>
            <w:vAlign w:val="bottom"/>
            <w:hideMark/>
          </w:tcPr>
          <w:p w14:paraId="360A253B"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GOV_O01_To carry out UNESCO's mandate effectively and efficiently in the field</w:t>
            </w:r>
          </w:p>
        </w:tc>
        <w:tc>
          <w:tcPr>
            <w:tcW w:w="2548" w:type="dxa"/>
            <w:tcBorders>
              <w:top w:val="nil"/>
              <w:left w:val="nil"/>
              <w:bottom w:val="single" w:sz="4" w:space="0" w:color="000000"/>
              <w:right w:val="single" w:sz="4" w:space="0" w:color="000000"/>
            </w:tcBorders>
            <w:shd w:val="clear" w:color="auto" w:fill="auto"/>
            <w:vAlign w:val="bottom"/>
            <w:hideMark/>
          </w:tcPr>
          <w:p w14:paraId="3E431C5B"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Outdated HCA may undermine the Office’s legitimacy, privileges, capacity to deliver and accountability exposing it to legal and financial risks</w:t>
            </w:r>
          </w:p>
        </w:tc>
        <w:tc>
          <w:tcPr>
            <w:tcW w:w="2982" w:type="dxa"/>
            <w:tcBorders>
              <w:top w:val="nil"/>
              <w:left w:val="nil"/>
              <w:bottom w:val="single" w:sz="4" w:space="0" w:color="000000"/>
              <w:right w:val="single" w:sz="4" w:space="0" w:color="000000"/>
            </w:tcBorders>
            <w:shd w:val="clear" w:color="auto" w:fill="auto"/>
            <w:vAlign w:val="bottom"/>
            <w:hideMark/>
          </w:tcPr>
          <w:p w14:paraId="2FA39352"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 xml:space="preserve">PAX has reviewed in 2016 HCAs to identify missing or outdated HCAs for renegotiation. </w:t>
            </w:r>
            <w:r w:rsidRPr="00BF631B">
              <w:rPr>
                <w:rFonts w:asciiTheme="minorBidi" w:hAnsiTheme="minorBidi" w:cstheme="minorBidi"/>
                <w:sz w:val="16"/>
                <w:szCs w:val="16"/>
                <w:lang w:eastAsia="zh-CN"/>
              </w:rPr>
              <w:br/>
            </w:r>
            <w:r w:rsidRPr="00BF631B">
              <w:rPr>
                <w:rFonts w:asciiTheme="minorBidi" w:hAnsiTheme="minorBidi" w:cstheme="minorBidi"/>
                <w:sz w:val="16"/>
                <w:szCs w:val="16"/>
                <w:lang w:eastAsia="zh-CN"/>
              </w:rPr>
              <w:br/>
              <w:t>In 2022, PAX will renew the review of HCA to identify opportunities and challenges.</w:t>
            </w:r>
          </w:p>
        </w:tc>
        <w:tc>
          <w:tcPr>
            <w:tcW w:w="867" w:type="dxa"/>
            <w:tcBorders>
              <w:top w:val="nil"/>
              <w:left w:val="nil"/>
              <w:bottom w:val="single" w:sz="4" w:space="0" w:color="000000"/>
              <w:right w:val="single" w:sz="4" w:space="0" w:color="000000"/>
            </w:tcBorders>
            <w:shd w:val="clear" w:color="000000" w:fill="FFFF00"/>
            <w:vAlign w:val="bottom"/>
            <w:hideMark/>
          </w:tcPr>
          <w:p w14:paraId="31577679"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ADDED</w:t>
            </w:r>
          </w:p>
        </w:tc>
        <w:tc>
          <w:tcPr>
            <w:tcW w:w="2315" w:type="dxa"/>
            <w:tcBorders>
              <w:top w:val="nil"/>
              <w:left w:val="nil"/>
              <w:bottom w:val="nil"/>
              <w:right w:val="single" w:sz="4" w:space="0" w:color="000000"/>
            </w:tcBorders>
            <w:shd w:val="clear" w:color="auto" w:fill="auto"/>
            <w:vAlign w:val="bottom"/>
            <w:hideMark/>
          </w:tcPr>
          <w:p w14:paraId="0368D6F4"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The government pays for the premises but rental costs remain high to the Office.  The Office paid ILEJI SA then Condomiunm Vertical and then Centro de Negocios El Cedral CNEC between 2018 and 2022.</w:t>
            </w:r>
          </w:p>
        </w:tc>
        <w:tc>
          <w:tcPr>
            <w:tcW w:w="5548" w:type="dxa"/>
            <w:tcBorders>
              <w:top w:val="nil"/>
              <w:left w:val="nil"/>
              <w:bottom w:val="nil"/>
              <w:right w:val="single" w:sz="4" w:space="0" w:color="000000"/>
            </w:tcBorders>
            <w:shd w:val="clear" w:color="auto" w:fill="auto"/>
            <w:vAlign w:val="bottom"/>
            <w:hideMark/>
          </w:tcPr>
          <w:p w14:paraId="680AFDB2"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Through an Interview of PAX and Head of Office, determine whether the HCA is up-to-date including the geographical scope, premises and VAT exemption.</w:t>
            </w:r>
          </w:p>
        </w:tc>
      </w:tr>
      <w:tr w:rsidR="00E217ED" w:rsidRPr="00BF631B" w14:paraId="67C57338" w14:textId="77777777" w:rsidTr="00E217ED">
        <w:trPr>
          <w:trHeight w:val="948"/>
        </w:trPr>
        <w:tc>
          <w:tcPr>
            <w:tcW w:w="1941" w:type="dxa"/>
            <w:tcBorders>
              <w:top w:val="nil"/>
              <w:left w:val="single" w:sz="4" w:space="0" w:color="000000"/>
              <w:bottom w:val="single" w:sz="4" w:space="0" w:color="000000"/>
              <w:right w:val="single" w:sz="4" w:space="0" w:color="000000"/>
            </w:tcBorders>
            <w:shd w:val="clear" w:color="auto" w:fill="auto"/>
            <w:vAlign w:val="bottom"/>
            <w:hideMark/>
          </w:tcPr>
          <w:p w14:paraId="6730F4E1"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GOV_O02_To leverage effectively UNESCO’s network</w:t>
            </w:r>
          </w:p>
        </w:tc>
        <w:tc>
          <w:tcPr>
            <w:tcW w:w="2548" w:type="dxa"/>
            <w:tcBorders>
              <w:top w:val="nil"/>
              <w:left w:val="nil"/>
              <w:bottom w:val="single" w:sz="4" w:space="0" w:color="000000"/>
              <w:right w:val="single" w:sz="4" w:space="0" w:color="000000"/>
            </w:tcBorders>
            <w:shd w:val="clear" w:color="auto" w:fill="auto"/>
            <w:vAlign w:val="bottom"/>
            <w:hideMark/>
          </w:tcPr>
          <w:p w14:paraId="5C2F3A39"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 xml:space="preserve">Lack of engagement with partners can result in missed opportunities    </w:t>
            </w:r>
          </w:p>
        </w:tc>
        <w:tc>
          <w:tcPr>
            <w:tcW w:w="2982" w:type="dxa"/>
            <w:tcBorders>
              <w:top w:val="nil"/>
              <w:left w:val="nil"/>
              <w:bottom w:val="single" w:sz="4" w:space="0" w:color="000000"/>
              <w:right w:val="single" w:sz="4" w:space="0" w:color="000000"/>
            </w:tcBorders>
            <w:shd w:val="clear" w:color="auto" w:fill="auto"/>
            <w:vAlign w:val="bottom"/>
            <w:hideMark/>
          </w:tcPr>
          <w:p w14:paraId="1AD9786C"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Clear roles and responsibilities,  lines of communication, regular interactions and involvement at programme/project levels where relevant.</w:t>
            </w:r>
          </w:p>
        </w:tc>
        <w:tc>
          <w:tcPr>
            <w:tcW w:w="867" w:type="dxa"/>
            <w:tcBorders>
              <w:top w:val="nil"/>
              <w:left w:val="nil"/>
              <w:bottom w:val="single" w:sz="4" w:space="0" w:color="000000"/>
              <w:right w:val="single" w:sz="4" w:space="0" w:color="000000"/>
            </w:tcBorders>
            <w:shd w:val="clear" w:color="000000" w:fill="FFFF00"/>
            <w:vAlign w:val="bottom"/>
            <w:hideMark/>
          </w:tcPr>
          <w:p w14:paraId="23ED874D"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ADDED</w:t>
            </w:r>
          </w:p>
        </w:tc>
        <w:tc>
          <w:tcPr>
            <w:tcW w:w="23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A6C540F"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 xml:space="preserve">The UCS for the 5 countries mention the different partnerships with UNESCO Chairs (one in Costa Rica and one in Nicaragua). </w:t>
            </w:r>
          </w:p>
        </w:tc>
        <w:tc>
          <w:tcPr>
            <w:tcW w:w="5548" w:type="dxa"/>
            <w:tcBorders>
              <w:top w:val="single" w:sz="4" w:space="0" w:color="auto"/>
              <w:left w:val="nil"/>
              <w:bottom w:val="single" w:sz="4" w:space="0" w:color="auto"/>
              <w:right w:val="single" w:sz="4" w:space="0" w:color="auto"/>
            </w:tcBorders>
            <w:shd w:val="clear" w:color="auto" w:fill="auto"/>
            <w:vAlign w:val="bottom"/>
            <w:hideMark/>
          </w:tcPr>
          <w:p w14:paraId="58E1C167"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Determine if there are focal points appointed to engage with the various partners identified in the field.</w:t>
            </w:r>
          </w:p>
        </w:tc>
      </w:tr>
      <w:tr w:rsidR="00E217ED" w:rsidRPr="00BF631B" w14:paraId="3447CA85" w14:textId="77777777" w:rsidTr="00E217ED">
        <w:trPr>
          <w:trHeight w:val="481"/>
        </w:trPr>
        <w:tc>
          <w:tcPr>
            <w:tcW w:w="1941" w:type="dxa"/>
            <w:tcBorders>
              <w:top w:val="nil"/>
              <w:left w:val="single" w:sz="4" w:space="0" w:color="000000"/>
              <w:bottom w:val="single" w:sz="4" w:space="0" w:color="000000"/>
              <w:right w:val="single" w:sz="4" w:space="0" w:color="000000"/>
            </w:tcBorders>
            <w:shd w:val="clear" w:color="auto" w:fill="auto"/>
            <w:vAlign w:val="bottom"/>
            <w:hideMark/>
          </w:tcPr>
          <w:p w14:paraId="1CE20D47"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GOV_O07_To raise the visibility of UNESCO as an effective partner in its area of competence</w:t>
            </w:r>
          </w:p>
        </w:tc>
        <w:tc>
          <w:tcPr>
            <w:tcW w:w="2548" w:type="dxa"/>
            <w:tcBorders>
              <w:top w:val="nil"/>
              <w:left w:val="nil"/>
              <w:bottom w:val="single" w:sz="4" w:space="0" w:color="000000"/>
              <w:right w:val="single" w:sz="4" w:space="0" w:color="000000"/>
            </w:tcBorders>
            <w:shd w:val="clear" w:color="auto" w:fill="auto"/>
            <w:vAlign w:val="bottom"/>
            <w:hideMark/>
          </w:tcPr>
          <w:p w14:paraId="27241FC8"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"Misuse" of UNESCO’s logo may lead to reputational damages</w:t>
            </w:r>
          </w:p>
        </w:tc>
        <w:tc>
          <w:tcPr>
            <w:tcW w:w="2982" w:type="dxa"/>
            <w:tcBorders>
              <w:top w:val="nil"/>
              <w:left w:val="nil"/>
              <w:bottom w:val="single" w:sz="4" w:space="0" w:color="000000"/>
              <w:right w:val="single" w:sz="4" w:space="0" w:color="000000"/>
            </w:tcBorders>
            <w:shd w:val="clear" w:color="auto" w:fill="auto"/>
            <w:vAlign w:val="bottom"/>
            <w:hideMark/>
          </w:tcPr>
          <w:p w14:paraId="2FE3FDF8"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Monitoring of UNESCO logo usage through regular programmatic engagement </w:t>
            </w:r>
          </w:p>
        </w:tc>
        <w:tc>
          <w:tcPr>
            <w:tcW w:w="867" w:type="dxa"/>
            <w:tcBorders>
              <w:top w:val="nil"/>
              <w:left w:val="nil"/>
              <w:bottom w:val="single" w:sz="4" w:space="0" w:color="000000"/>
              <w:right w:val="single" w:sz="4" w:space="0" w:color="000000"/>
            </w:tcBorders>
            <w:shd w:val="clear" w:color="000000" w:fill="FFFF00"/>
            <w:vAlign w:val="bottom"/>
            <w:hideMark/>
          </w:tcPr>
          <w:p w14:paraId="5892E36A"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ADDED</w:t>
            </w:r>
          </w:p>
        </w:tc>
        <w:tc>
          <w:tcPr>
            <w:tcW w:w="2315" w:type="dxa"/>
            <w:tcBorders>
              <w:top w:val="nil"/>
              <w:left w:val="single" w:sz="4" w:space="0" w:color="auto"/>
              <w:bottom w:val="single" w:sz="4" w:space="0" w:color="auto"/>
              <w:right w:val="single" w:sz="4" w:space="0" w:color="auto"/>
            </w:tcBorders>
            <w:shd w:val="clear" w:color="auto" w:fill="auto"/>
            <w:vAlign w:val="bottom"/>
            <w:hideMark/>
          </w:tcPr>
          <w:p w14:paraId="162B4EEC"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There are a five UNESCO Chairs in Costa Rica and Nicaragua in ED, SC and SHS areas.</w:t>
            </w:r>
          </w:p>
        </w:tc>
        <w:tc>
          <w:tcPr>
            <w:tcW w:w="5548" w:type="dxa"/>
            <w:tcBorders>
              <w:top w:val="nil"/>
              <w:left w:val="nil"/>
              <w:bottom w:val="single" w:sz="4" w:space="0" w:color="auto"/>
              <w:right w:val="single" w:sz="4" w:space="0" w:color="auto"/>
            </w:tcBorders>
            <w:shd w:val="clear" w:color="auto" w:fill="auto"/>
            <w:vAlign w:val="bottom"/>
            <w:hideMark/>
          </w:tcPr>
          <w:p w14:paraId="167F7F6A"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Verify if the Office engages actively with the UNESCO Category 2 Institutes and Chairs in the region.</w:t>
            </w:r>
          </w:p>
        </w:tc>
      </w:tr>
      <w:tr w:rsidR="00E217ED" w:rsidRPr="00BF631B" w14:paraId="5DBBEEB5" w14:textId="77777777" w:rsidTr="00E217ED">
        <w:trPr>
          <w:trHeight w:val="1379"/>
        </w:trPr>
        <w:tc>
          <w:tcPr>
            <w:tcW w:w="1941" w:type="dxa"/>
            <w:tcBorders>
              <w:top w:val="nil"/>
              <w:left w:val="single" w:sz="4" w:space="0" w:color="000000"/>
              <w:bottom w:val="single" w:sz="4" w:space="0" w:color="000000"/>
              <w:right w:val="single" w:sz="4" w:space="0" w:color="000000"/>
            </w:tcBorders>
            <w:shd w:val="clear" w:color="auto" w:fill="auto"/>
            <w:vAlign w:val="bottom"/>
            <w:hideMark/>
          </w:tcPr>
          <w:p w14:paraId="41310EF5"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 xml:space="preserve">GOV_O08_To produce publications efficiently according to UNESCO’s publication guidelines </w:t>
            </w:r>
          </w:p>
        </w:tc>
        <w:tc>
          <w:tcPr>
            <w:tcW w:w="2548" w:type="dxa"/>
            <w:tcBorders>
              <w:top w:val="nil"/>
              <w:left w:val="nil"/>
              <w:bottom w:val="single" w:sz="4" w:space="0" w:color="000000"/>
              <w:right w:val="single" w:sz="4" w:space="0" w:color="000000"/>
            </w:tcBorders>
            <w:shd w:val="clear" w:color="auto" w:fill="auto"/>
            <w:vAlign w:val="bottom"/>
            <w:hideMark/>
          </w:tcPr>
          <w:p w14:paraId="1217A127"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Lack of quality control over publications expose  UNESCO to reputational risks</w:t>
            </w:r>
          </w:p>
        </w:tc>
        <w:tc>
          <w:tcPr>
            <w:tcW w:w="2982" w:type="dxa"/>
            <w:tcBorders>
              <w:top w:val="nil"/>
              <w:left w:val="nil"/>
              <w:bottom w:val="single" w:sz="4" w:space="0" w:color="000000"/>
              <w:right w:val="single" w:sz="4" w:space="0" w:color="000000"/>
            </w:tcBorders>
            <w:shd w:val="clear" w:color="auto" w:fill="auto"/>
            <w:vAlign w:val="bottom"/>
            <w:hideMark/>
          </w:tcPr>
          <w:p w14:paraId="2F8E07F8"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Annual publication plan and publications produced.</w:t>
            </w:r>
          </w:p>
        </w:tc>
        <w:tc>
          <w:tcPr>
            <w:tcW w:w="867" w:type="dxa"/>
            <w:tcBorders>
              <w:top w:val="nil"/>
              <w:left w:val="nil"/>
              <w:bottom w:val="single" w:sz="4" w:space="0" w:color="000000"/>
              <w:right w:val="single" w:sz="4" w:space="0" w:color="000000"/>
            </w:tcBorders>
            <w:shd w:val="clear" w:color="auto" w:fill="DDDDDD" w:themeFill="background2"/>
            <w:vAlign w:val="bottom"/>
            <w:hideMark/>
          </w:tcPr>
          <w:p w14:paraId="76D494C6"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NOT ADDED</w:t>
            </w:r>
          </w:p>
        </w:tc>
        <w:tc>
          <w:tcPr>
            <w:tcW w:w="2315" w:type="dxa"/>
            <w:tcBorders>
              <w:top w:val="nil"/>
              <w:left w:val="single" w:sz="4" w:space="0" w:color="auto"/>
              <w:bottom w:val="single" w:sz="4" w:space="0" w:color="auto"/>
              <w:right w:val="single" w:sz="4" w:space="0" w:color="auto"/>
            </w:tcBorders>
            <w:shd w:val="clear" w:color="auto" w:fill="auto"/>
            <w:vAlign w:val="bottom"/>
            <w:hideMark/>
          </w:tcPr>
          <w:p w14:paraId="545C6E68" w14:textId="7A6D97ED"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 xml:space="preserve"> The Office has not produced any recent publications. </w:t>
            </w:r>
          </w:p>
        </w:tc>
        <w:tc>
          <w:tcPr>
            <w:tcW w:w="5548" w:type="dxa"/>
            <w:tcBorders>
              <w:top w:val="nil"/>
              <w:left w:val="nil"/>
              <w:bottom w:val="single" w:sz="4" w:space="0" w:color="auto"/>
              <w:right w:val="single" w:sz="4" w:space="0" w:color="auto"/>
            </w:tcBorders>
            <w:shd w:val="clear" w:color="auto" w:fill="auto"/>
            <w:vAlign w:val="bottom"/>
            <w:hideMark/>
          </w:tcPr>
          <w:p w14:paraId="79047CFF"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 </w:t>
            </w:r>
          </w:p>
          <w:p w14:paraId="3C3C2E16" w14:textId="77777777" w:rsidR="00914483" w:rsidRPr="00F3358F" w:rsidRDefault="00914483" w:rsidP="006A05D5">
            <w:pPr>
              <w:rPr>
                <w:rFonts w:asciiTheme="minorBidi" w:hAnsiTheme="minorBidi" w:cstheme="minorBidi"/>
                <w:color w:val="000000"/>
                <w:sz w:val="16"/>
                <w:szCs w:val="16"/>
                <w:highlight w:val="darkGray"/>
              </w:rPr>
            </w:pPr>
            <w:r w:rsidRPr="00F3358F">
              <w:rPr>
                <w:rFonts w:asciiTheme="minorBidi" w:hAnsiTheme="minorBidi" w:cstheme="minorBidi"/>
                <w:color w:val="000000"/>
                <w:sz w:val="16"/>
                <w:szCs w:val="16"/>
                <w:highlight w:val="darkGray"/>
              </w:rPr>
              <w:t>1. Verify that the office prepares an annual publication plan which is submitted to DPI. 2. Assess that the publication planning addresses (i) objectives, (ii) relevance, (iii) target audiences, (iv) linguistic diversity, (v) timeline, (vi) cost efficiency, (vii) distribution plan and strategies and impact measurement and (viii) qualitative and quantitative indicators to measure the distribution and impact of a publication. 3. Review a sample of publications produced by the Field Office. </w:t>
            </w:r>
          </w:p>
          <w:p w14:paraId="6BC0C7C0" w14:textId="77777777" w:rsidR="00914483" w:rsidRPr="00F3358F" w:rsidRDefault="00914483" w:rsidP="006A05D5">
            <w:pPr>
              <w:rPr>
                <w:rFonts w:asciiTheme="minorBidi" w:hAnsiTheme="minorBidi" w:cstheme="minorBidi"/>
                <w:color w:val="000000"/>
                <w:sz w:val="16"/>
                <w:szCs w:val="16"/>
                <w:highlight w:val="darkGray"/>
                <w:lang w:eastAsia="zh-CN"/>
              </w:rPr>
            </w:pPr>
          </w:p>
        </w:tc>
      </w:tr>
      <w:tr w:rsidR="00E217ED" w:rsidRPr="00BF631B" w14:paraId="18C98BBF" w14:textId="77777777" w:rsidTr="00E217ED">
        <w:trPr>
          <w:trHeight w:val="2474"/>
        </w:trPr>
        <w:tc>
          <w:tcPr>
            <w:tcW w:w="1941" w:type="dxa"/>
            <w:tcBorders>
              <w:top w:val="nil"/>
              <w:left w:val="single" w:sz="4" w:space="0" w:color="000000"/>
              <w:bottom w:val="single" w:sz="4" w:space="0" w:color="000000"/>
              <w:right w:val="single" w:sz="4" w:space="0" w:color="000000"/>
            </w:tcBorders>
            <w:shd w:val="clear" w:color="auto" w:fill="auto"/>
            <w:vAlign w:val="bottom"/>
            <w:hideMark/>
          </w:tcPr>
          <w:p w14:paraId="0DC18D91"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PROJ_ O01_To implement activities/ projects in accordance with the project plan</w:t>
            </w:r>
          </w:p>
        </w:tc>
        <w:tc>
          <w:tcPr>
            <w:tcW w:w="2548" w:type="dxa"/>
            <w:tcBorders>
              <w:top w:val="nil"/>
              <w:left w:val="nil"/>
              <w:bottom w:val="single" w:sz="4" w:space="0" w:color="000000"/>
              <w:right w:val="single" w:sz="4" w:space="0" w:color="000000"/>
            </w:tcBorders>
            <w:shd w:val="clear" w:color="auto" w:fill="auto"/>
            <w:vAlign w:val="bottom"/>
            <w:hideMark/>
          </w:tcPr>
          <w:p w14:paraId="5560B829"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Delays in Project implementation will negatively impact our relationship with donors and UNESCO's reputation </w:t>
            </w:r>
          </w:p>
        </w:tc>
        <w:tc>
          <w:tcPr>
            <w:tcW w:w="2982" w:type="dxa"/>
            <w:tcBorders>
              <w:top w:val="nil"/>
              <w:left w:val="nil"/>
              <w:bottom w:val="single" w:sz="4" w:space="0" w:color="000000"/>
              <w:right w:val="single" w:sz="4" w:space="0" w:color="000000"/>
            </w:tcBorders>
            <w:shd w:val="clear" w:color="auto" w:fill="auto"/>
            <w:vAlign w:val="bottom"/>
            <w:hideMark/>
          </w:tcPr>
          <w:p w14:paraId="7A85D77B"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Projects documents have all mandatory information for better planning and execution</w:t>
            </w:r>
          </w:p>
        </w:tc>
        <w:tc>
          <w:tcPr>
            <w:tcW w:w="867" w:type="dxa"/>
            <w:tcBorders>
              <w:top w:val="nil"/>
              <w:left w:val="nil"/>
              <w:bottom w:val="single" w:sz="4" w:space="0" w:color="000000"/>
              <w:right w:val="single" w:sz="4" w:space="0" w:color="000000"/>
            </w:tcBorders>
            <w:shd w:val="clear" w:color="auto" w:fill="B0D0E2" w:themeFill="accent1" w:themeFillTint="66"/>
            <w:vAlign w:val="bottom"/>
            <w:hideMark/>
          </w:tcPr>
          <w:p w14:paraId="7BA87AAC"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KEEP FOR ALL</w:t>
            </w:r>
          </w:p>
        </w:tc>
        <w:tc>
          <w:tcPr>
            <w:tcW w:w="2315" w:type="dxa"/>
            <w:tcBorders>
              <w:top w:val="nil"/>
              <w:left w:val="single" w:sz="4" w:space="0" w:color="auto"/>
              <w:bottom w:val="single" w:sz="4" w:space="0" w:color="auto"/>
              <w:right w:val="single" w:sz="4" w:space="0" w:color="auto"/>
            </w:tcBorders>
            <w:shd w:val="clear" w:color="auto" w:fill="auto"/>
            <w:vAlign w:val="bottom"/>
            <w:hideMark/>
          </w:tcPr>
          <w:p w14:paraId="09771565"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 xml:space="preserve"> The Office has very few low-amount projects which are nearing completion. </w:t>
            </w:r>
          </w:p>
        </w:tc>
        <w:tc>
          <w:tcPr>
            <w:tcW w:w="5548" w:type="dxa"/>
            <w:tcBorders>
              <w:top w:val="nil"/>
              <w:left w:val="nil"/>
              <w:bottom w:val="single" w:sz="4" w:space="0" w:color="auto"/>
              <w:right w:val="single" w:sz="4" w:space="0" w:color="auto"/>
            </w:tcBorders>
            <w:shd w:val="clear" w:color="auto" w:fill="auto"/>
            <w:vAlign w:val="bottom"/>
            <w:hideMark/>
          </w:tcPr>
          <w:p w14:paraId="387C6F60"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Select a judgemental sample of RP activities and Projects. Review the project documents and verify that:</w:t>
            </w:r>
            <w:r w:rsidRPr="00F3358F">
              <w:rPr>
                <w:rFonts w:asciiTheme="minorBidi" w:hAnsiTheme="minorBidi" w:cstheme="minorBidi"/>
                <w:color w:val="000000"/>
                <w:sz w:val="16"/>
                <w:szCs w:val="16"/>
                <w:highlight w:val="darkGray"/>
                <w:lang w:eastAsia="zh-CN"/>
              </w:rPr>
              <w:br/>
            </w:r>
            <w:r w:rsidRPr="00F3358F">
              <w:rPr>
                <w:rFonts w:asciiTheme="minorBidi" w:hAnsiTheme="minorBidi" w:cstheme="minorBidi"/>
                <w:b/>
                <w:bCs/>
                <w:color w:val="000000"/>
                <w:sz w:val="16"/>
                <w:szCs w:val="16"/>
                <w:highlight w:val="darkGray"/>
                <w:lang w:eastAsia="zh-CN"/>
              </w:rPr>
              <w:t>Planning</w:t>
            </w:r>
            <w:r w:rsidRPr="00F3358F">
              <w:rPr>
                <w:rFonts w:asciiTheme="minorBidi" w:hAnsiTheme="minorBidi" w:cstheme="minorBidi"/>
                <w:color w:val="000000"/>
                <w:sz w:val="16"/>
                <w:szCs w:val="16"/>
                <w:highlight w:val="darkGray"/>
                <w:lang w:eastAsia="zh-CN"/>
              </w:rPr>
              <w:br/>
              <w:t>1. the project document is complete and includes (i) relevance, (ii) focus, (iii) a clear logical framework with realistic performance indicators at the output level, (iv) risk analysis; (v) budget by activity, (vi) timeline, (vii) monitoring and evaluation framework; (viii) sustainability;</w:t>
            </w:r>
            <w:r w:rsidRPr="00F3358F">
              <w:rPr>
                <w:rFonts w:asciiTheme="minorBidi" w:hAnsiTheme="minorBidi" w:cstheme="minorBidi"/>
                <w:color w:val="000000"/>
                <w:sz w:val="16"/>
                <w:szCs w:val="16"/>
                <w:highlight w:val="darkGray"/>
                <w:lang w:eastAsia="zh-CN"/>
              </w:rPr>
              <w:br/>
              <w:t>2. the project risk analysis is done correctly and identify all high risks and mitigating measures;</w:t>
            </w:r>
            <w:r w:rsidRPr="00F3358F">
              <w:rPr>
                <w:rFonts w:asciiTheme="minorBidi" w:hAnsiTheme="minorBidi" w:cstheme="minorBidi"/>
                <w:color w:val="000000"/>
                <w:sz w:val="16"/>
                <w:szCs w:val="16"/>
                <w:highlight w:val="darkGray"/>
                <w:lang w:eastAsia="zh-CN"/>
              </w:rPr>
              <w:br/>
              <w:t>3. the budget allocates adequate staff time for cost recovery (HoO and Programme Specialist);</w:t>
            </w:r>
            <w:r w:rsidRPr="00F3358F">
              <w:rPr>
                <w:rFonts w:asciiTheme="minorBidi" w:hAnsiTheme="minorBidi" w:cstheme="minorBidi"/>
                <w:color w:val="000000"/>
                <w:sz w:val="16"/>
                <w:szCs w:val="16"/>
                <w:highlight w:val="darkGray"/>
                <w:lang w:eastAsia="zh-CN"/>
              </w:rPr>
              <w:br/>
              <w:t>3. the monitoring mechanisms are adequate to track progress and mitigate risks identified, and if applicable the project steering committee is established;</w:t>
            </w:r>
            <w:r w:rsidRPr="00F3358F">
              <w:rPr>
                <w:rFonts w:asciiTheme="minorBidi" w:hAnsiTheme="minorBidi" w:cstheme="minorBidi"/>
                <w:color w:val="000000"/>
                <w:sz w:val="16"/>
                <w:szCs w:val="16"/>
                <w:highlight w:val="darkGray"/>
                <w:lang w:eastAsia="zh-CN"/>
              </w:rPr>
              <w:br/>
            </w:r>
            <w:r w:rsidRPr="00F3358F">
              <w:rPr>
                <w:rFonts w:asciiTheme="minorBidi" w:hAnsiTheme="minorBidi" w:cstheme="minorBidi"/>
                <w:color w:val="000000"/>
                <w:sz w:val="16"/>
                <w:szCs w:val="16"/>
                <w:highlight w:val="darkGray"/>
                <w:lang w:eastAsia="zh-CN"/>
              </w:rPr>
              <w:lastRenderedPageBreak/>
              <w:t>4. if applicable the project has been screened by the High Risk Project Committee prior to agreement signature.</w:t>
            </w:r>
            <w:r w:rsidRPr="00F3358F">
              <w:rPr>
                <w:rFonts w:asciiTheme="minorBidi" w:hAnsiTheme="minorBidi" w:cstheme="minorBidi"/>
                <w:color w:val="000000"/>
                <w:sz w:val="16"/>
                <w:szCs w:val="16"/>
                <w:highlight w:val="darkGray"/>
                <w:lang w:eastAsia="zh-CN"/>
              </w:rPr>
              <w:br/>
            </w:r>
            <w:r w:rsidRPr="00F3358F">
              <w:rPr>
                <w:rFonts w:asciiTheme="minorBidi" w:hAnsiTheme="minorBidi" w:cstheme="minorBidi"/>
                <w:b/>
                <w:bCs/>
                <w:color w:val="000000"/>
                <w:sz w:val="16"/>
                <w:szCs w:val="16"/>
                <w:highlight w:val="darkGray"/>
                <w:lang w:eastAsia="zh-CN"/>
              </w:rPr>
              <w:br/>
              <w:t xml:space="preserve">Monitoring and Evaluation  </w:t>
            </w:r>
            <w:r w:rsidRPr="00F3358F">
              <w:rPr>
                <w:rFonts w:asciiTheme="minorBidi" w:hAnsiTheme="minorBidi" w:cstheme="minorBidi"/>
                <w:color w:val="000000"/>
                <w:sz w:val="16"/>
                <w:szCs w:val="16"/>
                <w:highlight w:val="darkGray"/>
                <w:lang w:eastAsia="zh-CN"/>
              </w:rPr>
              <w:br/>
              <w:t>5. activities are on schedule and if not, delays have been communicated with the donor</w:t>
            </w:r>
            <w:r w:rsidRPr="00F3358F">
              <w:rPr>
                <w:rFonts w:asciiTheme="minorBidi" w:hAnsiTheme="minorBidi" w:cstheme="minorBidi"/>
                <w:color w:val="000000"/>
                <w:sz w:val="16"/>
                <w:szCs w:val="16"/>
                <w:highlight w:val="darkGray"/>
                <w:lang w:eastAsia="zh-CN"/>
              </w:rPr>
              <w:br/>
              <w:t xml:space="preserve">6. a monitoring and evaluation framework is in place and updated on a regular basis to track progress by outputs, activities and expenditures; </w:t>
            </w:r>
            <w:r w:rsidRPr="00F3358F">
              <w:rPr>
                <w:rFonts w:asciiTheme="minorBidi" w:hAnsiTheme="minorBidi" w:cstheme="minorBidi"/>
                <w:color w:val="000000"/>
                <w:sz w:val="16"/>
                <w:szCs w:val="16"/>
                <w:highlight w:val="darkGray"/>
                <w:lang w:eastAsia="zh-CN"/>
              </w:rPr>
              <w:br/>
              <w:t>7.  a mid-term and final evaluations have been conducted as required;</w:t>
            </w:r>
            <w:r w:rsidRPr="00F3358F">
              <w:rPr>
                <w:rFonts w:asciiTheme="minorBidi" w:hAnsiTheme="minorBidi" w:cstheme="minorBidi"/>
                <w:color w:val="000000"/>
                <w:sz w:val="16"/>
                <w:szCs w:val="16"/>
                <w:highlight w:val="darkGray"/>
                <w:lang w:eastAsia="zh-CN"/>
              </w:rPr>
              <w:br/>
              <w:t>8. any lessons learnt has been documented and shared (via SISTER or other means)</w:t>
            </w:r>
            <w:r w:rsidRPr="00F3358F">
              <w:rPr>
                <w:rFonts w:asciiTheme="minorBidi" w:hAnsiTheme="minorBidi" w:cstheme="minorBidi"/>
                <w:color w:val="000000"/>
                <w:sz w:val="16"/>
                <w:szCs w:val="16"/>
                <w:highlight w:val="darkGray"/>
                <w:lang w:eastAsia="zh-CN"/>
              </w:rPr>
              <w:br/>
            </w:r>
            <w:r w:rsidRPr="00F3358F">
              <w:rPr>
                <w:rFonts w:asciiTheme="minorBidi" w:hAnsiTheme="minorBidi" w:cstheme="minorBidi"/>
                <w:color w:val="000000"/>
                <w:sz w:val="16"/>
                <w:szCs w:val="16"/>
                <w:highlight w:val="darkGray"/>
                <w:lang w:eastAsia="zh-CN"/>
              </w:rPr>
              <w:br/>
            </w:r>
            <w:r w:rsidRPr="00F3358F">
              <w:rPr>
                <w:rFonts w:asciiTheme="minorBidi" w:hAnsiTheme="minorBidi" w:cstheme="minorBidi"/>
                <w:b/>
                <w:bCs/>
                <w:color w:val="000000"/>
                <w:sz w:val="16"/>
                <w:szCs w:val="16"/>
                <w:highlight w:val="darkGray"/>
                <w:lang w:eastAsia="zh-CN"/>
              </w:rPr>
              <w:t>Reporting</w:t>
            </w:r>
            <w:r w:rsidRPr="00F3358F">
              <w:rPr>
                <w:rFonts w:asciiTheme="minorBidi" w:hAnsiTheme="minorBidi" w:cstheme="minorBidi"/>
                <w:b/>
                <w:bCs/>
                <w:color w:val="000000"/>
                <w:sz w:val="16"/>
                <w:szCs w:val="16"/>
                <w:highlight w:val="darkGray"/>
                <w:lang w:eastAsia="zh-CN"/>
              </w:rPr>
              <w:br/>
            </w:r>
            <w:r w:rsidRPr="00F3358F">
              <w:rPr>
                <w:rFonts w:asciiTheme="minorBidi" w:hAnsiTheme="minorBidi" w:cstheme="minorBidi"/>
                <w:color w:val="000000"/>
                <w:sz w:val="16"/>
                <w:szCs w:val="16"/>
                <w:highlight w:val="darkGray"/>
                <w:lang w:eastAsia="zh-CN"/>
              </w:rPr>
              <w:t>9. financial and narrative reports are submitted in line with donor requirements</w:t>
            </w:r>
            <w:r w:rsidRPr="00F3358F">
              <w:rPr>
                <w:rFonts w:asciiTheme="minorBidi" w:hAnsiTheme="minorBidi" w:cstheme="minorBidi"/>
                <w:color w:val="000000"/>
                <w:sz w:val="16"/>
                <w:szCs w:val="16"/>
                <w:highlight w:val="darkGray"/>
                <w:lang w:eastAsia="zh-CN"/>
              </w:rPr>
              <w:br/>
              <w:t xml:space="preserve">10. the donor is satisfied with the communication surrounding the project (interview of the donor) </w:t>
            </w:r>
            <w:r w:rsidRPr="00F3358F">
              <w:rPr>
                <w:rFonts w:asciiTheme="minorBidi" w:hAnsiTheme="minorBidi" w:cstheme="minorBidi"/>
                <w:color w:val="000000"/>
                <w:sz w:val="16"/>
                <w:szCs w:val="16"/>
                <w:highlight w:val="darkGray"/>
                <w:lang w:eastAsia="zh-CN"/>
              </w:rPr>
              <w:br/>
              <w:t xml:space="preserve">11. implementation progress is recorded in SISTER </w:t>
            </w:r>
            <w:r w:rsidRPr="00F3358F">
              <w:rPr>
                <w:rFonts w:asciiTheme="minorBidi" w:hAnsiTheme="minorBidi" w:cstheme="minorBidi"/>
                <w:color w:val="000000"/>
                <w:sz w:val="16"/>
                <w:szCs w:val="16"/>
                <w:highlight w:val="darkGray"/>
                <w:lang w:eastAsia="zh-CN"/>
              </w:rPr>
              <w:br/>
              <w:t>12. Reports on gender markers are correctly done when applicable (in SISTER)</w:t>
            </w:r>
          </w:p>
        </w:tc>
      </w:tr>
      <w:tr w:rsidR="00E217ED" w:rsidRPr="00BF631B" w14:paraId="3613A37E" w14:textId="77777777" w:rsidTr="00E217ED">
        <w:trPr>
          <w:trHeight w:val="1924"/>
        </w:trPr>
        <w:tc>
          <w:tcPr>
            <w:tcW w:w="1941" w:type="dxa"/>
            <w:tcBorders>
              <w:top w:val="nil"/>
              <w:left w:val="single" w:sz="4" w:space="0" w:color="000000"/>
              <w:bottom w:val="single" w:sz="4" w:space="0" w:color="000000"/>
              <w:right w:val="single" w:sz="4" w:space="0" w:color="000000"/>
            </w:tcBorders>
            <w:shd w:val="clear" w:color="auto" w:fill="auto"/>
            <w:vAlign w:val="bottom"/>
            <w:hideMark/>
          </w:tcPr>
          <w:p w14:paraId="0702D803"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lastRenderedPageBreak/>
              <w:t>PROJ_ O02_To embed Global priority Gender in projects</w:t>
            </w:r>
          </w:p>
        </w:tc>
        <w:tc>
          <w:tcPr>
            <w:tcW w:w="2548" w:type="dxa"/>
            <w:tcBorders>
              <w:top w:val="nil"/>
              <w:left w:val="nil"/>
              <w:bottom w:val="single" w:sz="4" w:space="0" w:color="000000"/>
              <w:right w:val="single" w:sz="4" w:space="0" w:color="000000"/>
            </w:tcBorders>
            <w:shd w:val="clear" w:color="auto" w:fill="auto"/>
            <w:vAlign w:val="bottom"/>
            <w:hideMark/>
          </w:tcPr>
          <w:p w14:paraId="1325925B"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 xml:space="preserve">PM_Gender markers are not embedded in operations and programmes  preventing implementation of the Gender Equality Action Plan 2014-2021 </w:t>
            </w:r>
          </w:p>
        </w:tc>
        <w:tc>
          <w:tcPr>
            <w:tcW w:w="2982" w:type="dxa"/>
            <w:tcBorders>
              <w:top w:val="nil"/>
              <w:left w:val="nil"/>
              <w:bottom w:val="single" w:sz="4" w:space="0" w:color="000000"/>
              <w:right w:val="single" w:sz="4" w:space="0" w:color="000000"/>
            </w:tcBorders>
            <w:shd w:val="clear" w:color="auto" w:fill="auto"/>
            <w:vAlign w:val="bottom"/>
            <w:hideMark/>
          </w:tcPr>
          <w:p w14:paraId="236C676E"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Programmes/projects focus on the global priority Gender Equality</w:t>
            </w:r>
            <w:r w:rsidRPr="00BF631B">
              <w:rPr>
                <w:rFonts w:asciiTheme="minorBidi" w:hAnsiTheme="minorBidi" w:cstheme="minorBidi"/>
                <w:sz w:val="16"/>
                <w:szCs w:val="16"/>
                <w:lang w:eastAsia="zh-CN"/>
              </w:rPr>
              <w:br/>
            </w:r>
            <w:r w:rsidRPr="00BF631B">
              <w:rPr>
                <w:rFonts w:asciiTheme="minorBidi" w:hAnsiTheme="minorBidi" w:cstheme="minorBidi"/>
                <w:sz w:val="16"/>
                <w:szCs w:val="16"/>
                <w:lang w:eastAsia="zh-CN"/>
              </w:rPr>
              <w:br/>
              <w:t>The Office has assigned a staff the Gender Focal Point role</w:t>
            </w:r>
          </w:p>
        </w:tc>
        <w:tc>
          <w:tcPr>
            <w:tcW w:w="867" w:type="dxa"/>
            <w:tcBorders>
              <w:top w:val="nil"/>
              <w:left w:val="nil"/>
              <w:bottom w:val="single" w:sz="4" w:space="0" w:color="000000"/>
              <w:right w:val="single" w:sz="4" w:space="0" w:color="000000"/>
            </w:tcBorders>
            <w:shd w:val="clear" w:color="auto" w:fill="DDDDDD" w:themeFill="background2"/>
            <w:vAlign w:val="bottom"/>
            <w:hideMark/>
          </w:tcPr>
          <w:p w14:paraId="10C8AD8C" w14:textId="2FD1B026" w:rsidR="00914483" w:rsidRPr="00BF631B" w:rsidRDefault="003D0D3C"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ADDED</w:t>
            </w:r>
          </w:p>
        </w:tc>
        <w:tc>
          <w:tcPr>
            <w:tcW w:w="2315" w:type="dxa"/>
            <w:tcBorders>
              <w:top w:val="nil"/>
              <w:left w:val="single" w:sz="4" w:space="0" w:color="auto"/>
              <w:bottom w:val="single" w:sz="4" w:space="0" w:color="auto"/>
              <w:right w:val="single" w:sz="4" w:space="0" w:color="auto"/>
            </w:tcBorders>
            <w:shd w:val="clear" w:color="auto" w:fill="auto"/>
            <w:vAlign w:val="bottom"/>
            <w:hideMark/>
          </w:tcPr>
          <w:p w14:paraId="7DB68B61"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 The gender markers are correctly recorded for the four UN projects under the Office’s fund centre.</w:t>
            </w:r>
          </w:p>
        </w:tc>
        <w:tc>
          <w:tcPr>
            <w:tcW w:w="5548" w:type="dxa"/>
            <w:tcBorders>
              <w:top w:val="nil"/>
              <w:left w:val="nil"/>
              <w:bottom w:val="single" w:sz="4" w:space="0" w:color="auto"/>
              <w:right w:val="single" w:sz="4" w:space="0" w:color="auto"/>
            </w:tcBorders>
            <w:shd w:val="clear" w:color="auto" w:fill="auto"/>
            <w:vAlign w:val="bottom"/>
            <w:hideMark/>
          </w:tcPr>
          <w:p w14:paraId="5F0DF8EE"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 xml:space="preserve">For a selected sample, verify that: </w:t>
            </w:r>
            <w:r w:rsidRPr="00F3358F">
              <w:rPr>
                <w:rFonts w:asciiTheme="minorBidi" w:hAnsiTheme="minorBidi" w:cstheme="minorBidi"/>
                <w:color w:val="000000"/>
                <w:sz w:val="16"/>
                <w:szCs w:val="16"/>
                <w:highlight w:val="darkGray"/>
                <w:lang w:eastAsia="zh-CN"/>
              </w:rPr>
              <w:br/>
              <w:t>1. the project contain clear assumptions, baselines and RBM linkages to implement and monitor progress on Gender Priority</w:t>
            </w:r>
            <w:r w:rsidRPr="00F3358F">
              <w:rPr>
                <w:rFonts w:asciiTheme="minorBidi" w:hAnsiTheme="minorBidi" w:cstheme="minorBidi"/>
                <w:color w:val="000000"/>
                <w:sz w:val="16"/>
                <w:szCs w:val="16"/>
                <w:highlight w:val="darkGray"/>
                <w:lang w:eastAsia="zh-CN"/>
              </w:rPr>
              <w:br/>
              <w:t>2. gender markers have been correctly assigned and corresponding reporting indicates the effort required, results achieved and captures monitoring information</w:t>
            </w:r>
            <w:r w:rsidRPr="00F3358F">
              <w:rPr>
                <w:rFonts w:asciiTheme="minorBidi" w:hAnsiTheme="minorBidi" w:cstheme="minorBidi"/>
                <w:color w:val="000000"/>
                <w:sz w:val="16"/>
                <w:szCs w:val="16"/>
                <w:highlight w:val="darkGray"/>
                <w:lang w:eastAsia="zh-CN"/>
              </w:rPr>
              <w:br/>
            </w:r>
            <w:r w:rsidRPr="00F3358F">
              <w:rPr>
                <w:rFonts w:asciiTheme="minorBidi" w:hAnsiTheme="minorBidi" w:cstheme="minorBidi"/>
                <w:color w:val="000000"/>
                <w:sz w:val="16"/>
                <w:szCs w:val="16"/>
                <w:highlight w:val="darkGray"/>
                <w:lang w:eastAsia="zh-CN"/>
              </w:rPr>
              <w:br/>
              <w:t xml:space="preserve">Through interviews, verify if: </w:t>
            </w:r>
            <w:r w:rsidRPr="00F3358F">
              <w:rPr>
                <w:rFonts w:asciiTheme="minorBidi" w:hAnsiTheme="minorBidi" w:cstheme="minorBidi"/>
                <w:color w:val="000000"/>
                <w:sz w:val="16"/>
                <w:szCs w:val="16"/>
                <w:highlight w:val="darkGray"/>
                <w:lang w:eastAsia="zh-CN"/>
              </w:rPr>
              <w:br/>
              <w:t>1. a staff has been assigned the role of Gender Focal Points</w:t>
            </w:r>
            <w:r w:rsidRPr="00F3358F">
              <w:rPr>
                <w:rFonts w:asciiTheme="minorBidi" w:hAnsiTheme="minorBidi" w:cstheme="minorBidi"/>
                <w:color w:val="000000"/>
                <w:sz w:val="16"/>
                <w:szCs w:val="16"/>
                <w:highlight w:val="darkGray"/>
                <w:lang w:eastAsia="zh-CN"/>
              </w:rPr>
              <w:br/>
              <w:t xml:space="preserve">2. trained on Gender Equality training and </w:t>
            </w:r>
            <w:r w:rsidRPr="00F3358F">
              <w:rPr>
                <w:rFonts w:asciiTheme="minorBidi" w:hAnsiTheme="minorBidi" w:cstheme="minorBidi"/>
                <w:color w:val="000000"/>
                <w:sz w:val="16"/>
                <w:szCs w:val="16"/>
                <w:highlight w:val="darkGray"/>
                <w:lang w:eastAsia="zh-CN"/>
              </w:rPr>
              <w:br/>
              <w:t xml:space="preserve">3. is being consulted for workplace issues or developing project proposals/designing and reviewing the office workplans  </w:t>
            </w:r>
          </w:p>
        </w:tc>
      </w:tr>
      <w:tr w:rsidR="00E217ED" w:rsidRPr="00BF631B" w14:paraId="78289B56" w14:textId="77777777" w:rsidTr="00057C52">
        <w:trPr>
          <w:trHeight w:val="699"/>
        </w:trPr>
        <w:tc>
          <w:tcPr>
            <w:tcW w:w="1941" w:type="dxa"/>
            <w:tcBorders>
              <w:top w:val="nil"/>
              <w:left w:val="single" w:sz="4" w:space="0" w:color="000000"/>
              <w:bottom w:val="single" w:sz="4" w:space="0" w:color="000000"/>
              <w:right w:val="single" w:sz="4" w:space="0" w:color="000000"/>
            </w:tcBorders>
            <w:shd w:val="clear" w:color="auto" w:fill="auto"/>
            <w:vAlign w:val="bottom"/>
            <w:hideMark/>
          </w:tcPr>
          <w:p w14:paraId="2A73FB3B"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PROC_O01_To contract the most appropriate service, technical expertise</w:t>
            </w:r>
          </w:p>
        </w:tc>
        <w:tc>
          <w:tcPr>
            <w:tcW w:w="2548" w:type="dxa"/>
            <w:tcBorders>
              <w:top w:val="nil"/>
              <w:left w:val="nil"/>
              <w:bottom w:val="single" w:sz="4" w:space="0" w:color="000000"/>
              <w:right w:val="single" w:sz="4" w:space="0" w:color="000000"/>
            </w:tcBorders>
            <w:shd w:val="clear" w:color="auto" w:fill="auto"/>
            <w:vAlign w:val="bottom"/>
            <w:hideMark/>
          </w:tcPr>
          <w:p w14:paraId="3E79D3D6"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Poor planning leads to sub-optimal procurement outcomes. </w:t>
            </w:r>
            <w:r w:rsidRPr="00BF631B">
              <w:rPr>
                <w:rFonts w:asciiTheme="minorBidi" w:hAnsiTheme="minorBidi" w:cstheme="minorBidi"/>
                <w:sz w:val="16"/>
                <w:szCs w:val="16"/>
                <w:lang w:eastAsia="zh-CN"/>
              </w:rPr>
              <w:br/>
            </w:r>
            <w:r w:rsidRPr="00BF631B">
              <w:rPr>
                <w:rFonts w:asciiTheme="minorBidi" w:hAnsiTheme="minorBidi" w:cstheme="minorBidi"/>
                <w:sz w:val="16"/>
                <w:szCs w:val="16"/>
                <w:lang w:eastAsia="zh-CN"/>
              </w:rPr>
              <w:br/>
              <w:t xml:space="preserve">R1. Contract price may be too high resulting in financial losss </w:t>
            </w:r>
            <w:r w:rsidRPr="00BF631B">
              <w:rPr>
                <w:rFonts w:asciiTheme="minorBidi" w:hAnsiTheme="minorBidi" w:cstheme="minorBidi"/>
                <w:sz w:val="16"/>
                <w:szCs w:val="16"/>
                <w:lang w:eastAsia="zh-CN"/>
              </w:rPr>
              <w:br/>
            </w:r>
            <w:r w:rsidRPr="00BF631B">
              <w:rPr>
                <w:rFonts w:asciiTheme="minorBidi" w:hAnsiTheme="minorBidi" w:cstheme="minorBidi"/>
                <w:sz w:val="16"/>
                <w:szCs w:val="16"/>
                <w:lang w:eastAsia="zh-CN"/>
              </w:rPr>
              <w:br/>
              <w:t>R2. Goods and services may not be verified and inspected resulting in financial loss</w:t>
            </w:r>
            <w:r w:rsidRPr="00BF631B">
              <w:rPr>
                <w:rFonts w:asciiTheme="minorBidi" w:hAnsiTheme="minorBidi" w:cstheme="minorBidi"/>
                <w:sz w:val="16"/>
                <w:szCs w:val="16"/>
                <w:lang w:eastAsia="zh-CN"/>
              </w:rPr>
              <w:br/>
            </w:r>
            <w:r w:rsidRPr="00BF631B">
              <w:rPr>
                <w:rFonts w:asciiTheme="minorBidi" w:hAnsiTheme="minorBidi" w:cstheme="minorBidi"/>
                <w:sz w:val="16"/>
                <w:szCs w:val="16"/>
                <w:lang w:eastAsia="zh-CN"/>
              </w:rPr>
              <w:br/>
              <w:t>R3. Performance assessment is not objective resulting in resorting to poor-performing vendors</w:t>
            </w:r>
          </w:p>
        </w:tc>
        <w:tc>
          <w:tcPr>
            <w:tcW w:w="2982" w:type="dxa"/>
            <w:tcBorders>
              <w:top w:val="nil"/>
              <w:left w:val="nil"/>
              <w:bottom w:val="single" w:sz="4" w:space="0" w:color="000000"/>
              <w:right w:val="single" w:sz="4" w:space="0" w:color="000000"/>
            </w:tcBorders>
            <w:shd w:val="clear" w:color="auto" w:fill="auto"/>
            <w:vAlign w:val="bottom"/>
            <w:hideMark/>
          </w:tcPr>
          <w:p w14:paraId="62C08491"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 Certification and Approval in system to ensure compliance with AM:</w:t>
            </w:r>
            <w:r w:rsidRPr="00BF631B">
              <w:rPr>
                <w:rFonts w:asciiTheme="minorBidi" w:hAnsiTheme="minorBidi" w:cstheme="minorBidi"/>
                <w:sz w:val="16"/>
                <w:szCs w:val="16"/>
                <w:lang w:eastAsia="zh-CN"/>
              </w:rPr>
              <w:br/>
              <w:t>- Clear TOR including SMART deliverables</w:t>
            </w:r>
            <w:r w:rsidRPr="00BF631B">
              <w:rPr>
                <w:rFonts w:asciiTheme="minorBidi" w:hAnsiTheme="minorBidi" w:cstheme="minorBidi"/>
                <w:sz w:val="16"/>
                <w:szCs w:val="16"/>
                <w:lang w:eastAsia="zh-CN"/>
              </w:rPr>
              <w:br/>
              <w:t>- Competitive selection, comparison for commitment above certain amounts</w:t>
            </w:r>
            <w:r w:rsidRPr="00BF631B">
              <w:rPr>
                <w:rFonts w:asciiTheme="minorBidi" w:hAnsiTheme="minorBidi" w:cstheme="minorBidi"/>
                <w:sz w:val="16"/>
                <w:szCs w:val="16"/>
                <w:lang w:eastAsia="zh-CN"/>
              </w:rPr>
              <w:br/>
              <w:t>- Verification and inspection of deliverables for contracts and M&amp;E for IPAs (SES)</w:t>
            </w:r>
            <w:r w:rsidRPr="00BF631B">
              <w:rPr>
                <w:rFonts w:asciiTheme="minorBidi" w:hAnsiTheme="minorBidi" w:cstheme="minorBidi"/>
                <w:sz w:val="16"/>
                <w:szCs w:val="16"/>
                <w:lang w:eastAsia="zh-CN"/>
              </w:rPr>
              <w:br/>
              <w:t>- Contracts Committee compliance review for commitments above $150 000</w:t>
            </w:r>
            <w:r w:rsidRPr="00BF631B">
              <w:rPr>
                <w:rFonts w:asciiTheme="minorBidi" w:hAnsiTheme="minorBidi" w:cstheme="minorBidi"/>
                <w:sz w:val="16"/>
                <w:szCs w:val="16"/>
                <w:lang w:eastAsia="zh-CN"/>
              </w:rPr>
              <w:br/>
            </w:r>
            <w:r w:rsidRPr="00BF631B">
              <w:rPr>
                <w:rFonts w:asciiTheme="minorBidi" w:hAnsiTheme="minorBidi" w:cstheme="minorBidi"/>
                <w:sz w:val="16"/>
                <w:szCs w:val="16"/>
                <w:lang w:eastAsia="zh-CN"/>
              </w:rPr>
              <w:br/>
              <w:t xml:space="preserve">• Segregation of duties: Requestion, Certifying and Approving Officer  </w:t>
            </w:r>
          </w:p>
        </w:tc>
        <w:tc>
          <w:tcPr>
            <w:tcW w:w="867" w:type="dxa"/>
            <w:tcBorders>
              <w:top w:val="nil"/>
              <w:left w:val="nil"/>
              <w:bottom w:val="single" w:sz="4" w:space="0" w:color="000000"/>
              <w:right w:val="single" w:sz="4" w:space="0" w:color="000000"/>
            </w:tcBorders>
            <w:shd w:val="clear" w:color="000000" w:fill="BDD7EE"/>
            <w:vAlign w:val="bottom"/>
            <w:hideMark/>
          </w:tcPr>
          <w:p w14:paraId="0EAAA7FD"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KEEP FOR ALL</w:t>
            </w:r>
          </w:p>
        </w:tc>
        <w:tc>
          <w:tcPr>
            <w:tcW w:w="2315" w:type="dxa"/>
            <w:tcBorders>
              <w:top w:val="nil"/>
              <w:left w:val="single" w:sz="4" w:space="0" w:color="000000"/>
              <w:bottom w:val="single" w:sz="4" w:space="0" w:color="000000"/>
              <w:right w:val="single" w:sz="4" w:space="0" w:color="000000"/>
            </w:tcBorders>
            <w:shd w:val="clear" w:color="auto" w:fill="auto"/>
            <w:vAlign w:val="bottom"/>
            <w:hideMark/>
          </w:tcPr>
          <w:p w14:paraId="43FB4B4F"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A judgemental sample of contract has been drawn based on the top vendors and ULOs. This sample can be extended based on the vendor account test results.</w:t>
            </w:r>
          </w:p>
        </w:tc>
        <w:tc>
          <w:tcPr>
            <w:tcW w:w="5548" w:type="dxa"/>
            <w:tcBorders>
              <w:top w:val="nil"/>
              <w:left w:val="nil"/>
              <w:bottom w:val="single" w:sz="4" w:space="0" w:color="auto"/>
              <w:right w:val="single" w:sz="4" w:space="0" w:color="auto"/>
            </w:tcBorders>
            <w:shd w:val="clear" w:color="auto" w:fill="auto"/>
            <w:vAlign w:val="bottom"/>
            <w:hideMark/>
          </w:tcPr>
          <w:p w14:paraId="1A84EA98" w14:textId="77777777" w:rsidR="00914483" w:rsidRPr="00F3358F" w:rsidRDefault="00914483" w:rsidP="006A05D5">
            <w:pPr>
              <w:rPr>
                <w:rFonts w:asciiTheme="minorBidi" w:hAnsiTheme="minorBidi" w:cstheme="minorBidi"/>
                <w:sz w:val="16"/>
                <w:szCs w:val="16"/>
                <w:highlight w:val="darkGray"/>
                <w:lang w:eastAsia="zh-CN"/>
              </w:rPr>
            </w:pPr>
            <w:r w:rsidRPr="00F3358F">
              <w:rPr>
                <w:rFonts w:asciiTheme="minorBidi" w:hAnsiTheme="minorBidi" w:cstheme="minorBidi"/>
                <w:b/>
                <w:bCs/>
                <w:sz w:val="16"/>
                <w:szCs w:val="16"/>
                <w:highlight w:val="darkGray"/>
                <w:lang w:eastAsia="zh-CN"/>
              </w:rPr>
              <w:t>Contracting and Procurement</w:t>
            </w:r>
            <w:r w:rsidRPr="00F3358F">
              <w:rPr>
                <w:rFonts w:asciiTheme="minorBidi" w:hAnsiTheme="minorBidi" w:cstheme="minorBidi"/>
                <w:sz w:val="16"/>
                <w:szCs w:val="16"/>
                <w:highlight w:val="darkGray"/>
                <w:lang w:eastAsia="zh-CN"/>
              </w:rPr>
              <w:br/>
              <w:t>For sample of purchase orders created in SAP, verify that:</w:t>
            </w:r>
            <w:r w:rsidRPr="00F3358F">
              <w:rPr>
                <w:rFonts w:asciiTheme="minorBidi" w:hAnsiTheme="minorBidi" w:cstheme="minorBidi"/>
                <w:sz w:val="16"/>
                <w:szCs w:val="16"/>
                <w:highlight w:val="darkGray"/>
                <w:lang w:eastAsia="zh-CN"/>
              </w:rPr>
              <w:br/>
            </w:r>
            <w:r w:rsidRPr="00F3358F">
              <w:rPr>
                <w:rFonts w:asciiTheme="minorBidi" w:hAnsiTheme="minorBidi" w:cstheme="minorBidi"/>
                <w:sz w:val="16"/>
                <w:szCs w:val="16"/>
                <w:highlight w:val="darkGray"/>
                <w:lang w:eastAsia="zh-CN"/>
              </w:rPr>
              <w:br/>
              <w:t>1. the purpose of procurements is justified and relevant to the project’s/activity’s objectives and foreseen in the project documents if VC funds are used</w:t>
            </w:r>
            <w:r w:rsidRPr="00F3358F">
              <w:rPr>
                <w:rFonts w:asciiTheme="minorBidi" w:hAnsiTheme="minorBidi" w:cstheme="minorBidi"/>
                <w:sz w:val="16"/>
                <w:szCs w:val="16"/>
                <w:highlight w:val="darkGray"/>
                <w:lang w:eastAsia="zh-CN"/>
              </w:rPr>
              <w:br/>
            </w:r>
            <w:r w:rsidRPr="00F3358F">
              <w:rPr>
                <w:rFonts w:asciiTheme="minorBidi" w:hAnsiTheme="minorBidi" w:cstheme="minorBidi"/>
                <w:sz w:val="16"/>
                <w:szCs w:val="16"/>
                <w:highlight w:val="darkGray"/>
                <w:lang w:eastAsia="zh-CN"/>
              </w:rPr>
              <w:br/>
              <w:t xml:space="preserve">2. the terms of reference (or product specifications) are well defined, framed before initiating procurement action, clear and complete to allow for price comparison. (NB: Requirements must be stated clearly, concisely and logically in functional and performance terms, unless specific technical requirements are needed. Equal opportunity must be provided for all potential suppliers to offer goods and the usage of a brand name shall be avoided. </w:t>
            </w:r>
            <w:r w:rsidRPr="00F3358F">
              <w:rPr>
                <w:rFonts w:asciiTheme="minorBidi" w:hAnsiTheme="minorBidi" w:cstheme="minorBidi"/>
                <w:i/>
                <w:iCs/>
                <w:sz w:val="16"/>
                <w:szCs w:val="16"/>
                <w:highlight w:val="darkGray"/>
                <w:lang w:eastAsia="zh-CN"/>
              </w:rPr>
              <w:t xml:space="preserve">Sustainable procurement criteria should be considered to the extent possible)  </w:t>
            </w:r>
            <w:r w:rsidRPr="00F3358F">
              <w:rPr>
                <w:rFonts w:asciiTheme="minorBidi" w:hAnsiTheme="minorBidi" w:cstheme="minorBidi"/>
                <w:sz w:val="16"/>
                <w:szCs w:val="16"/>
                <w:highlight w:val="darkGray"/>
                <w:lang w:eastAsia="zh-CN"/>
              </w:rPr>
              <w:br/>
            </w:r>
            <w:r w:rsidRPr="00F3358F">
              <w:rPr>
                <w:rFonts w:asciiTheme="minorBidi" w:hAnsiTheme="minorBidi" w:cstheme="minorBidi"/>
                <w:sz w:val="16"/>
                <w:szCs w:val="16"/>
                <w:highlight w:val="darkGray"/>
                <w:lang w:eastAsia="zh-CN"/>
              </w:rPr>
              <w:br/>
            </w:r>
            <w:r w:rsidRPr="00F3358F">
              <w:rPr>
                <w:rFonts w:asciiTheme="minorBidi" w:hAnsiTheme="minorBidi" w:cstheme="minorBidi"/>
                <w:sz w:val="16"/>
                <w:szCs w:val="16"/>
                <w:highlight w:val="darkGray"/>
                <w:lang w:eastAsia="zh-CN"/>
              </w:rPr>
              <w:lastRenderedPageBreak/>
              <w:t>3. the contract is awarded in a competitive manner and if evidence of review that the cost is reasonable is documented (through waivers, IPA, LTA, etc);</w:t>
            </w:r>
            <w:r w:rsidRPr="00F3358F">
              <w:rPr>
                <w:rFonts w:asciiTheme="minorBidi" w:hAnsiTheme="minorBidi" w:cstheme="minorBidi"/>
                <w:sz w:val="16"/>
                <w:szCs w:val="16"/>
                <w:highlight w:val="darkGray"/>
                <w:lang w:eastAsia="zh-CN"/>
              </w:rPr>
              <w:br/>
            </w:r>
            <w:r w:rsidRPr="00F3358F">
              <w:rPr>
                <w:rFonts w:asciiTheme="minorBidi" w:hAnsiTheme="minorBidi" w:cstheme="minorBidi"/>
                <w:sz w:val="16"/>
                <w:szCs w:val="16"/>
                <w:highlight w:val="darkGray"/>
                <w:lang w:eastAsia="zh-CN"/>
              </w:rPr>
              <w:br/>
              <w:t xml:space="preserve">4.  the contract is managed correctly, i.e. a) SES are done </w:t>
            </w:r>
            <w:r w:rsidRPr="00F3358F">
              <w:rPr>
                <w:rFonts w:asciiTheme="minorBidi" w:hAnsiTheme="minorBidi" w:cstheme="minorBidi"/>
                <w:sz w:val="16"/>
                <w:szCs w:val="16"/>
                <w:highlight w:val="darkGray"/>
                <w:u w:val="single"/>
                <w:lang w:eastAsia="zh-CN"/>
              </w:rPr>
              <w:t>after</w:t>
            </w:r>
            <w:r w:rsidRPr="00F3358F">
              <w:rPr>
                <w:rFonts w:asciiTheme="minorBidi" w:hAnsiTheme="minorBidi" w:cstheme="minorBidi"/>
                <w:sz w:val="16"/>
                <w:szCs w:val="16"/>
                <w:highlight w:val="darkGray"/>
                <w:lang w:eastAsia="zh-CN"/>
              </w:rPr>
              <w:t xml:space="preserve"> receipt and inspection/verification of the deliverables (PAs, narrative reports are submitted on a regular basis,</w:t>
            </w:r>
            <w:r w:rsidRPr="00F3358F">
              <w:rPr>
                <w:rFonts w:asciiTheme="minorBidi" w:hAnsiTheme="minorBidi" w:cstheme="minorBidi"/>
                <w:sz w:val="16"/>
                <w:szCs w:val="16"/>
                <w:highlight w:val="darkGray"/>
                <w:lang w:eastAsia="zh-CN"/>
              </w:rPr>
              <w:br/>
            </w:r>
            <w:r w:rsidRPr="00F3358F">
              <w:rPr>
                <w:rFonts w:asciiTheme="minorBidi" w:hAnsiTheme="minorBidi" w:cstheme="minorBidi"/>
                <w:sz w:val="16"/>
                <w:szCs w:val="16"/>
                <w:highlight w:val="darkGray"/>
                <w:lang w:eastAsia="zh-CN"/>
              </w:rPr>
              <w:br/>
              <w:t>5. performance assessment is done in an objective manner.</w:t>
            </w:r>
          </w:p>
        </w:tc>
      </w:tr>
      <w:tr w:rsidR="00E217ED" w:rsidRPr="00BF631B" w14:paraId="432EDE8A" w14:textId="77777777" w:rsidTr="00E217ED">
        <w:trPr>
          <w:trHeight w:val="3182"/>
        </w:trPr>
        <w:tc>
          <w:tcPr>
            <w:tcW w:w="1941" w:type="dxa"/>
            <w:tcBorders>
              <w:top w:val="nil"/>
              <w:left w:val="single" w:sz="4" w:space="0" w:color="000000"/>
              <w:bottom w:val="single" w:sz="4" w:space="0" w:color="000000"/>
              <w:right w:val="single" w:sz="4" w:space="0" w:color="000000"/>
            </w:tcBorders>
            <w:shd w:val="clear" w:color="auto" w:fill="auto"/>
            <w:vAlign w:val="bottom"/>
            <w:hideMark/>
          </w:tcPr>
          <w:p w14:paraId="48DC3571"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lastRenderedPageBreak/>
              <w:t>FIN_O01_The office effectively manages the budget and monitors its financial performance</w:t>
            </w:r>
          </w:p>
        </w:tc>
        <w:tc>
          <w:tcPr>
            <w:tcW w:w="2548" w:type="dxa"/>
            <w:tcBorders>
              <w:top w:val="nil"/>
              <w:left w:val="nil"/>
              <w:bottom w:val="single" w:sz="4" w:space="0" w:color="000000"/>
              <w:right w:val="single" w:sz="4" w:space="0" w:color="000000"/>
            </w:tcBorders>
            <w:shd w:val="clear" w:color="auto" w:fill="auto"/>
            <w:vAlign w:val="bottom"/>
            <w:hideMark/>
          </w:tcPr>
          <w:p w14:paraId="42FB0BFD"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Inadequate budget management practices lead to poor budget implementation, budget cross-charging and ULOs </w:t>
            </w:r>
          </w:p>
        </w:tc>
        <w:tc>
          <w:tcPr>
            <w:tcW w:w="2982" w:type="dxa"/>
            <w:tcBorders>
              <w:top w:val="nil"/>
              <w:left w:val="nil"/>
              <w:bottom w:val="single" w:sz="4" w:space="0" w:color="000000"/>
              <w:right w:val="single" w:sz="4" w:space="0" w:color="000000"/>
            </w:tcBorders>
            <w:shd w:val="clear" w:color="auto" w:fill="auto"/>
            <w:vAlign w:val="bottom"/>
            <w:hideMark/>
          </w:tcPr>
          <w:p w14:paraId="3407BDE1"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 xml:space="preserve">• The Certifying Officer is responsible for verifying that the correct budget code is used when certifying a payment.  </w:t>
            </w:r>
            <w:r w:rsidRPr="00BF631B">
              <w:rPr>
                <w:rFonts w:asciiTheme="minorBidi" w:hAnsiTheme="minorBidi" w:cstheme="minorBidi"/>
                <w:sz w:val="16"/>
                <w:szCs w:val="16"/>
                <w:lang w:eastAsia="zh-CN"/>
              </w:rPr>
              <w:br/>
            </w:r>
            <w:r w:rsidRPr="00BF631B">
              <w:rPr>
                <w:rFonts w:asciiTheme="minorBidi" w:hAnsiTheme="minorBidi" w:cstheme="minorBidi"/>
                <w:sz w:val="16"/>
                <w:szCs w:val="16"/>
                <w:lang w:eastAsia="zh-CN"/>
              </w:rPr>
              <w:br/>
              <w:t>• The budget holder can verify payments from a budget code</w:t>
            </w:r>
          </w:p>
        </w:tc>
        <w:tc>
          <w:tcPr>
            <w:tcW w:w="867" w:type="dxa"/>
            <w:tcBorders>
              <w:top w:val="nil"/>
              <w:left w:val="nil"/>
              <w:bottom w:val="single" w:sz="4" w:space="0" w:color="000000"/>
              <w:right w:val="single" w:sz="4" w:space="0" w:color="000000"/>
            </w:tcBorders>
            <w:shd w:val="clear" w:color="auto" w:fill="B0D0E2" w:themeFill="accent1" w:themeFillTint="66"/>
            <w:vAlign w:val="bottom"/>
            <w:hideMark/>
          </w:tcPr>
          <w:p w14:paraId="280C39D4"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KEEP FOR ALL</w:t>
            </w:r>
          </w:p>
        </w:tc>
        <w:tc>
          <w:tcPr>
            <w:tcW w:w="2315" w:type="dxa"/>
            <w:tcBorders>
              <w:top w:val="nil"/>
              <w:left w:val="nil"/>
              <w:bottom w:val="nil"/>
              <w:right w:val="nil"/>
            </w:tcBorders>
            <w:shd w:val="clear" w:color="auto" w:fill="auto"/>
            <w:noWrap/>
            <w:vAlign w:val="bottom"/>
            <w:hideMark/>
          </w:tcPr>
          <w:p w14:paraId="781352BA"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Few ULOs for FR and many for the Pos.</w:t>
            </w:r>
          </w:p>
        </w:tc>
        <w:tc>
          <w:tcPr>
            <w:tcW w:w="5548" w:type="dxa"/>
            <w:tcBorders>
              <w:top w:val="nil"/>
              <w:left w:val="single" w:sz="4" w:space="0" w:color="auto"/>
              <w:bottom w:val="single" w:sz="4" w:space="0" w:color="auto"/>
              <w:right w:val="single" w:sz="4" w:space="0" w:color="auto"/>
            </w:tcBorders>
            <w:shd w:val="clear" w:color="auto" w:fill="auto"/>
            <w:vAlign w:val="bottom"/>
            <w:hideMark/>
          </w:tcPr>
          <w:p w14:paraId="1859AC2C"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b/>
                <w:bCs/>
                <w:color w:val="000000"/>
                <w:sz w:val="16"/>
                <w:szCs w:val="16"/>
                <w:highlight w:val="darkGray"/>
                <w:lang w:eastAsia="zh-CN"/>
              </w:rPr>
              <w:t>Budget Management</w:t>
            </w:r>
            <w:r w:rsidRPr="00F3358F">
              <w:rPr>
                <w:rFonts w:asciiTheme="minorBidi" w:hAnsiTheme="minorBidi" w:cstheme="minorBidi"/>
                <w:color w:val="000000"/>
                <w:sz w:val="16"/>
                <w:szCs w:val="16"/>
                <w:highlight w:val="darkGray"/>
                <w:lang w:eastAsia="zh-CN"/>
              </w:rPr>
              <w:br/>
              <w:t xml:space="preserve">1. Perform a walkthrough with the AO unit to identify the Office's controls that ensure payment is charged to the right budget codes including those of decentralized funds including GLO, RAS, RAF, etc . </w:t>
            </w:r>
            <w:r w:rsidRPr="00F3358F">
              <w:rPr>
                <w:rFonts w:asciiTheme="minorBidi" w:hAnsiTheme="minorBidi" w:cstheme="minorBidi"/>
                <w:color w:val="000000"/>
                <w:sz w:val="16"/>
                <w:szCs w:val="16"/>
                <w:highlight w:val="darkGray"/>
                <w:lang w:eastAsia="zh-CN"/>
              </w:rPr>
              <w:br/>
            </w:r>
            <w:r w:rsidRPr="00F3358F">
              <w:rPr>
                <w:rFonts w:asciiTheme="minorBidi" w:hAnsiTheme="minorBidi" w:cstheme="minorBidi"/>
                <w:color w:val="000000"/>
                <w:sz w:val="16"/>
                <w:szCs w:val="16"/>
                <w:highlight w:val="darkGray"/>
                <w:lang w:eastAsia="zh-CN"/>
              </w:rPr>
              <w:br/>
              <w:t xml:space="preserve">2. Select a judgmental sample of transactions to verify that:  they are charged to the correct budget code. </w:t>
            </w:r>
            <w:r w:rsidRPr="00F3358F">
              <w:rPr>
                <w:rFonts w:asciiTheme="minorBidi" w:hAnsiTheme="minorBidi" w:cstheme="minorBidi"/>
                <w:color w:val="000000"/>
                <w:sz w:val="16"/>
                <w:szCs w:val="16"/>
                <w:highlight w:val="darkGray"/>
                <w:lang w:eastAsia="zh-CN"/>
              </w:rPr>
              <w:br/>
              <w:t xml:space="preserve"> </w:t>
            </w:r>
            <w:r w:rsidRPr="00F3358F">
              <w:rPr>
                <w:rFonts w:asciiTheme="minorBidi" w:hAnsiTheme="minorBidi" w:cstheme="minorBidi"/>
                <w:color w:val="000000"/>
                <w:sz w:val="16"/>
                <w:szCs w:val="16"/>
                <w:highlight w:val="darkGray"/>
                <w:lang w:eastAsia="zh-CN"/>
              </w:rPr>
              <w:br/>
              <w:t>3. Determine how the Office monitors budgets (e.g. budget implementation rates, obligations, advance payments etc.) and obtain supporting documentation for review to assess the control, its regularity and involvement of Head of Office and senior staff.</w:t>
            </w:r>
            <w:r w:rsidRPr="00F3358F">
              <w:rPr>
                <w:rFonts w:asciiTheme="minorBidi" w:hAnsiTheme="minorBidi" w:cstheme="minorBidi"/>
                <w:color w:val="000000"/>
                <w:sz w:val="16"/>
                <w:szCs w:val="16"/>
                <w:highlight w:val="darkGray"/>
                <w:lang w:eastAsia="zh-CN"/>
              </w:rPr>
              <w:br/>
            </w:r>
            <w:r w:rsidRPr="00F3358F">
              <w:rPr>
                <w:rFonts w:asciiTheme="minorBidi" w:hAnsiTheme="minorBidi" w:cstheme="minorBidi"/>
                <w:color w:val="000000"/>
                <w:sz w:val="16"/>
                <w:szCs w:val="16"/>
                <w:highlight w:val="darkGray"/>
                <w:lang w:eastAsia="zh-CN"/>
              </w:rPr>
              <w:br/>
              <w:t>3. Analyze the budget implementation rates and the level of unliquidated obligations for the different Units and activities of the Office (including for the Office Running Costs). </w:t>
            </w:r>
            <w:r w:rsidRPr="00F3358F">
              <w:rPr>
                <w:rFonts w:asciiTheme="minorBidi" w:hAnsiTheme="minorBidi" w:cstheme="minorBidi"/>
                <w:color w:val="000000"/>
                <w:sz w:val="16"/>
                <w:szCs w:val="16"/>
                <w:highlight w:val="darkGray"/>
                <w:lang w:eastAsia="zh-CN"/>
              </w:rPr>
              <w:br/>
            </w:r>
            <w:r w:rsidRPr="00F3358F">
              <w:rPr>
                <w:rFonts w:asciiTheme="minorBidi" w:hAnsiTheme="minorBidi" w:cstheme="minorBidi"/>
                <w:color w:val="000000"/>
                <w:sz w:val="16"/>
                <w:szCs w:val="16"/>
                <w:highlight w:val="darkGray"/>
                <w:lang w:eastAsia="zh-CN"/>
              </w:rPr>
              <w:br/>
              <w:t>4. Review the actions taken by the office to address exceptions.</w:t>
            </w:r>
          </w:p>
        </w:tc>
      </w:tr>
      <w:tr w:rsidR="00E217ED" w:rsidRPr="00BF631B" w14:paraId="42D3B7B7" w14:textId="77777777" w:rsidTr="00057C52">
        <w:trPr>
          <w:trHeight w:val="1691"/>
        </w:trPr>
        <w:tc>
          <w:tcPr>
            <w:tcW w:w="1941" w:type="dxa"/>
            <w:tcBorders>
              <w:top w:val="nil"/>
              <w:left w:val="single" w:sz="4" w:space="0" w:color="000000"/>
              <w:bottom w:val="single" w:sz="4" w:space="0" w:color="000000"/>
              <w:right w:val="single" w:sz="4" w:space="0" w:color="000000"/>
            </w:tcBorders>
            <w:shd w:val="clear" w:color="auto" w:fill="auto"/>
            <w:vAlign w:val="bottom"/>
            <w:hideMark/>
          </w:tcPr>
          <w:p w14:paraId="781C23B4"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FIN_O01_To manage the budget and monitors its financial performance</w:t>
            </w:r>
          </w:p>
        </w:tc>
        <w:tc>
          <w:tcPr>
            <w:tcW w:w="2548" w:type="dxa"/>
            <w:tcBorders>
              <w:top w:val="nil"/>
              <w:left w:val="nil"/>
              <w:bottom w:val="single" w:sz="4" w:space="0" w:color="000000"/>
              <w:right w:val="single" w:sz="4" w:space="0" w:color="000000"/>
            </w:tcBorders>
            <w:shd w:val="clear" w:color="auto" w:fill="auto"/>
            <w:vAlign w:val="bottom"/>
            <w:hideMark/>
          </w:tcPr>
          <w:p w14:paraId="6A92ACD8"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Lack of monitoring exposes the Organization to funds misappropriation, unfunded liabilities, compromised financial reporting and financial loss</w:t>
            </w:r>
          </w:p>
        </w:tc>
        <w:tc>
          <w:tcPr>
            <w:tcW w:w="2982" w:type="dxa"/>
            <w:tcBorders>
              <w:top w:val="nil"/>
              <w:left w:val="nil"/>
              <w:bottom w:val="single" w:sz="4" w:space="0" w:color="000000"/>
              <w:right w:val="single" w:sz="4" w:space="0" w:color="000000"/>
            </w:tcBorders>
            <w:shd w:val="clear" w:color="auto" w:fill="auto"/>
            <w:vAlign w:val="bottom"/>
            <w:hideMark/>
          </w:tcPr>
          <w:p w14:paraId="17FDCF6F"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 xml:space="preserve">• The Certifying Officer is responsible for verifying that the correct budget code is used when certifying a payment.  </w:t>
            </w:r>
            <w:r w:rsidRPr="00BF631B">
              <w:rPr>
                <w:rFonts w:asciiTheme="minorBidi" w:hAnsiTheme="minorBidi" w:cstheme="minorBidi"/>
                <w:sz w:val="16"/>
                <w:szCs w:val="16"/>
                <w:lang w:eastAsia="zh-CN"/>
              </w:rPr>
              <w:br/>
            </w:r>
            <w:r w:rsidRPr="00BF631B">
              <w:rPr>
                <w:rFonts w:asciiTheme="minorBidi" w:hAnsiTheme="minorBidi" w:cstheme="minorBidi"/>
                <w:sz w:val="16"/>
                <w:szCs w:val="16"/>
                <w:lang w:eastAsia="zh-CN"/>
              </w:rPr>
              <w:br/>
              <w:t>• The budget holder can verify payments from a budget code</w:t>
            </w:r>
          </w:p>
        </w:tc>
        <w:tc>
          <w:tcPr>
            <w:tcW w:w="867" w:type="dxa"/>
            <w:tcBorders>
              <w:top w:val="nil"/>
              <w:left w:val="nil"/>
              <w:bottom w:val="single" w:sz="4" w:space="0" w:color="000000"/>
              <w:right w:val="single" w:sz="4" w:space="0" w:color="000000"/>
            </w:tcBorders>
            <w:shd w:val="clear" w:color="auto" w:fill="B0D0E2" w:themeFill="accent1" w:themeFillTint="66"/>
            <w:vAlign w:val="bottom"/>
            <w:hideMark/>
          </w:tcPr>
          <w:p w14:paraId="7F0B9D8D"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KEEP FOR ALL</w:t>
            </w:r>
          </w:p>
        </w:tc>
        <w:tc>
          <w:tcPr>
            <w:tcW w:w="23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BA82E51" w14:textId="77777777" w:rsidR="00914483" w:rsidRPr="00F3358F" w:rsidRDefault="00914483" w:rsidP="006A05D5">
            <w:pPr>
              <w:rPr>
                <w:rFonts w:asciiTheme="minorBidi" w:hAnsiTheme="minorBidi" w:cstheme="minorBidi"/>
                <w:color w:val="FF0000"/>
                <w:sz w:val="16"/>
                <w:szCs w:val="16"/>
                <w:highlight w:val="darkGray"/>
                <w:lang w:eastAsia="zh-CN"/>
              </w:rPr>
            </w:pPr>
            <w:r w:rsidRPr="00F3358F">
              <w:rPr>
                <w:rFonts w:asciiTheme="minorBidi" w:hAnsiTheme="minorBidi" w:cstheme="minorBidi"/>
                <w:color w:val="FF0000"/>
                <w:sz w:val="16"/>
                <w:szCs w:val="16"/>
                <w:highlight w:val="darkGray"/>
                <w:lang w:eastAsia="zh-CN"/>
              </w:rPr>
              <w:t xml:space="preserve">A walkthrough performed on March 10th to identify roles and responsibilities of the staff in the Administrative unit (Dilcia Alvarez and Tammy Sanchez) indicates that the AO is performing all the payment transactions (FB60 and F-53) as well as the bank reconciliation and therefore segregation of duties is not respected in the payment process.  </w:t>
            </w:r>
          </w:p>
        </w:tc>
        <w:tc>
          <w:tcPr>
            <w:tcW w:w="5548" w:type="dxa"/>
            <w:tcBorders>
              <w:top w:val="nil"/>
              <w:left w:val="nil"/>
              <w:bottom w:val="single" w:sz="4" w:space="0" w:color="auto"/>
              <w:right w:val="single" w:sz="4" w:space="0" w:color="auto"/>
            </w:tcBorders>
            <w:shd w:val="clear" w:color="auto" w:fill="auto"/>
            <w:vAlign w:val="bottom"/>
            <w:hideMark/>
          </w:tcPr>
          <w:p w14:paraId="7E05E29E" w14:textId="596A62E5"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b/>
                <w:bCs/>
                <w:color w:val="000000"/>
                <w:sz w:val="16"/>
                <w:szCs w:val="16"/>
                <w:highlight w:val="darkGray"/>
                <w:lang w:eastAsia="zh-CN"/>
              </w:rPr>
              <w:t>Controls over payments</w:t>
            </w:r>
            <w:r w:rsidRPr="00F3358F">
              <w:rPr>
                <w:rFonts w:asciiTheme="minorBidi" w:hAnsiTheme="minorBidi" w:cstheme="minorBidi"/>
                <w:color w:val="000000"/>
                <w:sz w:val="16"/>
                <w:szCs w:val="16"/>
                <w:highlight w:val="darkGray"/>
                <w:lang w:eastAsia="zh-CN"/>
              </w:rPr>
              <w:br/>
              <w:t>1. Confirm independently with the local bank(s) that  all open and recently closed Office bank accounts were opened by the CFO or Treasurer and the Office does not hold any other bank accounts. </w:t>
            </w:r>
            <w:r w:rsidRPr="00F3358F">
              <w:rPr>
                <w:rFonts w:asciiTheme="minorBidi" w:hAnsiTheme="minorBidi" w:cstheme="minorBidi"/>
                <w:color w:val="000000"/>
                <w:sz w:val="16"/>
                <w:szCs w:val="16"/>
                <w:highlight w:val="darkGray"/>
                <w:lang w:eastAsia="zh-CN"/>
              </w:rPr>
              <w:br/>
            </w:r>
            <w:r w:rsidRPr="00F3358F">
              <w:rPr>
                <w:rFonts w:asciiTheme="minorBidi" w:hAnsiTheme="minorBidi" w:cstheme="minorBidi"/>
                <w:color w:val="000000"/>
                <w:sz w:val="16"/>
                <w:szCs w:val="16"/>
                <w:highlight w:val="darkGray"/>
                <w:lang w:eastAsia="zh-CN"/>
              </w:rPr>
              <w:br/>
              <w:t>2. If the Office still uses bank transfer letters, establish the workflow to determine whether proper segregation of duties is in place and test a sample of payments.</w:t>
            </w:r>
            <w:r w:rsidRPr="00F3358F">
              <w:rPr>
                <w:rFonts w:asciiTheme="minorBidi" w:hAnsiTheme="minorBidi" w:cstheme="minorBidi"/>
                <w:color w:val="000000"/>
                <w:sz w:val="16"/>
                <w:szCs w:val="16"/>
                <w:highlight w:val="darkGray"/>
                <w:lang w:eastAsia="zh-CN"/>
              </w:rPr>
              <w:br/>
              <w:t xml:space="preserve">If the Office uses the online bank platform, perform a walkthrough of the payment process on the bank website to determine whether proper controls are in place (dual validation over payments) and obtain the list of all the vendors created online during the walkthrough to avoid any file alteration. </w:t>
            </w:r>
            <w:r w:rsidRPr="00F3358F">
              <w:rPr>
                <w:rFonts w:asciiTheme="minorBidi" w:hAnsiTheme="minorBidi" w:cstheme="minorBidi"/>
                <w:color w:val="000000"/>
                <w:sz w:val="16"/>
                <w:szCs w:val="16"/>
                <w:highlight w:val="darkGray"/>
                <w:lang w:eastAsia="zh-CN"/>
              </w:rPr>
              <w:br/>
            </w:r>
            <w:r w:rsidRPr="00F3358F">
              <w:rPr>
                <w:rFonts w:asciiTheme="minorBidi" w:hAnsiTheme="minorBidi" w:cstheme="minorBidi"/>
                <w:color w:val="000000"/>
                <w:sz w:val="16"/>
                <w:szCs w:val="16"/>
                <w:highlight w:val="darkGray"/>
                <w:lang w:eastAsia="zh-CN"/>
              </w:rPr>
              <w:br/>
              <w:t>3. Verify that the Head of Office when appointed signed and returned acknowledgement of financial management and control (delegation of authority) to the CFO. </w:t>
            </w:r>
            <w:r w:rsidRPr="00F3358F">
              <w:rPr>
                <w:rFonts w:asciiTheme="minorBidi" w:hAnsiTheme="minorBidi" w:cstheme="minorBidi"/>
                <w:color w:val="000000"/>
                <w:sz w:val="16"/>
                <w:szCs w:val="16"/>
                <w:highlight w:val="darkGray"/>
                <w:lang w:eastAsia="zh-CN"/>
              </w:rPr>
              <w:br/>
            </w:r>
            <w:r w:rsidRPr="00F3358F">
              <w:rPr>
                <w:rFonts w:asciiTheme="minorBidi" w:hAnsiTheme="minorBidi" w:cstheme="minorBidi"/>
                <w:color w:val="000000"/>
                <w:sz w:val="16"/>
                <w:szCs w:val="16"/>
                <w:highlight w:val="darkGray"/>
                <w:lang w:eastAsia="zh-CN"/>
              </w:rPr>
              <w:br/>
              <w:t>4. Perform a walkthrough of payment process in SAP and verify that segregation of duties is respected between the posting of invoices (FB60), clearing of payment (F-53) and performance of the bank reconciliation.</w:t>
            </w:r>
            <w:r w:rsidRPr="00F3358F">
              <w:rPr>
                <w:rFonts w:asciiTheme="minorBidi" w:hAnsiTheme="minorBidi" w:cstheme="minorBidi"/>
                <w:color w:val="000000"/>
                <w:sz w:val="16"/>
                <w:szCs w:val="16"/>
                <w:highlight w:val="darkGray"/>
                <w:lang w:eastAsia="zh-CN"/>
              </w:rPr>
              <w:br/>
              <w:t xml:space="preserve">  </w:t>
            </w:r>
            <w:r w:rsidRPr="00F3358F">
              <w:rPr>
                <w:rFonts w:asciiTheme="minorBidi" w:hAnsiTheme="minorBidi" w:cstheme="minorBidi"/>
                <w:color w:val="000000"/>
                <w:sz w:val="16"/>
                <w:szCs w:val="16"/>
                <w:highlight w:val="darkGray"/>
                <w:lang w:eastAsia="zh-CN"/>
              </w:rPr>
              <w:br/>
              <w:t xml:space="preserve">5. Perform a walkthrough of the bank vendor creation process and verify </w:t>
            </w:r>
            <w:r w:rsidRPr="00F3358F">
              <w:rPr>
                <w:rFonts w:asciiTheme="minorBidi" w:hAnsiTheme="minorBidi" w:cstheme="minorBidi"/>
                <w:color w:val="000000"/>
                <w:sz w:val="16"/>
                <w:szCs w:val="16"/>
                <w:highlight w:val="darkGray"/>
                <w:lang w:eastAsia="zh-CN"/>
              </w:rPr>
              <w:lastRenderedPageBreak/>
              <w:t xml:space="preserve">that vendors are first created in MOUV first and that bank account details match those in the internet banking tool. In the absence of a banking tool, select a sample of payments and verify that bank account details in bank transfer letters match those in SAP and are supported by official bank documents that prove vendor name match the bank account information. </w:t>
            </w:r>
            <w:r w:rsidRPr="00F3358F">
              <w:rPr>
                <w:rFonts w:asciiTheme="minorBidi" w:hAnsiTheme="minorBidi" w:cstheme="minorBidi"/>
                <w:color w:val="000000"/>
                <w:sz w:val="16"/>
                <w:szCs w:val="16"/>
                <w:highlight w:val="darkGray"/>
                <w:lang w:eastAsia="zh-CN"/>
              </w:rPr>
              <w:br/>
            </w:r>
            <w:r w:rsidRPr="00F3358F">
              <w:rPr>
                <w:rFonts w:asciiTheme="minorBidi" w:hAnsiTheme="minorBidi" w:cstheme="minorBidi"/>
                <w:color w:val="000000"/>
                <w:sz w:val="16"/>
                <w:szCs w:val="16"/>
                <w:highlight w:val="darkGray"/>
                <w:lang w:eastAsia="zh-CN"/>
              </w:rPr>
              <w:br/>
              <w:t xml:space="preserve">6. Select a judgemental sample of payments to assess the effectiveness of the above controls and verify that the payment is (i) valid, (ii) authorized and (iii) supported. </w:t>
            </w:r>
          </w:p>
        </w:tc>
      </w:tr>
      <w:tr w:rsidR="00E217ED" w:rsidRPr="00BF631B" w14:paraId="79019F7E" w14:textId="77777777" w:rsidTr="00E217ED">
        <w:trPr>
          <w:trHeight w:val="704"/>
        </w:trPr>
        <w:tc>
          <w:tcPr>
            <w:tcW w:w="1941" w:type="dxa"/>
            <w:tcBorders>
              <w:top w:val="nil"/>
              <w:left w:val="single" w:sz="4" w:space="0" w:color="000000"/>
              <w:bottom w:val="single" w:sz="4" w:space="0" w:color="000000"/>
              <w:right w:val="single" w:sz="4" w:space="0" w:color="000000"/>
            </w:tcBorders>
            <w:shd w:val="clear" w:color="auto" w:fill="auto"/>
            <w:vAlign w:val="bottom"/>
            <w:hideMark/>
          </w:tcPr>
          <w:p w14:paraId="4F3BCC1C"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lastRenderedPageBreak/>
              <w:t>FIN_O01_To manage the budget and monitors its financial performance</w:t>
            </w:r>
          </w:p>
        </w:tc>
        <w:tc>
          <w:tcPr>
            <w:tcW w:w="2548" w:type="dxa"/>
            <w:tcBorders>
              <w:top w:val="nil"/>
              <w:left w:val="nil"/>
              <w:bottom w:val="single" w:sz="4" w:space="0" w:color="auto"/>
              <w:right w:val="single" w:sz="4" w:space="0" w:color="000000"/>
            </w:tcBorders>
            <w:shd w:val="clear" w:color="auto" w:fill="auto"/>
            <w:vAlign w:val="bottom"/>
            <w:hideMark/>
          </w:tcPr>
          <w:p w14:paraId="441225D7"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Lack of monitoring exposes the Organization to funds misappropriation, unfunded liabilities, compromised financial reporting and financial loss</w:t>
            </w:r>
          </w:p>
        </w:tc>
        <w:tc>
          <w:tcPr>
            <w:tcW w:w="2982" w:type="dxa"/>
            <w:tcBorders>
              <w:top w:val="nil"/>
              <w:left w:val="nil"/>
              <w:bottom w:val="single" w:sz="4" w:space="0" w:color="auto"/>
              <w:right w:val="single" w:sz="4" w:space="0" w:color="000000"/>
            </w:tcBorders>
            <w:shd w:val="clear" w:color="auto" w:fill="auto"/>
            <w:vAlign w:val="bottom"/>
            <w:hideMark/>
          </w:tcPr>
          <w:p w14:paraId="07427084"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 xml:space="preserve">Field Offices record of petty cash transactions in SAP and perform regular reconciliations </w:t>
            </w:r>
          </w:p>
        </w:tc>
        <w:tc>
          <w:tcPr>
            <w:tcW w:w="867" w:type="dxa"/>
            <w:tcBorders>
              <w:top w:val="nil"/>
              <w:left w:val="nil"/>
              <w:bottom w:val="single" w:sz="4" w:space="0" w:color="auto"/>
              <w:right w:val="single" w:sz="4" w:space="0" w:color="000000"/>
            </w:tcBorders>
            <w:shd w:val="clear" w:color="auto" w:fill="B0D0E2" w:themeFill="accent1" w:themeFillTint="66"/>
            <w:vAlign w:val="bottom"/>
            <w:hideMark/>
          </w:tcPr>
          <w:p w14:paraId="1AE32F67"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KEEP FOR ALL</w:t>
            </w:r>
          </w:p>
        </w:tc>
        <w:tc>
          <w:tcPr>
            <w:tcW w:w="2315" w:type="dxa"/>
            <w:tcBorders>
              <w:top w:val="nil"/>
              <w:left w:val="single" w:sz="4" w:space="0" w:color="auto"/>
              <w:bottom w:val="single" w:sz="4" w:space="0" w:color="auto"/>
              <w:right w:val="single" w:sz="4" w:space="0" w:color="auto"/>
            </w:tcBorders>
            <w:shd w:val="clear" w:color="auto" w:fill="auto"/>
            <w:vAlign w:val="bottom"/>
            <w:hideMark/>
          </w:tcPr>
          <w:p w14:paraId="189E45C8"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NB The Office uses cheques only to cash them for the petty cash and uses cash for the OIC's DSAs.</w:t>
            </w:r>
          </w:p>
        </w:tc>
        <w:tc>
          <w:tcPr>
            <w:tcW w:w="5548" w:type="dxa"/>
            <w:tcBorders>
              <w:top w:val="nil"/>
              <w:left w:val="nil"/>
              <w:bottom w:val="single" w:sz="4" w:space="0" w:color="auto"/>
              <w:right w:val="single" w:sz="4" w:space="0" w:color="auto"/>
            </w:tcBorders>
            <w:shd w:val="clear" w:color="auto" w:fill="auto"/>
            <w:vAlign w:val="bottom"/>
            <w:hideMark/>
          </w:tcPr>
          <w:p w14:paraId="0AE7C873" w14:textId="6160D883"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b/>
                <w:bCs/>
                <w:color w:val="000000"/>
                <w:sz w:val="16"/>
                <w:szCs w:val="16"/>
                <w:highlight w:val="darkGray"/>
                <w:lang w:eastAsia="zh-CN"/>
              </w:rPr>
              <w:t>Petty Cash</w:t>
            </w:r>
            <w:r w:rsidRPr="00F3358F">
              <w:rPr>
                <w:rFonts w:asciiTheme="minorBidi" w:hAnsiTheme="minorBidi" w:cstheme="minorBidi"/>
                <w:color w:val="000000"/>
                <w:sz w:val="16"/>
                <w:szCs w:val="16"/>
                <w:highlight w:val="darkGray"/>
                <w:lang w:eastAsia="zh-CN"/>
              </w:rPr>
              <w:br/>
              <w:t>Perform a surprise count of the petty cash kept in the Office and verify that: cash is kept in a locked and cash transactions are recorded in the SAP petty cash account supporting documentation is maintained for cash receipt and disbursement segregation of duties is established for the cash management</w:t>
            </w:r>
          </w:p>
        </w:tc>
      </w:tr>
      <w:tr w:rsidR="00E217ED" w:rsidRPr="00BF631B" w14:paraId="4C3059EF" w14:textId="77777777" w:rsidTr="00E217ED">
        <w:trPr>
          <w:trHeight w:val="631"/>
        </w:trPr>
        <w:tc>
          <w:tcPr>
            <w:tcW w:w="1941" w:type="dxa"/>
            <w:tcBorders>
              <w:top w:val="nil"/>
              <w:left w:val="single" w:sz="4" w:space="0" w:color="000000"/>
              <w:bottom w:val="single" w:sz="4" w:space="0" w:color="000000"/>
              <w:right w:val="single" w:sz="4" w:space="0" w:color="auto"/>
            </w:tcBorders>
            <w:shd w:val="clear" w:color="auto" w:fill="auto"/>
            <w:vAlign w:val="bottom"/>
            <w:hideMark/>
          </w:tcPr>
          <w:p w14:paraId="4E509C0F"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 xml:space="preserve">HR_O01_To  define clear expected results and objectives for HoO </w:t>
            </w:r>
          </w:p>
        </w:tc>
        <w:tc>
          <w:tcPr>
            <w:tcW w:w="2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7FCBE3"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Performance objectives of HoO and all staff not established so HoO and staff are not assessed against deliverables</w:t>
            </w:r>
          </w:p>
        </w:tc>
        <w:tc>
          <w:tcPr>
            <w:tcW w:w="298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2BD6E2D"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HoO and all staff are subject to biennial performance review (Nidza Monthy maintains data)</w:t>
            </w:r>
          </w:p>
        </w:tc>
        <w:tc>
          <w:tcPr>
            <w:tcW w:w="867" w:type="dxa"/>
            <w:tcBorders>
              <w:top w:val="single" w:sz="4" w:space="0" w:color="auto"/>
              <w:left w:val="single" w:sz="4" w:space="0" w:color="auto"/>
              <w:bottom w:val="single" w:sz="4" w:space="0" w:color="auto"/>
              <w:right w:val="single" w:sz="4" w:space="0" w:color="auto"/>
            </w:tcBorders>
            <w:shd w:val="clear" w:color="auto" w:fill="B0D0E2" w:themeFill="accent1" w:themeFillTint="66"/>
            <w:vAlign w:val="bottom"/>
            <w:hideMark/>
          </w:tcPr>
          <w:p w14:paraId="08387C5C"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KEEP FOR ALL</w:t>
            </w:r>
          </w:p>
        </w:tc>
        <w:tc>
          <w:tcPr>
            <w:tcW w:w="23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0777E3"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 </w:t>
            </w:r>
          </w:p>
        </w:tc>
        <w:tc>
          <w:tcPr>
            <w:tcW w:w="5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8F2E96"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1. Establish if the annual performance agreement for the Head of the Office has been prepared according to guidelines and approved by HQ. </w:t>
            </w:r>
            <w:r w:rsidRPr="00F3358F">
              <w:rPr>
                <w:rFonts w:asciiTheme="minorBidi" w:hAnsiTheme="minorBidi" w:cstheme="minorBidi"/>
                <w:color w:val="000000"/>
                <w:sz w:val="16"/>
                <w:szCs w:val="16"/>
                <w:highlight w:val="darkGray"/>
                <w:lang w:eastAsia="zh-CN"/>
              </w:rPr>
              <w:br/>
              <w:t xml:space="preserve">2. To check how specific the HoO plan is with regard to Results to be achieved. Resources to be mobilized or actions to be taken for this purpose. </w:t>
            </w:r>
          </w:p>
          <w:p w14:paraId="0EFAF25C"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Performance Management </w:t>
            </w:r>
            <w:r w:rsidRPr="00F3358F">
              <w:rPr>
                <w:rFonts w:asciiTheme="minorBidi" w:hAnsiTheme="minorBidi" w:cstheme="minorBidi"/>
                <w:color w:val="000000"/>
                <w:sz w:val="16"/>
                <w:szCs w:val="16"/>
                <w:highlight w:val="darkGray"/>
                <w:lang w:eastAsia="zh-CN"/>
              </w:rPr>
              <w:br/>
              <w:t>3. Confirm with HRM that all staff and HoO have performance objectives and evaluations in MyTalent </w:t>
            </w:r>
            <w:r w:rsidRPr="00F3358F">
              <w:rPr>
                <w:rFonts w:asciiTheme="minorBidi" w:hAnsiTheme="minorBidi" w:cstheme="minorBidi"/>
                <w:color w:val="000000"/>
                <w:sz w:val="16"/>
                <w:szCs w:val="16"/>
                <w:highlight w:val="darkGray"/>
                <w:lang w:eastAsia="zh-CN"/>
              </w:rPr>
              <w:br/>
              <w:t>4. Verify in Contract management that all individual consultants are subject to substantive performance evaluations at the end of the contract. </w:t>
            </w:r>
            <w:r w:rsidRPr="00F3358F">
              <w:rPr>
                <w:rFonts w:asciiTheme="minorBidi" w:hAnsiTheme="minorBidi" w:cstheme="minorBidi"/>
                <w:color w:val="000000"/>
                <w:sz w:val="16"/>
                <w:szCs w:val="16"/>
                <w:highlight w:val="darkGray"/>
                <w:lang w:eastAsia="zh-CN"/>
              </w:rPr>
              <w:br/>
              <w:t>5. Assess whether SC are evaluated prior to contract extension.</w:t>
            </w:r>
          </w:p>
        </w:tc>
      </w:tr>
      <w:tr w:rsidR="00E217ED" w:rsidRPr="00BF631B" w14:paraId="1ACAF8B1" w14:textId="77777777" w:rsidTr="00E217ED">
        <w:trPr>
          <w:trHeight w:val="363"/>
        </w:trPr>
        <w:tc>
          <w:tcPr>
            <w:tcW w:w="1941" w:type="dxa"/>
            <w:tcBorders>
              <w:top w:val="nil"/>
              <w:left w:val="single" w:sz="4" w:space="0" w:color="000000"/>
              <w:bottom w:val="single" w:sz="4" w:space="0" w:color="000000"/>
              <w:right w:val="single" w:sz="4" w:space="0" w:color="auto"/>
            </w:tcBorders>
            <w:shd w:val="clear" w:color="auto" w:fill="auto"/>
            <w:vAlign w:val="bottom"/>
            <w:hideMark/>
          </w:tcPr>
          <w:p w14:paraId="75F70D99"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HR_O01_To  define clear expected results and objectives for HoO</w:t>
            </w:r>
          </w:p>
        </w:tc>
        <w:tc>
          <w:tcPr>
            <w:tcW w:w="2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D19661"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The Office may fail to monitor the absenteeism of staff from the office resulting in financial and operational losses.</w:t>
            </w:r>
          </w:p>
        </w:tc>
        <w:tc>
          <w:tcPr>
            <w:tcW w:w="298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082BB05"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Fixed term staff and persons employed under temporary assistance record their annual leave, sick leave, etc on DUO TULIP or monitored outside of the system for  temporary assistance staff (SCs, PAs and individual consultants).</w:t>
            </w:r>
          </w:p>
        </w:tc>
        <w:tc>
          <w:tcPr>
            <w:tcW w:w="867" w:type="dxa"/>
            <w:tcBorders>
              <w:top w:val="single" w:sz="4" w:space="0" w:color="auto"/>
              <w:left w:val="single" w:sz="4" w:space="0" w:color="auto"/>
              <w:bottom w:val="single" w:sz="4" w:space="0" w:color="auto"/>
              <w:right w:val="single" w:sz="4" w:space="0" w:color="auto"/>
            </w:tcBorders>
            <w:shd w:val="clear" w:color="auto" w:fill="B0D0E2" w:themeFill="accent1" w:themeFillTint="66"/>
            <w:vAlign w:val="bottom"/>
            <w:hideMark/>
          </w:tcPr>
          <w:p w14:paraId="324D4FA3"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ADDED</w:t>
            </w:r>
          </w:p>
        </w:tc>
        <w:tc>
          <w:tcPr>
            <w:tcW w:w="23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F4E91F"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Staff has been working from home mostly up to until now.</w:t>
            </w:r>
          </w:p>
        </w:tc>
        <w:tc>
          <w:tcPr>
            <w:tcW w:w="5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0A0257E"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Verify that the Office monitors annual leave, sick leave etc. for fixed term staff and persons employed under temporary assistance (SCs, PAs and individual consultants). </w:t>
            </w:r>
          </w:p>
        </w:tc>
      </w:tr>
      <w:tr w:rsidR="00E217ED" w:rsidRPr="00BF631B" w14:paraId="6E11B765" w14:textId="77777777" w:rsidTr="00E217ED">
        <w:trPr>
          <w:trHeight w:val="1838"/>
        </w:trPr>
        <w:tc>
          <w:tcPr>
            <w:tcW w:w="1941" w:type="dxa"/>
            <w:tcBorders>
              <w:top w:val="nil"/>
              <w:left w:val="single" w:sz="4" w:space="0" w:color="000000"/>
              <w:bottom w:val="single" w:sz="4" w:space="0" w:color="auto"/>
              <w:right w:val="single" w:sz="4" w:space="0" w:color="000000"/>
            </w:tcBorders>
            <w:shd w:val="clear" w:color="auto" w:fill="auto"/>
            <w:vAlign w:val="bottom"/>
            <w:hideMark/>
          </w:tcPr>
          <w:p w14:paraId="77B34E54"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HR_O03_To  manage staff's contract, recruitment and performance effectively</w:t>
            </w:r>
          </w:p>
        </w:tc>
        <w:tc>
          <w:tcPr>
            <w:tcW w:w="2548" w:type="dxa"/>
            <w:tcBorders>
              <w:top w:val="single" w:sz="4" w:space="0" w:color="auto"/>
              <w:left w:val="nil"/>
              <w:bottom w:val="single" w:sz="4" w:space="0" w:color="auto"/>
              <w:right w:val="single" w:sz="4" w:space="0" w:color="000000"/>
            </w:tcBorders>
            <w:shd w:val="clear" w:color="auto" w:fill="auto"/>
            <w:vAlign w:val="bottom"/>
            <w:hideMark/>
          </w:tcPr>
          <w:p w14:paraId="34D0E26B"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Flawed recruitment processes may lead to appointment of incompetent staff thereby affecting the programmme delivery.</w:t>
            </w:r>
          </w:p>
        </w:tc>
        <w:tc>
          <w:tcPr>
            <w:tcW w:w="2982" w:type="dxa"/>
            <w:tcBorders>
              <w:top w:val="single" w:sz="4" w:space="0" w:color="auto"/>
              <w:left w:val="nil"/>
              <w:bottom w:val="single" w:sz="4" w:space="0" w:color="auto"/>
              <w:right w:val="single" w:sz="4" w:space="0" w:color="000000"/>
            </w:tcBorders>
            <w:shd w:val="clear" w:color="auto" w:fill="auto"/>
            <w:vAlign w:val="bottom"/>
            <w:hideMark/>
          </w:tcPr>
          <w:p w14:paraId="4C8AE256"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Recruitment policies and procedures are followed and complied with.</w:t>
            </w:r>
          </w:p>
        </w:tc>
        <w:tc>
          <w:tcPr>
            <w:tcW w:w="867" w:type="dxa"/>
            <w:tcBorders>
              <w:top w:val="single" w:sz="4" w:space="0" w:color="auto"/>
              <w:left w:val="nil"/>
              <w:bottom w:val="single" w:sz="4" w:space="0" w:color="auto"/>
              <w:right w:val="single" w:sz="4" w:space="0" w:color="000000"/>
            </w:tcBorders>
            <w:shd w:val="clear" w:color="auto" w:fill="B0D0E2" w:themeFill="accent1" w:themeFillTint="66"/>
            <w:vAlign w:val="bottom"/>
            <w:hideMark/>
          </w:tcPr>
          <w:p w14:paraId="0719D151"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KEEP FOR ALL</w:t>
            </w:r>
          </w:p>
        </w:tc>
        <w:tc>
          <w:tcPr>
            <w:tcW w:w="23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47FBC43"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There has been few recruitments in the past, except for the AA, which took a long time to fill due to the low salaries compared to the local cost of living.</w:t>
            </w:r>
          </w:p>
        </w:tc>
        <w:tc>
          <w:tcPr>
            <w:tcW w:w="5548" w:type="dxa"/>
            <w:tcBorders>
              <w:top w:val="single" w:sz="4" w:space="0" w:color="auto"/>
              <w:left w:val="nil"/>
              <w:bottom w:val="single" w:sz="4" w:space="0" w:color="auto"/>
              <w:right w:val="single" w:sz="4" w:space="0" w:color="auto"/>
            </w:tcBorders>
            <w:shd w:val="clear" w:color="auto" w:fill="auto"/>
            <w:vAlign w:val="bottom"/>
            <w:hideMark/>
          </w:tcPr>
          <w:p w14:paraId="336613C8"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Select a sample of recruitment actions of Fixed Term (profesional, NPOs, PAs) and temporary staff and assess their compliance with the recruitment policies. Verify that:</w:t>
            </w:r>
            <w:r w:rsidRPr="00F3358F">
              <w:rPr>
                <w:rFonts w:asciiTheme="minorBidi" w:hAnsiTheme="minorBidi" w:cstheme="minorBidi"/>
                <w:color w:val="000000"/>
                <w:sz w:val="16"/>
                <w:szCs w:val="16"/>
                <w:highlight w:val="darkGray"/>
                <w:lang w:eastAsia="zh-CN"/>
              </w:rPr>
              <w:br/>
              <w:t>1. Job descriptions have been prepared and vacancy notes reflect the requirements of the job description and that it has been advertised externally for two weeks to one month for GS and for one month for NPOs and professional posts. PAs are at the discretion of the manager. </w:t>
            </w:r>
            <w:r w:rsidRPr="00F3358F">
              <w:rPr>
                <w:rFonts w:asciiTheme="minorBidi" w:hAnsiTheme="minorBidi" w:cstheme="minorBidi"/>
                <w:color w:val="000000"/>
                <w:sz w:val="16"/>
                <w:szCs w:val="16"/>
                <w:highlight w:val="darkGray"/>
                <w:lang w:eastAsia="zh-CN"/>
              </w:rPr>
              <w:br/>
              <w:t>2. An evaluation panel's composition is compliant with the rules and candidates have been pre-selected against the essential requirements of the post and valid justifications for the final selected candidates have been</w:t>
            </w:r>
            <w:r w:rsidRPr="00F3358F">
              <w:rPr>
                <w:rFonts w:asciiTheme="minorBidi" w:hAnsiTheme="minorBidi" w:cstheme="minorBidi"/>
                <w:color w:val="000000"/>
                <w:sz w:val="16"/>
                <w:szCs w:val="16"/>
                <w:highlight w:val="darkGray"/>
                <w:u w:val="single"/>
                <w:lang w:eastAsia="zh-CN"/>
              </w:rPr>
              <w:t xml:space="preserve"> </w:t>
            </w:r>
            <w:r w:rsidRPr="00F3358F">
              <w:rPr>
                <w:rFonts w:asciiTheme="minorBidi" w:hAnsiTheme="minorBidi" w:cstheme="minorBidi"/>
                <w:color w:val="000000"/>
                <w:sz w:val="16"/>
                <w:szCs w:val="16"/>
                <w:highlight w:val="darkGray"/>
                <w:lang w:eastAsia="zh-CN"/>
              </w:rPr>
              <w:t>documented.</w:t>
            </w:r>
            <w:r w:rsidRPr="00F3358F">
              <w:rPr>
                <w:rFonts w:asciiTheme="minorBidi" w:hAnsiTheme="minorBidi" w:cstheme="minorBidi"/>
                <w:color w:val="000000"/>
                <w:sz w:val="16"/>
                <w:szCs w:val="16"/>
                <w:highlight w:val="darkGray"/>
                <w:u w:val="single"/>
                <w:lang w:eastAsia="zh-CN"/>
              </w:rPr>
              <w:t xml:space="preserve"> </w:t>
            </w:r>
            <w:r w:rsidRPr="00F3358F">
              <w:rPr>
                <w:rFonts w:asciiTheme="minorBidi" w:hAnsiTheme="minorBidi" w:cstheme="minorBidi"/>
                <w:color w:val="000000"/>
                <w:sz w:val="16"/>
                <w:szCs w:val="16"/>
                <w:highlight w:val="darkGray"/>
                <w:u w:val="single"/>
                <w:lang w:eastAsia="zh-CN"/>
              </w:rPr>
              <w:br/>
            </w:r>
            <w:r w:rsidRPr="00F3358F">
              <w:rPr>
                <w:rFonts w:asciiTheme="minorBidi" w:hAnsiTheme="minorBidi" w:cstheme="minorBidi"/>
                <w:color w:val="000000"/>
                <w:sz w:val="16"/>
                <w:szCs w:val="16"/>
                <w:highlight w:val="darkGray"/>
                <w:lang w:eastAsia="zh-CN"/>
              </w:rPr>
              <w:t>3. Checks of candidates' references and credentials are documented for the recruited staff. </w:t>
            </w:r>
          </w:p>
        </w:tc>
      </w:tr>
      <w:tr w:rsidR="00E217ED" w:rsidRPr="00BF631B" w14:paraId="4B3831CA" w14:textId="77777777" w:rsidTr="00E217ED">
        <w:trPr>
          <w:trHeight w:val="57"/>
        </w:trPr>
        <w:tc>
          <w:tcPr>
            <w:tcW w:w="194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8B5926E"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HR_O03_To  manage staff's contract, recruitment and performance effectively</w:t>
            </w:r>
          </w:p>
        </w:tc>
        <w:tc>
          <w:tcPr>
            <w:tcW w:w="2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8BF5FCD"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 xml:space="preserve">Flawed recruitment processes may lead to appointment of incompetent staff thereby </w:t>
            </w:r>
            <w:r w:rsidRPr="00BF631B">
              <w:rPr>
                <w:rFonts w:asciiTheme="minorBidi" w:hAnsiTheme="minorBidi" w:cstheme="minorBidi"/>
                <w:sz w:val="16"/>
                <w:szCs w:val="16"/>
                <w:lang w:eastAsia="zh-CN"/>
              </w:rPr>
              <w:lastRenderedPageBreak/>
              <w:t>affecting the programmme delivery.</w:t>
            </w:r>
          </w:p>
        </w:tc>
        <w:tc>
          <w:tcPr>
            <w:tcW w:w="298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0CB0D25"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lastRenderedPageBreak/>
              <w:t>Recruitment policies and procedures are followed and complied with.</w:t>
            </w:r>
          </w:p>
        </w:tc>
        <w:tc>
          <w:tcPr>
            <w:tcW w:w="867" w:type="dxa"/>
            <w:tcBorders>
              <w:top w:val="single" w:sz="4" w:space="0" w:color="auto"/>
              <w:left w:val="single" w:sz="4" w:space="0" w:color="auto"/>
              <w:bottom w:val="single" w:sz="4" w:space="0" w:color="auto"/>
              <w:right w:val="single" w:sz="4" w:space="0" w:color="auto"/>
            </w:tcBorders>
            <w:shd w:val="clear" w:color="auto" w:fill="B0D0E2" w:themeFill="accent1" w:themeFillTint="66"/>
            <w:vAlign w:val="bottom"/>
            <w:hideMark/>
          </w:tcPr>
          <w:p w14:paraId="18C41DD5"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KEEP FOR ALL</w:t>
            </w:r>
          </w:p>
        </w:tc>
        <w:tc>
          <w:tcPr>
            <w:tcW w:w="23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B9429B"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Some consultants are stationed in Nicaragua and El Salvador.</w:t>
            </w:r>
          </w:p>
        </w:tc>
        <w:tc>
          <w:tcPr>
            <w:tcW w:w="5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C3D000F"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b/>
                <w:bCs/>
                <w:color w:val="000000"/>
                <w:sz w:val="16"/>
                <w:szCs w:val="16"/>
                <w:highlight w:val="darkGray"/>
                <w:lang w:eastAsia="zh-CN"/>
              </w:rPr>
              <w:t>Consultants</w:t>
            </w:r>
            <w:r w:rsidRPr="00F3358F">
              <w:rPr>
                <w:rFonts w:asciiTheme="minorBidi" w:hAnsiTheme="minorBidi" w:cstheme="minorBidi"/>
                <w:color w:val="000000"/>
                <w:sz w:val="16"/>
                <w:szCs w:val="16"/>
                <w:highlight w:val="darkGray"/>
                <w:lang w:eastAsia="zh-CN"/>
              </w:rPr>
              <w:br/>
              <w:t xml:space="preserve">Select a judgemental sample of Individual Consultants contracts, and verify that: </w:t>
            </w:r>
            <w:r w:rsidRPr="00F3358F">
              <w:rPr>
                <w:rFonts w:asciiTheme="minorBidi" w:hAnsiTheme="minorBidi" w:cstheme="minorBidi"/>
                <w:color w:val="000000"/>
                <w:sz w:val="16"/>
                <w:szCs w:val="16"/>
                <w:highlight w:val="darkGray"/>
                <w:lang w:eastAsia="zh-CN"/>
              </w:rPr>
              <w:br/>
              <w:t xml:space="preserve">1. a comparison of 3 CVs was done for contracts above $20,000 and same </w:t>
            </w:r>
            <w:r w:rsidRPr="00F3358F">
              <w:rPr>
                <w:rFonts w:asciiTheme="minorBidi" w:hAnsiTheme="minorBidi" w:cstheme="minorBidi"/>
                <w:color w:val="000000"/>
                <w:sz w:val="16"/>
                <w:szCs w:val="16"/>
                <w:highlight w:val="darkGray"/>
                <w:lang w:eastAsia="zh-CN"/>
              </w:rPr>
              <w:lastRenderedPageBreak/>
              <w:t>process applies for repetitive contracts</w:t>
            </w:r>
            <w:r w:rsidRPr="00F3358F">
              <w:rPr>
                <w:rFonts w:asciiTheme="minorBidi" w:hAnsiTheme="minorBidi" w:cstheme="minorBidi"/>
                <w:color w:val="000000"/>
                <w:sz w:val="16"/>
                <w:szCs w:val="16"/>
                <w:highlight w:val="darkGray"/>
                <w:lang w:eastAsia="zh-CN"/>
              </w:rPr>
              <w:br/>
              <w:t>2. the experience in the CV is relevant and adequate and salary is aligned with consultants salary scales per range of years of experience. </w:t>
            </w:r>
            <w:r w:rsidRPr="00F3358F">
              <w:rPr>
                <w:rFonts w:asciiTheme="minorBidi" w:hAnsiTheme="minorBidi" w:cstheme="minorBidi"/>
                <w:color w:val="000000"/>
                <w:sz w:val="16"/>
                <w:szCs w:val="16"/>
                <w:highlight w:val="darkGray"/>
                <w:lang w:eastAsia="zh-CN"/>
              </w:rPr>
              <w:br/>
              <w:t xml:space="preserve">3. TOR are appropriate and time-bound to provide adequate, clear and complete information on tasks which should be competitive in nature and not tasks that should only be performed by fixed term staff. </w:t>
            </w:r>
            <w:r w:rsidRPr="00F3358F">
              <w:rPr>
                <w:rFonts w:asciiTheme="minorBidi" w:hAnsiTheme="minorBidi" w:cstheme="minorBidi"/>
                <w:color w:val="000000"/>
                <w:sz w:val="16"/>
                <w:szCs w:val="16"/>
                <w:highlight w:val="darkGray"/>
                <w:lang w:eastAsia="zh-CN"/>
              </w:rPr>
              <w:br/>
              <w:t>8. travel lumps for consultants are supported by clear cost estimates and travel plans.</w:t>
            </w:r>
            <w:r w:rsidRPr="00F3358F">
              <w:rPr>
                <w:rFonts w:asciiTheme="minorBidi" w:hAnsiTheme="minorBidi" w:cstheme="minorBidi"/>
                <w:color w:val="000000"/>
                <w:sz w:val="16"/>
                <w:szCs w:val="16"/>
                <w:highlight w:val="darkGray"/>
                <w:lang w:eastAsia="zh-CN"/>
              </w:rPr>
              <w:br/>
              <w:t>7. evidence of deliverables and TOR fulfilment before payment is processed.</w:t>
            </w:r>
          </w:p>
        </w:tc>
      </w:tr>
      <w:tr w:rsidR="00E217ED" w:rsidRPr="00BF631B" w14:paraId="2ED3C8D8" w14:textId="77777777" w:rsidTr="00E217ED">
        <w:trPr>
          <w:trHeight w:val="853"/>
        </w:trPr>
        <w:tc>
          <w:tcPr>
            <w:tcW w:w="1941" w:type="dxa"/>
            <w:tcBorders>
              <w:top w:val="single" w:sz="4" w:space="0" w:color="auto"/>
              <w:left w:val="single" w:sz="4" w:space="0" w:color="auto"/>
              <w:bottom w:val="single" w:sz="4" w:space="0" w:color="auto"/>
              <w:right w:val="single" w:sz="4" w:space="0" w:color="auto"/>
            </w:tcBorders>
            <w:shd w:val="clear" w:color="000000" w:fill="F2F2F2"/>
            <w:vAlign w:val="bottom"/>
            <w:hideMark/>
          </w:tcPr>
          <w:p w14:paraId="45DAF36A"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lastRenderedPageBreak/>
              <w:t>HR_O03_To  manage staff's contract, recruitment and performance effectively</w:t>
            </w:r>
          </w:p>
        </w:tc>
        <w:tc>
          <w:tcPr>
            <w:tcW w:w="2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BB90BF6"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Ineffective contract management may expose the Organization to legal and financial risks </w:t>
            </w:r>
          </w:p>
        </w:tc>
        <w:tc>
          <w:tcPr>
            <w:tcW w:w="298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0CD023" w14:textId="77777777" w:rsidR="00914483" w:rsidRPr="00BF631B" w:rsidRDefault="00914483" w:rsidP="006A05D5">
            <w:pPr>
              <w:rPr>
                <w:rFonts w:asciiTheme="minorBidi" w:hAnsiTheme="minorBidi" w:cstheme="minorBidi"/>
                <w:sz w:val="16"/>
                <w:szCs w:val="16"/>
                <w:lang w:eastAsia="zh-CN"/>
              </w:rPr>
            </w:pPr>
            <w:r w:rsidRPr="00BF631B">
              <w:rPr>
                <w:rFonts w:asciiTheme="minorBidi" w:hAnsiTheme="minorBidi" w:cstheme="minorBidi"/>
                <w:sz w:val="16"/>
                <w:szCs w:val="16"/>
                <w:lang w:eastAsia="zh-CN"/>
              </w:rPr>
              <w:t>The HR Manual provides guidance, rules and procedures on staff contract management</w:t>
            </w:r>
          </w:p>
        </w:tc>
        <w:tc>
          <w:tcPr>
            <w:tcW w:w="867" w:type="dxa"/>
            <w:tcBorders>
              <w:top w:val="single" w:sz="4" w:space="0" w:color="auto"/>
              <w:left w:val="single" w:sz="4" w:space="0" w:color="auto"/>
              <w:bottom w:val="single" w:sz="4" w:space="0" w:color="auto"/>
              <w:right w:val="single" w:sz="4" w:space="0" w:color="auto"/>
            </w:tcBorders>
            <w:shd w:val="clear" w:color="auto" w:fill="B0D0E2" w:themeFill="accent1" w:themeFillTint="66"/>
            <w:vAlign w:val="bottom"/>
            <w:hideMark/>
          </w:tcPr>
          <w:p w14:paraId="57997441"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KEEP FOR ALL</w:t>
            </w:r>
          </w:p>
        </w:tc>
        <w:tc>
          <w:tcPr>
            <w:tcW w:w="23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0DBB87"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 xml:space="preserve">Staff contracts follow the structure based on the Office's role. </w:t>
            </w:r>
          </w:p>
        </w:tc>
        <w:tc>
          <w:tcPr>
            <w:tcW w:w="5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AE002AE"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b/>
                <w:bCs/>
                <w:color w:val="000000"/>
                <w:sz w:val="16"/>
                <w:szCs w:val="16"/>
                <w:highlight w:val="darkGray"/>
                <w:lang w:eastAsia="zh-CN"/>
              </w:rPr>
              <w:t>HR Contract Management· </w:t>
            </w:r>
            <w:r w:rsidRPr="00F3358F">
              <w:rPr>
                <w:rFonts w:asciiTheme="minorBidi" w:hAnsiTheme="minorBidi" w:cstheme="minorBidi"/>
                <w:color w:val="000000"/>
                <w:sz w:val="16"/>
                <w:szCs w:val="16"/>
                <w:highlight w:val="darkGray"/>
                <w:lang w:eastAsia="zh-CN"/>
              </w:rPr>
              <w:br/>
              <w:t>1. Verify the right contract modality was used· </w:t>
            </w:r>
            <w:r w:rsidRPr="00F3358F">
              <w:rPr>
                <w:rFonts w:asciiTheme="minorBidi" w:hAnsiTheme="minorBidi" w:cstheme="minorBidi"/>
                <w:color w:val="000000"/>
                <w:sz w:val="16"/>
                <w:szCs w:val="16"/>
                <w:highlight w:val="darkGray"/>
                <w:lang w:eastAsia="zh-CN"/>
              </w:rPr>
              <w:br/>
            </w:r>
            <w:r w:rsidRPr="00F3358F">
              <w:rPr>
                <w:rFonts w:asciiTheme="minorBidi" w:hAnsiTheme="minorBidi" w:cstheme="minorBidi"/>
                <w:sz w:val="16"/>
                <w:szCs w:val="16"/>
                <w:highlight w:val="darkGray"/>
                <w:lang w:eastAsia="zh-CN"/>
              </w:rPr>
              <w:t xml:space="preserve">2. Ensure that the contract is signed by both parties before the first day of work </w:t>
            </w:r>
            <w:r w:rsidRPr="00F3358F">
              <w:rPr>
                <w:rFonts w:asciiTheme="minorBidi" w:hAnsiTheme="minorBidi" w:cstheme="minorBidi"/>
                <w:color w:val="00B050"/>
                <w:sz w:val="16"/>
                <w:szCs w:val="16"/>
                <w:highlight w:val="darkGray"/>
                <w:lang w:eastAsia="zh-CN"/>
              </w:rPr>
              <w:br/>
            </w:r>
            <w:r w:rsidRPr="00F3358F">
              <w:rPr>
                <w:rFonts w:asciiTheme="minorBidi" w:hAnsiTheme="minorBidi" w:cstheme="minorBidi"/>
                <w:color w:val="000000"/>
                <w:sz w:val="16"/>
                <w:szCs w:val="16"/>
                <w:highlight w:val="darkGray"/>
                <w:lang w:eastAsia="zh-CN"/>
              </w:rPr>
              <w:t>3. Contract duration · </w:t>
            </w:r>
            <w:r w:rsidRPr="00F3358F">
              <w:rPr>
                <w:rFonts w:asciiTheme="minorBidi" w:hAnsiTheme="minorBidi" w:cstheme="minorBidi"/>
                <w:color w:val="000000"/>
                <w:sz w:val="16"/>
                <w:szCs w:val="16"/>
                <w:highlight w:val="darkGray"/>
                <w:lang w:eastAsia="zh-CN"/>
              </w:rPr>
              <w:br/>
              <w:t xml:space="preserve">4. Affiliation to local social security scheme for SC holders </w:t>
            </w:r>
          </w:p>
        </w:tc>
      </w:tr>
      <w:tr w:rsidR="00E217ED" w:rsidRPr="00BF631B" w14:paraId="5021091A" w14:textId="77777777" w:rsidTr="00E217ED">
        <w:trPr>
          <w:trHeight w:val="2661"/>
        </w:trPr>
        <w:tc>
          <w:tcPr>
            <w:tcW w:w="194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DCCD539"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HR_O03_To  manage staff's contract, recruitment and performance effectively</w:t>
            </w:r>
          </w:p>
        </w:tc>
        <w:tc>
          <w:tcPr>
            <w:tcW w:w="2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1C9B84"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Errors in the attribution of staff entitlements may negatively impact staff motivation and may lead legal risks</w:t>
            </w:r>
          </w:p>
        </w:tc>
        <w:tc>
          <w:tcPr>
            <w:tcW w:w="298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286C616"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Local and professional staff are given entitlements in line with the guidelines in the HR Manual as well as UN ICSC</w:t>
            </w:r>
          </w:p>
        </w:tc>
        <w:tc>
          <w:tcPr>
            <w:tcW w:w="867" w:type="dxa"/>
            <w:tcBorders>
              <w:top w:val="single" w:sz="4" w:space="0" w:color="auto"/>
              <w:left w:val="single" w:sz="4" w:space="0" w:color="auto"/>
              <w:bottom w:val="single" w:sz="4" w:space="0" w:color="auto"/>
              <w:right w:val="single" w:sz="4" w:space="0" w:color="auto"/>
            </w:tcBorders>
            <w:shd w:val="clear" w:color="auto" w:fill="FFFF00"/>
            <w:vAlign w:val="bottom"/>
            <w:hideMark/>
          </w:tcPr>
          <w:p w14:paraId="5769F722"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ADDED</w:t>
            </w:r>
          </w:p>
        </w:tc>
        <w:tc>
          <w:tcPr>
            <w:tcW w:w="23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3AB596"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 xml:space="preserve">The largest Fund Reservation payments pertain to Education Grants. </w:t>
            </w:r>
          </w:p>
        </w:tc>
        <w:tc>
          <w:tcPr>
            <w:tcW w:w="5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54F3FD" w14:textId="5B5EF3F4"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b/>
                <w:bCs/>
                <w:color w:val="000000"/>
                <w:sz w:val="16"/>
                <w:szCs w:val="16"/>
                <w:highlight w:val="darkGray"/>
                <w:lang w:eastAsia="zh-CN"/>
              </w:rPr>
              <w:t>Benefits and Entitlements</w:t>
            </w:r>
            <w:r w:rsidRPr="00F3358F">
              <w:rPr>
                <w:rFonts w:asciiTheme="minorBidi" w:hAnsiTheme="minorBidi" w:cstheme="minorBidi"/>
                <w:b/>
                <w:bCs/>
                <w:color w:val="000000"/>
                <w:sz w:val="16"/>
                <w:szCs w:val="16"/>
                <w:highlight w:val="darkGray"/>
                <w:lang w:eastAsia="zh-CN"/>
              </w:rPr>
              <w:br/>
            </w:r>
            <w:r w:rsidRPr="00F3358F">
              <w:rPr>
                <w:rFonts w:asciiTheme="minorBidi" w:hAnsiTheme="minorBidi" w:cstheme="minorBidi"/>
                <w:color w:val="000000"/>
                <w:sz w:val="16"/>
                <w:szCs w:val="16"/>
                <w:highlight w:val="darkGray"/>
                <w:lang w:eastAsia="zh-CN"/>
              </w:rPr>
              <w:t>1. Confirm that internationally recruited professional staff  are rotated out of the duty station once 2 year assignment has been completed for hardship duty stations and 5 years for non-hardship duty stations.</w:t>
            </w:r>
            <w:r w:rsidRPr="00F3358F">
              <w:rPr>
                <w:rFonts w:asciiTheme="minorBidi" w:hAnsiTheme="minorBidi" w:cstheme="minorBidi"/>
                <w:color w:val="000000"/>
                <w:sz w:val="16"/>
                <w:szCs w:val="16"/>
                <w:highlight w:val="darkGray"/>
                <w:lang w:eastAsia="zh-CN"/>
              </w:rPr>
              <w:br/>
              <w:t>2. Verify that staff receive the relevant danger pay (US $ 1,600 per month)</w:t>
            </w:r>
            <w:r w:rsidRPr="00F3358F">
              <w:rPr>
                <w:rFonts w:asciiTheme="minorBidi" w:hAnsiTheme="minorBidi" w:cstheme="minorBidi"/>
                <w:color w:val="000000"/>
                <w:sz w:val="16"/>
                <w:szCs w:val="16"/>
                <w:highlight w:val="darkGray"/>
                <w:lang w:eastAsia="zh-CN"/>
              </w:rPr>
              <w:br/>
              <w:t>3. For hardship duty stations confirm that P staff take Rest &amp; Recuperation every 6 weeks to the designated destinations.</w:t>
            </w:r>
            <w:r w:rsidRPr="00F3358F">
              <w:rPr>
                <w:rFonts w:asciiTheme="minorBidi" w:hAnsiTheme="minorBidi" w:cstheme="minorBidi"/>
                <w:color w:val="000000"/>
                <w:sz w:val="16"/>
                <w:szCs w:val="16"/>
                <w:highlight w:val="darkGray"/>
                <w:lang w:eastAsia="zh-CN"/>
              </w:rPr>
              <w:br/>
              <w:t>4. Salary calculation/benefits according to level of function and prevailing local salary rates</w:t>
            </w:r>
            <w:r w:rsidRPr="00F3358F">
              <w:rPr>
                <w:rFonts w:asciiTheme="minorBidi" w:hAnsiTheme="minorBidi" w:cstheme="minorBidi"/>
                <w:color w:val="000000"/>
                <w:sz w:val="16"/>
                <w:szCs w:val="16"/>
                <w:highlight w:val="darkGray"/>
                <w:lang w:eastAsia="zh-CN"/>
              </w:rPr>
              <w:br/>
              <w:t>5. Assess that justification for salary of locally recruited staff is available, including justification for all increases.  </w:t>
            </w:r>
            <w:r w:rsidRPr="00F3358F">
              <w:rPr>
                <w:rFonts w:asciiTheme="minorBidi" w:hAnsiTheme="minorBidi" w:cstheme="minorBidi"/>
                <w:color w:val="000000"/>
                <w:sz w:val="16"/>
                <w:szCs w:val="16"/>
                <w:highlight w:val="darkGray"/>
                <w:lang w:eastAsia="zh-CN"/>
              </w:rPr>
              <w:br/>
              <w:t xml:space="preserve">6. Verify through a judgemental sample that payments of benefits and entitlements are supported. </w:t>
            </w:r>
          </w:p>
        </w:tc>
      </w:tr>
      <w:tr w:rsidR="00E217ED" w:rsidRPr="00BF631B" w14:paraId="523CD2FE" w14:textId="77777777" w:rsidTr="00057C52">
        <w:trPr>
          <w:trHeight w:val="54"/>
        </w:trPr>
        <w:tc>
          <w:tcPr>
            <w:tcW w:w="194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66FC45"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 HR_O03_To  manage staff's contract, recruitment and performance effectively</w:t>
            </w:r>
          </w:p>
        </w:tc>
        <w:tc>
          <w:tcPr>
            <w:tcW w:w="2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FE8A407"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Low staff morale and unethical staff behavior resulting in low productivity, misconducts and fraud.This may come as a result of poor people management skills of the Director or the Head of Office.</w:t>
            </w:r>
          </w:p>
        </w:tc>
        <w:tc>
          <w:tcPr>
            <w:tcW w:w="298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AE98CE4"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Organizing regular staff meetings, retreats and surveys to encourage to open up and provide feedback on management aspects that need to be improved for a better working environment.</w:t>
            </w:r>
          </w:p>
        </w:tc>
        <w:tc>
          <w:tcPr>
            <w:tcW w:w="867" w:type="dxa"/>
            <w:tcBorders>
              <w:top w:val="single" w:sz="4" w:space="0" w:color="auto"/>
              <w:left w:val="single" w:sz="4" w:space="0" w:color="auto"/>
              <w:bottom w:val="single" w:sz="4" w:space="0" w:color="auto"/>
              <w:right w:val="single" w:sz="4" w:space="0" w:color="auto"/>
            </w:tcBorders>
            <w:shd w:val="clear" w:color="auto" w:fill="D7E7F0" w:themeFill="accent1" w:themeFillTint="33"/>
            <w:vAlign w:val="bottom"/>
            <w:hideMark/>
          </w:tcPr>
          <w:p w14:paraId="7CCED37A"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KEEP FOR ALL</w:t>
            </w:r>
          </w:p>
        </w:tc>
        <w:tc>
          <w:tcPr>
            <w:tcW w:w="23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93E88E"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 xml:space="preserve">The Office's morale is not high as indicated by the Administrative Unit. </w:t>
            </w:r>
          </w:p>
        </w:tc>
        <w:tc>
          <w:tcPr>
            <w:tcW w:w="5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4D6588"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b/>
                <w:bCs/>
                <w:color w:val="000000"/>
                <w:sz w:val="16"/>
                <w:szCs w:val="16"/>
                <w:highlight w:val="darkGray"/>
                <w:lang w:eastAsia="zh-CN"/>
              </w:rPr>
              <w:t>HR Survey</w:t>
            </w:r>
            <w:r w:rsidRPr="00F3358F">
              <w:rPr>
                <w:rFonts w:asciiTheme="minorBidi" w:hAnsiTheme="minorBidi" w:cstheme="minorBidi"/>
                <w:color w:val="000000"/>
                <w:sz w:val="16"/>
                <w:szCs w:val="16"/>
                <w:highlight w:val="darkGray"/>
                <w:lang w:eastAsia="zh-CN"/>
              </w:rPr>
              <w:br/>
              <w:t>Carry out a survey to take the pulse of staff morale, office ethics practices and determine staff fraud awareness i.e. whether they know how to identify and report fraud.</w:t>
            </w:r>
          </w:p>
        </w:tc>
      </w:tr>
      <w:tr w:rsidR="00E217ED" w:rsidRPr="00BF631B" w14:paraId="41388ABD" w14:textId="77777777" w:rsidTr="00E217ED">
        <w:trPr>
          <w:trHeight w:val="1385"/>
        </w:trPr>
        <w:tc>
          <w:tcPr>
            <w:tcW w:w="194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774A25"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TRAV_O01_To  complete missions in line with the AM</w:t>
            </w:r>
          </w:p>
        </w:tc>
        <w:tc>
          <w:tcPr>
            <w:tcW w:w="2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642830"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 xml:space="preserve">Lack of travel plan may increase costs    Staff forego/receive incorrect entitlements exposing the Organization to litigations and financial loss </w:t>
            </w:r>
          </w:p>
        </w:tc>
        <w:tc>
          <w:tcPr>
            <w:tcW w:w="298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667C80"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 Rules in the AM</w:t>
            </w:r>
          </w:p>
        </w:tc>
        <w:tc>
          <w:tcPr>
            <w:tcW w:w="867" w:type="dxa"/>
            <w:tcBorders>
              <w:top w:val="single" w:sz="4" w:space="0" w:color="auto"/>
              <w:left w:val="single" w:sz="4" w:space="0" w:color="auto"/>
              <w:bottom w:val="single" w:sz="4" w:space="0" w:color="auto"/>
              <w:right w:val="single" w:sz="4" w:space="0" w:color="auto"/>
            </w:tcBorders>
            <w:shd w:val="clear" w:color="auto" w:fill="FFFF00"/>
            <w:vAlign w:val="bottom"/>
            <w:hideMark/>
          </w:tcPr>
          <w:p w14:paraId="1CC31AC9"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ADDED</w:t>
            </w:r>
          </w:p>
        </w:tc>
        <w:tc>
          <w:tcPr>
            <w:tcW w:w="23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3E75429"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The Office travelled a lot before the COVID-19 crisis.</w:t>
            </w:r>
          </w:p>
        </w:tc>
        <w:tc>
          <w:tcPr>
            <w:tcW w:w="5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C9452C7"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b/>
                <w:bCs/>
                <w:color w:val="000000"/>
                <w:sz w:val="16"/>
                <w:szCs w:val="16"/>
                <w:highlight w:val="darkGray"/>
                <w:lang w:eastAsia="zh-CN"/>
              </w:rPr>
              <w:t xml:space="preserve">Travel </w:t>
            </w:r>
            <w:r w:rsidRPr="00F3358F">
              <w:rPr>
                <w:rFonts w:asciiTheme="minorBidi" w:hAnsiTheme="minorBidi" w:cstheme="minorBidi"/>
                <w:color w:val="000000"/>
                <w:sz w:val="16"/>
                <w:szCs w:val="16"/>
                <w:highlight w:val="darkGray"/>
                <w:lang w:eastAsia="zh-CN"/>
              </w:rPr>
              <w:br/>
              <w:t xml:space="preserve">1. Review the use of travel plan in terms of planning and organizing travel in the region. </w:t>
            </w:r>
            <w:r w:rsidRPr="00F3358F">
              <w:rPr>
                <w:rFonts w:asciiTheme="minorBidi" w:hAnsiTheme="minorBidi" w:cstheme="minorBidi"/>
                <w:color w:val="000000"/>
                <w:sz w:val="16"/>
                <w:szCs w:val="16"/>
                <w:highlight w:val="darkGray"/>
                <w:lang w:eastAsia="zh-CN"/>
              </w:rPr>
              <w:br/>
              <w:t>2. Select a judgemental sample of missions  and verify compliance with applicable rules (including: identification of travel needs (travel orders), preparation of travel arrangements (travel plans, UNDSS security clearances, BSAFE certificates), payment processing (travel claims), mission effectiveness (mission reports)) </w:t>
            </w:r>
            <w:r w:rsidRPr="00F3358F">
              <w:rPr>
                <w:rFonts w:asciiTheme="minorBidi" w:hAnsiTheme="minorBidi" w:cstheme="minorBidi"/>
                <w:color w:val="000000"/>
                <w:sz w:val="16"/>
                <w:szCs w:val="16"/>
                <w:highlight w:val="darkGray"/>
                <w:lang w:eastAsia="zh-CN"/>
              </w:rPr>
              <w:br/>
              <w:t>3. Trace missions to tulip calendars to ensure staff record missions for proper monitoring of absenteeism or absence from the office/duty station.</w:t>
            </w:r>
          </w:p>
        </w:tc>
      </w:tr>
      <w:tr w:rsidR="00E217ED" w:rsidRPr="00BF631B" w14:paraId="48296E40" w14:textId="77777777" w:rsidTr="00E217ED">
        <w:trPr>
          <w:trHeight w:val="1181"/>
        </w:trPr>
        <w:tc>
          <w:tcPr>
            <w:tcW w:w="194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12F4476"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lastRenderedPageBreak/>
              <w:t xml:space="preserve">GADM_O01_To provide staff with have a secure and safe office environment </w:t>
            </w:r>
          </w:p>
        </w:tc>
        <w:tc>
          <w:tcPr>
            <w:tcW w:w="2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D622780"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Low compliance with Security Risk Management Measures and UNDSS recommendations may affect staff’s security and  wellbeing</w:t>
            </w:r>
          </w:p>
        </w:tc>
        <w:tc>
          <w:tcPr>
            <w:tcW w:w="298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9924207"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SRM Measures compliant premises </w:t>
            </w:r>
          </w:p>
        </w:tc>
        <w:tc>
          <w:tcPr>
            <w:tcW w:w="867" w:type="dxa"/>
            <w:tcBorders>
              <w:top w:val="single" w:sz="4" w:space="0" w:color="auto"/>
              <w:left w:val="single" w:sz="4" w:space="0" w:color="auto"/>
              <w:bottom w:val="single" w:sz="4" w:space="0" w:color="auto"/>
              <w:right w:val="single" w:sz="4" w:space="0" w:color="auto"/>
            </w:tcBorders>
            <w:shd w:val="clear" w:color="auto" w:fill="FFFF00"/>
            <w:vAlign w:val="bottom"/>
            <w:hideMark/>
          </w:tcPr>
          <w:p w14:paraId="3AFBC901"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ADDED</w:t>
            </w:r>
          </w:p>
        </w:tc>
        <w:tc>
          <w:tcPr>
            <w:tcW w:w="23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85B099F"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Countries in the region have a high security risk level.</w:t>
            </w:r>
          </w:p>
        </w:tc>
        <w:tc>
          <w:tcPr>
            <w:tcW w:w="5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78D05F0"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b/>
                <w:bCs/>
                <w:color w:val="000000"/>
                <w:sz w:val="16"/>
                <w:szCs w:val="16"/>
                <w:highlight w:val="darkGray"/>
                <w:lang w:eastAsia="zh-CN"/>
              </w:rPr>
              <w:t>Security and safety office environment</w:t>
            </w:r>
            <w:r w:rsidRPr="00F3358F">
              <w:rPr>
                <w:rFonts w:asciiTheme="minorBidi" w:hAnsiTheme="minorBidi" w:cstheme="minorBidi"/>
                <w:b/>
                <w:bCs/>
                <w:color w:val="000000"/>
                <w:sz w:val="16"/>
                <w:szCs w:val="16"/>
                <w:highlight w:val="darkGray"/>
                <w:lang w:eastAsia="zh-CN"/>
              </w:rPr>
              <w:br/>
            </w:r>
            <w:r w:rsidRPr="00F3358F">
              <w:rPr>
                <w:rFonts w:asciiTheme="minorBidi" w:hAnsiTheme="minorBidi" w:cstheme="minorBidi"/>
                <w:color w:val="000000"/>
                <w:sz w:val="16"/>
                <w:szCs w:val="16"/>
                <w:highlight w:val="darkGray"/>
                <w:lang w:eastAsia="zh-CN"/>
              </w:rPr>
              <w:t xml:space="preserve">Verify that:  </w:t>
            </w:r>
            <w:r w:rsidRPr="00F3358F">
              <w:rPr>
                <w:rFonts w:asciiTheme="minorBidi" w:hAnsiTheme="minorBidi" w:cstheme="minorBidi"/>
                <w:color w:val="000000"/>
                <w:sz w:val="16"/>
                <w:szCs w:val="16"/>
                <w:highlight w:val="darkGray"/>
                <w:lang w:eastAsia="zh-CN"/>
              </w:rPr>
              <w:br/>
              <w:t>1. There a designated security focal point</w:t>
            </w:r>
            <w:r w:rsidRPr="00F3358F">
              <w:rPr>
                <w:rFonts w:asciiTheme="minorBidi" w:hAnsiTheme="minorBidi" w:cstheme="minorBidi"/>
                <w:color w:val="000000"/>
                <w:sz w:val="16"/>
                <w:szCs w:val="16"/>
                <w:highlight w:val="darkGray"/>
                <w:lang w:eastAsia="zh-CN"/>
              </w:rPr>
              <w:br/>
              <w:t>2. The office possess a checklist for Security Risk Management Measures (SRM Measures) and is it in compliance with them</w:t>
            </w:r>
            <w:r w:rsidRPr="00F3358F">
              <w:rPr>
                <w:rFonts w:asciiTheme="minorBidi" w:hAnsiTheme="minorBidi" w:cstheme="minorBidi"/>
                <w:color w:val="000000"/>
                <w:sz w:val="16"/>
                <w:szCs w:val="16"/>
                <w:highlight w:val="darkGray"/>
                <w:lang w:eastAsia="zh-CN"/>
              </w:rPr>
              <w:br/>
              <w:t>3. The  UNDSS Facility Safety and Security Survey (FSSS) assessment was conducted and recommendations were implemented </w:t>
            </w:r>
            <w:r w:rsidRPr="00F3358F">
              <w:rPr>
                <w:rFonts w:asciiTheme="minorBidi" w:hAnsiTheme="minorBidi" w:cstheme="minorBidi"/>
                <w:color w:val="000000"/>
                <w:sz w:val="16"/>
                <w:szCs w:val="16"/>
                <w:highlight w:val="darkGray"/>
                <w:lang w:eastAsia="zh-CN"/>
              </w:rPr>
              <w:br/>
              <w:t>4. Establish whether the Office participates in the SMT meetings</w:t>
            </w:r>
          </w:p>
        </w:tc>
      </w:tr>
      <w:tr w:rsidR="00E217ED" w:rsidRPr="00BF631B" w14:paraId="32CC8DDB" w14:textId="77777777" w:rsidTr="00E217ED">
        <w:trPr>
          <w:trHeight w:val="1545"/>
        </w:trPr>
        <w:tc>
          <w:tcPr>
            <w:tcW w:w="194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777193"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GADM_O02_To ensure the Health and safety of staff</w:t>
            </w:r>
          </w:p>
        </w:tc>
        <w:tc>
          <w:tcPr>
            <w:tcW w:w="2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94D1CED"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Sanitary risks related COVID-19 crisis impact on staff</w:t>
            </w:r>
          </w:p>
        </w:tc>
        <w:tc>
          <w:tcPr>
            <w:tcW w:w="298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E5B61C7"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Field Office follow host country and/or UNDSS guidelines </w:t>
            </w:r>
          </w:p>
        </w:tc>
        <w:tc>
          <w:tcPr>
            <w:tcW w:w="867" w:type="dxa"/>
            <w:tcBorders>
              <w:top w:val="single" w:sz="4" w:space="0" w:color="auto"/>
              <w:left w:val="single" w:sz="4" w:space="0" w:color="auto"/>
              <w:bottom w:val="single" w:sz="4" w:space="0" w:color="auto"/>
              <w:right w:val="single" w:sz="4" w:space="0" w:color="auto"/>
            </w:tcBorders>
            <w:shd w:val="clear" w:color="auto" w:fill="FFFF00"/>
            <w:vAlign w:val="bottom"/>
            <w:hideMark/>
          </w:tcPr>
          <w:p w14:paraId="52C2D32D"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ADDED</w:t>
            </w:r>
          </w:p>
        </w:tc>
        <w:tc>
          <w:tcPr>
            <w:tcW w:w="23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2C54EB"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 </w:t>
            </w:r>
          </w:p>
        </w:tc>
        <w:tc>
          <w:tcPr>
            <w:tcW w:w="5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AC2809C"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b/>
                <w:bCs/>
                <w:color w:val="000000"/>
                <w:sz w:val="16"/>
                <w:szCs w:val="16"/>
                <w:highlight w:val="darkGray"/>
                <w:lang w:eastAsia="zh-CN"/>
              </w:rPr>
              <w:t>COVID-19</w:t>
            </w:r>
            <w:r w:rsidRPr="00F3358F">
              <w:rPr>
                <w:rFonts w:asciiTheme="minorBidi" w:hAnsiTheme="minorBidi" w:cstheme="minorBidi"/>
                <w:color w:val="000000"/>
                <w:sz w:val="16"/>
                <w:szCs w:val="16"/>
                <w:highlight w:val="darkGray"/>
                <w:lang w:eastAsia="zh-CN"/>
              </w:rPr>
              <w:br/>
              <w:t>Assess if the Office is performing duty of care:</w:t>
            </w:r>
            <w:r w:rsidRPr="00F3358F">
              <w:rPr>
                <w:rFonts w:asciiTheme="minorBidi" w:hAnsiTheme="minorBidi" w:cstheme="minorBidi"/>
                <w:color w:val="000000"/>
                <w:sz w:val="16"/>
                <w:szCs w:val="16"/>
                <w:highlight w:val="darkGray"/>
                <w:lang w:eastAsia="zh-CN"/>
              </w:rPr>
              <w:br/>
              <w:t>1. Determine if the Office has a budget for sanitary measures. </w:t>
            </w:r>
            <w:r w:rsidRPr="00F3358F">
              <w:rPr>
                <w:rFonts w:asciiTheme="minorBidi" w:hAnsiTheme="minorBidi" w:cstheme="minorBidi"/>
                <w:color w:val="000000"/>
                <w:sz w:val="16"/>
                <w:szCs w:val="16"/>
                <w:highlight w:val="darkGray"/>
                <w:lang w:eastAsia="zh-CN"/>
              </w:rPr>
              <w:br/>
              <w:t>2. Determine if the Office leverage on the UNDSS. Confirm with the Chief of HQ-Field Security whether the Office is included in the US$500,000 budget dedicated for COVID-19 response for the field offices. </w:t>
            </w:r>
            <w:r w:rsidRPr="00F3358F">
              <w:rPr>
                <w:rFonts w:asciiTheme="minorBidi" w:hAnsiTheme="minorBidi" w:cstheme="minorBidi"/>
                <w:color w:val="000000"/>
                <w:sz w:val="16"/>
                <w:szCs w:val="16"/>
                <w:highlight w:val="darkGray"/>
                <w:lang w:eastAsia="zh-CN"/>
              </w:rPr>
              <w:br/>
              <w:t>3. Confirm with the Office whether any measures have actually been undertaken to protect staff and visitors to the premises. </w:t>
            </w:r>
          </w:p>
        </w:tc>
      </w:tr>
      <w:tr w:rsidR="00E217ED" w:rsidRPr="00BF631B" w14:paraId="34EC285A" w14:textId="77777777" w:rsidTr="00E217ED">
        <w:trPr>
          <w:trHeight w:val="918"/>
        </w:trPr>
        <w:tc>
          <w:tcPr>
            <w:tcW w:w="194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6AD256"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 xml:space="preserve">GADM_O03_To manage operations in a sustainable manner </w:t>
            </w:r>
          </w:p>
        </w:tc>
        <w:tc>
          <w:tcPr>
            <w:tcW w:w="2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142DE5"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 xml:space="preserve"> </w:t>
            </w:r>
          </w:p>
        </w:tc>
        <w:tc>
          <w:tcPr>
            <w:tcW w:w="298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6317F62"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Currently no guidelines and rules exist for field office. </w:t>
            </w:r>
          </w:p>
        </w:tc>
        <w:tc>
          <w:tcPr>
            <w:tcW w:w="867" w:type="dxa"/>
            <w:tcBorders>
              <w:top w:val="single" w:sz="4" w:space="0" w:color="auto"/>
              <w:left w:val="single" w:sz="4" w:space="0" w:color="auto"/>
              <w:bottom w:val="single" w:sz="4" w:space="0" w:color="auto"/>
              <w:right w:val="single" w:sz="4" w:space="0" w:color="auto"/>
            </w:tcBorders>
            <w:shd w:val="clear" w:color="auto" w:fill="FFFF00"/>
            <w:vAlign w:val="bottom"/>
            <w:hideMark/>
          </w:tcPr>
          <w:p w14:paraId="63F0C098"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ADDED</w:t>
            </w:r>
          </w:p>
        </w:tc>
        <w:tc>
          <w:tcPr>
            <w:tcW w:w="23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1979F0"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 </w:t>
            </w:r>
          </w:p>
        </w:tc>
        <w:tc>
          <w:tcPr>
            <w:tcW w:w="5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A67A32F"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b/>
                <w:bCs/>
                <w:color w:val="000000"/>
                <w:sz w:val="16"/>
                <w:szCs w:val="16"/>
                <w:highlight w:val="darkGray"/>
                <w:lang w:eastAsia="zh-CN"/>
              </w:rPr>
              <w:t>Environmental Sustainability</w:t>
            </w:r>
            <w:r w:rsidRPr="00F3358F">
              <w:rPr>
                <w:rFonts w:asciiTheme="minorBidi" w:hAnsiTheme="minorBidi" w:cstheme="minorBidi"/>
                <w:color w:val="000000"/>
                <w:sz w:val="16"/>
                <w:szCs w:val="16"/>
                <w:highlight w:val="darkGray"/>
                <w:lang w:eastAsia="zh-CN"/>
              </w:rPr>
              <w:br/>
              <w:t>Determine whether the Office takes initiatives to reduce its carbon footprint. Select the most recent environmental inventory report year and verify that information reported for air travel, non-air travel, energy consumption, mobile sources, water consumption and waste production, is accurate, complete and supported.  </w:t>
            </w:r>
          </w:p>
        </w:tc>
      </w:tr>
      <w:tr w:rsidR="00E217ED" w:rsidRPr="00BF631B" w14:paraId="4B6B8DAD" w14:textId="77777777" w:rsidTr="00E217ED">
        <w:trPr>
          <w:trHeight w:val="2332"/>
        </w:trPr>
        <w:tc>
          <w:tcPr>
            <w:tcW w:w="194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2D4DC36"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GADM_O05_Office assets (non-expendable inventory) are well managed</w:t>
            </w:r>
          </w:p>
        </w:tc>
        <w:tc>
          <w:tcPr>
            <w:tcW w:w="2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B10E374"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Inadequate controls over office inventory may lead to loss, theft, or damage</w:t>
            </w:r>
          </w:p>
        </w:tc>
        <w:tc>
          <w:tcPr>
            <w:tcW w:w="298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1F298D4"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Office assets (non-expendable inventory) are itemized, annually verified and reported</w:t>
            </w:r>
          </w:p>
        </w:tc>
        <w:tc>
          <w:tcPr>
            <w:tcW w:w="867" w:type="dxa"/>
            <w:tcBorders>
              <w:top w:val="single" w:sz="4" w:space="0" w:color="auto"/>
              <w:left w:val="single" w:sz="4" w:space="0" w:color="auto"/>
              <w:bottom w:val="single" w:sz="4" w:space="0" w:color="auto"/>
              <w:right w:val="single" w:sz="4" w:space="0" w:color="auto"/>
            </w:tcBorders>
            <w:shd w:val="clear" w:color="auto" w:fill="DDDDDD" w:themeFill="background2"/>
            <w:vAlign w:val="bottom"/>
            <w:hideMark/>
          </w:tcPr>
          <w:p w14:paraId="02DDE5FF"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NOT ADDED</w:t>
            </w:r>
          </w:p>
        </w:tc>
        <w:tc>
          <w:tcPr>
            <w:tcW w:w="23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5CD072F"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The Office has only one car and no assets in the inventory as they sold all the office equipment (tables, chairs) from the previous location. They currently rent the equipment which is cheap ($20 for a table).</w:t>
            </w:r>
          </w:p>
        </w:tc>
        <w:tc>
          <w:tcPr>
            <w:tcW w:w="5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995B9B"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Assess if the Office assets (non-expendable inventory) are itemized, annually verified and reported:</w:t>
            </w:r>
            <w:r w:rsidRPr="00F3358F">
              <w:rPr>
                <w:rFonts w:asciiTheme="minorBidi" w:hAnsiTheme="minorBidi" w:cstheme="minorBidi"/>
                <w:color w:val="000000"/>
                <w:sz w:val="16"/>
                <w:szCs w:val="16"/>
                <w:highlight w:val="darkGray"/>
                <w:lang w:eastAsia="zh-CN"/>
              </w:rPr>
              <w:br/>
              <w:t>1. Establish if an inventory of non-expendable items exists. Verify that items have a clear ID number. </w:t>
            </w:r>
            <w:r w:rsidRPr="00F3358F">
              <w:rPr>
                <w:rFonts w:asciiTheme="minorBidi" w:hAnsiTheme="minorBidi" w:cstheme="minorBidi"/>
                <w:color w:val="000000"/>
                <w:sz w:val="16"/>
                <w:szCs w:val="16"/>
                <w:highlight w:val="darkGray"/>
                <w:lang w:eastAsia="zh-CN"/>
              </w:rPr>
              <w:br/>
              <w:t>2. Trace a sample of items back to the inventory list. </w:t>
            </w:r>
            <w:r w:rsidRPr="00F3358F">
              <w:rPr>
                <w:rFonts w:asciiTheme="minorBidi" w:hAnsiTheme="minorBidi" w:cstheme="minorBidi"/>
                <w:color w:val="000000"/>
                <w:sz w:val="16"/>
                <w:szCs w:val="16"/>
                <w:highlight w:val="darkGray"/>
                <w:lang w:eastAsia="zh-CN"/>
              </w:rPr>
              <w:br/>
              <w:t>3. Assess controls to ensure that items in the inventory list cannot be deleted without proper authorization. </w:t>
            </w:r>
            <w:r w:rsidRPr="00F3358F">
              <w:rPr>
                <w:rFonts w:asciiTheme="minorBidi" w:hAnsiTheme="minorBidi" w:cstheme="minorBidi"/>
                <w:color w:val="000000"/>
                <w:sz w:val="16"/>
                <w:szCs w:val="16"/>
                <w:highlight w:val="darkGray"/>
                <w:lang w:eastAsia="zh-CN"/>
              </w:rPr>
              <w:br/>
              <w:t>4. Establish if an annual independent physical verification is conducted. Were there any significant issues in the past? </w:t>
            </w:r>
            <w:r w:rsidRPr="00F3358F">
              <w:rPr>
                <w:rFonts w:asciiTheme="minorBidi" w:hAnsiTheme="minorBidi" w:cstheme="minorBidi"/>
                <w:color w:val="000000"/>
                <w:sz w:val="16"/>
                <w:szCs w:val="16"/>
                <w:highlight w:val="darkGray"/>
                <w:lang w:eastAsia="zh-CN"/>
              </w:rPr>
              <w:br/>
              <w:t>5. Verify the existence of high value items. (By video call if the audit is being carried out remotely) Verify whether the inventory list is sent to BFM each year.6. Assess whether the disposal of items follows UNESCO policy and was properly authorized.</w:t>
            </w:r>
          </w:p>
          <w:p w14:paraId="175C4FBC"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 xml:space="preserve">Follow-up with the Administrative Unit on the Office furniture and equipment’s sale after the move to new premises. </w:t>
            </w:r>
          </w:p>
        </w:tc>
      </w:tr>
      <w:tr w:rsidR="00E217ED" w:rsidRPr="00BF631B" w14:paraId="6B853A65" w14:textId="77777777" w:rsidTr="00057C52">
        <w:trPr>
          <w:trHeight w:val="1125"/>
        </w:trPr>
        <w:tc>
          <w:tcPr>
            <w:tcW w:w="194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271065"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 xml:space="preserve">GADM_O06_Office assets are used efficiently and effectively </w:t>
            </w:r>
          </w:p>
        </w:tc>
        <w:tc>
          <w:tcPr>
            <w:tcW w:w="2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DACD7C6"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Misuse of official vehicles can impair UNESCO’s reputation and may result in financial losses</w:t>
            </w:r>
          </w:p>
        </w:tc>
        <w:tc>
          <w:tcPr>
            <w:tcW w:w="298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ADE7BC1"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Log book which is completed on a daily basis and reviewed by a person independent to the drivers. </w:t>
            </w:r>
          </w:p>
        </w:tc>
        <w:tc>
          <w:tcPr>
            <w:tcW w:w="867" w:type="dxa"/>
            <w:tcBorders>
              <w:top w:val="single" w:sz="4" w:space="0" w:color="auto"/>
              <w:left w:val="single" w:sz="4" w:space="0" w:color="auto"/>
              <w:bottom w:val="single" w:sz="4" w:space="0" w:color="auto"/>
              <w:right w:val="single" w:sz="4" w:space="0" w:color="auto"/>
            </w:tcBorders>
            <w:shd w:val="clear" w:color="auto" w:fill="D7E7F0" w:themeFill="accent1" w:themeFillTint="33"/>
            <w:vAlign w:val="bottom"/>
            <w:hideMark/>
          </w:tcPr>
          <w:p w14:paraId="043E7721"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KEEP FOR ALL</w:t>
            </w:r>
          </w:p>
        </w:tc>
        <w:tc>
          <w:tcPr>
            <w:tcW w:w="23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B6CE28F"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There is one office car.</w:t>
            </w:r>
          </w:p>
        </w:tc>
        <w:tc>
          <w:tcPr>
            <w:tcW w:w="5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B3C8348"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 xml:space="preserve">Assess if the Office vehicles are used efficiently and effectively and that proper controls exist to prevent the misuse of office assets;1. Determine the number of office vehicles and assess the adequacy of the number of vehicles, given the staff size, operational needs and actual usages of the existing vehicles. 2. Assess how the use of office vehicle is monitored and check daily log books for details on odometer reading, name of passenger, purpose of the visit, destination, signature of the passenger etc.  3. Assess if there is a supervisory control on the logbooks. 4. Determine mechanism for filling up fuel in the office vehicles (Is it through pre-paid coupons, or from designated gas stations etc.; If such things are not in place, discuss with AO on feasibility of improving the mechanism to prevent any possible misuse) 5. </w:t>
            </w:r>
            <w:r w:rsidRPr="00F3358F">
              <w:rPr>
                <w:rFonts w:asciiTheme="minorBidi" w:hAnsiTheme="minorBidi" w:cstheme="minorBidi"/>
                <w:color w:val="000000"/>
                <w:sz w:val="16"/>
                <w:szCs w:val="16"/>
                <w:highlight w:val="darkGray"/>
                <w:lang w:eastAsia="zh-CN"/>
              </w:rPr>
              <w:lastRenderedPageBreak/>
              <w:t>Ascertain whether staff responsible for vehicles does an analysis of fuel consumption as well as the vehicle maintenance expenditure. 6. Review the insurance policies of the office vehicles to ascertain whether the vehicles were insured for the entire period.</w:t>
            </w:r>
          </w:p>
        </w:tc>
      </w:tr>
      <w:tr w:rsidR="00E217ED" w:rsidRPr="00BF631B" w14:paraId="3B125EC6" w14:textId="77777777" w:rsidTr="00E217ED">
        <w:trPr>
          <w:trHeight w:val="1765"/>
        </w:trPr>
        <w:tc>
          <w:tcPr>
            <w:tcW w:w="194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11E1B57"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lastRenderedPageBreak/>
              <w:t>GADM_O07_Office premises are fit for purpose and free of charge</w:t>
            </w:r>
          </w:p>
        </w:tc>
        <w:tc>
          <w:tcPr>
            <w:tcW w:w="2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B0BD31D"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The Host Country agreement may not provide for a rent free provision of office premises or those provisions may not be fulfilled.Inadequate financial support from the host country for maintenance of office premises. Inadequate office premises</w:t>
            </w:r>
          </w:p>
        </w:tc>
        <w:tc>
          <w:tcPr>
            <w:tcW w:w="298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FAED8C5"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Ensure that office premises are fit for purpose and free of charge</w:t>
            </w:r>
          </w:p>
        </w:tc>
        <w:tc>
          <w:tcPr>
            <w:tcW w:w="867" w:type="dxa"/>
            <w:tcBorders>
              <w:top w:val="single" w:sz="4" w:space="0" w:color="auto"/>
              <w:left w:val="single" w:sz="4" w:space="0" w:color="auto"/>
              <w:bottom w:val="single" w:sz="4" w:space="0" w:color="auto"/>
              <w:right w:val="single" w:sz="4" w:space="0" w:color="auto"/>
            </w:tcBorders>
            <w:shd w:val="clear" w:color="auto" w:fill="D7E7F0" w:themeFill="accent1" w:themeFillTint="33"/>
            <w:vAlign w:val="bottom"/>
            <w:hideMark/>
          </w:tcPr>
          <w:p w14:paraId="71BF0A94"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KEEP FOR ALL</w:t>
            </w:r>
          </w:p>
        </w:tc>
        <w:tc>
          <w:tcPr>
            <w:tcW w:w="23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905CA46" w14:textId="64C1B3BA"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The Office has moved its premises from one location where security costs were very high. Despite contributions from the gover</w:t>
            </w:r>
            <w:r w:rsidR="008240A6" w:rsidRPr="00F3358F">
              <w:rPr>
                <w:rFonts w:asciiTheme="minorBidi" w:hAnsiTheme="minorBidi" w:cstheme="minorBidi"/>
                <w:color w:val="000000"/>
                <w:sz w:val="16"/>
                <w:szCs w:val="16"/>
                <w:highlight w:val="darkGray"/>
                <w:lang w:eastAsia="zh-CN"/>
              </w:rPr>
              <w:t>n</w:t>
            </w:r>
            <w:r w:rsidRPr="00F3358F">
              <w:rPr>
                <w:rFonts w:asciiTheme="minorBidi" w:hAnsiTheme="minorBidi" w:cstheme="minorBidi"/>
                <w:color w:val="000000"/>
                <w:sz w:val="16"/>
                <w:szCs w:val="16"/>
                <w:highlight w:val="darkGray"/>
                <w:lang w:eastAsia="zh-CN"/>
              </w:rPr>
              <w:t>m</w:t>
            </w:r>
            <w:r w:rsidR="008240A6" w:rsidRPr="00F3358F">
              <w:rPr>
                <w:rFonts w:asciiTheme="minorBidi" w:hAnsiTheme="minorBidi" w:cstheme="minorBidi"/>
                <w:color w:val="000000"/>
                <w:sz w:val="16"/>
                <w:szCs w:val="16"/>
                <w:highlight w:val="darkGray"/>
                <w:lang w:eastAsia="zh-CN"/>
              </w:rPr>
              <w:t>e</w:t>
            </w:r>
            <w:r w:rsidRPr="00F3358F">
              <w:rPr>
                <w:rFonts w:asciiTheme="minorBidi" w:hAnsiTheme="minorBidi" w:cstheme="minorBidi"/>
                <w:color w:val="000000"/>
                <w:sz w:val="16"/>
                <w:szCs w:val="16"/>
                <w:highlight w:val="darkGray"/>
                <w:lang w:eastAsia="zh-CN"/>
              </w:rPr>
              <w:t xml:space="preserve">nt ($7000 per month), rent expenditures are still high for the Office.  </w:t>
            </w:r>
          </w:p>
        </w:tc>
        <w:tc>
          <w:tcPr>
            <w:tcW w:w="5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2DB8AA"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Determine if Office premises are fit for purpose and free of charge:1. Confirm whether the host country agreement includes adequate arrangement for the provision of offices (incl. maintenance, running costs). 2. Confirm whether the responsibilities have been fulfilled. 3. Assess whether the premises are adequate for the current/planned size of the Office (incl. location, connection). 4. Review the reasonableness of annual expenses for the office maintenance and utilities (water, electricity, security, etc.) and establish if the office has a mechanism in place to monitor the expenses.</w:t>
            </w:r>
          </w:p>
        </w:tc>
      </w:tr>
      <w:tr w:rsidR="00E217ED" w:rsidRPr="00BF631B" w14:paraId="5460B29D" w14:textId="77777777" w:rsidTr="00057C52">
        <w:trPr>
          <w:trHeight w:val="159"/>
        </w:trPr>
        <w:tc>
          <w:tcPr>
            <w:tcW w:w="194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ACAA613"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GADM_O07_Office premises are fit for purpose and free of charge</w:t>
            </w:r>
          </w:p>
        </w:tc>
        <w:tc>
          <w:tcPr>
            <w:tcW w:w="2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520011"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Uncontrolled office maintenance expenditures may lead to financial losses.</w:t>
            </w:r>
          </w:p>
        </w:tc>
        <w:tc>
          <w:tcPr>
            <w:tcW w:w="298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D96BDB"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Periodic cost monitoring with reports to management for decision making where costs can be optimized.</w:t>
            </w:r>
          </w:p>
        </w:tc>
        <w:tc>
          <w:tcPr>
            <w:tcW w:w="867" w:type="dxa"/>
            <w:tcBorders>
              <w:top w:val="single" w:sz="4" w:space="0" w:color="auto"/>
              <w:left w:val="single" w:sz="4" w:space="0" w:color="auto"/>
              <w:bottom w:val="single" w:sz="4" w:space="0" w:color="auto"/>
              <w:right w:val="single" w:sz="4" w:space="0" w:color="auto"/>
            </w:tcBorders>
            <w:shd w:val="clear" w:color="auto" w:fill="FFFF00"/>
            <w:vAlign w:val="bottom"/>
            <w:hideMark/>
          </w:tcPr>
          <w:p w14:paraId="770BAF09"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ADDED</w:t>
            </w:r>
          </w:p>
        </w:tc>
        <w:tc>
          <w:tcPr>
            <w:tcW w:w="23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46DD7D"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Air conditioning expenditures appear high and the vendor for rental and utilities is one of the top vendors.</w:t>
            </w:r>
          </w:p>
        </w:tc>
        <w:tc>
          <w:tcPr>
            <w:tcW w:w="5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ABC992"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Review the reasonableness of annual expenses for the office maintenance and utilities (water, electricity, security, etc.) and establish if the office has a mechanism in place to monitor the expenses.</w:t>
            </w:r>
          </w:p>
        </w:tc>
      </w:tr>
      <w:tr w:rsidR="00E217ED" w:rsidRPr="00BF631B" w14:paraId="114C9E42" w14:textId="77777777" w:rsidTr="00E217ED">
        <w:trPr>
          <w:trHeight w:val="489"/>
        </w:trPr>
        <w:tc>
          <w:tcPr>
            <w:tcW w:w="194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CB1234E"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GADM_O04_ICT (phones, IT) are used in line with corporate requirements</w:t>
            </w:r>
          </w:p>
        </w:tc>
        <w:tc>
          <w:tcPr>
            <w:tcW w:w="2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2A41AE3"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Inadequate procedures to ensure data security and safeguarding of IT assets may lead to unauthorized access, theft, destruction, or corruption of data.</w:t>
            </w:r>
          </w:p>
        </w:tc>
        <w:tc>
          <w:tcPr>
            <w:tcW w:w="298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CA84F1A" w14:textId="77777777" w:rsidR="00914483" w:rsidRPr="00BF631B" w:rsidRDefault="00914483" w:rsidP="006A05D5">
            <w:pPr>
              <w:rPr>
                <w:rFonts w:asciiTheme="minorBidi" w:hAnsiTheme="minorBidi" w:cstheme="minorBidi"/>
                <w:color w:val="000000"/>
                <w:sz w:val="16"/>
                <w:szCs w:val="16"/>
                <w:lang w:eastAsia="zh-CN"/>
              </w:rPr>
            </w:pPr>
            <w:r w:rsidRPr="00BF631B">
              <w:rPr>
                <w:rFonts w:asciiTheme="minorBidi" w:hAnsiTheme="minorBidi" w:cstheme="minorBidi"/>
                <w:color w:val="000000"/>
                <w:sz w:val="16"/>
                <w:szCs w:val="16"/>
                <w:lang w:eastAsia="zh-CN"/>
              </w:rPr>
              <w:t>Ensure that ICT (phones, IT) are used in line with corporate requirements.</w:t>
            </w:r>
          </w:p>
        </w:tc>
        <w:tc>
          <w:tcPr>
            <w:tcW w:w="867" w:type="dxa"/>
            <w:tcBorders>
              <w:top w:val="single" w:sz="4" w:space="0" w:color="auto"/>
              <w:left w:val="single" w:sz="4" w:space="0" w:color="auto"/>
              <w:bottom w:val="single" w:sz="4" w:space="0" w:color="auto"/>
              <w:right w:val="single" w:sz="4" w:space="0" w:color="auto"/>
            </w:tcBorders>
            <w:shd w:val="clear" w:color="auto" w:fill="FFFF00"/>
            <w:vAlign w:val="bottom"/>
            <w:hideMark/>
          </w:tcPr>
          <w:p w14:paraId="5FEF9413" w14:textId="77777777" w:rsidR="00914483" w:rsidRPr="00BF631B" w:rsidRDefault="00914483" w:rsidP="006A05D5">
            <w:pPr>
              <w:jc w:val="center"/>
              <w:rPr>
                <w:rFonts w:asciiTheme="minorBidi" w:hAnsiTheme="minorBidi" w:cstheme="minorBidi"/>
                <w:b/>
                <w:bCs/>
                <w:color w:val="000000"/>
                <w:sz w:val="16"/>
                <w:szCs w:val="16"/>
                <w:lang w:eastAsia="zh-CN"/>
              </w:rPr>
            </w:pPr>
            <w:r w:rsidRPr="00BF631B">
              <w:rPr>
                <w:rFonts w:asciiTheme="minorBidi" w:hAnsiTheme="minorBidi" w:cstheme="minorBidi"/>
                <w:b/>
                <w:bCs/>
                <w:color w:val="000000"/>
                <w:sz w:val="16"/>
                <w:szCs w:val="16"/>
                <w:lang w:eastAsia="zh-CN"/>
              </w:rPr>
              <w:t>ADDED</w:t>
            </w:r>
          </w:p>
        </w:tc>
        <w:tc>
          <w:tcPr>
            <w:tcW w:w="23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109205" w14:textId="77777777"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This will be covered.</w:t>
            </w:r>
          </w:p>
        </w:tc>
        <w:tc>
          <w:tcPr>
            <w:tcW w:w="554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BE799E" w14:textId="0FF0312A" w:rsidR="00914483" w:rsidRPr="00F3358F" w:rsidRDefault="00914483" w:rsidP="006A05D5">
            <w:pPr>
              <w:rPr>
                <w:rFonts w:asciiTheme="minorBidi" w:hAnsiTheme="minorBidi" w:cstheme="minorBidi"/>
                <w:color w:val="000000"/>
                <w:sz w:val="16"/>
                <w:szCs w:val="16"/>
                <w:highlight w:val="darkGray"/>
                <w:lang w:eastAsia="zh-CN"/>
              </w:rPr>
            </w:pPr>
            <w:r w:rsidRPr="00F3358F">
              <w:rPr>
                <w:rFonts w:asciiTheme="minorBidi" w:hAnsiTheme="minorBidi" w:cstheme="minorBidi"/>
                <w:color w:val="000000"/>
                <w:sz w:val="16"/>
                <w:szCs w:val="16"/>
                <w:highlight w:val="darkGray"/>
                <w:lang w:eastAsia="zh-CN"/>
              </w:rPr>
              <w:t>1. Determine if the office has major IT system/software different from those controlled by KMI and in case there is discuss with KMI on the risks such a system could bring to the network;2. Check how many staff have taken the IT Security user awareness training;3. Determine whether there is a process for regularly updating software,4. Check if all end-user computers are running on latest Operating System i.e. windows 10;5. Review the network architecture, check if;a. The office is connected through the latest equipment deployed by KMI (Future Version 2), cross check with Paolo Fernandes.b. WiFi is linked to corporate network, if so, what are the controls against intrusion; 6. Carry out a virtual visit of the server room to assess the adequacy of the data centers physical controls. Among other things check for:a. Physical access controls;b. elevated floor to control floods;c. Fire suppression systemsd. Camerase. temperature and humidity controls, etc. 7. Assess procedures for replacement, maintenance and disposal of IT equipment. 8. Check compliance with policies and procedures in AM item 9.13</w:t>
            </w:r>
          </w:p>
        </w:tc>
      </w:tr>
    </w:tbl>
    <w:p w14:paraId="4360071E" w14:textId="77777777" w:rsidR="00914483" w:rsidRPr="00BF631B" w:rsidRDefault="00914483" w:rsidP="00914483">
      <w:pPr>
        <w:pStyle w:val="Numberedpara"/>
        <w:numPr>
          <w:ilvl w:val="0"/>
          <w:numId w:val="0"/>
        </w:numPr>
        <w:tabs>
          <w:tab w:val="left" w:pos="720"/>
          <w:tab w:val="left" w:pos="2430"/>
        </w:tabs>
        <w:spacing w:after="200" w:line="276" w:lineRule="auto"/>
        <w:rPr>
          <w:rFonts w:asciiTheme="minorBidi" w:hAnsiTheme="minorBidi" w:cstheme="minorBidi"/>
          <w:szCs w:val="20"/>
        </w:rPr>
      </w:pPr>
    </w:p>
    <w:p w14:paraId="22913C31" w14:textId="38BEF09A" w:rsidR="00E42CA3" w:rsidRPr="00BF631B" w:rsidRDefault="00E42CA3" w:rsidP="00995991">
      <w:pPr>
        <w:pStyle w:val="Numberedpara"/>
        <w:numPr>
          <w:ilvl w:val="0"/>
          <w:numId w:val="0"/>
        </w:numPr>
        <w:tabs>
          <w:tab w:val="left" w:pos="720"/>
          <w:tab w:val="left" w:pos="2430"/>
        </w:tabs>
        <w:spacing w:before="120" w:after="200" w:line="276" w:lineRule="auto"/>
        <w:rPr>
          <w:rFonts w:asciiTheme="minorBidi" w:hAnsiTheme="minorBidi" w:cstheme="minorBidi"/>
          <w:szCs w:val="20"/>
        </w:rPr>
      </w:pPr>
    </w:p>
    <w:p w14:paraId="102124C2" w14:textId="77777777" w:rsidR="00E42CA3" w:rsidRPr="00BF631B" w:rsidRDefault="00E42CA3" w:rsidP="00995991">
      <w:pPr>
        <w:pStyle w:val="Numberedpara"/>
        <w:numPr>
          <w:ilvl w:val="0"/>
          <w:numId w:val="0"/>
        </w:numPr>
        <w:tabs>
          <w:tab w:val="left" w:pos="720"/>
          <w:tab w:val="left" w:pos="2430"/>
        </w:tabs>
        <w:spacing w:before="120" w:after="200" w:line="276" w:lineRule="auto"/>
        <w:rPr>
          <w:rFonts w:asciiTheme="minorBidi" w:hAnsiTheme="minorBidi" w:cstheme="minorBidi"/>
          <w:szCs w:val="20"/>
        </w:rPr>
      </w:pPr>
    </w:p>
    <w:p w14:paraId="6DECE619" w14:textId="77777777" w:rsidR="00E35B98" w:rsidRPr="00BF631B" w:rsidRDefault="00E35B98">
      <w:pPr>
        <w:rPr>
          <w:rFonts w:asciiTheme="minorBidi" w:hAnsiTheme="minorBidi" w:cstheme="minorBidi"/>
        </w:rPr>
        <w:sectPr w:rsidR="00E35B98" w:rsidRPr="00BF631B" w:rsidSect="00E865A5">
          <w:pgSz w:w="16838" w:h="11906" w:orient="landscape"/>
          <w:pgMar w:top="1440" w:right="1440" w:bottom="1469" w:left="1440" w:header="720" w:footer="720" w:gutter="0"/>
          <w:cols w:space="720"/>
          <w:docGrid w:linePitch="360"/>
        </w:sectPr>
      </w:pPr>
      <w:bookmarkStart w:id="57" w:name="_Toc75875426"/>
    </w:p>
    <w:tbl>
      <w:tblPr>
        <w:tblStyle w:val="TableGrid"/>
        <w:tblW w:w="0" w:type="auto"/>
        <w:tblLook w:val="04A0" w:firstRow="1" w:lastRow="0" w:firstColumn="1" w:lastColumn="0" w:noHBand="0" w:noVBand="1"/>
      </w:tblPr>
      <w:tblGrid>
        <w:gridCol w:w="8990"/>
      </w:tblGrid>
      <w:tr w:rsidR="00995991" w:rsidRPr="00BF631B" w14:paraId="43268C12" w14:textId="77777777" w:rsidTr="00F04797">
        <w:tc>
          <w:tcPr>
            <w:tcW w:w="8990" w:type="dxa"/>
            <w:tcBorders>
              <w:top w:val="nil"/>
              <w:left w:val="nil"/>
              <w:bottom w:val="nil"/>
              <w:right w:val="nil"/>
            </w:tcBorders>
            <w:shd w:val="clear" w:color="auto" w:fill="auto"/>
          </w:tcPr>
          <w:p w14:paraId="3D458965" w14:textId="3C7B2D12" w:rsidR="00AD1C17" w:rsidRPr="00BF631B" w:rsidRDefault="00AD1C17" w:rsidP="00A2194C">
            <w:pPr>
              <w:pStyle w:val="Heading1"/>
              <w:numPr>
                <w:ilvl w:val="0"/>
                <w:numId w:val="0"/>
              </w:numPr>
              <w:ind w:left="706" w:hanging="706"/>
              <w:jc w:val="center"/>
              <w:outlineLvl w:val="0"/>
              <w:rPr>
                <w:rFonts w:asciiTheme="minorBidi" w:hAnsiTheme="minorBidi" w:cstheme="minorBidi"/>
              </w:rPr>
            </w:pPr>
            <w:bookmarkStart w:id="58" w:name="_Toc75879536"/>
            <w:bookmarkEnd w:id="57"/>
          </w:p>
          <w:p w14:paraId="74AF1D2A" w14:textId="62A29994" w:rsidR="00A2194C" w:rsidRPr="00BF631B" w:rsidRDefault="000A5511" w:rsidP="007162E5">
            <w:pPr>
              <w:pStyle w:val="Heading1"/>
              <w:outlineLvl w:val="0"/>
              <w:rPr>
                <w:rFonts w:asciiTheme="minorBidi" w:hAnsiTheme="minorBidi" w:cstheme="minorBidi"/>
              </w:rPr>
            </w:pPr>
            <w:bookmarkStart w:id="59" w:name="_Toc106220872"/>
            <w:r>
              <w:rPr>
                <w:rFonts w:asciiTheme="minorBidi" w:hAnsiTheme="minorBidi" w:cstheme="minorBidi"/>
              </w:rPr>
              <w:t xml:space="preserve">Annex 2 </w:t>
            </w:r>
            <w:r w:rsidR="00DB0999">
              <w:rPr>
                <w:rFonts w:asciiTheme="minorBidi" w:hAnsiTheme="minorBidi" w:cstheme="minorBidi"/>
              </w:rPr>
              <w:t xml:space="preserve">- </w:t>
            </w:r>
            <w:r w:rsidR="00FB1A76" w:rsidRPr="00BF631B">
              <w:rPr>
                <w:rFonts w:asciiTheme="minorBidi" w:hAnsiTheme="minorBidi" w:cstheme="minorBidi"/>
              </w:rPr>
              <w:t xml:space="preserve">Engagement </w:t>
            </w:r>
            <w:r w:rsidR="00617AF0" w:rsidRPr="00BF631B">
              <w:rPr>
                <w:rFonts w:asciiTheme="minorBidi" w:hAnsiTheme="minorBidi" w:cstheme="minorBidi"/>
              </w:rPr>
              <w:t>Terms of Referen</w:t>
            </w:r>
            <w:r w:rsidR="009C6030" w:rsidRPr="00BF631B">
              <w:rPr>
                <w:rFonts w:asciiTheme="minorBidi" w:hAnsiTheme="minorBidi" w:cstheme="minorBidi"/>
              </w:rPr>
              <w:t>ce</w:t>
            </w:r>
            <w:bookmarkEnd w:id="58"/>
            <w:bookmarkEnd w:id="59"/>
            <w:r w:rsidR="00A2194C" w:rsidRPr="00BF631B">
              <w:rPr>
                <w:rFonts w:asciiTheme="minorBidi" w:hAnsiTheme="minorBidi" w:cstheme="minorBidi"/>
              </w:rPr>
              <w:t xml:space="preserve">  </w:t>
            </w:r>
          </w:p>
          <w:p w14:paraId="42549D62" w14:textId="315B880C" w:rsidR="00995991" w:rsidRPr="0054402B" w:rsidRDefault="00D111D1" w:rsidP="0054402B">
            <w:pPr>
              <w:jc w:val="center"/>
              <w:rPr>
                <w:i/>
                <w:iCs/>
              </w:rPr>
            </w:pPr>
            <w:r w:rsidRPr="0054402B">
              <w:rPr>
                <w:i/>
                <w:iCs/>
                <w:sz w:val="28"/>
                <w:szCs w:val="28"/>
              </w:rPr>
              <w:t xml:space="preserve">Audit of UNESCO National Office in Addis Ababa and Liaison Office </w:t>
            </w:r>
            <w:r w:rsidR="00AD5024" w:rsidRPr="0054402B">
              <w:rPr>
                <w:i/>
                <w:iCs/>
                <w:sz w:val="28"/>
                <w:szCs w:val="28"/>
              </w:rPr>
              <w:t>to AUC and UNECA</w:t>
            </w:r>
          </w:p>
        </w:tc>
      </w:tr>
    </w:tbl>
    <w:p w14:paraId="566089E0" w14:textId="22989B61" w:rsidR="005A4341" w:rsidRPr="00BF631B" w:rsidRDefault="00764FB8" w:rsidP="00C012E6">
      <w:pPr>
        <w:pStyle w:val="Numberedpara"/>
        <w:numPr>
          <w:ilvl w:val="0"/>
          <w:numId w:val="0"/>
        </w:numPr>
        <w:tabs>
          <w:tab w:val="left" w:pos="720"/>
          <w:tab w:val="left" w:pos="2430"/>
        </w:tabs>
        <w:spacing w:before="120" w:after="200" w:line="276" w:lineRule="auto"/>
        <w:rPr>
          <w:rFonts w:asciiTheme="minorBidi" w:hAnsiTheme="minorBidi" w:cstheme="minorBidi"/>
          <w:color w:val="00B050"/>
          <w:szCs w:val="20"/>
        </w:rPr>
      </w:pPr>
      <w:r w:rsidRPr="00BF631B">
        <w:rPr>
          <w:rFonts w:asciiTheme="minorBidi" w:hAnsiTheme="minorBidi" w:cstheme="minorBidi"/>
          <w:noProof/>
        </w:rPr>
        <w:drawing>
          <wp:anchor distT="0" distB="0" distL="114300" distR="114300" simplePos="0" relativeHeight="251658248" behindDoc="0" locked="0" layoutInCell="1" allowOverlap="1" wp14:anchorId="1A8A983A" wp14:editId="688E10B8">
            <wp:simplePos x="0" y="0"/>
            <wp:positionH relativeFrom="column">
              <wp:posOffset>4600575</wp:posOffset>
            </wp:positionH>
            <wp:positionV relativeFrom="paragraph">
              <wp:posOffset>-1701165</wp:posOffset>
            </wp:positionV>
            <wp:extent cx="1739900" cy="693648"/>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745438" cy="695856"/>
                    </a:xfrm>
                    <a:prstGeom prst="rect">
                      <a:avLst/>
                    </a:prstGeom>
                  </pic:spPr>
                </pic:pic>
              </a:graphicData>
            </a:graphic>
            <wp14:sizeRelH relativeFrom="margin">
              <wp14:pctWidth>0</wp14:pctWidth>
            </wp14:sizeRelH>
            <wp14:sizeRelV relativeFrom="margin">
              <wp14:pctHeight>0</wp14:pctHeight>
            </wp14:sizeRelV>
          </wp:anchor>
        </w:drawing>
      </w:r>
      <w:r w:rsidR="004E12CA" w:rsidRPr="00BF631B">
        <w:rPr>
          <w:rFonts w:asciiTheme="minorBidi" w:hAnsiTheme="minorBidi" w:cstheme="minorBidi"/>
          <w:noProof/>
        </w:rPr>
        <w:drawing>
          <wp:anchor distT="0" distB="0" distL="114300" distR="114300" simplePos="0" relativeHeight="251658249" behindDoc="0" locked="0" layoutInCell="1" allowOverlap="1" wp14:anchorId="337691AF" wp14:editId="3B1F4BFE">
            <wp:simplePos x="0" y="0"/>
            <wp:positionH relativeFrom="column">
              <wp:posOffset>-514349</wp:posOffset>
            </wp:positionH>
            <wp:positionV relativeFrom="paragraph">
              <wp:posOffset>-1634490</wp:posOffset>
            </wp:positionV>
            <wp:extent cx="1143000" cy="739223"/>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48327" cy="742668"/>
                    </a:xfrm>
                    <a:prstGeom prst="rect">
                      <a:avLst/>
                    </a:prstGeom>
                  </pic:spPr>
                </pic:pic>
              </a:graphicData>
            </a:graphic>
            <wp14:sizeRelH relativeFrom="page">
              <wp14:pctWidth>0</wp14:pctWidth>
            </wp14:sizeRelH>
            <wp14:sizeRelV relativeFrom="page">
              <wp14:pctHeight>0</wp14:pctHeight>
            </wp14:sizeRelV>
          </wp:anchor>
        </w:drawing>
      </w:r>
      <w:r w:rsidR="00C012E6" w:rsidRPr="00BF631B">
        <w:rPr>
          <w:rFonts w:asciiTheme="minorBidi" w:hAnsiTheme="minorBidi" w:cstheme="minorBidi"/>
          <w:color w:val="00B050"/>
          <w:szCs w:val="20"/>
        </w:rPr>
        <w:t>Terms of Reference to be shared with the audit client at the end of the audit planning phase.</w:t>
      </w:r>
    </w:p>
    <w:p w14:paraId="46FE92D5" w14:textId="77777777" w:rsidR="004D4A7D" w:rsidRDefault="004D4A7D" w:rsidP="00E01E67">
      <w:pPr>
        <w:pStyle w:val="Numberedpara"/>
        <w:numPr>
          <w:ilvl w:val="0"/>
          <w:numId w:val="0"/>
        </w:numPr>
        <w:tabs>
          <w:tab w:val="left" w:pos="720"/>
          <w:tab w:val="left" w:pos="2430"/>
        </w:tabs>
        <w:spacing w:before="120" w:after="200" w:line="276" w:lineRule="auto"/>
        <w:rPr>
          <w:rStyle w:val="Strong"/>
          <w:rFonts w:asciiTheme="minorBidi" w:hAnsiTheme="minorBidi" w:cstheme="minorBidi"/>
          <w:b/>
          <w:bCs/>
          <w:sz w:val="24"/>
        </w:rPr>
      </w:pPr>
    </w:p>
    <w:p w14:paraId="010D2F7F" w14:textId="5A6099F1" w:rsidR="00E01E67" w:rsidRPr="00BF631B" w:rsidRDefault="00E01E67" w:rsidP="00E01E67">
      <w:pPr>
        <w:pStyle w:val="Numberedpara"/>
        <w:numPr>
          <w:ilvl w:val="0"/>
          <w:numId w:val="0"/>
        </w:numPr>
        <w:tabs>
          <w:tab w:val="left" w:pos="720"/>
          <w:tab w:val="left" w:pos="2430"/>
        </w:tabs>
        <w:spacing w:before="120" w:after="200" w:line="276" w:lineRule="auto"/>
        <w:rPr>
          <w:rFonts w:asciiTheme="minorBidi" w:hAnsiTheme="minorBidi" w:cstheme="minorBidi"/>
          <w:noProof/>
        </w:rPr>
      </w:pPr>
      <w:r w:rsidRPr="00BF631B">
        <w:rPr>
          <w:rStyle w:val="Strong"/>
          <w:rFonts w:asciiTheme="minorBidi" w:hAnsiTheme="minorBidi" w:cstheme="minorBidi"/>
          <w:b/>
          <w:bCs/>
          <w:sz w:val="24"/>
        </w:rPr>
        <w:t>Background</w:t>
      </w:r>
      <w:r w:rsidRPr="00BF631B">
        <w:rPr>
          <w:rFonts w:asciiTheme="minorBidi" w:hAnsiTheme="minorBidi" w:cstheme="minorBidi"/>
          <w:noProof/>
        </w:rPr>
        <w:t xml:space="preserve"> </w:t>
      </w:r>
    </w:p>
    <w:p w14:paraId="71E3D461" w14:textId="77777777" w:rsidR="00E01E67" w:rsidRPr="00BF631B" w:rsidRDefault="00E01E67" w:rsidP="00E01E67">
      <w:pPr>
        <w:spacing w:before="120" w:after="120"/>
        <w:jc w:val="both"/>
        <w:rPr>
          <w:rFonts w:asciiTheme="minorBidi" w:eastAsia="PMingLiU" w:hAnsiTheme="minorBidi" w:cstheme="minorBidi"/>
          <w:lang w:eastAsia="x-none"/>
        </w:rPr>
      </w:pPr>
      <w:r w:rsidRPr="00BF631B">
        <w:rPr>
          <w:rFonts w:asciiTheme="minorBidi" w:eastAsia="PMingLiU" w:hAnsiTheme="minorBidi" w:cstheme="minorBidi"/>
          <w:lang w:eastAsia="x-none"/>
        </w:rPr>
        <w:t>This audit was included in IOS 2022/2023 Audit Work Plan.</w:t>
      </w:r>
      <w:r w:rsidRPr="00BF631B">
        <w:rPr>
          <w:rFonts w:asciiTheme="minorBidi" w:hAnsiTheme="minorBidi" w:cstheme="minorBidi"/>
        </w:rPr>
        <w:t xml:space="preserve"> </w:t>
      </w:r>
      <w:r w:rsidRPr="00BF631B">
        <w:rPr>
          <w:rFonts w:asciiTheme="minorBidi" w:eastAsia="PMingLiU" w:hAnsiTheme="minorBidi" w:cstheme="minorBidi"/>
          <w:lang w:eastAsia="x-none"/>
        </w:rPr>
        <w:t>In response to Executive Board request</w:t>
      </w:r>
      <w:r w:rsidRPr="00BF631B">
        <w:rPr>
          <w:rStyle w:val="FootnoteReference"/>
          <w:rFonts w:asciiTheme="minorBidi" w:eastAsia="PMingLiU" w:hAnsiTheme="minorBidi" w:cstheme="minorBidi"/>
          <w:lang w:eastAsia="x-none"/>
        </w:rPr>
        <w:footnoteReference w:id="11"/>
      </w:r>
      <w:r w:rsidRPr="00BF631B">
        <w:rPr>
          <w:rFonts w:asciiTheme="minorBidi" w:eastAsia="PMingLiU" w:hAnsiTheme="minorBidi" w:cstheme="minorBidi"/>
          <w:lang w:eastAsia="x-none"/>
        </w:rPr>
        <w:t xml:space="preserve"> to achieving complete coverage in a 5-year cycle, IOS/AUD has developed a field office network strategy for the period 2022-2026 to increases the frequency of audits of field offices.</w:t>
      </w:r>
    </w:p>
    <w:p w14:paraId="4C5784C0" w14:textId="77777777" w:rsidR="00E01E67" w:rsidRPr="00BF631B" w:rsidRDefault="00E01E67" w:rsidP="00E01E67">
      <w:pPr>
        <w:spacing w:before="120" w:after="120"/>
        <w:rPr>
          <w:rStyle w:val="Strong"/>
          <w:rFonts w:asciiTheme="minorBidi" w:hAnsiTheme="minorBidi" w:cstheme="minorBidi"/>
          <w:b/>
          <w:bCs/>
          <w:sz w:val="24"/>
          <w:szCs w:val="24"/>
        </w:rPr>
      </w:pPr>
      <w:r w:rsidRPr="00BF631B">
        <w:rPr>
          <w:rStyle w:val="Strong"/>
          <w:rFonts w:asciiTheme="minorBidi" w:hAnsiTheme="minorBidi" w:cstheme="minorBidi"/>
          <w:b/>
          <w:bCs/>
          <w:sz w:val="24"/>
          <w:szCs w:val="24"/>
        </w:rPr>
        <w:t xml:space="preserve">Audit scope and period </w:t>
      </w:r>
    </w:p>
    <w:p w14:paraId="548C9456" w14:textId="6E003E16" w:rsidR="00E01E67" w:rsidRPr="00BF631B" w:rsidRDefault="00E01E67" w:rsidP="00E01E67">
      <w:pPr>
        <w:pStyle w:val="Numberedpara"/>
        <w:numPr>
          <w:ilvl w:val="0"/>
          <w:numId w:val="0"/>
        </w:numPr>
        <w:tabs>
          <w:tab w:val="left" w:pos="720"/>
          <w:tab w:val="left" w:pos="2430"/>
        </w:tabs>
        <w:spacing w:after="200" w:line="276" w:lineRule="auto"/>
        <w:rPr>
          <w:rFonts w:asciiTheme="minorBidi" w:hAnsiTheme="minorBidi" w:cstheme="minorBidi"/>
          <w:szCs w:val="21"/>
        </w:rPr>
      </w:pPr>
      <w:r w:rsidRPr="00BF631B">
        <w:rPr>
          <w:rFonts w:asciiTheme="minorBidi" w:hAnsiTheme="minorBidi" w:cstheme="minorBidi"/>
          <w:szCs w:val="21"/>
        </w:rPr>
        <w:t>The audit will cover the office activities from 1 January 20</w:t>
      </w:r>
      <w:r w:rsidR="00AD5024">
        <w:rPr>
          <w:rFonts w:asciiTheme="minorBidi" w:hAnsiTheme="minorBidi" w:cstheme="minorBidi"/>
          <w:szCs w:val="21"/>
        </w:rPr>
        <w:t>20</w:t>
      </w:r>
      <w:r w:rsidRPr="00BF631B">
        <w:rPr>
          <w:rFonts w:asciiTheme="minorBidi" w:hAnsiTheme="minorBidi" w:cstheme="minorBidi"/>
          <w:szCs w:val="21"/>
        </w:rPr>
        <w:t xml:space="preserve"> to 31 December 2021, the audit team may also review other periods if necessary.</w:t>
      </w:r>
    </w:p>
    <w:p w14:paraId="3023983C" w14:textId="77777777" w:rsidR="00E01E67" w:rsidRPr="00BF631B" w:rsidRDefault="00E01E67" w:rsidP="00E01E67">
      <w:pPr>
        <w:spacing w:before="120" w:after="120"/>
        <w:rPr>
          <w:rFonts w:asciiTheme="minorBidi" w:eastAsia="PMingLiU" w:hAnsiTheme="minorBidi" w:cstheme="minorBidi"/>
          <w:lang w:eastAsia="x-none"/>
        </w:rPr>
      </w:pPr>
      <w:r w:rsidRPr="00BF631B">
        <w:rPr>
          <w:rFonts w:asciiTheme="minorBidi" w:eastAsia="PMingLiU" w:hAnsiTheme="minorBidi" w:cstheme="minorBidi"/>
          <w:lang w:eastAsia="x-none"/>
        </w:rPr>
        <w:t>This audit will focus on the following main areas:</w:t>
      </w:r>
    </w:p>
    <w:p w14:paraId="06C1F269" w14:textId="3B2B802E" w:rsidR="00E35AEF" w:rsidRPr="00E35AEF" w:rsidRDefault="00E35AEF" w:rsidP="004A178F">
      <w:pPr>
        <w:pStyle w:val="ListParagraph"/>
        <w:numPr>
          <w:ilvl w:val="0"/>
          <w:numId w:val="8"/>
        </w:numPr>
        <w:spacing w:after="240"/>
        <w:jc w:val="both"/>
        <w:rPr>
          <w:rFonts w:asciiTheme="minorBidi" w:eastAsia="PMingLiU" w:hAnsiTheme="minorBidi" w:cstheme="minorBidi"/>
          <w:highlight w:val="yellow"/>
          <w:lang w:eastAsia="x-none"/>
        </w:rPr>
      </w:pPr>
      <w:r w:rsidRPr="00E35AEF">
        <w:rPr>
          <w:rFonts w:asciiTheme="minorBidi" w:eastAsia="PMingLiU" w:hAnsiTheme="minorBidi" w:cstheme="minorBidi"/>
          <w:highlight w:val="yellow"/>
          <w:lang w:eastAsia="x-none"/>
        </w:rPr>
        <w:t>The role and mission of the Office</w:t>
      </w:r>
    </w:p>
    <w:p w14:paraId="60940C56" w14:textId="60145306" w:rsidR="00E01E67" w:rsidRPr="00BF631B" w:rsidRDefault="00E01E67" w:rsidP="004A178F">
      <w:pPr>
        <w:pStyle w:val="ListParagraph"/>
        <w:numPr>
          <w:ilvl w:val="0"/>
          <w:numId w:val="8"/>
        </w:numPr>
        <w:spacing w:after="240"/>
        <w:jc w:val="both"/>
        <w:rPr>
          <w:rFonts w:asciiTheme="minorBidi" w:eastAsia="PMingLiU" w:hAnsiTheme="minorBidi" w:cstheme="minorBidi"/>
          <w:lang w:eastAsia="x-none"/>
        </w:rPr>
      </w:pPr>
      <w:r w:rsidRPr="00BF631B">
        <w:rPr>
          <w:rFonts w:asciiTheme="minorBidi" w:eastAsia="PMingLiU" w:hAnsiTheme="minorBidi" w:cstheme="minorBidi"/>
          <w:lang w:eastAsia="x-none"/>
        </w:rPr>
        <w:t>Programme and project implementation</w:t>
      </w:r>
    </w:p>
    <w:p w14:paraId="2AAA3794" w14:textId="77777777" w:rsidR="00E01E67" w:rsidRPr="00BF631B" w:rsidRDefault="00E01E67" w:rsidP="004A178F">
      <w:pPr>
        <w:pStyle w:val="ListParagraph"/>
        <w:numPr>
          <w:ilvl w:val="0"/>
          <w:numId w:val="8"/>
        </w:numPr>
        <w:spacing w:after="240"/>
        <w:jc w:val="both"/>
        <w:rPr>
          <w:rFonts w:asciiTheme="minorBidi" w:eastAsia="PMingLiU" w:hAnsiTheme="minorBidi" w:cstheme="minorBidi"/>
          <w:lang w:eastAsia="x-none"/>
        </w:rPr>
      </w:pPr>
      <w:r w:rsidRPr="00BF631B">
        <w:rPr>
          <w:rFonts w:asciiTheme="minorBidi" w:eastAsia="PMingLiU" w:hAnsiTheme="minorBidi" w:cstheme="minorBidi"/>
          <w:lang w:eastAsia="x-none"/>
        </w:rPr>
        <w:t>Contracting and procurement</w:t>
      </w:r>
    </w:p>
    <w:p w14:paraId="5F22F7AA" w14:textId="77777777" w:rsidR="00E01E67" w:rsidRPr="00BF631B" w:rsidRDefault="00E01E67" w:rsidP="004A178F">
      <w:pPr>
        <w:pStyle w:val="ListParagraph"/>
        <w:numPr>
          <w:ilvl w:val="0"/>
          <w:numId w:val="8"/>
        </w:numPr>
        <w:spacing w:after="240"/>
        <w:jc w:val="both"/>
        <w:rPr>
          <w:rFonts w:asciiTheme="minorBidi" w:eastAsia="PMingLiU" w:hAnsiTheme="minorBidi" w:cstheme="minorBidi"/>
          <w:lang w:eastAsia="x-none"/>
        </w:rPr>
      </w:pPr>
      <w:r w:rsidRPr="00BF631B">
        <w:rPr>
          <w:rFonts w:asciiTheme="minorBidi" w:eastAsia="PMingLiU" w:hAnsiTheme="minorBidi" w:cstheme="minorBidi"/>
          <w:lang w:eastAsia="x-none"/>
        </w:rPr>
        <w:t>Financial Management</w:t>
      </w:r>
    </w:p>
    <w:p w14:paraId="5B8418DC" w14:textId="77777777" w:rsidR="00E01E67" w:rsidRPr="00BF631B" w:rsidRDefault="00E01E67" w:rsidP="00E01E67">
      <w:pPr>
        <w:spacing w:before="120" w:after="120"/>
        <w:rPr>
          <w:rStyle w:val="Strong"/>
          <w:rFonts w:asciiTheme="minorBidi" w:hAnsiTheme="minorBidi" w:cstheme="minorBidi"/>
          <w:b/>
          <w:bCs/>
          <w:sz w:val="24"/>
          <w:szCs w:val="24"/>
        </w:rPr>
      </w:pPr>
      <w:r w:rsidRPr="00BF631B">
        <w:rPr>
          <w:rStyle w:val="Strong"/>
          <w:rFonts w:asciiTheme="minorBidi" w:hAnsiTheme="minorBidi" w:cstheme="minorBidi"/>
          <w:b/>
          <w:bCs/>
          <w:sz w:val="24"/>
          <w:szCs w:val="24"/>
        </w:rPr>
        <w:t>Objectives</w:t>
      </w:r>
    </w:p>
    <w:p w14:paraId="75BAA389" w14:textId="77777777" w:rsidR="00E01E67" w:rsidRPr="00BF631B" w:rsidRDefault="00E01E67" w:rsidP="00E01E67">
      <w:pPr>
        <w:pStyle w:val="Numberedpara"/>
        <w:numPr>
          <w:ilvl w:val="0"/>
          <w:numId w:val="0"/>
        </w:numPr>
        <w:tabs>
          <w:tab w:val="left" w:pos="720"/>
          <w:tab w:val="left" w:pos="2430"/>
        </w:tabs>
        <w:spacing w:after="200" w:line="276" w:lineRule="auto"/>
        <w:jc w:val="both"/>
        <w:rPr>
          <w:rFonts w:asciiTheme="minorBidi" w:hAnsiTheme="minorBidi" w:cstheme="minorBidi"/>
          <w:szCs w:val="20"/>
        </w:rPr>
      </w:pPr>
      <w:r w:rsidRPr="00BF631B">
        <w:rPr>
          <w:rFonts w:asciiTheme="minorBidi" w:hAnsiTheme="minorBidi" w:cstheme="minorBidi"/>
        </w:rPr>
        <w:t>The audit objective is to provide assurance to the Director-General on the effective functioning of the Office’s internal controls, as well as the efficiency, effectiveness, and economy of the Office’s operations.</w:t>
      </w:r>
      <w:r w:rsidRPr="00BF631B">
        <w:rPr>
          <w:rFonts w:asciiTheme="minorBidi" w:hAnsiTheme="minorBidi" w:cstheme="minorBidi"/>
          <w:szCs w:val="20"/>
        </w:rPr>
        <w:t xml:space="preserve"> </w:t>
      </w:r>
    </w:p>
    <w:p w14:paraId="1420A307" w14:textId="77777777" w:rsidR="00E01E67" w:rsidRPr="00BF631B" w:rsidRDefault="00E01E67" w:rsidP="00E01E67">
      <w:pPr>
        <w:pStyle w:val="Numberedpara"/>
        <w:numPr>
          <w:ilvl w:val="0"/>
          <w:numId w:val="0"/>
        </w:numPr>
        <w:tabs>
          <w:tab w:val="left" w:pos="720"/>
          <w:tab w:val="left" w:pos="2430"/>
        </w:tabs>
        <w:spacing w:after="200" w:line="276" w:lineRule="auto"/>
        <w:jc w:val="both"/>
        <w:rPr>
          <w:rFonts w:asciiTheme="minorBidi" w:hAnsiTheme="minorBidi" w:cstheme="minorBidi"/>
          <w:b/>
          <w:szCs w:val="20"/>
        </w:rPr>
      </w:pPr>
      <w:r w:rsidRPr="00BF631B">
        <w:rPr>
          <w:rFonts w:asciiTheme="minorBidi" w:hAnsiTheme="minorBidi" w:cstheme="minorBidi"/>
          <w:szCs w:val="20"/>
        </w:rPr>
        <w:t xml:space="preserve">The audit will assess the adequacy of the internal controls to achieve the office objectives. IOS/AUD will discuss with the audit clients Agreed Management Actions (AMA) to strengthen risk management and controls, and to improve operations where warranted.  </w:t>
      </w:r>
    </w:p>
    <w:p w14:paraId="431AF884" w14:textId="77777777" w:rsidR="00E01E67" w:rsidRPr="00BF631B" w:rsidRDefault="00E01E67" w:rsidP="00E01E67">
      <w:pPr>
        <w:spacing w:before="120" w:after="120"/>
        <w:rPr>
          <w:rStyle w:val="Strong"/>
          <w:rFonts w:asciiTheme="minorBidi" w:hAnsiTheme="minorBidi" w:cstheme="minorBidi"/>
          <w:b/>
          <w:bCs/>
          <w:sz w:val="24"/>
          <w:szCs w:val="24"/>
        </w:rPr>
      </w:pPr>
      <w:r w:rsidRPr="00BF631B">
        <w:rPr>
          <w:rStyle w:val="Strong"/>
          <w:rFonts w:asciiTheme="minorBidi" w:hAnsiTheme="minorBidi" w:cstheme="minorBidi"/>
          <w:b/>
          <w:bCs/>
          <w:sz w:val="24"/>
          <w:szCs w:val="24"/>
        </w:rPr>
        <w:t xml:space="preserve">Audit methodology </w:t>
      </w:r>
    </w:p>
    <w:p w14:paraId="7CBCC9E6" w14:textId="77777777" w:rsidR="00E01E67" w:rsidRPr="00BF631B" w:rsidRDefault="00E01E67" w:rsidP="00E01E67">
      <w:pPr>
        <w:pStyle w:val="Numberedpara"/>
        <w:numPr>
          <w:ilvl w:val="0"/>
          <w:numId w:val="0"/>
        </w:numPr>
        <w:tabs>
          <w:tab w:val="left" w:pos="720"/>
          <w:tab w:val="left" w:pos="2430"/>
        </w:tabs>
        <w:spacing w:after="200" w:line="276" w:lineRule="auto"/>
        <w:jc w:val="both"/>
        <w:rPr>
          <w:rFonts w:asciiTheme="minorBidi" w:hAnsiTheme="minorBidi" w:cstheme="minorBidi"/>
          <w:b/>
          <w:szCs w:val="20"/>
        </w:rPr>
      </w:pPr>
      <w:r w:rsidRPr="00BF631B">
        <w:rPr>
          <w:rFonts w:asciiTheme="minorBidi" w:hAnsiTheme="minorBidi" w:cstheme="minorBidi"/>
        </w:rPr>
        <w:t>The audit will be performed in accordance with the</w:t>
      </w:r>
      <w:r w:rsidRPr="00BF631B">
        <w:rPr>
          <w:rFonts w:asciiTheme="minorBidi" w:hAnsiTheme="minorBidi" w:cstheme="minorBidi"/>
          <w:i/>
        </w:rPr>
        <w:t xml:space="preserve"> International Standards for the Professional Practice of Internal Auditing</w:t>
      </w:r>
      <w:r w:rsidRPr="00BF631B">
        <w:rPr>
          <w:rFonts w:asciiTheme="minorBidi" w:hAnsiTheme="minorBidi" w:cstheme="minorBidi"/>
        </w:rPr>
        <w:t xml:space="preserve"> and IOS audit manual.  </w:t>
      </w:r>
    </w:p>
    <w:p w14:paraId="719A769C" w14:textId="53478585" w:rsidR="00E01E67" w:rsidRPr="00BF631B" w:rsidRDefault="00E01E67" w:rsidP="00E01E67">
      <w:pPr>
        <w:pStyle w:val="Numberedpara"/>
        <w:numPr>
          <w:ilvl w:val="0"/>
          <w:numId w:val="0"/>
        </w:numPr>
        <w:tabs>
          <w:tab w:val="left" w:pos="720"/>
          <w:tab w:val="left" w:pos="2430"/>
        </w:tabs>
        <w:spacing w:after="200" w:line="276" w:lineRule="auto"/>
        <w:jc w:val="both"/>
        <w:rPr>
          <w:rFonts w:asciiTheme="minorBidi" w:hAnsiTheme="minorBidi" w:cstheme="minorBidi"/>
          <w:szCs w:val="20"/>
        </w:rPr>
      </w:pPr>
      <w:r w:rsidRPr="00BF631B">
        <w:rPr>
          <w:rFonts w:asciiTheme="minorBidi" w:hAnsiTheme="minorBidi" w:cstheme="minorBidi"/>
          <w:szCs w:val="20"/>
        </w:rPr>
        <w:t>The audit will be based on surveys, interviews</w:t>
      </w:r>
      <w:r w:rsidRPr="00BF631B">
        <w:rPr>
          <w:rFonts w:asciiTheme="minorBidi" w:eastAsia="Times New Roman" w:hAnsiTheme="minorBidi" w:cstheme="minorBidi"/>
          <w:szCs w:val="20"/>
          <w:lang w:eastAsia="en-US"/>
        </w:rPr>
        <w:t xml:space="preserve"> </w:t>
      </w:r>
      <w:r w:rsidRPr="00BF631B">
        <w:rPr>
          <w:rFonts w:asciiTheme="minorBidi" w:hAnsiTheme="minorBidi" w:cstheme="minorBidi"/>
          <w:szCs w:val="20"/>
        </w:rPr>
        <w:t xml:space="preserve">with internal and external stakeholders, walkthroughs of processes, data analysis and documentation review. The audit team will select the sampling techniques such as </w:t>
      </w:r>
      <w:r w:rsidR="00D33796" w:rsidRPr="00BF631B">
        <w:rPr>
          <w:rFonts w:asciiTheme="minorBidi" w:hAnsiTheme="minorBidi" w:cstheme="minorBidi"/>
          <w:szCs w:val="20"/>
        </w:rPr>
        <w:t>judgmental</w:t>
      </w:r>
      <w:r w:rsidRPr="00BF631B">
        <w:rPr>
          <w:rFonts w:asciiTheme="minorBidi" w:hAnsiTheme="minorBidi" w:cstheme="minorBidi"/>
          <w:szCs w:val="20"/>
        </w:rPr>
        <w:t xml:space="preserve"> (risk-based), statistical, representative sample to ensure the approach remains relevant to the test objectives. </w:t>
      </w:r>
    </w:p>
    <w:p w14:paraId="02F3F4EC" w14:textId="77777777" w:rsidR="00E01E67" w:rsidRPr="00BF631B" w:rsidRDefault="00E01E67" w:rsidP="00E01E67">
      <w:pPr>
        <w:spacing w:before="120" w:after="120"/>
        <w:rPr>
          <w:rStyle w:val="Strong"/>
          <w:rFonts w:asciiTheme="minorBidi" w:hAnsiTheme="minorBidi" w:cstheme="minorBidi"/>
          <w:b/>
          <w:bCs/>
          <w:sz w:val="24"/>
          <w:szCs w:val="24"/>
        </w:rPr>
      </w:pPr>
      <w:r w:rsidRPr="00BF631B">
        <w:rPr>
          <w:rStyle w:val="Strong"/>
          <w:rFonts w:asciiTheme="minorBidi" w:hAnsiTheme="minorBidi" w:cstheme="minorBidi"/>
          <w:b/>
          <w:bCs/>
          <w:sz w:val="24"/>
          <w:szCs w:val="24"/>
        </w:rPr>
        <w:t>Stakeholder engagement form</w:t>
      </w:r>
    </w:p>
    <w:p w14:paraId="6407A5D9" w14:textId="77777777" w:rsidR="00E01E67" w:rsidRPr="00BF631B" w:rsidRDefault="00E01E67" w:rsidP="00E01E67">
      <w:pPr>
        <w:tabs>
          <w:tab w:val="left" w:pos="720"/>
        </w:tabs>
        <w:spacing w:after="200" w:line="276" w:lineRule="auto"/>
        <w:jc w:val="both"/>
        <w:rPr>
          <w:rFonts w:asciiTheme="minorBidi" w:eastAsia="PMingLiU" w:hAnsiTheme="minorBidi" w:cstheme="minorBidi"/>
          <w:lang w:eastAsia="x-none"/>
        </w:rPr>
      </w:pPr>
      <w:r w:rsidRPr="00BF631B">
        <w:rPr>
          <w:rFonts w:asciiTheme="minorBidi" w:eastAsia="PMingLiU" w:hAnsiTheme="minorBidi" w:cstheme="minorBidi"/>
          <w:lang w:eastAsia="x-none"/>
        </w:rPr>
        <w:t>IOS will conduct the audit as per the workflow and timelines below. Without any objection from your end, IOS considers that you agree to adhere to these timelines.</w:t>
      </w:r>
    </w:p>
    <w:p w14:paraId="147264CE" w14:textId="77777777" w:rsidR="00E01E67" w:rsidRPr="00BF631B" w:rsidRDefault="00E01E67" w:rsidP="00E01E67">
      <w:pPr>
        <w:tabs>
          <w:tab w:val="left" w:pos="720"/>
        </w:tabs>
        <w:spacing w:after="200" w:line="276" w:lineRule="auto"/>
        <w:jc w:val="both"/>
        <w:rPr>
          <w:rFonts w:asciiTheme="minorBidi" w:eastAsia="PMingLiU" w:hAnsiTheme="minorBidi" w:cstheme="minorBidi"/>
          <w:lang w:eastAsia="x-none"/>
        </w:rPr>
      </w:pPr>
      <w:r w:rsidRPr="00BF631B">
        <w:rPr>
          <w:rFonts w:asciiTheme="minorBidi" w:eastAsia="PMingLiU" w:hAnsiTheme="minorBidi" w:cstheme="minorBidi"/>
          <w:lang w:eastAsia="x-none"/>
        </w:rPr>
        <w:lastRenderedPageBreak/>
        <w:t>Respecting agreed timelines allows IOS to deliver the audit plan on time and to better serve the Organization. As delays impact the implementation of other assignments, IOS would appreciate to be informed as soon as possible of any challenges that would affect the agreed timeline.</w:t>
      </w:r>
    </w:p>
    <w:p w14:paraId="0391FDB1" w14:textId="77777777" w:rsidR="00E01E67" w:rsidRPr="00BF631B" w:rsidRDefault="00E01E67" w:rsidP="00E01E67">
      <w:pPr>
        <w:pStyle w:val="Numberedpara"/>
        <w:numPr>
          <w:ilvl w:val="0"/>
          <w:numId w:val="0"/>
        </w:numPr>
        <w:tabs>
          <w:tab w:val="left" w:pos="720"/>
          <w:tab w:val="left" w:pos="2430"/>
        </w:tabs>
        <w:spacing w:after="200" w:line="276" w:lineRule="auto"/>
        <w:rPr>
          <w:rFonts w:asciiTheme="minorBidi" w:hAnsiTheme="minorBidi" w:cstheme="minorBidi"/>
          <w:szCs w:val="20"/>
        </w:rPr>
      </w:pPr>
      <w:r w:rsidRPr="00BF631B">
        <w:rPr>
          <w:rFonts w:asciiTheme="minorBidi" w:hAnsiTheme="minorBidi" w:cstheme="minorBidi"/>
          <w:noProof/>
          <w:szCs w:val="20"/>
        </w:rPr>
        <w:drawing>
          <wp:inline distT="0" distB="0" distL="0" distR="0" wp14:anchorId="28236B67" wp14:editId="71DC2050">
            <wp:extent cx="5334000" cy="688340"/>
            <wp:effectExtent l="19050" t="0" r="19050" b="0"/>
            <wp:docPr id="1407025201" name="Diagram 1407025201">
              <a:extLst xmlns:a="http://schemas.openxmlformats.org/drawingml/2006/main">
                <a:ext uri="{FF2B5EF4-FFF2-40B4-BE49-F238E27FC236}">
                  <a16:creationId xmlns:a16="http://schemas.microsoft.com/office/drawing/2014/main" id="{0EC3E873-C08A-407E-BE4B-346FA29B9AE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r w:rsidRPr="00BF631B">
        <w:rPr>
          <w:rFonts w:asciiTheme="minorBidi" w:hAnsiTheme="minorBidi" w:cstheme="minorBidi"/>
          <w:noProof/>
          <w:szCs w:val="20"/>
        </w:rPr>
        <w:drawing>
          <wp:inline distT="0" distB="0" distL="0" distR="0" wp14:anchorId="24D08B5C" wp14:editId="6F7F0A48">
            <wp:extent cx="5715000" cy="2152650"/>
            <wp:effectExtent l="0" t="0" r="19050" b="19050"/>
            <wp:docPr id="2" name="Diagram 2">
              <a:extLst xmlns:a="http://schemas.openxmlformats.org/drawingml/2006/main">
                <a:ext uri="{FF2B5EF4-FFF2-40B4-BE49-F238E27FC236}">
                  <a16:creationId xmlns:a16="http://schemas.microsoft.com/office/drawing/2014/main" id="{4973F105-1793-48FE-ABEF-E5BFCE46743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tbl>
      <w:tblPr>
        <w:tblStyle w:val="PlainTable4"/>
        <w:tblW w:w="9635" w:type="dxa"/>
        <w:tblLook w:val="04A0" w:firstRow="1" w:lastRow="0" w:firstColumn="1" w:lastColumn="0" w:noHBand="0" w:noVBand="1"/>
      </w:tblPr>
      <w:tblGrid>
        <w:gridCol w:w="3690"/>
        <w:gridCol w:w="5945"/>
      </w:tblGrid>
      <w:tr w:rsidR="00E01E67" w:rsidRPr="00BF631B" w14:paraId="7CE6FA6C" w14:textId="77777777" w:rsidTr="006A0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12BE3463" w14:textId="77777777" w:rsidR="00E01E67" w:rsidRPr="00BF631B" w:rsidRDefault="00E01E67" w:rsidP="006A05D5">
            <w:pPr>
              <w:spacing w:before="60" w:after="60"/>
              <w:rPr>
                <w:rFonts w:asciiTheme="minorBidi" w:hAnsiTheme="minorBidi" w:cstheme="minorBidi"/>
                <w:b w:val="0"/>
                <w:bCs w:val="0"/>
                <w:color w:val="306785" w:themeColor="accent1" w:themeShade="BF"/>
                <w:sz w:val="18"/>
                <w:szCs w:val="18"/>
              </w:rPr>
            </w:pPr>
            <w:r w:rsidRPr="00BF631B">
              <w:rPr>
                <w:rFonts w:asciiTheme="minorBidi" w:hAnsiTheme="minorBidi" w:cstheme="minorBidi"/>
                <w:color w:val="306785" w:themeColor="accent1" w:themeShade="BF"/>
                <w:sz w:val="18"/>
                <w:szCs w:val="18"/>
              </w:rPr>
              <w:t>Milestone</w:t>
            </w:r>
          </w:p>
        </w:tc>
        <w:tc>
          <w:tcPr>
            <w:tcW w:w="5945" w:type="dxa"/>
          </w:tcPr>
          <w:p w14:paraId="25EC7F93" w14:textId="77777777" w:rsidR="00E01E67" w:rsidRPr="00BF631B" w:rsidRDefault="00E01E67" w:rsidP="006A05D5">
            <w:pPr>
              <w:spacing w:before="60" w:after="6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color w:val="306785" w:themeColor="accent1" w:themeShade="BF"/>
                <w:sz w:val="18"/>
                <w:szCs w:val="18"/>
              </w:rPr>
            </w:pPr>
            <w:r w:rsidRPr="00BF631B">
              <w:rPr>
                <w:rFonts w:asciiTheme="minorBidi" w:hAnsiTheme="minorBidi" w:cstheme="minorBidi"/>
                <w:color w:val="306785" w:themeColor="accent1" w:themeShade="BF"/>
                <w:sz w:val="18"/>
                <w:szCs w:val="18"/>
              </w:rPr>
              <w:t>Planned date</w:t>
            </w:r>
          </w:p>
        </w:tc>
      </w:tr>
      <w:tr w:rsidR="00E01E67" w:rsidRPr="00BF631B" w14:paraId="7910961E" w14:textId="77777777" w:rsidTr="006A05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44220123" w14:textId="77777777" w:rsidR="00E01E67" w:rsidRPr="00BF631B" w:rsidRDefault="00E01E67" w:rsidP="006A05D5">
            <w:pPr>
              <w:spacing w:before="60" w:after="60"/>
              <w:rPr>
                <w:rFonts w:asciiTheme="minorBidi" w:hAnsiTheme="minorBidi" w:cstheme="minorBidi"/>
                <w:b w:val="0"/>
                <w:bCs w:val="0"/>
                <w:color w:val="306785" w:themeColor="accent1" w:themeShade="BF"/>
                <w:sz w:val="18"/>
                <w:szCs w:val="18"/>
              </w:rPr>
            </w:pPr>
            <w:r w:rsidRPr="00BF631B">
              <w:rPr>
                <w:rFonts w:asciiTheme="minorBidi" w:hAnsiTheme="minorBidi" w:cstheme="minorBidi"/>
                <w:b w:val="0"/>
                <w:bCs w:val="0"/>
                <w:color w:val="306785" w:themeColor="accent1" w:themeShade="BF"/>
                <w:sz w:val="18"/>
                <w:szCs w:val="18"/>
              </w:rPr>
              <w:t>Notification letter</w:t>
            </w:r>
          </w:p>
        </w:tc>
        <w:tc>
          <w:tcPr>
            <w:tcW w:w="5945" w:type="dxa"/>
          </w:tcPr>
          <w:p w14:paraId="679277F3" w14:textId="30487FA4" w:rsidR="00E01E67" w:rsidRPr="00BC7D00" w:rsidRDefault="0048008E" w:rsidP="006A05D5">
            <w:pPr>
              <w:spacing w:before="60" w:after="6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Cs/>
                <w:color w:val="306785" w:themeColor="accent1" w:themeShade="BF"/>
                <w:sz w:val="18"/>
                <w:szCs w:val="18"/>
                <w:highlight w:val="yellow"/>
              </w:rPr>
            </w:pPr>
            <w:r w:rsidRPr="0048008E">
              <w:rPr>
                <w:rFonts w:asciiTheme="minorBidi" w:hAnsiTheme="minorBidi" w:cstheme="minorBidi"/>
                <w:bCs/>
                <w:color w:val="306785" w:themeColor="accent1" w:themeShade="BF"/>
                <w:sz w:val="18"/>
                <w:szCs w:val="18"/>
              </w:rPr>
              <w:t>04 May</w:t>
            </w:r>
            <w:r w:rsidR="00E01E67" w:rsidRPr="0048008E">
              <w:rPr>
                <w:rFonts w:asciiTheme="minorBidi" w:hAnsiTheme="minorBidi" w:cstheme="minorBidi"/>
                <w:bCs/>
                <w:color w:val="306785" w:themeColor="accent1" w:themeShade="BF"/>
                <w:sz w:val="18"/>
                <w:szCs w:val="18"/>
              </w:rPr>
              <w:t xml:space="preserve"> 2022</w:t>
            </w:r>
          </w:p>
        </w:tc>
      </w:tr>
      <w:tr w:rsidR="00E01E67" w:rsidRPr="00BF631B" w14:paraId="3910354F" w14:textId="77777777" w:rsidTr="006A05D5">
        <w:tc>
          <w:tcPr>
            <w:cnfStyle w:val="001000000000" w:firstRow="0" w:lastRow="0" w:firstColumn="1" w:lastColumn="0" w:oddVBand="0" w:evenVBand="0" w:oddHBand="0" w:evenHBand="0" w:firstRowFirstColumn="0" w:firstRowLastColumn="0" w:lastRowFirstColumn="0" w:lastRowLastColumn="0"/>
            <w:tcW w:w="3690" w:type="dxa"/>
          </w:tcPr>
          <w:p w14:paraId="0C5BEBDF" w14:textId="77777777" w:rsidR="00E01E67" w:rsidRPr="00BF631B" w:rsidRDefault="00E01E67" w:rsidP="006A05D5">
            <w:pPr>
              <w:spacing w:before="60" w:after="60"/>
              <w:rPr>
                <w:rFonts w:asciiTheme="minorBidi" w:hAnsiTheme="minorBidi" w:cstheme="minorBidi"/>
                <w:b w:val="0"/>
                <w:bCs w:val="0"/>
                <w:color w:val="306785" w:themeColor="accent1" w:themeShade="BF"/>
                <w:sz w:val="18"/>
                <w:szCs w:val="18"/>
              </w:rPr>
            </w:pPr>
            <w:r w:rsidRPr="00BF631B">
              <w:rPr>
                <w:rFonts w:asciiTheme="minorBidi" w:hAnsiTheme="minorBidi" w:cstheme="minorBidi"/>
                <w:b w:val="0"/>
                <w:bCs w:val="0"/>
                <w:color w:val="306785" w:themeColor="accent1" w:themeShade="BF"/>
                <w:sz w:val="18"/>
                <w:szCs w:val="18"/>
              </w:rPr>
              <w:t>TORs shared with audit client</w:t>
            </w:r>
          </w:p>
        </w:tc>
        <w:tc>
          <w:tcPr>
            <w:tcW w:w="5945" w:type="dxa"/>
          </w:tcPr>
          <w:p w14:paraId="3D747DF0" w14:textId="1EF717DF" w:rsidR="00E01E67" w:rsidRPr="00BC7D00" w:rsidRDefault="00E01E67" w:rsidP="006A05D5">
            <w:pPr>
              <w:spacing w:before="60" w:after="6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Cs/>
                <w:color w:val="306785" w:themeColor="accent1" w:themeShade="BF"/>
                <w:sz w:val="18"/>
                <w:szCs w:val="18"/>
                <w:highlight w:val="yellow"/>
              </w:rPr>
            </w:pPr>
          </w:p>
        </w:tc>
      </w:tr>
      <w:tr w:rsidR="00E01E67" w:rsidRPr="00BF631B" w14:paraId="78D118F6" w14:textId="77777777" w:rsidTr="006A05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3DD9D85D" w14:textId="77777777" w:rsidR="00E01E67" w:rsidRPr="00BF631B" w:rsidRDefault="00E01E67" w:rsidP="006A05D5">
            <w:pPr>
              <w:spacing w:before="60" w:after="60"/>
              <w:rPr>
                <w:rFonts w:asciiTheme="minorBidi" w:hAnsiTheme="minorBidi" w:cstheme="minorBidi"/>
                <w:b w:val="0"/>
                <w:bCs w:val="0"/>
                <w:color w:val="306785" w:themeColor="accent1" w:themeShade="BF"/>
                <w:sz w:val="18"/>
                <w:szCs w:val="18"/>
              </w:rPr>
            </w:pPr>
            <w:r w:rsidRPr="00BF631B">
              <w:rPr>
                <w:rFonts w:asciiTheme="minorBidi" w:hAnsiTheme="minorBidi" w:cstheme="minorBidi"/>
                <w:b w:val="0"/>
                <w:bCs w:val="0"/>
                <w:color w:val="306785" w:themeColor="accent1" w:themeShade="BF"/>
                <w:sz w:val="18"/>
                <w:szCs w:val="18"/>
              </w:rPr>
              <w:t xml:space="preserve">Entrance Meeting </w:t>
            </w:r>
          </w:p>
        </w:tc>
        <w:tc>
          <w:tcPr>
            <w:tcW w:w="5945" w:type="dxa"/>
          </w:tcPr>
          <w:p w14:paraId="694E3842" w14:textId="34567050" w:rsidR="00E01E67" w:rsidRPr="00277389" w:rsidRDefault="00710AA5" w:rsidP="00277389">
            <w:pPr>
              <w:spacing w:before="60" w:after="6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Cs/>
                <w:color w:val="306785" w:themeColor="accent1" w:themeShade="BF"/>
                <w:sz w:val="18"/>
                <w:szCs w:val="18"/>
              </w:rPr>
            </w:pPr>
            <w:r w:rsidRPr="00710AA5">
              <w:rPr>
                <w:rFonts w:asciiTheme="minorBidi" w:hAnsiTheme="minorBidi" w:cstheme="minorBidi"/>
                <w:bCs/>
                <w:color w:val="306785" w:themeColor="accent1" w:themeShade="BF"/>
                <w:sz w:val="18"/>
                <w:szCs w:val="18"/>
              </w:rPr>
              <w:t>23 May 2022</w:t>
            </w:r>
          </w:p>
        </w:tc>
      </w:tr>
      <w:tr w:rsidR="00E01E67" w:rsidRPr="00BF631B" w14:paraId="5D161932" w14:textId="77777777" w:rsidTr="006A05D5">
        <w:tc>
          <w:tcPr>
            <w:cnfStyle w:val="001000000000" w:firstRow="0" w:lastRow="0" w:firstColumn="1" w:lastColumn="0" w:oddVBand="0" w:evenVBand="0" w:oddHBand="0" w:evenHBand="0" w:firstRowFirstColumn="0" w:firstRowLastColumn="0" w:lastRowFirstColumn="0" w:lastRowLastColumn="0"/>
            <w:tcW w:w="3690" w:type="dxa"/>
          </w:tcPr>
          <w:p w14:paraId="08B77F2B" w14:textId="77777777" w:rsidR="00E01E67" w:rsidRPr="00BF631B" w:rsidRDefault="00E01E67" w:rsidP="006A05D5">
            <w:pPr>
              <w:spacing w:before="60" w:after="60"/>
              <w:rPr>
                <w:rFonts w:asciiTheme="minorBidi" w:hAnsiTheme="minorBidi" w:cstheme="minorBidi"/>
                <w:b w:val="0"/>
                <w:bCs w:val="0"/>
                <w:color w:val="306785" w:themeColor="accent1" w:themeShade="BF"/>
                <w:sz w:val="18"/>
                <w:szCs w:val="18"/>
              </w:rPr>
            </w:pPr>
            <w:r w:rsidRPr="00BF631B">
              <w:rPr>
                <w:rFonts w:asciiTheme="minorBidi" w:hAnsiTheme="minorBidi" w:cstheme="minorBidi"/>
                <w:b w:val="0"/>
                <w:bCs w:val="0"/>
                <w:color w:val="306785" w:themeColor="accent1" w:themeShade="BF"/>
                <w:sz w:val="18"/>
                <w:szCs w:val="18"/>
              </w:rPr>
              <w:t>Initial Risk Assessment / Start of Fieldwork</w:t>
            </w:r>
          </w:p>
        </w:tc>
        <w:tc>
          <w:tcPr>
            <w:tcW w:w="5945" w:type="dxa"/>
          </w:tcPr>
          <w:p w14:paraId="02965A62" w14:textId="6155585A" w:rsidR="00E01E67" w:rsidRPr="00277389" w:rsidRDefault="00AD25B2" w:rsidP="00277389">
            <w:pPr>
              <w:spacing w:before="60" w:after="6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Cs/>
                <w:color w:val="306785" w:themeColor="accent1" w:themeShade="BF"/>
                <w:sz w:val="18"/>
                <w:szCs w:val="18"/>
              </w:rPr>
            </w:pPr>
            <w:r w:rsidRPr="00AD25B2">
              <w:rPr>
                <w:rFonts w:asciiTheme="minorBidi" w:hAnsiTheme="minorBidi" w:cstheme="minorBidi"/>
                <w:bCs/>
                <w:color w:val="306785" w:themeColor="accent1" w:themeShade="BF"/>
                <w:sz w:val="18"/>
                <w:szCs w:val="18"/>
              </w:rPr>
              <w:t>01 June 2022</w:t>
            </w:r>
          </w:p>
        </w:tc>
      </w:tr>
      <w:tr w:rsidR="00E01E67" w:rsidRPr="00BF631B" w14:paraId="7066F870" w14:textId="77777777" w:rsidTr="006A05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33D18AD4" w14:textId="77777777" w:rsidR="00E01E67" w:rsidRPr="00BF631B" w:rsidRDefault="00E01E67" w:rsidP="006A05D5">
            <w:pPr>
              <w:spacing w:before="60" w:after="60"/>
              <w:rPr>
                <w:rFonts w:asciiTheme="minorBidi" w:hAnsiTheme="minorBidi" w:cstheme="minorBidi"/>
                <w:b w:val="0"/>
                <w:bCs w:val="0"/>
                <w:color w:val="306785" w:themeColor="accent1" w:themeShade="BF"/>
                <w:sz w:val="18"/>
                <w:szCs w:val="18"/>
              </w:rPr>
            </w:pPr>
            <w:r w:rsidRPr="00BF631B">
              <w:rPr>
                <w:rFonts w:asciiTheme="minorBidi" w:hAnsiTheme="minorBidi" w:cstheme="minorBidi"/>
                <w:b w:val="0"/>
                <w:bCs w:val="0"/>
                <w:color w:val="306785" w:themeColor="accent1" w:themeShade="BF"/>
                <w:sz w:val="18"/>
                <w:szCs w:val="18"/>
              </w:rPr>
              <w:t>Exit Meeting / End of Fieldwork</w:t>
            </w:r>
          </w:p>
        </w:tc>
        <w:tc>
          <w:tcPr>
            <w:tcW w:w="5945" w:type="dxa"/>
          </w:tcPr>
          <w:p w14:paraId="08C7B492" w14:textId="7D507F76" w:rsidR="00E01E67" w:rsidRPr="00277389" w:rsidRDefault="00AD25B2" w:rsidP="00277389">
            <w:pPr>
              <w:spacing w:before="60" w:after="6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Cs/>
                <w:color w:val="306785" w:themeColor="accent1" w:themeShade="BF"/>
                <w:sz w:val="18"/>
                <w:szCs w:val="18"/>
              </w:rPr>
            </w:pPr>
            <w:r w:rsidRPr="00AD25B2">
              <w:rPr>
                <w:rFonts w:asciiTheme="minorBidi" w:hAnsiTheme="minorBidi" w:cstheme="minorBidi"/>
                <w:bCs/>
                <w:color w:val="306785" w:themeColor="accent1" w:themeShade="BF"/>
                <w:sz w:val="18"/>
                <w:szCs w:val="18"/>
              </w:rPr>
              <w:t>21 June 2022</w:t>
            </w:r>
          </w:p>
        </w:tc>
      </w:tr>
      <w:tr w:rsidR="00E01E67" w:rsidRPr="00BF631B" w14:paraId="7BD9C5D8" w14:textId="77777777" w:rsidTr="006A05D5">
        <w:tc>
          <w:tcPr>
            <w:cnfStyle w:val="001000000000" w:firstRow="0" w:lastRow="0" w:firstColumn="1" w:lastColumn="0" w:oddVBand="0" w:evenVBand="0" w:oddHBand="0" w:evenHBand="0" w:firstRowFirstColumn="0" w:firstRowLastColumn="0" w:lastRowFirstColumn="0" w:lastRowLastColumn="0"/>
            <w:tcW w:w="3690" w:type="dxa"/>
          </w:tcPr>
          <w:p w14:paraId="3955D1C1" w14:textId="77777777" w:rsidR="00E01E67" w:rsidRPr="00BF631B" w:rsidRDefault="00E01E67" w:rsidP="006A05D5">
            <w:pPr>
              <w:spacing w:before="60" w:after="60"/>
              <w:rPr>
                <w:rFonts w:asciiTheme="minorBidi" w:hAnsiTheme="minorBidi" w:cstheme="minorBidi"/>
                <w:b w:val="0"/>
                <w:bCs w:val="0"/>
                <w:color w:val="306785" w:themeColor="accent1" w:themeShade="BF"/>
                <w:sz w:val="18"/>
                <w:szCs w:val="18"/>
              </w:rPr>
            </w:pPr>
            <w:r w:rsidRPr="00BF631B">
              <w:rPr>
                <w:rFonts w:asciiTheme="minorBidi" w:hAnsiTheme="minorBidi" w:cstheme="minorBidi"/>
                <w:b w:val="0"/>
                <w:bCs w:val="0"/>
                <w:color w:val="306785" w:themeColor="accent1" w:themeShade="BF"/>
                <w:sz w:val="18"/>
                <w:szCs w:val="18"/>
              </w:rPr>
              <w:t>Draft report</w:t>
            </w:r>
          </w:p>
        </w:tc>
        <w:tc>
          <w:tcPr>
            <w:tcW w:w="5945" w:type="dxa"/>
          </w:tcPr>
          <w:p w14:paraId="2C5CB6B3" w14:textId="2C1881AF" w:rsidR="00E01E67" w:rsidRPr="00277389" w:rsidRDefault="00AD25B2" w:rsidP="00277389">
            <w:pPr>
              <w:spacing w:before="60" w:after="6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Cs/>
                <w:color w:val="306785" w:themeColor="accent1" w:themeShade="BF"/>
                <w:sz w:val="18"/>
                <w:szCs w:val="18"/>
              </w:rPr>
            </w:pPr>
            <w:r w:rsidRPr="00AD25B2">
              <w:rPr>
                <w:rFonts w:asciiTheme="minorBidi" w:hAnsiTheme="minorBidi" w:cstheme="minorBidi"/>
                <w:bCs/>
                <w:color w:val="306785" w:themeColor="accent1" w:themeShade="BF"/>
                <w:sz w:val="18"/>
                <w:szCs w:val="18"/>
              </w:rPr>
              <w:t>11 July 2022</w:t>
            </w:r>
          </w:p>
        </w:tc>
      </w:tr>
      <w:tr w:rsidR="00E01E67" w:rsidRPr="00BF631B" w14:paraId="27EF844C" w14:textId="77777777" w:rsidTr="006A05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6C87E0FC" w14:textId="77777777" w:rsidR="00E01E67" w:rsidRPr="00BF631B" w:rsidRDefault="00E01E67" w:rsidP="006A05D5">
            <w:pPr>
              <w:spacing w:before="60" w:after="60"/>
              <w:rPr>
                <w:rFonts w:asciiTheme="minorBidi" w:hAnsiTheme="minorBidi" w:cstheme="minorBidi"/>
                <w:b w:val="0"/>
                <w:bCs w:val="0"/>
                <w:color w:val="306785" w:themeColor="accent1" w:themeShade="BF"/>
                <w:sz w:val="18"/>
                <w:szCs w:val="18"/>
              </w:rPr>
            </w:pPr>
            <w:r w:rsidRPr="00BF631B">
              <w:rPr>
                <w:rFonts w:asciiTheme="minorBidi" w:hAnsiTheme="minorBidi" w:cstheme="minorBidi"/>
                <w:b w:val="0"/>
                <w:bCs w:val="0"/>
                <w:color w:val="306785" w:themeColor="accent1" w:themeShade="BF"/>
                <w:sz w:val="18"/>
                <w:szCs w:val="18"/>
              </w:rPr>
              <w:t>Client comments and AMAs</w:t>
            </w:r>
          </w:p>
        </w:tc>
        <w:tc>
          <w:tcPr>
            <w:tcW w:w="5945" w:type="dxa"/>
          </w:tcPr>
          <w:p w14:paraId="33CF0495" w14:textId="12898B22" w:rsidR="00E01E67" w:rsidRPr="00277389" w:rsidRDefault="00AD25B2" w:rsidP="00277389">
            <w:pPr>
              <w:spacing w:before="60" w:after="6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Cs/>
                <w:color w:val="306785" w:themeColor="accent1" w:themeShade="BF"/>
                <w:sz w:val="18"/>
                <w:szCs w:val="18"/>
              </w:rPr>
            </w:pPr>
            <w:r w:rsidRPr="00AD25B2">
              <w:rPr>
                <w:rFonts w:asciiTheme="minorBidi" w:hAnsiTheme="minorBidi" w:cstheme="minorBidi"/>
                <w:bCs/>
                <w:color w:val="306785" w:themeColor="accent1" w:themeShade="BF"/>
                <w:sz w:val="18"/>
                <w:szCs w:val="18"/>
              </w:rPr>
              <w:t>25 July 2022</w:t>
            </w:r>
          </w:p>
        </w:tc>
      </w:tr>
      <w:tr w:rsidR="00E01E67" w:rsidRPr="00BF631B" w14:paraId="59C11526" w14:textId="77777777" w:rsidTr="006A05D5">
        <w:tc>
          <w:tcPr>
            <w:cnfStyle w:val="001000000000" w:firstRow="0" w:lastRow="0" w:firstColumn="1" w:lastColumn="0" w:oddVBand="0" w:evenVBand="0" w:oddHBand="0" w:evenHBand="0" w:firstRowFirstColumn="0" w:firstRowLastColumn="0" w:lastRowFirstColumn="0" w:lastRowLastColumn="0"/>
            <w:tcW w:w="3690" w:type="dxa"/>
          </w:tcPr>
          <w:p w14:paraId="2AB32BFB" w14:textId="77777777" w:rsidR="00E01E67" w:rsidRPr="00BF631B" w:rsidRDefault="00E01E67" w:rsidP="006A05D5">
            <w:pPr>
              <w:spacing w:before="60" w:after="60"/>
              <w:rPr>
                <w:rFonts w:asciiTheme="minorBidi" w:hAnsiTheme="minorBidi" w:cstheme="minorBidi"/>
                <w:b w:val="0"/>
                <w:bCs w:val="0"/>
                <w:color w:val="306785" w:themeColor="accent1" w:themeShade="BF"/>
                <w:sz w:val="18"/>
                <w:szCs w:val="18"/>
              </w:rPr>
            </w:pPr>
            <w:r w:rsidRPr="00BF631B">
              <w:rPr>
                <w:rFonts w:asciiTheme="minorBidi" w:hAnsiTheme="minorBidi" w:cstheme="minorBidi"/>
                <w:b w:val="0"/>
                <w:bCs w:val="0"/>
                <w:color w:val="306785" w:themeColor="accent1" w:themeShade="BF"/>
                <w:sz w:val="18"/>
                <w:szCs w:val="18"/>
              </w:rPr>
              <w:t>Final report</w:t>
            </w:r>
          </w:p>
        </w:tc>
        <w:tc>
          <w:tcPr>
            <w:tcW w:w="5945" w:type="dxa"/>
          </w:tcPr>
          <w:p w14:paraId="36AB03E4" w14:textId="08AB5972" w:rsidR="00E01E67" w:rsidRPr="00277389" w:rsidRDefault="00277389" w:rsidP="00277389">
            <w:pPr>
              <w:spacing w:before="60" w:after="6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Cs/>
                <w:color w:val="306785" w:themeColor="accent1" w:themeShade="BF"/>
                <w:sz w:val="18"/>
                <w:szCs w:val="18"/>
              </w:rPr>
            </w:pPr>
            <w:r w:rsidRPr="00277389">
              <w:rPr>
                <w:rFonts w:asciiTheme="minorBidi" w:hAnsiTheme="minorBidi" w:cstheme="minorBidi"/>
                <w:bCs/>
                <w:color w:val="306785" w:themeColor="accent1" w:themeShade="BF"/>
                <w:sz w:val="18"/>
                <w:szCs w:val="18"/>
              </w:rPr>
              <w:t>31 July 2022</w:t>
            </w:r>
          </w:p>
        </w:tc>
      </w:tr>
      <w:tr w:rsidR="00E01E67" w:rsidRPr="00BF631B" w14:paraId="27921C4D" w14:textId="77777777" w:rsidTr="006A05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5F552C0B" w14:textId="77777777" w:rsidR="00E01E67" w:rsidRPr="00BF631B" w:rsidRDefault="00E01E67" w:rsidP="006A05D5">
            <w:pPr>
              <w:spacing w:before="60" w:after="60"/>
              <w:rPr>
                <w:rFonts w:asciiTheme="minorBidi" w:hAnsiTheme="minorBidi" w:cstheme="minorBidi"/>
                <w:b w:val="0"/>
                <w:bCs w:val="0"/>
                <w:color w:val="306785" w:themeColor="accent1" w:themeShade="BF"/>
                <w:sz w:val="18"/>
                <w:szCs w:val="18"/>
              </w:rPr>
            </w:pPr>
            <w:r w:rsidRPr="00BF631B">
              <w:rPr>
                <w:rFonts w:asciiTheme="minorBidi" w:hAnsiTheme="minorBidi" w:cstheme="minorBidi"/>
                <w:b w:val="0"/>
                <w:bCs w:val="0"/>
                <w:color w:val="306785" w:themeColor="accent1" w:themeShade="BF"/>
                <w:sz w:val="18"/>
                <w:szCs w:val="18"/>
              </w:rPr>
              <w:t>Client Satisfaction survey</w:t>
            </w:r>
          </w:p>
        </w:tc>
        <w:tc>
          <w:tcPr>
            <w:tcW w:w="5945" w:type="dxa"/>
          </w:tcPr>
          <w:p w14:paraId="618788A5" w14:textId="47562E92" w:rsidR="00E01E67" w:rsidRPr="00277389" w:rsidRDefault="00277389" w:rsidP="00277389">
            <w:pPr>
              <w:spacing w:before="60" w:after="6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Cs/>
                <w:color w:val="306785" w:themeColor="accent1" w:themeShade="BF"/>
                <w:sz w:val="18"/>
                <w:szCs w:val="18"/>
              </w:rPr>
            </w:pPr>
            <w:r w:rsidRPr="00277389">
              <w:rPr>
                <w:rFonts w:asciiTheme="minorBidi" w:hAnsiTheme="minorBidi" w:cstheme="minorBidi"/>
                <w:bCs/>
                <w:color w:val="306785" w:themeColor="accent1" w:themeShade="BF"/>
                <w:sz w:val="18"/>
                <w:szCs w:val="18"/>
              </w:rPr>
              <w:t>After 31 July 2022</w:t>
            </w:r>
          </w:p>
        </w:tc>
      </w:tr>
      <w:tr w:rsidR="00E01E67" w:rsidRPr="00BF631B" w14:paraId="25F35E82" w14:textId="77777777" w:rsidTr="006A05D5">
        <w:tc>
          <w:tcPr>
            <w:cnfStyle w:val="001000000000" w:firstRow="0" w:lastRow="0" w:firstColumn="1" w:lastColumn="0" w:oddVBand="0" w:evenVBand="0" w:oddHBand="0" w:evenHBand="0" w:firstRowFirstColumn="0" w:firstRowLastColumn="0" w:lastRowFirstColumn="0" w:lastRowLastColumn="0"/>
            <w:tcW w:w="3690" w:type="dxa"/>
          </w:tcPr>
          <w:p w14:paraId="2B548134" w14:textId="77777777" w:rsidR="00E01E67" w:rsidRPr="00BF631B" w:rsidRDefault="00E01E67" w:rsidP="006A05D5">
            <w:pPr>
              <w:spacing w:before="60" w:after="60"/>
              <w:rPr>
                <w:rFonts w:asciiTheme="minorBidi" w:hAnsiTheme="minorBidi" w:cstheme="minorBidi"/>
                <w:b w:val="0"/>
                <w:bCs w:val="0"/>
                <w:color w:val="306785" w:themeColor="accent1" w:themeShade="BF"/>
                <w:sz w:val="18"/>
                <w:szCs w:val="18"/>
              </w:rPr>
            </w:pPr>
            <w:r w:rsidRPr="00BF631B">
              <w:rPr>
                <w:rFonts w:asciiTheme="minorBidi" w:hAnsiTheme="minorBidi" w:cstheme="minorBidi"/>
                <w:b w:val="0"/>
                <w:bCs w:val="0"/>
                <w:color w:val="306785" w:themeColor="accent1" w:themeShade="BF"/>
                <w:sz w:val="18"/>
                <w:szCs w:val="18"/>
              </w:rPr>
              <w:t xml:space="preserve">Release of AMAs in TM+ </w:t>
            </w:r>
          </w:p>
        </w:tc>
        <w:tc>
          <w:tcPr>
            <w:tcW w:w="5945" w:type="dxa"/>
          </w:tcPr>
          <w:p w14:paraId="63ED6973" w14:textId="3C05BDCB" w:rsidR="00E01E67" w:rsidRPr="00277389" w:rsidRDefault="00277389" w:rsidP="00277389">
            <w:pPr>
              <w:spacing w:before="60" w:after="6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Cs/>
                <w:color w:val="306785" w:themeColor="accent1" w:themeShade="BF"/>
                <w:sz w:val="18"/>
                <w:szCs w:val="18"/>
              </w:rPr>
            </w:pPr>
            <w:r w:rsidRPr="00277389">
              <w:rPr>
                <w:rFonts w:asciiTheme="minorBidi" w:hAnsiTheme="minorBidi" w:cstheme="minorBidi"/>
                <w:bCs/>
                <w:color w:val="306785" w:themeColor="accent1" w:themeShade="BF"/>
                <w:sz w:val="18"/>
                <w:szCs w:val="18"/>
              </w:rPr>
              <w:t>15 September 2022</w:t>
            </w:r>
          </w:p>
        </w:tc>
      </w:tr>
    </w:tbl>
    <w:p w14:paraId="047D7321" w14:textId="77777777" w:rsidR="00E01E67" w:rsidRPr="00BF631B" w:rsidRDefault="00E01E67" w:rsidP="00E01E67">
      <w:pPr>
        <w:spacing w:before="120" w:after="120"/>
        <w:rPr>
          <w:rStyle w:val="Strong"/>
          <w:rFonts w:asciiTheme="minorBidi" w:hAnsiTheme="minorBidi" w:cstheme="minorBidi"/>
          <w:b/>
          <w:bCs/>
          <w:sz w:val="24"/>
          <w:szCs w:val="24"/>
        </w:rPr>
      </w:pPr>
    </w:p>
    <w:p w14:paraId="5BB65A8E" w14:textId="77777777" w:rsidR="00E01E67" w:rsidRPr="00BF631B" w:rsidRDefault="00E01E67" w:rsidP="00E01E67">
      <w:pPr>
        <w:spacing w:before="120" w:after="120"/>
        <w:rPr>
          <w:rStyle w:val="Strong"/>
          <w:rFonts w:asciiTheme="minorBidi" w:hAnsiTheme="minorBidi" w:cstheme="minorBidi"/>
          <w:b/>
          <w:bCs/>
          <w:sz w:val="24"/>
          <w:szCs w:val="24"/>
        </w:rPr>
      </w:pPr>
      <w:r w:rsidRPr="00BF631B">
        <w:rPr>
          <w:rStyle w:val="Strong"/>
          <w:rFonts w:asciiTheme="minorBidi" w:hAnsiTheme="minorBidi" w:cstheme="minorBidi"/>
          <w:b/>
          <w:bCs/>
          <w:sz w:val="24"/>
          <w:szCs w:val="24"/>
        </w:rPr>
        <w:t xml:space="preserve">Audit resources </w:t>
      </w:r>
    </w:p>
    <w:p w14:paraId="7DBCE1CF" w14:textId="085B8BC6" w:rsidR="00E01E67" w:rsidRPr="00BC7D00" w:rsidRDefault="00E01E67" w:rsidP="00E01E67">
      <w:pPr>
        <w:spacing w:after="200" w:line="240" w:lineRule="atLeast"/>
        <w:ind w:right="29"/>
        <w:jc w:val="both"/>
        <w:rPr>
          <w:rFonts w:asciiTheme="minorBidi" w:eastAsia="PMingLiU" w:hAnsiTheme="minorBidi" w:cstheme="minorBidi"/>
          <w:lang w:eastAsia="x-none"/>
        </w:rPr>
      </w:pPr>
      <w:r w:rsidRPr="00BF631B">
        <w:rPr>
          <w:rFonts w:asciiTheme="minorBidi" w:eastAsia="PMingLiU" w:hAnsiTheme="minorBidi" w:cstheme="minorBidi"/>
          <w:lang w:eastAsia="x-none"/>
        </w:rPr>
        <w:t>The audit will be carried out by M</w:t>
      </w:r>
      <w:r w:rsidR="00BC7D00">
        <w:rPr>
          <w:rFonts w:asciiTheme="minorBidi" w:eastAsia="PMingLiU" w:hAnsiTheme="minorBidi" w:cstheme="minorBidi"/>
          <w:lang w:eastAsia="x-none"/>
        </w:rPr>
        <w:t>. Hiranand Purkait</w:t>
      </w:r>
      <w:r w:rsidRPr="00BC7D00">
        <w:rPr>
          <w:rFonts w:asciiTheme="minorBidi" w:eastAsia="PMingLiU" w:hAnsiTheme="minorBidi" w:cstheme="minorBidi"/>
          <w:lang w:eastAsia="x-none"/>
        </w:rPr>
        <w:t xml:space="preserve">, Principal Auditor, Ms </w:t>
      </w:r>
      <w:r w:rsidR="00BC7D00">
        <w:rPr>
          <w:rFonts w:asciiTheme="minorBidi" w:eastAsia="PMingLiU" w:hAnsiTheme="minorBidi" w:cstheme="minorBidi"/>
          <w:lang w:eastAsia="x-none"/>
        </w:rPr>
        <w:t>Flora Moutard</w:t>
      </w:r>
      <w:r w:rsidR="00467453">
        <w:rPr>
          <w:rFonts w:asciiTheme="minorBidi" w:eastAsia="PMingLiU" w:hAnsiTheme="minorBidi" w:cstheme="minorBidi"/>
          <w:lang w:eastAsia="x-none"/>
        </w:rPr>
        <w:t xml:space="preserve">, Auditor </w:t>
      </w:r>
      <w:r w:rsidRPr="00BC7D00">
        <w:rPr>
          <w:rFonts w:asciiTheme="minorBidi" w:eastAsia="PMingLiU" w:hAnsiTheme="minorBidi" w:cstheme="minorBidi"/>
          <w:lang w:eastAsia="x-none"/>
        </w:rPr>
        <w:t>and M</w:t>
      </w:r>
      <w:r w:rsidR="00E35AEF">
        <w:rPr>
          <w:rFonts w:asciiTheme="minorBidi" w:eastAsia="PMingLiU" w:hAnsiTheme="minorBidi" w:cstheme="minorBidi"/>
          <w:lang w:eastAsia="x-none"/>
        </w:rPr>
        <w:t>.</w:t>
      </w:r>
      <w:r w:rsidR="00DF5D91">
        <w:rPr>
          <w:rFonts w:asciiTheme="minorBidi" w:eastAsia="PMingLiU" w:hAnsiTheme="minorBidi" w:cstheme="minorBidi"/>
          <w:lang w:eastAsia="x-none"/>
        </w:rPr>
        <w:t xml:space="preserve"> </w:t>
      </w:r>
      <w:r w:rsidR="00467453">
        <w:rPr>
          <w:rFonts w:asciiTheme="minorBidi" w:eastAsia="PMingLiU" w:hAnsiTheme="minorBidi" w:cstheme="minorBidi"/>
          <w:lang w:eastAsia="x-none"/>
        </w:rPr>
        <w:t xml:space="preserve">Thiago </w:t>
      </w:r>
      <w:r w:rsidR="00512129">
        <w:rPr>
          <w:rFonts w:asciiTheme="minorBidi" w:eastAsia="PMingLiU" w:hAnsiTheme="minorBidi" w:cstheme="minorBidi"/>
          <w:lang w:eastAsia="x-none"/>
        </w:rPr>
        <w:t>De Oliveira Teodoro</w:t>
      </w:r>
      <w:r w:rsidRPr="00BC7D00">
        <w:rPr>
          <w:rFonts w:asciiTheme="minorBidi" w:eastAsia="PMingLiU" w:hAnsiTheme="minorBidi" w:cstheme="minorBidi"/>
          <w:lang w:eastAsia="x-none"/>
        </w:rPr>
        <w:t xml:space="preserve">, external consultant. </w:t>
      </w:r>
    </w:p>
    <w:p w14:paraId="522FB570" w14:textId="77777777" w:rsidR="00E01E67" w:rsidRPr="00BC7D00" w:rsidRDefault="00E01E67" w:rsidP="00E01E67">
      <w:pPr>
        <w:pStyle w:val="Numberedpara"/>
        <w:numPr>
          <w:ilvl w:val="0"/>
          <w:numId w:val="0"/>
        </w:numPr>
        <w:tabs>
          <w:tab w:val="left" w:pos="720"/>
          <w:tab w:val="left" w:pos="2430"/>
        </w:tabs>
        <w:spacing w:after="200" w:line="276" w:lineRule="auto"/>
        <w:rPr>
          <w:rFonts w:asciiTheme="minorBidi" w:hAnsiTheme="minorBidi" w:cstheme="minorBidi"/>
          <w:szCs w:val="20"/>
        </w:rPr>
      </w:pPr>
    </w:p>
    <w:p w14:paraId="0B50719E" w14:textId="77777777" w:rsidR="00E01E67" w:rsidRPr="00BC7D00" w:rsidRDefault="00E01E67" w:rsidP="00E01E67">
      <w:pPr>
        <w:pStyle w:val="Numberedpara"/>
        <w:numPr>
          <w:ilvl w:val="0"/>
          <w:numId w:val="0"/>
        </w:numPr>
        <w:tabs>
          <w:tab w:val="left" w:pos="720"/>
          <w:tab w:val="left" w:pos="2430"/>
        </w:tabs>
        <w:spacing w:after="200" w:line="276" w:lineRule="auto"/>
        <w:rPr>
          <w:rFonts w:asciiTheme="minorBidi" w:hAnsiTheme="minorBidi" w:cstheme="minorBidi"/>
          <w:szCs w:val="20"/>
        </w:rPr>
      </w:pPr>
    </w:p>
    <w:p w14:paraId="143322D3" w14:textId="08CBBDD1" w:rsidR="00492B61" w:rsidRPr="00BC7D00" w:rsidRDefault="00492B61" w:rsidP="001B7CF0">
      <w:pPr>
        <w:pStyle w:val="Numberedpara"/>
        <w:numPr>
          <w:ilvl w:val="0"/>
          <w:numId w:val="0"/>
        </w:numPr>
        <w:tabs>
          <w:tab w:val="left" w:pos="720"/>
          <w:tab w:val="left" w:pos="2430"/>
        </w:tabs>
        <w:spacing w:after="200" w:line="276" w:lineRule="auto"/>
        <w:rPr>
          <w:rFonts w:asciiTheme="minorBidi" w:hAnsiTheme="minorBidi" w:cstheme="minorBidi"/>
          <w:szCs w:val="20"/>
        </w:rPr>
      </w:pPr>
    </w:p>
    <w:sectPr w:rsidR="00492B61" w:rsidRPr="00BC7D00" w:rsidSect="00695DDD">
      <w:pgSz w:w="11906" w:h="16838"/>
      <w:pgMar w:top="1440" w:right="1466"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oriano, Carles" w:date="2022-06-16T11:10:00Z" w:initials="SC">
    <w:p w14:paraId="7D43CB6D" w14:textId="374492D3" w:rsidR="0043298F" w:rsidRDefault="0043298F">
      <w:pPr>
        <w:pStyle w:val="CommentText"/>
      </w:pPr>
      <w:r>
        <w:rPr>
          <w:rStyle w:val="CommentReference"/>
        </w:rPr>
        <w:annotationRef/>
      </w:r>
      <w:r>
        <w:t>In view of the upcoming audit on Partnerships, it would be good to see what kind of interactions exist between the liaison office and HQ BSP/Partnerships</w:t>
      </w:r>
    </w:p>
  </w:comment>
  <w:comment w:id="6" w:author="Soriano, Carles" w:date="2022-06-16T11:24:00Z" w:initials="SC">
    <w:p w14:paraId="2742211D" w14:textId="258FFD25" w:rsidR="00977E86" w:rsidRDefault="00977E86">
      <w:pPr>
        <w:pStyle w:val="CommentText"/>
      </w:pPr>
      <w:r>
        <w:rPr>
          <w:rStyle w:val="CommentReference"/>
        </w:rPr>
        <w:annotationRef/>
      </w:r>
      <w:r>
        <w:t>Please specify that these pillars are from the UNDAF. And what do the colors mean?</w:t>
      </w:r>
    </w:p>
  </w:comment>
  <w:comment w:id="11" w:author="Soriano, Carles" w:date="2022-06-16T11:57:00Z" w:initials="SC">
    <w:p w14:paraId="6CDC9792" w14:textId="1608AA47" w:rsidR="00905A32" w:rsidRDefault="00905A32">
      <w:pPr>
        <w:pStyle w:val="CommentText"/>
      </w:pPr>
      <w:r>
        <w:rPr>
          <w:rStyle w:val="CommentReference"/>
        </w:rPr>
        <w:annotationRef/>
      </w:r>
      <w:r>
        <w:t xml:space="preserve">No updated risk register? </w:t>
      </w:r>
    </w:p>
  </w:comment>
  <w:comment w:id="12" w:author="Moutard, Flora" w:date="2022-06-16T17:04:00Z" w:initials="MF">
    <w:p w14:paraId="4364240C" w14:textId="7D39BAC7" w:rsidR="00D0353D" w:rsidRDefault="00D0353D">
      <w:pPr>
        <w:pStyle w:val="CommentText"/>
      </w:pPr>
      <w:r>
        <w:rPr>
          <w:rStyle w:val="CommentReference"/>
        </w:rPr>
        <w:annotationRef/>
      </w:r>
      <w:r>
        <w:rPr>
          <w:rStyle w:val="CommentReference"/>
        </w:rPr>
        <w:t xml:space="preserve">Drafted their first </w:t>
      </w:r>
      <w:r w:rsidRPr="00D0353D">
        <w:rPr>
          <w:rStyle w:val="CommentReference"/>
        </w:rPr>
        <w:t>02.11.2022</w:t>
      </w:r>
    </w:p>
  </w:comment>
  <w:comment w:id="20" w:author="Soriano, Carles" w:date="2022-06-16T12:01:00Z" w:initials="SC">
    <w:p w14:paraId="6579324B" w14:textId="31DC2ECE" w:rsidR="00905A32" w:rsidRDefault="00905A32">
      <w:pPr>
        <w:pStyle w:val="CommentText"/>
      </w:pPr>
      <w:r>
        <w:rPr>
          <w:rStyle w:val="CommentReference"/>
        </w:rPr>
        <w:annotationRef/>
      </w:r>
      <w:r>
        <w:t>Dual signatory?</w:t>
      </w:r>
    </w:p>
  </w:comment>
  <w:comment w:id="21" w:author="Moutard, Flora" w:date="2022-06-16T17:07:00Z" w:initials="MF">
    <w:p w14:paraId="2BDF024A" w14:textId="17E8FF1B" w:rsidR="00D0353D" w:rsidRDefault="00D0353D">
      <w:pPr>
        <w:pStyle w:val="CommentText"/>
      </w:pPr>
      <w:r>
        <w:rPr>
          <w:rStyle w:val="CommentReference"/>
        </w:rPr>
        <w:annotationRef/>
      </w:r>
      <w:r>
        <w:t>Yes and the local payment in Ethiopia are done only by bank transfer. They do not handle cash like in west africa</w:t>
      </w:r>
    </w:p>
  </w:comment>
  <w:comment w:id="22" w:author="Moutard, Flora" w:date="2022-06-16T17:08:00Z" w:initials="MF">
    <w:p w14:paraId="608F69DA" w14:textId="78DCAF20" w:rsidR="00D0353D" w:rsidRDefault="00D0353D">
      <w:pPr>
        <w:pStyle w:val="CommentText"/>
      </w:pPr>
      <w:r>
        <w:rPr>
          <w:rStyle w:val="CommentReference"/>
        </w:rPr>
        <w:annotationRef/>
      </w:r>
    </w:p>
  </w:comment>
  <w:comment w:id="31" w:author="Soriano, Carles" w:date="2022-06-16T12:03:00Z" w:initials="SC">
    <w:p w14:paraId="4497560C" w14:textId="77777777" w:rsidR="00905A32" w:rsidRDefault="00905A32">
      <w:pPr>
        <w:pStyle w:val="CommentText"/>
      </w:pPr>
      <w:r>
        <w:rPr>
          <w:rStyle w:val="CommentReference"/>
        </w:rPr>
        <w:annotationRef/>
      </w:r>
      <w:r>
        <w:t>This is good.</w:t>
      </w:r>
    </w:p>
    <w:p w14:paraId="5D1BB606" w14:textId="77777777" w:rsidR="00905A32" w:rsidRDefault="00905A32">
      <w:pPr>
        <w:pStyle w:val="CommentText"/>
      </w:pPr>
    </w:p>
    <w:p w14:paraId="66FC66E1" w14:textId="06622311" w:rsidR="00905A32" w:rsidRDefault="00905A32" w:rsidP="00905A32">
      <w:pPr>
        <w:pStyle w:val="CommentText"/>
      </w:pPr>
      <w:r>
        <w:t>When the type of procurement method is in blank, what does it mean? We have 145, almost 50% of the contracts</w:t>
      </w:r>
    </w:p>
  </w:comment>
  <w:comment w:id="32" w:author="Moutard, Flora" w:date="2022-06-16T17:09:00Z" w:initials="MF">
    <w:p w14:paraId="48D91B09" w14:textId="77777777" w:rsidR="00085B2A" w:rsidRDefault="00085B2A">
      <w:pPr>
        <w:pStyle w:val="CommentText"/>
      </w:pPr>
      <w:r>
        <w:rPr>
          <w:rStyle w:val="CommentReference"/>
        </w:rPr>
        <w:annotationRef/>
      </w:r>
      <w:r>
        <w:t xml:space="preserve">It means it is a consultant contract, I asked DBS to </w:t>
      </w:r>
      <w:r w:rsidR="00BB24DA">
        <w:t>add more information in the extracts we feed in PowerBI</w:t>
      </w:r>
    </w:p>
    <w:p w14:paraId="24AD6B11" w14:textId="05A5E89A" w:rsidR="00BB24DA" w:rsidRDefault="00BB24DA">
      <w:pPr>
        <w:pStyle w:val="CommentText"/>
      </w:pPr>
    </w:p>
  </w:comment>
  <w:comment w:id="35" w:author="Soriano, Carles" w:date="2022-06-16T12:09:00Z" w:initials="SC">
    <w:p w14:paraId="08585FB3" w14:textId="799F8866" w:rsidR="001B254C" w:rsidRDefault="001B254C">
      <w:pPr>
        <w:pStyle w:val="CommentText"/>
      </w:pPr>
      <w:r>
        <w:rPr>
          <w:rStyle w:val="CommentReference"/>
        </w:rPr>
        <w:annotationRef/>
      </w:r>
      <w:r>
        <w:t xml:space="preserve">I notice very few missions to Nairobi Regional Office, instead a significant number of trips to Cameroon from Prog. Specialists </w:t>
      </w:r>
    </w:p>
  </w:comment>
  <w:comment w:id="38" w:author="Soriano, Carles" w:date="2022-06-16T12:11:00Z" w:initials="SC">
    <w:p w14:paraId="7840AA6F" w14:textId="255B2137" w:rsidR="001B254C" w:rsidRDefault="001B254C">
      <w:pPr>
        <w:pStyle w:val="CommentText"/>
      </w:pPr>
      <w:r>
        <w:rPr>
          <w:rStyle w:val="CommentReference"/>
        </w:rPr>
        <w:annotationRef/>
      </w:r>
      <w:r>
        <w:t xml:space="preserve">Could be an example of Cat. 2 that is not operational as we identified many during the audit. </w:t>
      </w:r>
    </w:p>
  </w:comment>
  <w:comment w:id="40" w:author="Soriano, Carles" w:date="2022-06-16T12:13:00Z" w:initials="SC">
    <w:p w14:paraId="7B690174" w14:textId="2F75BA41" w:rsidR="001B7F60" w:rsidRDefault="001B7F60">
      <w:pPr>
        <w:pStyle w:val="CommentText"/>
      </w:pPr>
      <w:r>
        <w:rPr>
          <w:rStyle w:val="CommentReference"/>
        </w:rPr>
        <w:annotationRef/>
      </w:r>
      <w:r>
        <w:t>Not clear where is 66</w:t>
      </w:r>
      <w:r w:rsidR="00E41359">
        <w:t>…para 66? Where?</w:t>
      </w:r>
    </w:p>
  </w:comment>
  <w:comment w:id="44" w:author="Soriano, Carles" w:date="2022-06-16T12:15:00Z" w:initials="SC">
    <w:p w14:paraId="5EB41599" w14:textId="13122821" w:rsidR="00DD4DBF" w:rsidRDefault="00DD4DBF">
      <w:pPr>
        <w:pStyle w:val="CommentText"/>
      </w:pPr>
      <w:r>
        <w:rPr>
          <w:rStyle w:val="CommentReference"/>
        </w:rPr>
        <w:annotationRef/>
      </w:r>
      <w:r>
        <w:t>To explore a bit further</w:t>
      </w:r>
    </w:p>
  </w:comment>
  <w:comment w:id="48" w:author="Soriano, Carles" w:date="2022-06-16T12:19:00Z" w:initials="SC">
    <w:p w14:paraId="4A7DA008" w14:textId="219A3E50" w:rsidR="00BD09CA" w:rsidRDefault="00BD09CA">
      <w:pPr>
        <w:pStyle w:val="CommentText"/>
      </w:pPr>
      <w:r>
        <w:rPr>
          <w:rStyle w:val="CommentReference"/>
        </w:rPr>
        <w:annotationRef/>
      </w:r>
      <w:r>
        <w:t>Did they lose the post or shifter somewhere else?</w:t>
      </w:r>
    </w:p>
  </w:comment>
  <w:comment w:id="51" w:author="Soriano, Carles" w:date="2022-06-16T12:22:00Z" w:initials="SC">
    <w:p w14:paraId="063E7040" w14:textId="7C49381D" w:rsidR="001E66E3" w:rsidRDefault="001E66E3">
      <w:pPr>
        <w:pStyle w:val="CommentText"/>
      </w:pPr>
      <w:r>
        <w:rPr>
          <w:rStyle w:val="CommentReference"/>
        </w:rPr>
        <w:annotationRef/>
      </w:r>
      <w:r>
        <w:t>Please use also the text in IRA ICBA referring to the Field Office audit strategy, it is more</w:t>
      </w:r>
      <w:r w:rsidR="0070180F">
        <w:t xml:space="preserve"> applicable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43CB6D" w15:done="0"/>
  <w15:commentEx w15:paraId="2742211D" w15:done="1"/>
  <w15:commentEx w15:paraId="6CDC9792" w15:done="1"/>
  <w15:commentEx w15:paraId="4364240C" w15:paraIdParent="6CDC9792" w15:done="1"/>
  <w15:commentEx w15:paraId="6579324B" w15:done="0"/>
  <w15:commentEx w15:paraId="2BDF024A" w15:paraIdParent="6579324B" w15:done="0"/>
  <w15:commentEx w15:paraId="608F69DA" w15:paraIdParent="6579324B" w15:done="0"/>
  <w15:commentEx w15:paraId="66FC66E1" w15:done="0"/>
  <w15:commentEx w15:paraId="24AD6B11" w15:paraIdParent="66FC66E1" w15:done="0"/>
  <w15:commentEx w15:paraId="08585FB3" w15:done="0"/>
  <w15:commentEx w15:paraId="7840AA6F" w15:done="0"/>
  <w15:commentEx w15:paraId="7B690174" w15:done="0"/>
  <w15:commentEx w15:paraId="5EB41599" w15:done="0"/>
  <w15:commentEx w15:paraId="4A7DA008" w15:done="0"/>
  <w15:commentEx w15:paraId="063E704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58E28" w16cex:dateUtc="2022-06-16T09:10:00Z"/>
  <w16cex:commentExtensible w16cex:durableId="26559162" w16cex:dateUtc="2022-06-16T09:24:00Z"/>
  <w16cex:commentExtensible w16cex:durableId="26559935" w16cex:dateUtc="2022-06-16T09:57:00Z"/>
  <w16cex:commentExtensible w16cex:durableId="2655E103" w16cex:dateUtc="2022-06-16T14:04:00Z"/>
  <w16cex:commentExtensible w16cex:durableId="26559A33" w16cex:dateUtc="2022-06-16T10:01:00Z"/>
  <w16cex:commentExtensible w16cex:durableId="2655E1CE" w16cex:dateUtc="2022-06-16T14:07:00Z"/>
  <w16cex:commentExtensible w16cex:durableId="2655E1FA" w16cex:dateUtc="2022-06-16T14:08:00Z"/>
  <w16cex:commentExtensible w16cex:durableId="26559AAA" w16cex:dateUtc="2022-06-16T10:03:00Z"/>
  <w16cex:commentExtensible w16cex:durableId="2655E257" w16cex:dateUtc="2022-06-16T14:09:00Z"/>
  <w16cex:commentExtensible w16cex:durableId="26559BE1" w16cex:dateUtc="2022-06-16T10:09:00Z"/>
  <w16cex:commentExtensible w16cex:durableId="26559C59" w16cex:dateUtc="2022-06-16T10:11:00Z"/>
  <w16cex:commentExtensible w16cex:durableId="26559D04" w16cex:dateUtc="2022-06-16T10:13:00Z"/>
  <w16cex:commentExtensible w16cex:durableId="26559D6D" w16cex:dateUtc="2022-06-16T10:15:00Z"/>
  <w16cex:commentExtensible w16cex:durableId="26559E52" w16cex:dateUtc="2022-06-16T10:19:00Z"/>
  <w16cex:commentExtensible w16cex:durableId="26559EF0" w16cex:dateUtc="2022-06-16T1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43CB6D" w16cid:durableId="26558E28"/>
  <w16cid:commentId w16cid:paraId="2742211D" w16cid:durableId="26559162"/>
  <w16cid:commentId w16cid:paraId="6CDC9792" w16cid:durableId="26559935"/>
  <w16cid:commentId w16cid:paraId="4364240C" w16cid:durableId="2655E103"/>
  <w16cid:commentId w16cid:paraId="6579324B" w16cid:durableId="26559A33"/>
  <w16cid:commentId w16cid:paraId="2BDF024A" w16cid:durableId="2655E1CE"/>
  <w16cid:commentId w16cid:paraId="608F69DA" w16cid:durableId="2655E1FA"/>
  <w16cid:commentId w16cid:paraId="66FC66E1" w16cid:durableId="26559AAA"/>
  <w16cid:commentId w16cid:paraId="24AD6B11" w16cid:durableId="2655E257"/>
  <w16cid:commentId w16cid:paraId="08585FB3" w16cid:durableId="26559BE1"/>
  <w16cid:commentId w16cid:paraId="7840AA6F" w16cid:durableId="26559C59"/>
  <w16cid:commentId w16cid:paraId="7B690174" w16cid:durableId="26559D04"/>
  <w16cid:commentId w16cid:paraId="5EB41599" w16cid:durableId="26559D6D"/>
  <w16cid:commentId w16cid:paraId="4A7DA008" w16cid:durableId="26559E52"/>
  <w16cid:commentId w16cid:paraId="063E7040" w16cid:durableId="26559E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F60F7" w14:textId="77777777" w:rsidR="00DA5403" w:rsidRDefault="00DA5403" w:rsidP="0085405E">
      <w:r>
        <w:separator/>
      </w:r>
    </w:p>
  </w:endnote>
  <w:endnote w:type="continuationSeparator" w:id="0">
    <w:p w14:paraId="5688AEC8" w14:textId="77777777" w:rsidR="00DA5403" w:rsidRDefault="00DA5403" w:rsidP="0085405E">
      <w:r>
        <w:continuationSeparator/>
      </w:r>
    </w:p>
  </w:endnote>
  <w:endnote w:type="continuationNotice" w:id="1">
    <w:p w14:paraId="7F676FE7" w14:textId="77777777" w:rsidR="00DA5403" w:rsidRDefault="00DA54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entury Gothic">
    <w:panose1 w:val="020B0502020202020204"/>
    <w:charset w:val="00"/>
    <w:family w:val="swiss"/>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Lato">
    <w:charset w:val="00"/>
    <w:family w:val="swiss"/>
    <w:pitch w:val="variable"/>
    <w:sig w:usb0="E10002FF" w:usb1="5000ECFF" w:usb2="0000002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C4583" w14:textId="7B7D830D" w:rsidR="003F2967" w:rsidRPr="00C639D5" w:rsidRDefault="003F2967" w:rsidP="001B3731">
    <w:pPr>
      <w:jc w:val="right"/>
      <w:rPr>
        <w:rFonts w:ascii="Roboto" w:hAnsi="Roboto"/>
        <w:color w:val="FFFFFF" w:themeColor="background1"/>
        <w:sz w:val="20"/>
        <w:lang w:eastAsia="en-GB"/>
      </w:rPr>
    </w:pPr>
    <w:r>
      <w:rPr>
        <w:rFonts w:ascii="Roboto" w:hAnsi="Roboto"/>
        <w:noProof/>
        <w:color w:val="FFFFFF" w:themeColor="background1"/>
        <w:sz w:val="20"/>
        <w:lang w:eastAsia="en-GB"/>
      </w:rPr>
      <mc:AlternateContent>
        <mc:Choice Requires="wps">
          <w:drawing>
            <wp:anchor distT="0" distB="0" distL="114300" distR="114300" simplePos="0" relativeHeight="251658244" behindDoc="0" locked="0" layoutInCell="1" allowOverlap="1" wp14:anchorId="191987E8" wp14:editId="4B6E5E2B">
              <wp:simplePos x="0" y="0"/>
              <wp:positionH relativeFrom="page">
                <wp:align>left</wp:align>
              </wp:positionH>
              <wp:positionV relativeFrom="paragraph">
                <wp:posOffset>-155741</wp:posOffset>
              </wp:positionV>
              <wp:extent cx="7513900" cy="914400"/>
              <wp:effectExtent l="0" t="0" r="11430" b="19050"/>
              <wp:wrapNone/>
              <wp:docPr id="1" name="Rectangle 1"/>
              <wp:cNvGraphicFramePr/>
              <a:graphic xmlns:a="http://schemas.openxmlformats.org/drawingml/2006/main">
                <a:graphicData uri="http://schemas.microsoft.com/office/word/2010/wordprocessingShape">
                  <wps:wsp>
                    <wps:cNvSpPr/>
                    <wps:spPr>
                      <a:xfrm>
                        <a:off x="0" y="0"/>
                        <a:ext cx="7513900" cy="914400"/>
                      </a:xfrm>
                      <a:prstGeom prst="rect">
                        <a:avLst/>
                      </a:prstGeom>
                      <a:solidFill>
                        <a:srgbClr val="20589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F5117" id="Rectangle 1" o:spid="_x0000_s1026" style="position:absolute;margin-left:0;margin-top:-12.25pt;width:591.65pt;height:1in;z-index:2516582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" fillcolor="#20589f" strokecolor="#204458 [1604]" strokeweight="1pt">
              <w10:wrap anchorx="page"/>
            </v:rect>
          </w:pict>
        </mc:Fallback>
      </mc:AlternateContent>
    </w:r>
  </w:p>
  <w:p w14:paraId="31723DD4" w14:textId="77777777" w:rsidR="003F2967" w:rsidRDefault="003F29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883B7" w14:textId="20DACDE4" w:rsidR="0012363A" w:rsidRDefault="0012363A" w:rsidP="0012363A">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57A47" w14:textId="3737F9AC" w:rsidR="0012363A" w:rsidRDefault="0012363A" w:rsidP="0012363A">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F9E2C" w14:textId="77777777" w:rsidR="00DA5403" w:rsidRDefault="00DA5403" w:rsidP="0085405E">
      <w:r>
        <w:separator/>
      </w:r>
    </w:p>
  </w:footnote>
  <w:footnote w:type="continuationSeparator" w:id="0">
    <w:p w14:paraId="508FF709" w14:textId="77777777" w:rsidR="00DA5403" w:rsidRDefault="00DA5403" w:rsidP="0085405E">
      <w:r>
        <w:continuationSeparator/>
      </w:r>
    </w:p>
  </w:footnote>
  <w:footnote w:type="continuationNotice" w:id="1">
    <w:p w14:paraId="5FE4662F" w14:textId="77777777" w:rsidR="00DA5403" w:rsidRDefault="00DA5403"/>
  </w:footnote>
  <w:footnote w:id="2">
    <w:p w14:paraId="138B48A2" w14:textId="77AA2111" w:rsidR="00377B83" w:rsidRPr="00FE2A90" w:rsidRDefault="00377B83" w:rsidP="00377B83">
      <w:pPr>
        <w:pStyle w:val="FootnoteText"/>
        <w:rPr>
          <w:rFonts w:ascii="Arial" w:hAnsi="Arial" w:cs="Arial"/>
        </w:rPr>
      </w:pPr>
      <w:r w:rsidRPr="00274503">
        <w:rPr>
          <w:rStyle w:val="FootnoteReference"/>
          <w:rFonts w:ascii="Arial" w:hAnsi="Arial" w:cs="Arial"/>
          <w:sz w:val="16"/>
          <w:szCs w:val="16"/>
        </w:rPr>
        <w:footnoteRef/>
      </w:r>
      <w:r w:rsidRPr="00FE2A90">
        <w:rPr>
          <w:rFonts w:ascii="Arial" w:hAnsi="Arial" w:cs="Arial"/>
          <w:sz w:val="16"/>
          <w:szCs w:val="16"/>
        </w:rPr>
        <w:t xml:space="preserve"> </w:t>
      </w:r>
      <w:hyperlink r:id="rId1" w:history="1">
        <w:r w:rsidR="00FE2A90" w:rsidRPr="00FE2A90">
          <w:rPr>
            <w:rStyle w:val="Hyperlink"/>
            <w:rFonts w:ascii="Arial" w:hAnsi="Arial" w:cs="Arial"/>
            <w:sz w:val="16"/>
            <w:szCs w:val="16"/>
          </w:rPr>
          <w:t>UNESCO Addis Ababa Office website</w:t>
        </w:r>
      </w:hyperlink>
    </w:p>
  </w:footnote>
  <w:footnote w:id="3">
    <w:p w14:paraId="2E831F3D" w14:textId="77777777" w:rsidR="00C06C0B" w:rsidRPr="00FE2A90" w:rsidRDefault="00C06C0B" w:rsidP="00C06C0B">
      <w:pPr>
        <w:pStyle w:val="FootnoteText"/>
      </w:pPr>
      <w:r>
        <w:rPr>
          <w:rStyle w:val="FootnoteReference"/>
        </w:rPr>
        <w:footnoteRef/>
      </w:r>
      <w:r w:rsidRPr="00FE2A90">
        <w:t xml:space="preserve"> </w:t>
      </w:r>
      <w:hyperlink r:id="rId2" w:history="1">
        <w:r w:rsidRPr="00FE2A90">
          <w:rPr>
            <w:rStyle w:val="Hyperlink"/>
            <w:rFonts w:ascii="Arial" w:hAnsi="Arial" w:cs="Arial"/>
            <w:sz w:val="16"/>
            <w:szCs w:val="16"/>
          </w:rPr>
          <w:t>PAX FO Master List – Addis Ababa</w:t>
        </w:r>
      </w:hyperlink>
    </w:p>
  </w:footnote>
  <w:footnote w:id="4">
    <w:p w14:paraId="151455A3" w14:textId="280752B1" w:rsidR="00BF631B" w:rsidRDefault="00BF631B">
      <w:pPr>
        <w:pStyle w:val="FootnoteText"/>
      </w:pPr>
      <w:r>
        <w:rPr>
          <w:rStyle w:val="FootnoteReference"/>
        </w:rPr>
        <w:footnoteRef/>
      </w:r>
      <w:r>
        <w:t xml:space="preserve"> </w:t>
      </w:r>
      <w:hyperlink r:id="rId3" w:history="1">
        <w:r w:rsidRPr="00BF631B">
          <w:rPr>
            <w:rFonts w:ascii="Arial" w:hAnsi="Arial" w:cs="Arial"/>
            <w:sz w:val="16"/>
            <w:szCs w:val="16"/>
          </w:rPr>
          <w:t>https://worldpopulationreview.com/</w:t>
        </w:r>
      </w:hyperlink>
      <w:r w:rsidRPr="00BF631B">
        <w:rPr>
          <w:rFonts w:ascii="Arial" w:hAnsi="Arial" w:cs="Arial"/>
          <w:sz w:val="16"/>
          <w:szCs w:val="16"/>
        </w:rPr>
        <w:t xml:space="preserve"> as of 31 May 2022</w:t>
      </w:r>
    </w:p>
  </w:footnote>
  <w:footnote w:id="5">
    <w:p w14:paraId="46A5166D" w14:textId="77777777" w:rsidR="006A05D5" w:rsidRDefault="006A05D5" w:rsidP="00DB17F2">
      <w:pPr>
        <w:pStyle w:val="FootnoteText"/>
      </w:pPr>
      <w:r>
        <w:rPr>
          <w:rStyle w:val="FootnoteReference"/>
        </w:rPr>
        <w:footnoteRef/>
      </w:r>
      <w:r>
        <w:t xml:space="preserve"> </w:t>
      </w:r>
      <w:r w:rsidRPr="007A0DD5">
        <w:t>https://hdr.undp.org/en/content/download-data</w:t>
      </w:r>
    </w:p>
  </w:footnote>
  <w:footnote w:id="6">
    <w:p w14:paraId="689F4199" w14:textId="77777777" w:rsidR="00363ABF" w:rsidRPr="003009BD" w:rsidRDefault="00363ABF" w:rsidP="00363ABF">
      <w:pPr>
        <w:spacing w:after="120"/>
        <w:jc w:val="both"/>
        <w:rPr>
          <w:rFonts w:eastAsia="PMingLiU" w:cs="Arial"/>
          <w:color w:val="000000" w:themeColor="text1"/>
          <w:sz w:val="16"/>
          <w:szCs w:val="14"/>
        </w:rPr>
      </w:pPr>
      <w:r>
        <w:rPr>
          <w:rStyle w:val="FootnoteReference"/>
        </w:rPr>
        <w:footnoteRef/>
      </w:r>
      <w:r>
        <w:t xml:space="preserve"> </w:t>
      </w:r>
      <w:r w:rsidRPr="003009BD">
        <w:rPr>
          <w:rFonts w:eastAsia="PMingLiU" w:cs="Arial"/>
          <w:color w:val="000000" w:themeColor="text1"/>
          <w:sz w:val="16"/>
          <w:szCs w:val="14"/>
        </w:rPr>
        <w:t>Definition: Net official development assistance (ODA) per capita consists of disbursements of loans made on concessional terms (net of repayments of principal) and grants by official agencies of the members of the Development Assistance Committee (DAC), by multilateral institutions, and by non-DAC countries to promote economic development and welfare in countries and territories in the DAC list of ODA recipients; and is calculated by dividing net ODA received by the midyear population estimate. It includes loans with a grant element of at least 25 percent (calculated at a rate of discount of 10 percent).</w:t>
      </w:r>
    </w:p>
    <w:p w14:paraId="40A469E4" w14:textId="77777777" w:rsidR="00363ABF" w:rsidRPr="003009BD" w:rsidRDefault="00363ABF" w:rsidP="00363ABF">
      <w:pPr>
        <w:spacing w:after="120"/>
        <w:jc w:val="both"/>
        <w:rPr>
          <w:rFonts w:eastAsia="PMingLiU" w:cs="Arial"/>
          <w:color w:val="000000" w:themeColor="text1"/>
          <w:sz w:val="16"/>
          <w:szCs w:val="14"/>
        </w:rPr>
      </w:pPr>
      <w:r w:rsidRPr="003009BD">
        <w:rPr>
          <w:rFonts w:eastAsia="PMingLiU" w:cs="Arial"/>
          <w:color w:val="000000" w:themeColor="text1"/>
          <w:sz w:val="16"/>
          <w:szCs w:val="14"/>
        </w:rPr>
        <w:t>Description: The map below shows how Net ODA received per capita (current US$) varies by country in Africa. The shade of the country corresponds to the magnitude of the indicator. The darker the shade, the higher the value. The country with the highest value in the region is Cabo Verde, with a value of 228.84. The country with the lowest value in the region is Egypt, with a value of -1.18.</w:t>
      </w:r>
    </w:p>
    <w:p w14:paraId="7E7F2B76" w14:textId="77777777" w:rsidR="00363ABF" w:rsidRDefault="00363ABF" w:rsidP="00363ABF">
      <w:pPr>
        <w:pStyle w:val="FootnoteText"/>
      </w:pPr>
    </w:p>
  </w:footnote>
  <w:footnote w:id="7">
    <w:p w14:paraId="0247DCDE" w14:textId="77777777" w:rsidR="002B7654" w:rsidDel="006762A1" w:rsidRDefault="002B7654" w:rsidP="002B7654">
      <w:pPr>
        <w:pStyle w:val="FootnoteText"/>
        <w:rPr>
          <w:del w:id="42" w:author="Moutard, Flora" w:date="2022-06-20T16:25:00Z"/>
          <w:rFonts w:ascii="Arial Narrow" w:hAnsi="Arial Narrow" w:cstheme="minorBidi"/>
          <w:sz w:val="22"/>
          <w:szCs w:val="22"/>
        </w:rPr>
      </w:pPr>
      <w:del w:id="43" w:author="Moutard, Flora" w:date="2022-06-20T16:25:00Z">
        <w:r w:rsidDel="006762A1">
          <w:rPr>
            <w:rStyle w:val="FootnoteReference"/>
            <w:rFonts w:ascii="Arial Narrow" w:hAnsi="Arial Narrow"/>
            <w:sz w:val="22"/>
            <w:szCs w:val="22"/>
          </w:rPr>
          <w:footnoteRef/>
        </w:r>
        <w:r w:rsidDel="006762A1">
          <w:rPr>
            <w:rFonts w:ascii="Arial Narrow" w:hAnsi="Arial Narrow"/>
            <w:sz w:val="22"/>
            <w:szCs w:val="22"/>
          </w:rPr>
          <w:delText xml:space="preserve"> Ibid( 66) </w:delText>
        </w:r>
      </w:del>
    </w:p>
  </w:footnote>
  <w:footnote w:id="8">
    <w:p w14:paraId="19F0D61E" w14:textId="77777777" w:rsidR="002B7654" w:rsidRDefault="002B7654" w:rsidP="002B7654">
      <w:pPr>
        <w:pStyle w:val="FootnoteText"/>
        <w:rPr>
          <w:rFonts w:ascii="Arial Narrow" w:hAnsi="Arial Narrow"/>
          <w:sz w:val="22"/>
          <w:szCs w:val="22"/>
        </w:rPr>
      </w:pPr>
      <w:r>
        <w:rPr>
          <w:rStyle w:val="FootnoteReference"/>
          <w:rFonts w:ascii="Arial Narrow" w:hAnsi="Arial Narrow"/>
          <w:sz w:val="22"/>
          <w:szCs w:val="22"/>
        </w:rPr>
        <w:footnoteRef/>
      </w:r>
      <w:r>
        <w:rPr>
          <w:rFonts w:ascii="Arial Narrow" w:hAnsi="Arial Narrow"/>
          <w:sz w:val="22"/>
          <w:szCs w:val="22"/>
        </w:rPr>
        <w:t xml:space="preserve"> Ibid(66)</w:t>
      </w:r>
    </w:p>
  </w:footnote>
  <w:footnote w:id="9">
    <w:p w14:paraId="4752E97C" w14:textId="77777777" w:rsidR="002B7654" w:rsidRDefault="002B7654" w:rsidP="002B7654">
      <w:pPr>
        <w:pStyle w:val="FootnoteText"/>
        <w:rPr>
          <w:rFonts w:ascii="Arial Narrow" w:hAnsi="Arial Narrow"/>
          <w:sz w:val="22"/>
          <w:szCs w:val="22"/>
        </w:rPr>
      </w:pPr>
      <w:r>
        <w:rPr>
          <w:rStyle w:val="FootnoteReference"/>
          <w:rFonts w:ascii="Arial Narrow" w:hAnsi="Arial Narrow"/>
          <w:sz w:val="22"/>
          <w:szCs w:val="22"/>
        </w:rPr>
        <w:footnoteRef/>
      </w:r>
      <w:r>
        <w:rPr>
          <w:rFonts w:ascii="Arial Narrow" w:hAnsi="Arial Narrow"/>
          <w:sz w:val="22"/>
          <w:szCs w:val="22"/>
        </w:rPr>
        <w:t xml:space="preserve"> Ibid(66)</w:t>
      </w:r>
    </w:p>
  </w:footnote>
  <w:footnote w:id="10">
    <w:p w14:paraId="52D40772" w14:textId="77777777" w:rsidR="002B7654" w:rsidRDefault="002B7654" w:rsidP="002B7654">
      <w:pPr>
        <w:pStyle w:val="FootnoteText"/>
        <w:rPr>
          <w:rFonts w:asciiTheme="minorHAnsi" w:hAnsiTheme="minorHAnsi"/>
        </w:rPr>
      </w:pPr>
      <w:r>
        <w:rPr>
          <w:rStyle w:val="FootnoteReference"/>
          <w:rFonts w:ascii="Arial Narrow" w:hAnsi="Arial Narrow"/>
          <w:sz w:val="22"/>
          <w:szCs w:val="22"/>
        </w:rPr>
        <w:footnoteRef/>
      </w:r>
      <w:r>
        <w:rPr>
          <w:rFonts w:ascii="Arial Narrow" w:hAnsi="Arial Narrow"/>
          <w:sz w:val="22"/>
          <w:szCs w:val="22"/>
        </w:rPr>
        <w:t xml:space="preserve"> Data Collected for this strategic plan</w:t>
      </w:r>
    </w:p>
  </w:footnote>
  <w:footnote w:id="11">
    <w:p w14:paraId="34CD4945" w14:textId="77777777" w:rsidR="00E01E67" w:rsidRPr="00EC481E" w:rsidRDefault="00E01E67" w:rsidP="00E01E67">
      <w:pPr>
        <w:pStyle w:val="FootnoteText"/>
      </w:pPr>
      <w:r>
        <w:rPr>
          <w:rStyle w:val="FootnoteReference"/>
        </w:rPr>
        <w:footnoteRef/>
      </w:r>
      <w:r>
        <w:t xml:space="preserve"> </w:t>
      </w:r>
      <w:r>
        <w:rPr>
          <w:rFonts w:cs="Arial"/>
        </w:rPr>
        <w:t>211 EX/44 decision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86F61" w14:textId="258DAC23" w:rsidR="003F2967" w:rsidRDefault="00137991">
    <w:pPr>
      <w:pStyle w:val="Header"/>
    </w:pPr>
    <w:r>
      <w:rPr>
        <w:noProof/>
      </w:rPr>
      <w:pict w14:anchorId="037E76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1854954" o:spid="_x0000_s2050" type="#_x0000_t136" style="position:absolute;margin-left:0;margin-top:0;width:453.15pt;height:181.25pt;rotation:315;z-index:-25165823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8573D" w14:textId="6A88728A" w:rsidR="003F2967" w:rsidRDefault="00137991" w:rsidP="00AC732D">
    <w:pPr>
      <w:pStyle w:val="Header"/>
    </w:pPr>
    <w:r>
      <w:rPr>
        <w:noProof/>
      </w:rPr>
      <w:pict w14:anchorId="4E02A9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1854955" o:spid="_x0000_s2051" type="#_x0000_t136" style="position:absolute;margin-left:0;margin-top:0;width:453.15pt;height:181.25pt;rotation:315;z-index:-251658237;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103D5" w14:textId="41413759" w:rsidR="003F2967" w:rsidRDefault="00E75B96">
    <w:pPr>
      <w:pStyle w:val="Header"/>
    </w:pPr>
    <w:r>
      <w:rPr>
        <w:noProof/>
      </w:rPr>
      <mc:AlternateContent>
        <mc:Choice Requires="wps">
          <w:drawing>
            <wp:anchor distT="0" distB="0" distL="114300" distR="114300" simplePos="0" relativeHeight="251660292" behindDoc="0" locked="0" layoutInCell="1" allowOverlap="1" wp14:anchorId="1FCBF11D" wp14:editId="02E5F3C6">
              <wp:simplePos x="0" y="0"/>
              <wp:positionH relativeFrom="column">
                <wp:posOffset>-907415</wp:posOffset>
              </wp:positionH>
              <wp:positionV relativeFrom="paragraph">
                <wp:posOffset>-454025</wp:posOffset>
              </wp:positionV>
              <wp:extent cx="7562850" cy="906780"/>
              <wp:effectExtent l="0" t="0" r="19050" b="26670"/>
              <wp:wrapNone/>
              <wp:docPr id="3" name="Rectangle 3"/>
              <wp:cNvGraphicFramePr/>
              <a:graphic xmlns:a="http://schemas.openxmlformats.org/drawingml/2006/main">
                <a:graphicData uri="http://schemas.microsoft.com/office/word/2010/wordprocessingShape">
                  <wps:wsp>
                    <wps:cNvSpPr/>
                    <wps:spPr>
                      <a:xfrm>
                        <a:off x="0" y="0"/>
                        <a:ext cx="7562850" cy="906780"/>
                      </a:xfrm>
                      <a:prstGeom prst="rect">
                        <a:avLst/>
                      </a:prstGeom>
                      <a:solidFill>
                        <a:srgbClr val="0056A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00CE26" id="Rectangle 3" o:spid="_x0000_s1026" style="position:absolute;margin-left:-71.45pt;margin-top:-35.75pt;width:595.5pt;height:71.4pt;z-index:2516602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" fillcolor="#0056a3" strokecolor="#204458 [1604]" strokeweight="1pt"/>
          </w:pict>
        </mc:Fallback>
      </mc:AlternateContent>
    </w:r>
    <w:r>
      <w:rPr>
        <w:noProof/>
      </w:rPr>
      <w:drawing>
        <wp:anchor distT="0" distB="0" distL="114300" distR="114300" simplePos="0" relativeHeight="251661316" behindDoc="0" locked="0" layoutInCell="1" allowOverlap="1" wp14:anchorId="51D13A35" wp14:editId="75A6EFDA">
          <wp:simplePos x="0" y="0"/>
          <wp:positionH relativeFrom="column">
            <wp:posOffset>4683760</wp:posOffset>
          </wp:positionH>
          <wp:positionV relativeFrom="paragraph">
            <wp:posOffset>-299720</wp:posOffset>
          </wp:positionV>
          <wp:extent cx="1694815" cy="600075"/>
          <wp:effectExtent l="0" t="0" r="635" b="9525"/>
          <wp:wrapNone/>
          <wp:docPr id="16" name="Graphic 16"/>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94815" cy="600075"/>
                  </a:xfrm>
                  <a:prstGeom prst="rect">
                    <a:avLst/>
                  </a:prstGeom>
                </pic:spPr>
              </pic:pic>
            </a:graphicData>
          </a:graphic>
        </wp:anchor>
      </w:drawing>
    </w:r>
    <w:r>
      <w:rPr>
        <w:noProof/>
      </w:rPr>
      <w:drawing>
        <wp:anchor distT="0" distB="0" distL="114300" distR="114300" simplePos="0" relativeHeight="251662340" behindDoc="0" locked="0" layoutInCell="1" allowOverlap="1" wp14:anchorId="0196C1E1" wp14:editId="7BBA87F8">
          <wp:simplePos x="0" y="0"/>
          <wp:positionH relativeFrom="column">
            <wp:posOffset>-688010</wp:posOffset>
          </wp:positionH>
          <wp:positionV relativeFrom="paragraph">
            <wp:posOffset>-230658</wp:posOffset>
          </wp:positionV>
          <wp:extent cx="2181225" cy="459105"/>
          <wp:effectExtent l="0" t="0" r="9525" b="0"/>
          <wp:wrapNone/>
          <wp:docPr id="17" name="Picture 9" descr="A black and white logo&#10;&#10;Description automatically generated with medium confidence">
            <a:extLst xmlns:a="http://schemas.openxmlformats.org/drawingml/2006/main">
              <a:ext uri="{FF2B5EF4-FFF2-40B4-BE49-F238E27FC236}">
                <a16:creationId xmlns:a16="http://schemas.microsoft.com/office/drawing/2014/main" id="{96210B95-FEB4-44B5-9739-F23E710DD2C7}"/>
              </a:ext>
            </a:extLst>
          </wp:docPr>
          <wp:cNvGraphicFramePr/>
          <a:graphic xmlns:a="http://schemas.openxmlformats.org/drawingml/2006/main">
            <a:graphicData uri="http://schemas.openxmlformats.org/drawingml/2006/picture">
              <pic:pic xmlns:pic="http://schemas.openxmlformats.org/drawingml/2006/picture">
                <pic:nvPicPr>
                  <pic:cNvPr id="10" name="Picture 9" descr="A black and white logo&#10;&#10;Description automatically generated with medium confidence">
                    <a:extLst>
                      <a:ext uri="{FF2B5EF4-FFF2-40B4-BE49-F238E27FC236}">
                        <a16:creationId xmlns:a16="http://schemas.microsoft.com/office/drawing/2014/main" id="{96210B95-FEB4-44B5-9739-F23E710DD2C7}"/>
                      </a:ext>
                    </a:extLst>
                  </pic:cNvPr>
                  <pic:cNvPicPr/>
                </pic:nvPicPr>
                <pic:blipFill>
                  <a:blip r:embed="rId3">
                    <a:extLst>
                      <a:ext uri="{28A0092B-C50C-407E-A947-70E740481C1C}">
                        <a14:useLocalDpi xmlns:a14="http://schemas.microsoft.com/office/drawing/2010/main" val="0"/>
                      </a:ext>
                    </a:extLst>
                  </a:blip>
                  <a:stretch>
                    <a:fillRect/>
                  </a:stretch>
                </pic:blipFill>
                <pic:spPr>
                  <a:xfrm>
                    <a:off x="0" y="0"/>
                    <a:ext cx="2181225" cy="459105"/>
                  </a:xfrm>
                  <a:prstGeom prst="rect">
                    <a:avLst/>
                  </a:prstGeom>
                </pic:spPr>
              </pic:pic>
            </a:graphicData>
          </a:graphic>
        </wp:anchor>
      </w:drawing>
    </w:r>
    <w:r w:rsidR="00137991">
      <w:rPr>
        <w:noProof/>
      </w:rPr>
      <w:pict w14:anchorId="38A4FDE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1854953" o:spid="_x0000_s2049" type="#_x0000_t136" style="position:absolute;margin-left:0;margin-top:0;width:453.15pt;height:181.25pt;rotation:315;z-index:-251658239;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F5A57" w14:textId="520E48EE" w:rsidR="00803237" w:rsidRDefault="00803237" w:rsidP="00803237">
    <w:pPr>
      <w:pStyle w:val="Header"/>
    </w:pPr>
    <w:r>
      <w:rPr>
        <w:noProof/>
      </w:rPr>
      <w:drawing>
        <wp:anchor distT="0" distB="0" distL="114300" distR="114300" simplePos="0" relativeHeight="251676676" behindDoc="0" locked="0" layoutInCell="1" allowOverlap="1" wp14:anchorId="668116D7" wp14:editId="0910AC14">
          <wp:simplePos x="0" y="0"/>
          <wp:positionH relativeFrom="column">
            <wp:posOffset>4683760</wp:posOffset>
          </wp:positionH>
          <wp:positionV relativeFrom="paragraph">
            <wp:posOffset>-299720</wp:posOffset>
          </wp:positionV>
          <wp:extent cx="1694815" cy="600075"/>
          <wp:effectExtent l="0" t="0" r="635" b="9525"/>
          <wp:wrapNone/>
          <wp:docPr id="29" name="Graphic 29"/>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94815" cy="600075"/>
                  </a:xfrm>
                  <a:prstGeom prst="rect">
                    <a:avLst/>
                  </a:prstGeom>
                </pic:spPr>
              </pic:pic>
            </a:graphicData>
          </a:graphic>
        </wp:anchor>
      </w:drawing>
    </w:r>
    <w:r>
      <w:rPr>
        <w:noProof/>
      </w:rPr>
      <w:drawing>
        <wp:anchor distT="0" distB="0" distL="114300" distR="114300" simplePos="0" relativeHeight="251677700" behindDoc="0" locked="0" layoutInCell="1" allowOverlap="1" wp14:anchorId="631DC9FE" wp14:editId="08DAEEF8">
          <wp:simplePos x="0" y="0"/>
          <wp:positionH relativeFrom="column">
            <wp:posOffset>-688010</wp:posOffset>
          </wp:positionH>
          <wp:positionV relativeFrom="paragraph">
            <wp:posOffset>-230658</wp:posOffset>
          </wp:positionV>
          <wp:extent cx="2181225" cy="459105"/>
          <wp:effectExtent l="0" t="0" r="9525" b="0"/>
          <wp:wrapNone/>
          <wp:docPr id="1407025185" name="Picture 9" descr="A black and white logo&#10;&#10;Description automatically generated with medium confidence">
            <a:extLst xmlns:a="http://schemas.openxmlformats.org/drawingml/2006/main">
              <a:ext uri="{FF2B5EF4-FFF2-40B4-BE49-F238E27FC236}">
                <a16:creationId xmlns:a16="http://schemas.microsoft.com/office/drawing/2014/main" id="{96210B95-FEB4-44B5-9739-F23E710DD2C7}"/>
              </a:ext>
            </a:extLst>
          </wp:docPr>
          <wp:cNvGraphicFramePr/>
          <a:graphic xmlns:a="http://schemas.openxmlformats.org/drawingml/2006/main">
            <a:graphicData uri="http://schemas.openxmlformats.org/drawingml/2006/picture">
              <pic:pic xmlns:pic="http://schemas.openxmlformats.org/drawingml/2006/picture">
                <pic:nvPicPr>
                  <pic:cNvPr id="10" name="Picture 9" descr="A black and white logo&#10;&#10;Description automatically generated with medium confidence">
                    <a:extLst>
                      <a:ext uri="{FF2B5EF4-FFF2-40B4-BE49-F238E27FC236}">
                        <a16:creationId xmlns:a16="http://schemas.microsoft.com/office/drawing/2014/main" id="{96210B95-FEB4-44B5-9739-F23E710DD2C7}"/>
                      </a:ext>
                    </a:extLst>
                  </pic:cNvPr>
                  <pic:cNvPicPr/>
                </pic:nvPicPr>
                <pic:blipFill>
                  <a:blip r:embed="rId3">
                    <a:extLst>
                      <a:ext uri="{28A0092B-C50C-407E-A947-70E740481C1C}">
                        <a14:useLocalDpi xmlns:a14="http://schemas.microsoft.com/office/drawing/2010/main" val="0"/>
                      </a:ext>
                    </a:extLst>
                  </a:blip>
                  <a:stretch>
                    <a:fillRect/>
                  </a:stretch>
                </pic:blipFill>
                <pic:spPr>
                  <a:xfrm>
                    <a:off x="0" y="0"/>
                    <a:ext cx="2181225" cy="459105"/>
                  </a:xfrm>
                  <a:prstGeom prst="rect">
                    <a:avLst/>
                  </a:prstGeom>
                </pic:spPr>
              </pic:pic>
            </a:graphicData>
          </a:graphic>
        </wp:anchor>
      </w:drawing>
    </w:r>
    <w:r w:rsidR="00137991">
      <w:rPr>
        <w:noProof/>
      </w:rPr>
      <w:pict w14:anchorId="7373E3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4" type="#_x0000_t136" style="position:absolute;margin-left:0;margin-top:0;width:453.15pt;height:181.25pt;rotation:315;z-index:-251641852;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0F0F6" w14:textId="5CE1232C" w:rsidR="0012363A" w:rsidRDefault="0012363A">
    <w:pPr>
      <w:pStyle w:val="Header"/>
    </w:pPr>
    <w:r>
      <w:rPr>
        <w:noProof/>
      </w:rPr>
      <w:drawing>
        <wp:anchor distT="0" distB="0" distL="114300" distR="114300" simplePos="0" relativeHeight="251671556" behindDoc="0" locked="0" layoutInCell="1" allowOverlap="1" wp14:anchorId="6BB2DE28" wp14:editId="440F24ED">
          <wp:simplePos x="0" y="0"/>
          <wp:positionH relativeFrom="column">
            <wp:posOffset>4683760</wp:posOffset>
          </wp:positionH>
          <wp:positionV relativeFrom="paragraph">
            <wp:posOffset>-299720</wp:posOffset>
          </wp:positionV>
          <wp:extent cx="1694815" cy="600075"/>
          <wp:effectExtent l="0" t="0" r="635" b="9525"/>
          <wp:wrapNone/>
          <wp:docPr id="31" name="Graphic 3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94815" cy="600075"/>
                  </a:xfrm>
                  <a:prstGeom prst="rect">
                    <a:avLst/>
                  </a:prstGeom>
                </pic:spPr>
              </pic:pic>
            </a:graphicData>
          </a:graphic>
        </wp:anchor>
      </w:drawing>
    </w:r>
    <w:r>
      <w:rPr>
        <w:noProof/>
      </w:rPr>
      <w:drawing>
        <wp:anchor distT="0" distB="0" distL="114300" distR="114300" simplePos="0" relativeHeight="251672580" behindDoc="0" locked="0" layoutInCell="1" allowOverlap="1" wp14:anchorId="7EE37707" wp14:editId="775A439F">
          <wp:simplePos x="0" y="0"/>
          <wp:positionH relativeFrom="column">
            <wp:posOffset>-688010</wp:posOffset>
          </wp:positionH>
          <wp:positionV relativeFrom="paragraph">
            <wp:posOffset>-230658</wp:posOffset>
          </wp:positionV>
          <wp:extent cx="2181225" cy="459105"/>
          <wp:effectExtent l="0" t="0" r="9525" b="0"/>
          <wp:wrapNone/>
          <wp:docPr id="1407025184" name="Picture 9" descr="A black and white logo&#10;&#10;Description automatically generated with medium confidence">
            <a:extLst xmlns:a="http://schemas.openxmlformats.org/drawingml/2006/main">
              <a:ext uri="{FF2B5EF4-FFF2-40B4-BE49-F238E27FC236}">
                <a16:creationId xmlns:a16="http://schemas.microsoft.com/office/drawing/2014/main" id="{96210B95-FEB4-44B5-9739-F23E710DD2C7}"/>
              </a:ext>
            </a:extLst>
          </wp:docPr>
          <wp:cNvGraphicFramePr/>
          <a:graphic xmlns:a="http://schemas.openxmlformats.org/drawingml/2006/main">
            <a:graphicData uri="http://schemas.openxmlformats.org/drawingml/2006/picture">
              <pic:pic xmlns:pic="http://schemas.openxmlformats.org/drawingml/2006/picture">
                <pic:nvPicPr>
                  <pic:cNvPr id="10" name="Picture 9" descr="A black and white logo&#10;&#10;Description automatically generated with medium confidence">
                    <a:extLst>
                      <a:ext uri="{FF2B5EF4-FFF2-40B4-BE49-F238E27FC236}">
                        <a16:creationId xmlns:a16="http://schemas.microsoft.com/office/drawing/2014/main" id="{96210B95-FEB4-44B5-9739-F23E710DD2C7}"/>
                      </a:ext>
                    </a:extLst>
                  </pic:cNvPr>
                  <pic:cNvPicPr/>
                </pic:nvPicPr>
                <pic:blipFill>
                  <a:blip r:embed="rId3">
                    <a:extLst>
                      <a:ext uri="{28A0092B-C50C-407E-A947-70E740481C1C}">
                        <a14:useLocalDpi xmlns:a14="http://schemas.microsoft.com/office/drawing/2010/main" val="0"/>
                      </a:ext>
                    </a:extLst>
                  </a:blip>
                  <a:stretch>
                    <a:fillRect/>
                  </a:stretch>
                </pic:blipFill>
                <pic:spPr>
                  <a:xfrm>
                    <a:off x="0" y="0"/>
                    <a:ext cx="2181225" cy="459105"/>
                  </a:xfrm>
                  <a:prstGeom prst="rect">
                    <a:avLst/>
                  </a:prstGeom>
                </pic:spPr>
              </pic:pic>
            </a:graphicData>
          </a:graphic>
        </wp:anchor>
      </w:drawing>
    </w:r>
    <w:r w:rsidR="00137991">
      <w:rPr>
        <w:noProof/>
      </w:rPr>
      <w:pict w14:anchorId="7B5840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margin-left:0;margin-top:0;width:453.15pt;height:181.25pt;rotation:315;z-index:-251646972;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BD42A" w14:textId="20DF4401" w:rsidR="0012363A" w:rsidRDefault="0012363A">
    <w:pPr>
      <w:pStyle w:val="Header"/>
    </w:pPr>
    <w:r>
      <w:rPr>
        <w:noProof/>
      </w:rPr>
      <w:drawing>
        <wp:anchor distT="0" distB="0" distL="114300" distR="114300" simplePos="0" relativeHeight="251666436" behindDoc="0" locked="0" layoutInCell="1" allowOverlap="1" wp14:anchorId="110C3BF8" wp14:editId="3040908A">
          <wp:simplePos x="0" y="0"/>
          <wp:positionH relativeFrom="column">
            <wp:posOffset>4683760</wp:posOffset>
          </wp:positionH>
          <wp:positionV relativeFrom="paragraph">
            <wp:posOffset>-299720</wp:posOffset>
          </wp:positionV>
          <wp:extent cx="1694815" cy="600075"/>
          <wp:effectExtent l="0" t="0" r="635" b="9525"/>
          <wp:wrapNone/>
          <wp:docPr id="24" name="Graphic 24"/>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94815" cy="600075"/>
                  </a:xfrm>
                  <a:prstGeom prst="rect">
                    <a:avLst/>
                  </a:prstGeom>
                </pic:spPr>
              </pic:pic>
            </a:graphicData>
          </a:graphic>
        </wp:anchor>
      </w:drawing>
    </w:r>
    <w:r>
      <w:rPr>
        <w:noProof/>
      </w:rPr>
      <w:drawing>
        <wp:anchor distT="0" distB="0" distL="114300" distR="114300" simplePos="0" relativeHeight="251667460" behindDoc="0" locked="0" layoutInCell="1" allowOverlap="1" wp14:anchorId="53A17E6A" wp14:editId="757B93BA">
          <wp:simplePos x="0" y="0"/>
          <wp:positionH relativeFrom="column">
            <wp:posOffset>-688010</wp:posOffset>
          </wp:positionH>
          <wp:positionV relativeFrom="paragraph">
            <wp:posOffset>-230658</wp:posOffset>
          </wp:positionV>
          <wp:extent cx="2181225" cy="459105"/>
          <wp:effectExtent l="0" t="0" r="9525" b="0"/>
          <wp:wrapNone/>
          <wp:docPr id="25" name="Picture 9" descr="A black and white logo&#10;&#10;Description automatically generated with medium confidence">
            <a:extLst xmlns:a="http://schemas.openxmlformats.org/drawingml/2006/main">
              <a:ext uri="{FF2B5EF4-FFF2-40B4-BE49-F238E27FC236}">
                <a16:creationId xmlns:a16="http://schemas.microsoft.com/office/drawing/2014/main" id="{96210B95-FEB4-44B5-9739-F23E710DD2C7}"/>
              </a:ext>
            </a:extLst>
          </wp:docPr>
          <wp:cNvGraphicFramePr/>
          <a:graphic xmlns:a="http://schemas.openxmlformats.org/drawingml/2006/main">
            <a:graphicData uri="http://schemas.openxmlformats.org/drawingml/2006/picture">
              <pic:pic xmlns:pic="http://schemas.openxmlformats.org/drawingml/2006/picture">
                <pic:nvPicPr>
                  <pic:cNvPr id="10" name="Picture 9" descr="A black and white logo&#10;&#10;Description automatically generated with medium confidence">
                    <a:extLst>
                      <a:ext uri="{FF2B5EF4-FFF2-40B4-BE49-F238E27FC236}">
                        <a16:creationId xmlns:a16="http://schemas.microsoft.com/office/drawing/2014/main" id="{96210B95-FEB4-44B5-9739-F23E710DD2C7}"/>
                      </a:ext>
                    </a:extLst>
                  </pic:cNvPr>
                  <pic:cNvPicPr/>
                </pic:nvPicPr>
                <pic:blipFill>
                  <a:blip r:embed="rId3">
                    <a:extLst>
                      <a:ext uri="{28A0092B-C50C-407E-A947-70E740481C1C}">
                        <a14:useLocalDpi xmlns:a14="http://schemas.microsoft.com/office/drawing/2010/main" val="0"/>
                      </a:ext>
                    </a:extLst>
                  </a:blip>
                  <a:stretch>
                    <a:fillRect/>
                  </a:stretch>
                </pic:blipFill>
                <pic:spPr>
                  <a:xfrm>
                    <a:off x="0" y="0"/>
                    <a:ext cx="2181225" cy="459105"/>
                  </a:xfrm>
                  <a:prstGeom prst="rect">
                    <a:avLst/>
                  </a:prstGeom>
                </pic:spPr>
              </pic:pic>
            </a:graphicData>
          </a:graphic>
        </wp:anchor>
      </w:drawing>
    </w:r>
    <w:r w:rsidR="00137991">
      <w:rPr>
        <w:noProof/>
      </w:rPr>
      <w:pict w14:anchorId="213071D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453.15pt;height:181.25pt;rotation:315;z-index:-251652092;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30ADF"/>
    <w:multiLevelType w:val="hybridMultilevel"/>
    <w:tmpl w:val="1728BD9E"/>
    <w:lvl w:ilvl="0" w:tplc="E0DCED46">
      <w:start w:val="1"/>
      <w:numFmt w:val="decimal"/>
      <w:pStyle w:val="Numberedparagraph"/>
      <w:lvlText w:val="%1."/>
      <w:lvlJc w:val="left"/>
      <w:pPr>
        <w:tabs>
          <w:tab w:val="num" w:pos="567"/>
        </w:tabs>
        <w:ind w:left="562" w:hanging="562"/>
      </w:pPr>
      <w:rPr>
        <w:rFonts w:hint="default"/>
      </w:rPr>
    </w:lvl>
    <w:lvl w:ilvl="1" w:tplc="040C0019">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 w15:restartNumberingAfterBreak="0">
    <w:nsid w:val="116C1DEA"/>
    <w:multiLevelType w:val="multilevel"/>
    <w:tmpl w:val="28D61530"/>
    <w:lvl w:ilvl="0">
      <w:start w:val="1"/>
      <w:numFmt w:val="decimal"/>
      <w:pStyle w:val="AP-Style1"/>
      <w:lvlText w:val="%1."/>
      <w:lvlJc w:val="left"/>
      <w:pPr>
        <w:ind w:left="360" w:hanging="360"/>
      </w:pPr>
      <w:rPr>
        <w:rFonts w:hint="default"/>
      </w:rPr>
    </w:lvl>
    <w:lvl w:ilvl="1">
      <w:start w:val="1"/>
      <w:numFmt w:val="decimal"/>
      <w:pStyle w:val="AP-Style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28B0E8F"/>
    <w:multiLevelType w:val="hybridMultilevel"/>
    <w:tmpl w:val="90824E44"/>
    <w:lvl w:ilvl="0" w:tplc="040C0001">
      <w:start w:val="1"/>
      <w:numFmt w:val="bullet"/>
      <w:lvlText w:val=""/>
      <w:lvlJc w:val="left"/>
      <w:pPr>
        <w:ind w:left="2430" w:hanging="360"/>
      </w:pPr>
      <w:rPr>
        <w:rFonts w:ascii="Symbol" w:hAnsi="Symbol" w:hint="default"/>
      </w:rPr>
    </w:lvl>
    <w:lvl w:ilvl="1" w:tplc="040C0003">
      <w:start w:val="1"/>
      <w:numFmt w:val="bullet"/>
      <w:lvlText w:val="o"/>
      <w:lvlJc w:val="left"/>
      <w:pPr>
        <w:ind w:left="3150" w:hanging="360"/>
      </w:pPr>
      <w:rPr>
        <w:rFonts w:ascii="Courier New" w:hAnsi="Courier New" w:cs="Courier New" w:hint="default"/>
      </w:rPr>
    </w:lvl>
    <w:lvl w:ilvl="2" w:tplc="040C0005">
      <w:start w:val="1"/>
      <w:numFmt w:val="bullet"/>
      <w:lvlText w:val=""/>
      <w:lvlJc w:val="left"/>
      <w:pPr>
        <w:ind w:left="3870" w:hanging="360"/>
      </w:pPr>
      <w:rPr>
        <w:rFonts w:ascii="Wingdings" w:hAnsi="Wingdings" w:hint="default"/>
      </w:rPr>
    </w:lvl>
    <w:lvl w:ilvl="3" w:tplc="040C0001">
      <w:start w:val="1"/>
      <w:numFmt w:val="bullet"/>
      <w:lvlText w:val=""/>
      <w:lvlJc w:val="left"/>
      <w:pPr>
        <w:ind w:left="4590" w:hanging="360"/>
      </w:pPr>
      <w:rPr>
        <w:rFonts w:ascii="Symbol" w:hAnsi="Symbol" w:hint="default"/>
      </w:rPr>
    </w:lvl>
    <w:lvl w:ilvl="4" w:tplc="040C0003">
      <w:start w:val="1"/>
      <w:numFmt w:val="bullet"/>
      <w:lvlText w:val="o"/>
      <w:lvlJc w:val="left"/>
      <w:pPr>
        <w:ind w:left="5310" w:hanging="360"/>
      </w:pPr>
      <w:rPr>
        <w:rFonts w:ascii="Courier New" w:hAnsi="Courier New" w:cs="Courier New" w:hint="default"/>
      </w:rPr>
    </w:lvl>
    <w:lvl w:ilvl="5" w:tplc="040C0005">
      <w:start w:val="1"/>
      <w:numFmt w:val="bullet"/>
      <w:lvlText w:val=""/>
      <w:lvlJc w:val="left"/>
      <w:pPr>
        <w:ind w:left="6030" w:hanging="360"/>
      </w:pPr>
      <w:rPr>
        <w:rFonts w:ascii="Wingdings" w:hAnsi="Wingdings" w:hint="default"/>
      </w:rPr>
    </w:lvl>
    <w:lvl w:ilvl="6" w:tplc="040C0001">
      <w:start w:val="1"/>
      <w:numFmt w:val="bullet"/>
      <w:lvlText w:val=""/>
      <w:lvlJc w:val="left"/>
      <w:pPr>
        <w:ind w:left="6750" w:hanging="360"/>
      </w:pPr>
      <w:rPr>
        <w:rFonts w:ascii="Symbol" w:hAnsi="Symbol" w:hint="default"/>
      </w:rPr>
    </w:lvl>
    <w:lvl w:ilvl="7" w:tplc="040C0003">
      <w:start w:val="1"/>
      <w:numFmt w:val="bullet"/>
      <w:lvlText w:val="o"/>
      <w:lvlJc w:val="left"/>
      <w:pPr>
        <w:ind w:left="7470" w:hanging="360"/>
      </w:pPr>
      <w:rPr>
        <w:rFonts w:ascii="Courier New" w:hAnsi="Courier New" w:cs="Courier New" w:hint="default"/>
      </w:rPr>
    </w:lvl>
    <w:lvl w:ilvl="8" w:tplc="040C0005">
      <w:start w:val="1"/>
      <w:numFmt w:val="bullet"/>
      <w:lvlText w:val=""/>
      <w:lvlJc w:val="left"/>
      <w:pPr>
        <w:ind w:left="8190" w:hanging="360"/>
      </w:pPr>
      <w:rPr>
        <w:rFonts w:ascii="Wingdings" w:hAnsi="Wingdings" w:hint="default"/>
      </w:rPr>
    </w:lvl>
  </w:abstractNum>
  <w:abstractNum w:abstractNumId="3" w15:restartNumberingAfterBreak="0">
    <w:nsid w:val="22F554E3"/>
    <w:multiLevelType w:val="hybridMultilevel"/>
    <w:tmpl w:val="2CA876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B9E7625"/>
    <w:multiLevelType w:val="multilevel"/>
    <w:tmpl w:val="4FFE253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2CB37FA5"/>
    <w:multiLevelType w:val="hybridMultilevel"/>
    <w:tmpl w:val="7CDA419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2D6660A7"/>
    <w:multiLevelType w:val="hybridMultilevel"/>
    <w:tmpl w:val="FFA2A1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FE40575"/>
    <w:multiLevelType w:val="hybridMultilevel"/>
    <w:tmpl w:val="0F06BB7E"/>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8" w15:restartNumberingAfterBreak="0">
    <w:nsid w:val="31E97F4F"/>
    <w:multiLevelType w:val="hybridMultilevel"/>
    <w:tmpl w:val="6548E112"/>
    <w:lvl w:ilvl="0" w:tplc="937432EE">
      <w:start w:val="1"/>
      <w:numFmt w:val="decimal"/>
      <w:pStyle w:val="Numberedpara"/>
      <w:lvlText w:val="%1."/>
      <w:lvlJc w:val="left"/>
      <w:pPr>
        <w:tabs>
          <w:tab w:val="num" w:pos="562"/>
        </w:tabs>
        <w:ind w:left="0" w:firstLine="0"/>
      </w:pPr>
      <w:rPr>
        <w:rFonts w:ascii="Arial" w:hAnsi="Arial" w:cs="Arial" w:hint="default"/>
        <w:sz w:val="21"/>
        <w:szCs w:val="21"/>
      </w:rPr>
    </w:lvl>
    <w:lvl w:ilvl="1" w:tplc="0409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3598359A"/>
    <w:multiLevelType w:val="hybridMultilevel"/>
    <w:tmpl w:val="F8126850"/>
    <w:lvl w:ilvl="0" w:tplc="EAD8E496">
      <w:numFmt w:val="bullet"/>
      <w:lvlText w:val="-"/>
      <w:lvlJc w:val="left"/>
      <w:pPr>
        <w:ind w:left="1080" w:hanging="360"/>
      </w:pPr>
      <w:rPr>
        <w:rFonts w:ascii="Calibri" w:eastAsiaTheme="minorHAnsi" w:hAnsi="Calibri" w:cs="Calibri"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EB15A6A"/>
    <w:multiLevelType w:val="hybridMultilevel"/>
    <w:tmpl w:val="9796E268"/>
    <w:lvl w:ilvl="0" w:tplc="99C6B93C">
      <w:numFmt w:val="bullet"/>
      <w:lvlText w:val="●"/>
      <w:lvlJc w:val="left"/>
      <w:pPr>
        <w:ind w:left="720" w:hanging="360"/>
      </w:pPr>
      <w:rPr>
        <w:rFonts w:ascii="Arial" w:eastAsia="PMingLiU"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5A779A"/>
    <w:multiLevelType w:val="hybridMultilevel"/>
    <w:tmpl w:val="81169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CEF3545"/>
    <w:multiLevelType w:val="hybridMultilevel"/>
    <w:tmpl w:val="CB52839C"/>
    <w:lvl w:ilvl="0" w:tplc="03006430">
      <w:start w:val="1"/>
      <w:numFmt w:val="decimal"/>
      <w:pStyle w:val="Recommendation"/>
      <w:lvlText w:val="Recommendation %1 "/>
      <w:lvlJc w:val="left"/>
      <w:pPr>
        <w:tabs>
          <w:tab w:val="num" w:pos="567"/>
        </w:tabs>
        <w:ind w:left="567" w:firstLine="0"/>
      </w:pPr>
      <w:rPr>
        <w:rFonts w:ascii="Arial" w:hAnsi="Arial" w:hint="default"/>
        <w:b/>
        <w:i w:val="0"/>
      </w:rPr>
    </w:lvl>
    <w:lvl w:ilvl="1" w:tplc="79C89172">
      <w:start w:val="1"/>
      <w:numFmt w:val="decimal"/>
      <w:lvlText w:val="%2."/>
      <w:lvlJc w:val="left"/>
      <w:pPr>
        <w:tabs>
          <w:tab w:val="num" w:pos="1440"/>
        </w:tabs>
        <w:ind w:left="1440" w:hanging="360"/>
      </w:pPr>
      <w:rPr>
        <w:rFonts w:hint="default"/>
        <w:b/>
        <w:i w:val="0"/>
      </w:rPr>
    </w:lvl>
    <w:lvl w:ilvl="2" w:tplc="040C001B">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15:restartNumberingAfterBreak="0">
    <w:nsid w:val="51BF6124"/>
    <w:multiLevelType w:val="multilevel"/>
    <w:tmpl w:val="AC4EA8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24C7715"/>
    <w:multiLevelType w:val="hybridMultilevel"/>
    <w:tmpl w:val="D302B28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F88388C"/>
    <w:multiLevelType w:val="hybridMultilevel"/>
    <w:tmpl w:val="187CB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C8635C"/>
    <w:multiLevelType w:val="hybridMultilevel"/>
    <w:tmpl w:val="08FC24BC"/>
    <w:lvl w:ilvl="0" w:tplc="0AEAF7A4">
      <w:start w:val="1"/>
      <w:numFmt w:val="bullet"/>
      <w:lvlText w:val=""/>
      <w:lvlJc w:val="left"/>
      <w:pPr>
        <w:ind w:left="144" w:hanging="144"/>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C1E05CB"/>
    <w:multiLevelType w:val="hybridMultilevel"/>
    <w:tmpl w:val="C7E0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A10F13"/>
    <w:multiLevelType w:val="hybridMultilevel"/>
    <w:tmpl w:val="D9F065A2"/>
    <w:lvl w:ilvl="0" w:tplc="99C6B93C">
      <w:numFmt w:val="bullet"/>
      <w:lvlText w:val="●"/>
      <w:lvlJc w:val="left"/>
      <w:pPr>
        <w:ind w:left="720" w:hanging="360"/>
      </w:pPr>
      <w:rPr>
        <w:rFonts w:ascii="Arial" w:eastAsia="PMingLiU"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3CF279C"/>
    <w:multiLevelType w:val="hybridMultilevel"/>
    <w:tmpl w:val="83024C6A"/>
    <w:lvl w:ilvl="0" w:tplc="99C6B93C">
      <w:numFmt w:val="bullet"/>
      <w:lvlText w:val="●"/>
      <w:lvlJc w:val="left"/>
      <w:pPr>
        <w:ind w:left="1080" w:hanging="360"/>
      </w:pPr>
      <w:rPr>
        <w:rFonts w:ascii="Arial" w:eastAsia="PMingLiU"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2"/>
  </w:num>
  <w:num w:numId="4">
    <w:abstractNumId w:val="0"/>
  </w:num>
  <w:num w:numId="5">
    <w:abstractNumId w:val="13"/>
  </w:num>
  <w:num w:numId="6">
    <w:abstractNumId w:val="3"/>
  </w:num>
  <w:num w:numId="7">
    <w:abstractNumId w:val="11"/>
  </w:num>
  <w:num w:numId="8">
    <w:abstractNumId w:val="7"/>
  </w:num>
  <w:num w:numId="9">
    <w:abstractNumId w:val="14"/>
  </w:num>
  <w:num w:numId="10">
    <w:abstractNumId w:val="5"/>
  </w:num>
  <w:num w:numId="11">
    <w:abstractNumId w:val="2"/>
  </w:num>
  <w:num w:numId="12">
    <w:abstractNumId w:val="6"/>
  </w:num>
  <w:num w:numId="13">
    <w:abstractNumId w:val="16"/>
  </w:num>
  <w:num w:numId="14">
    <w:abstractNumId w:val="15"/>
  </w:num>
  <w:num w:numId="15">
    <w:abstractNumId w:val="17"/>
  </w:num>
  <w:num w:numId="16">
    <w:abstractNumId w:val="4"/>
  </w:num>
  <w:num w:numId="17">
    <w:abstractNumId w:val="19"/>
  </w:num>
  <w:num w:numId="18">
    <w:abstractNumId w:val="18"/>
  </w:num>
  <w:num w:numId="19">
    <w:abstractNumId w:val="8"/>
  </w:num>
  <w:num w:numId="20">
    <w:abstractNumId w:val="9"/>
  </w:num>
  <w:num w:numId="21">
    <w:abstractNumId w:val="10"/>
  </w:num>
  <w:num w:numId="22">
    <w:abstractNumId w:val="8"/>
  </w:num>
  <w:num w:numId="23">
    <w:abstractNumId w:val="8"/>
  </w:num>
  <w:num w:numId="24">
    <w:abstractNumId w:val="8"/>
  </w:num>
  <w:num w:numId="25">
    <w:abstractNumId w:val="13"/>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riano, Carles">
    <w15:presenceInfo w15:providerId="AD" w15:userId="S::c.soriano@unesco.org::3ed552b8-6b1d-4eda-b29d-8ec7b21267ad"/>
  </w15:person>
  <w15:person w15:author="Moutard, Flora">
    <w15:presenceInfo w15:providerId="AD" w15:userId="S::f.moutard@unesco.org::3f2b990d-3410-4df0-b312-5ae4ace6ef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activeWritingStyle w:appName="MSWord" w:lang="en-AU" w:vendorID="64" w:dllVersion="0" w:nlCheck="1" w:checkStyle="0"/>
  <w:defaultTabStop w:val="720"/>
  <w:hyphenationZone w:val="425"/>
  <w:characterSpacingControl w:val="doNotCompress"/>
  <w:hdrShapeDefaults>
    <o:shapedefaults v:ext="edit" spidmax="2055"/>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B7E"/>
    <w:rsid w:val="0000070D"/>
    <w:rsid w:val="00000B5F"/>
    <w:rsid w:val="00001453"/>
    <w:rsid w:val="00003C2C"/>
    <w:rsid w:val="00004057"/>
    <w:rsid w:val="00004B05"/>
    <w:rsid w:val="000056E8"/>
    <w:rsid w:val="00010238"/>
    <w:rsid w:val="00010BFE"/>
    <w:rsid w:val="00013B37"/>
    <w:rsid w:val="00014939"/>
    <w:rsid w:val="00015142"/>
    <w:rsid w:val="00021626"/>
    <w:rsid w:val="00023DCF"/>
    <w:rsid w:val="00025D3E"/>
    <w:rsid w:val="00026B86"/>
    <w:rsid w:val="00027556"/>
    <w:rsid w:val="00027E67"/>
    <w:rsid w:val="00031951"/>
    <w:rsid w:val="00032AE1"/>
    <w:rsid w:val="00036CD7"/>
    <w:rsid w:val="000425E6"/>
    <w:rsid w:val="00046648"/>
    <w:rsid w:val="00046801"/>
    <w:rsid w:val="000468BC"/>
    <w:rsid w:val="00047BE7"/>
    <w:rsid w:val="00047C92"/>
    <w:rsid w:val="0005159F"/>
    <w:rsid w:val="000523A0"/>
    <w:rsid w:val="00052FF7"/>
    <w:rsid w:val="00054EB9"/>
    <w:rsid w:val="00055036"/>
    <w:rsid w:val="000558F3"/>
    <w:rsid w:val="00057618"/>
    <w:rsid w:val="00057C52"/>
    <w:rsid w:val="000603BF"/>
    <w:rsid w:val="00060EA9"/>
    <w:rsid w:val="00061053"/>
    <w:rsid w:val="000621AD"/>
    <w:rsid w:val="00062C88"/>
    <w:rsid w:val="00063245"/>
    <w:rsid w:val="0006569E"/>
    <w:rsid w:val="00065983"/>
    <w:rsid w:val="0006738B"/>
    <w:rsid w:val="00070EF8"/>
    <w:rsid w:val="000711B9"/>
    <w:rsid w:val="000818A5"/>
    <w:rsid w:val="00084314"/>
    <w:rsid w:val="00085A4A"/>
    <w:rsid w:val="00085B2A"/>
    <w:rsid w:val="00086AF3"/>
    <w:rsid w:val="00086FE1"/>
    <w:rsid w:val="00087946"/>
    <w:rsid w:val="000901E6"/>
    <w:rsid w:val="00091258"/>
    <w:rsid w:val="000920E7"/>
    <w:rsid w:val="00092C1C"/>
    <w:rsid w:val="00094466"/>
    <w:rsid w:val="000967E3"/>
    <w:rsid w:val="00096C46"/>
    <w:rsid w:val="000972D8"/>
    <w:rsid w:val="000A02A0"/>
    <w:rsid w:val="000A0401"/>
    <w:rsid w:val="000A05A0"/>
    <w:rsid w:val="000A17A0"/>
    <w:rsid w:val="000A47B7"/>
    <w:rsid w:val="000A4CC4"/>
    <w:rsid w:val="000A4CE4"/>
    <w:rsid w:val="000A4F96"/>
    <w:rsid w:val="000A4FEA"/>
    <w:rsid w:val="000A5511"/>
    <w:rsid w:val="000A58FD"/>
    <w:rsid w:val="000A629B"/>
    <w:rsid w:val="000A699C"/>
    <w:rsid w:val="000A6A31"/>
    <w:rsid w:val="000A7A82"/>
    <w:rsid w:val="000A7B03"/>
    <w:rsid w:val="000B04E2"/>
    <w:rsid w:val="000B05EF"/>
    <w:rsid w:val="000B2A89"/>
    <w:rsid w:val="000B54DC"/>
    <w:rsid w:val="000B589E"/>
    <w:rsid w:val="000B640D"/>
    <w:rsid w:val="000B673D"/>
    <w:rsid w:val="000B7A4E"/>
    <w:rsid w:val="000C00AF"/>
    <w:rsid w:val="000C0506"/>
    <w:rsid w:val="000C1E93"/>
    <w:rsid w:val="000C29A8"/>
    <w:rsid w:val="000C331E"/>
    <w:rsid w:val="000C373C"/>
    <w:rsid w:val="000C4558"/>
    <w:rsid w:val="000C4B69"/>
    <w:rsid w:val="000D57BD"/>
    <w:rsid w:val="000D60D7"/>
    <w:rsid w:val="000D6CCE"/>
    <w:rsid w:val="000E1FB4"/>
    <w:rsid w:val="000E2556"/>
    <w:rsid w:val="000E40D6"/>
    <w:rsid w:val="000E68CC"/>
    <w:rsid w:val="000F27FF"/>
    <w:rsid w:val="000F3374"/>
    <w:rsid w:val="000F41F4"/>
    <w:rsid w:val="000F42B0"/>
    <w:rsid w:val="000F6385"/>
    <w:rsid w:val="00103037"/>
    <w:rsid w:val="00106A59"/>
    <w:rsid w:val="00107201"/>
    <w:rsid w:val="00107FF5"/>
    <w:rsid w:val="00110AE9"/>
    <w:rsid w:val="0011290A"/>
    <w:rsid w:val="00112AAD"/>
    <w:rsid w:val="001132A8"/>
    <w:rsid w:val="001137E8"/>
    <w:rsid w:val="00121B3B"/>
    <w:rsid w:val="00123256"/>
    <w:rsid w:val="0012363A"/>
    <w:rsid w:val="001241AF"/>
    <w:rsid w:val="00124E69"/>
    <w:rsid w:val="001258EC"/>
    <w:rsid w:val="0012661A"/>
    <w:rsid w:val="00133BA5"/>
    <w:rsid w:val="00133D1A"/>
    <w:rsid w:val="00134BD8"/>
    <w:rsid w:val="001351EB"/>
    <w:rsid w:val="001355EC"/>
    <w:rsid w:val="001364B5"/>
    <w:rsid w:val="00136BCA"/>
    <w:rsid w:val="00137991"/>
    <w:rsid w:val="00140000"/>
    <w:rsid w:val="00140B1F"/>
    <w:rsid w:val="00140BCD"/>
    <w:rsid w:val="00140EC8"/>
    <w:rsid w:val="00140F72"/>
    <w:rsid w:val="001410E2"/>
    <w:rsid w:val="00141BD6"/>
    <w:rsid w:val="0014211A"/>
    <w:rsid w:val="00143DB8"/>
    <w:rsid w:val="00143ED9"/>
    <w:rsid w:val="00145851"/>
    <w:rsid w:val="00146D24"/>
    <w:rsid w:val="0015021C"/>
    <w:rsid w:val="00151FD3"/>
    <w:rsid w:val="001520EA"/>
    <w:rsid w:val="00152205"/>
    <w:rsid w:val="00152F70"/>
    <w:rsid w:val="00156783"/>
    <w:rsid w:val="00161E62"/>
    <w:rsid w:val="0016381B"/>
    <w:rsid w:val="00163E47"/>
    <w:rsid w:val="00164A7A"/>
    <w:rsid w:val="001654E4"/>
    <w:rsid w:val="00165EB9"/>
    <w:rsid w:val="00166772"/>
    <w:rsid w:val="00166BDB"/>
    <w:rsid w:val="00166FD3"/>
    <w:rsid w:val="001717CF"/>
    <w:rsid w:val="00172A56"/>
    <w:rsid w:val="001739ED"/>
    <w:rsid w:val="00173BC0"/>
    <w:rsid w:val="0017479C"/>
    <w:rsid w:val="001752F5"/>
    <w:rsid w:val="001759E3"/>
    <w:rsid w:val="00175A1A"/>
    <w:rsid w:val="00175FBC"/>
    <w:rsid w:val="001766A9"/>
    <w:rsid w:val="0017733B"/>
    <w:rsid w:val="00181724"/>
    <w:rsid w:val="0018235B"/>
    <w:rsid w:val="001826BE"/>
    <w:rsid w:val="00184090"/>
    <w:rsid w:val="00186E5C"/>
    <w:rsid w:val="0018798E"/>
    <w:rsid w:val="0019414D"/>
    <w:rsid w:val="00194B4A"/>
    <w:rsid w:val="00197000"/>
    <w:rsid w:val="00197017"/>
    <w:rsid w:val="00197484"/>
    <w:rsid w:val="00197B8B"/>
    <w:rsid w:val="00197C91"/>
    <w:rsid w:val="001A0EC2"/>
    <w:rsid w:val="001A11FE"/>
    <w:rsid w:val="001A1D15"/>
    <w:rsid w:val="001A2CB9"/>
    <w:rsid w:val="001A7DCB"/>
    <w:rsid w:val="001B2135"/>
    <w:rsid w:val="001B254C"/>
    <w:rsid w:val="001B292E"/>
    <w:rsid w:val="001B2DD7"/>
    <w:rsid w:val="001B3731"/>
    <w:rsid w:val="001B6810"/>
    <w:rsid w:val="001B78A9"/>
    <w:rsid w:val="001B7CF0"/>
    <w:rsid w:val="001B7F60"/>
    <w:rsid w:val="001C1090"/>
    <w:rsid w:val="001C1619"/>
    <w:rsid w:val="001C1A2A"/>
    <w:rsid w:val="001C1DCB"/>
    <w:rsid w:val="001C2D2F"/>
    <w:rsid w:val="001C4824"/>
    <w:rsid w:val="001C5CC8"/>
    <w:rsid w:val="001C6EA9"/>
    <w:rsid w:val="001C795C"/>
    <w:rsid w:val="001D038A"/>
    <w:rsid w:val="001D4963"/>
    <w:rsid w:val="001D5B8B"/>
    <w:rsid w:val="001E0C3C"/>
    <w:rsid w:val="001E0F1A"/>
    <w:rsid w:val="001E1866"/>
    <w:rsid w:val="001E503D"/>
    <w:rsid w:val="001E552B"/>
    <w:rsid w:val="001E5587"/>
    <w:rsid w:val="001E58B3"/>
    <w:rsid w:val="001E636A"/>
    <w:rsid w:val="001E66E3"/>
    <w:rsid w:val="001E7868"/>
    <w:rsid w:val="001F2B0B"/>
    <w:rsid w:val="001F52AB"/>
    <w:rsid w:val="001F70EB"/>
    <w:rsid w:val="001F793E"/>
    <w:rsid w:val="002002B7"/>
    <w:rsid w:val="0020101B"/>
    <w:rsid w:val="00201F29"/>
    <w:rsid w:val="002030FA"/>
    <w:rsid w:val="00203AB5"/>
    <w:rsid w:val="00204508"/>
    <w:rsid w:val="002049C6"/>
    <w:rsid w:val="00204C26"/>
    <w:rsid w:val="0020560D"/>
    <w:rsid w:val="002064A3"/>
    <w:rsid w:val="00207E16"/>
    <w:rsid w:val="00210A88"/>
    <w:rsid w:val="002111FA"/>
    <w:rsid w:val="00211D0D"/>
    <w:rsid w:val="00212907"/>
    <w:rsid w:val="00214CF9"/>
    <w:rsid w:val="00215E39"/>
    <w:rsid w:val="00215F0A"/>
    <w:rsid w:val="0021713B"/>
    <w:rsid w:val="0022043A"/>
    <w:rsid w:val="002301B2"/>
    <w:rsid w:val="00232D3D"/>
    <w:rsid w:val="00237188"/>
    <w:rsid w:val="00237D98"/>
    <w:rsid w:val="00242145"/>
    <w:rsid w:val="00242A52"/>
    <w:rsid w:val="00244F5E"/>
    <w:rsid w:val="002458C1"/>
    <w:rsid w:val="00246042"/>
    <w:rsid w:val="00246364"/>
    <w:rsid w:val="002501D4"/>
    <w:rsid w:val="002504FE"/>
    <w:rsid w:val="002518E5"/>
    <w:rsid w:val="002529AC"/>
    <w:rsid w:val="00252A41"/>
    <w:rsid w:val="0025373E"/>
    <w:rsid w:val="00254565"/>
    <w:rsid w:val="00254DD2"/>
    <w:rsid w:val="0025699F"/>
    <w:rsid w:val="00256F6C"/>
    <w:rsid w:val="00260E1F"/>
    <w:rsid w:val="002650D8"/>
    <w:rsid w:val="00266697"/>
    <w:rsid w:val="002679E7"/>
    <w:rsid w:val="00273B75"/>
    <w:rsid w:val="00274503"/>
    <w:rsid w:val="00274ED7"/>
    <w:rsid w:val="00277265"/>
    <w:rsid w:val="00277389"/>
    <w:rsid w:val="00277AE0"/>
    <w:rsid w:val="002822AF"/>
    <w:rsid w:val="0028253A"/>
    <w:rsid w:val="00282CBB"/>
    <w:rsid w:val="00282DF3"/>
    <w:rsid w:val="002838F7"/>
    <w:rsid w:val="00285F3F"/>
    <w:rsid w:val="00285F8D"/>
    <w:rsid w:val="002864FF"/>
    <w:rsid w:val="00286924"/>
    <w:rsid w:val="002914C5"/>
    <w:rsid w:val="00292105"/>
    <w:rsid w:val="00292B8A"/>
    <w:rsid w:val="00295559"/>
    <w:rsid w:val="002961BB"/>
    <w:rsid w:val="002965E8"/>
    <w:rsid w:val="00297320"/>
    <w:rsid w:val="00297BBB"/>
    <w:rsid w:val="002A0999"/>
    <w:rsid w:val="002A0A41"/>
    <w:rsid w:val="002A1D96"/>
    <w:rsid w:val="002A5DB9"/>
    <w:rsid w:val="002A5EA1"/>
    <w:rsid w:val="002A61F8"/>
    <w:rsid w:val="002A72E8"/>
    <w:rsid w:val="002A7AE9"/>
    <w:rsid w:val="002A7CEA"/>
    <w:rsid w:val="002B2956"/>
    <w:rsid w:val="002B3425"/>
    <w:rsid w:val="002B7654"/>
    <w:rsid w:val="002C0BC5"/>
    <w:rsid w:val="002C1B25"/>
    <w:rsid w:val="002C1C15"/>
    <w:rsid w:val="002C4C0A"/>
    <w:rsid w:val="002D4DBB"/>
    <w:rsid w:val="002D5411"/>
    <w:rsid w:val="002D623A"/>
    <w:rsid w:val="002E14D4"/>
    <w:rsid w:val="002E21C5"/>
    <w:rsid w:val="002E375C"/>
    <w:rsid w:val="002E792C"/>
    <w:rsid w:val="002E7B04"/>
    <w:rsid w:val="002F16FE"/>
    <w:rsid w:val="002F29B6"/>
    <w:rsid w:val="0030037C"/>
    <w:rsid w:val="003005A8"/>
    <w:rsid w:val="0030080F"/>
    <w:rsid w:val="00300933"/>
    <w:rsid w:val="003009BD"/>
    <w:rsid w:val="0030156B"/>
    <w:rsid w:val="00304DC8"/>
    <w:rsid w:val="00306195"/>
    <w:rsid w:val="00306E2A"/>
    <w:rsid w:val="00311EC9"/>
    <w:rsid w:val="003155CB"/>
    <w:rsid w:val="003156FD"/>
    <w:rsid w:val="003177F1"/>
    <w:rsid w:val="00317D07"/>
    <w:rsid w:val="003216F2"/>
    <w:rsid w:val="003226D5"/>
    <w:rsid w:val="00324624"/>
    <w:rsid w:val="00325DD6"/>
    <w:rsid w:val="00326340"/>
    <w:rsid w:val="0032669B"/>
    <w:rsid w:val="00327B4E"/>
    <w:rsid w:val="00331329"/>
    <w:rsid w:val="00332BD4"/>
    <w:rsid w:val="00332F59"/>
    <w:rsid w:val="0033322B"/>
    <w:rsid w:val="00334136"/>
    <w:rsid w:val="00335132"/>
    <w:rsid w:val="00336744"/>
    <w:rsid w:val="003410BF"/>
    <w:rsid w:val="00342815"/>
    <w:rsid w:val="0034300F"/>
    <w:rsid w:val="00345434"/>
    <w:rsid w:val="003456BA"/>
    <w:rsid w:val="00345B48"/>
    <w:rsid w:val="00346B10"/>
    <w:rsid w:val="00346C12"/>
    <w:rsid w:val="00347486"/>
    <w:rsid w:val="0034775B"/>
    <w:rsid w:val="003501F0"/>
    <w:rsid w:val="00352A78"/>
    <w:rsid w:val="003540EE"/>
    <w:rsid w:val="00355DA0"/>
    <w:rsid w:val="003602EB"/>
    <w:rsid w:val="00363606"/>
    <w:rsid w:val="00363ABF"/>
    <w:rsid w:val="00371293"/>
    <w:rsid w:val="0037171A"/>
    <w:rsid w:val="003727AB"/>
    <w:rsid w:val="00374184"/>
    <w:rsid w:val="0037440F"/>
    <w:rsid w:val="00375416"/>
    <w:rsid w:val="0037572A"/>
    <w:rsid w:val="003761B0"/>
    <w:rsid w:val="003763DF"/>
    <w:rsid w:val="00376C9F"/>
    <w:rsid w:val="00377A78"/>
    <w:rsid w:val="00377B83"/>
    <w:rsid w:val="00377F8E"/>
    <w:rsid w:val="003803B5"/>
    <w:rsid w:val="00380D5B"/>
    <w:rsid w:val="00381004"/>
    <w:rsid w:val="003818E8"/>
    <w:rsid w:val="00381F2A"/>
    <w:rsid w:val="00382CCC"/>
    <w:rsid w:val="00384057"/>
    <w:rsid w:val="003873A0"/>
    <w:rsid w:val="003912C9"/>
    <w:rsid w:val="003921E0"/>
    <w:rsid w:val="0039282D"/>
    <w:rsid w:val="0039295B"/>
    <w:rsid w:val="00392ADD"/>
    <w:rsid w:val="00393208"/>
    <w:rsid w:val="003A17B5"/>
    <w:rsid w:val="003A29A9"/>
    <w:rsid w:val="003A2D05"/>
    <w:rsid w:val="003B062D"/>
    <w:rsid w:val="003B2227"/>
    <w:rsid w:val="003B22C1"/>
    <w:rsid w:val="003B2AE8"/>
    <w:rsid w:val="003B3739"/>
    <w:rsid w:val="003B3B2A"/>
    <w:rsid w:val="003B4601"/>
    <w:rsid w:val="003B6BF4"/>
    <w:rsid w:val="003B6FB2"/>
    <w:rsid w:val="003B7E6D"/>
    <w:rsid w:val="003C171A"/>
    <w:rsid w:val="003C371F"/>
    <w:rsid w:val="003C3ADE"/>
    <w:rsid w:val="003C3C74"/>
    <w:rsid w:val="003D0D3C"/>
    <w:rsid w:val="003D296B"/>
    <w:rsid w:val="003D36C0"/>
    <w:rsid w:val="003D3DCF"/>
    <w:rsid w:val="003D54DB"/>
    <w:rsid w:val="003D6002"/>
    <w:rsid w:val="003D680C"/>
    <w:rsid w:val="003E0043"/>
    <w:rsid w:val="003E2908"/>
    <w:rsid w:val="003E3390"/>
    <w:rsid w:val="003F0C57"/>
    <w:rsid w:val="003F15D6"/>
    <w:rsid w:val="003F180B"/>
    <w:rsid w:val="003F2967"/>
    <w:rsid w:val="003F2AF5"/>
    <w:rsid w:val="003F2B51"/>
    <w:rsid w:val="003F5074"/>
    <w:rsid w:val="003F591C"/>
    <w:rsid w:val="003F678E"/>
    <w:rsid w:val="003F67A4"/>
    <w:rsid w:val="003F6EB6"/>
    <w:rsid w:val="00401F38"/>
    <w:rsid w:val="0040225B"/>
    <w:rsid w:val="004031AA"/>
    <w:rsid w:val="004060F0"/>
    <w:rsid w:val="0040778C"/>
    <w:rsid w:val="00407C3E"/>
    <w:rsid w:val="00411B4F"/>
    <w:rsid w:val="00411DA7"/>
    <w:rsid w:val="00412E97"/>
    <w:rsid w:val="0041314E"/>
    <w:rsid w:val="00413439"/>
    <w:rsid w:val="004137CA"/>
    <w:rsid w:val="00413ECC"/>
    <w:rsid w:val="00415E9E"/>
    <w:rsid w:val="00416C67"/>
    <w:rsid w:val="00417FEC"/>
    <w:rsid w:val="0042084F"/>
    <w:rsid w:val="00424AE4"/>
    <w:rsid w:val="00425FAE"/>
    <w:rsid w:val="0042607D"/>
    <w:rsid w:val="00426629"/>
    <w:rsid w:val="00427E71"/>
    <w:rsid w:val="0043131D"/>
    <w:rsid w:val="00432773"/>
    <w:rsid w:val="0043298F"/>
    <w:rsid w:val="004331B4"/>
    <w:rsid w:val="00433CB7"/>
    <w:rsid w:val="00437B6B"/>
    <w:rsid w:val="004448A2"/>
    <w:rsid w:val="00446400"/>
    <w:rsid w:val="00450062"/>
    <w:rsid w:val="004505E4"/>
    <w:rsid w:val="00450941"/>
    <w:rsid w:val="0045123C"/>
    <w:rsid w:val="00451326"/>
    <w:rsid w:val="00451A1E"/>
    <w:rsid w:val="004523F2"/>
    <w:rsid w:val="00452AD4"/>
    <w:rsid w:val="004533FE"/>
    <w:rsid w:val="004537BC"/>
    <w:rsid w:val="0045459E"/>
    <w:rsid w:val="00454A6E"/>
    <w:rsid w:val="0045608C"/>
    <w:rsid w:val="00457CDD"/>
    <w:rsid w:val="0046449A"/>
    <w:rsid w:val="00464F07"/>
    <w:rsid w:val="0046537B"/>
    <w:rsid w:val="00465C48"/>
    <w:rsid w:val="00465D4B"/>
    <w:rsid w:val="00467453"/>
    <w:rsid w:val="0046798F"/>
    <w:rsid w:val="00470133"/>
    <w:rsid w:val="004729B3"/>
    <w:rsid w:val="004738CF"/>
    <w:rsid w:val="0047792C"/>
    <w:rsid w:val="00477C01"/>
    <w:rsid w:val="0048008E"/>
    <w:rsid w:val="0048093D"/>
    <w:rsid w:val="00480D40"/>
    <w:rsid w:val="00481152"/>
    <w:rsid w:val="00481458"/>
    <w:rsid w:val="004829D1"/>
    <w:rsid w:val="004849F5"/>
    <w:rsid w:val="004854BE"/>
    <w:rsid w:val="00487F37"/>
    <w:rsid w:val="00490832"/>
    <w:rsid w:val="004918D9"/>
    <w:rsid w:val="00492705"/>
    <w:rsid w:val="00492B61"/>
    <w:rsid w:val="00493B9F"/>
    <w:rsid w:val="00495D84"/>
    <w:rsid w:val="00497570"/>
    <w:rsid w:val="004A173E"/>
    <w:rsid w:val="004A178F"/>
    <w:rsid w:val="004A1B92"/>
    <w:rsid w:val="004A1EF1"/>
    <w:rsid w:val="004A2B61"/>
    <w:rsid w:val="004A2B90"/>
    <w:rsid w:val="004A2E03"/>
    <w:rsid w:val="004A4544"/>
    <w:rsid w:val="004A7968"/>
    <w:rsid w:val="004A7CC4"/>
    <w:rsid w:val="004B0449"/>
    <w:rsid w:val="004B0E86"/>
    <w:rsid w:val="004B1FDA"/>
    <w:rsid w:val="004B210F"/>
    <w:rsid w:val="004B2150"/>
    <w:rsid w:val="004B4B0E"/>
    <w:rsid w:val="004B5CC5"/>
    <w:rsid w:val="004C0321"/>
    <w:rsid w:val="004C13BA"/>
    <w:rsid w:val="004C22AF"/>
    <w:rsid w:val="004C6D3F"/>
    <w:rsid w:val="004C78CF"/>
    <w:rsid w:val="004D2FC6"/>
    <w:rsid w:val="004D341A"/>
    <w:rsid w:val="004D3611"/>
    <w:rsid w:val="004D4A7D"/>
    <w:rsid w:val="004D534E"/>
    <w:rsid w:val="004D5B10"/>
    <w:rsid w:val="004D7DA3"/>
    <w:rsid w:val="004E110D"/>
    <w:rsid w:val="004E12CA"/>
    <w:rsid w:val="004E365C"/>
    <w:rsid w:val="004E3F0F"/>
    <w:rsid w:val="004E6229"/>
    <w:rsid w:val="004F022B"/>
    <w:rsid w:val="004F0A0B"/>
    <w:rsid w:val="004F22D4"/>
    <w:rsid w:val="004F2719"/>
    <w:rsid w:val="004F30F7"/>
    <w:rsid w:val="004F3FF5"/>
    <w:rsid w:val="004F42E7"/>
    <w:rsid w:val="004F64EA"/>
    <w:rsid w:val="005039A0"/>
    <w:rsid w:val="005049CD"/>
    <w:rsid w:val="00505293"/>
    <w:rsid w:val="0050630E"/>
    <w:rsid w:val="0050661A"/>
    <w:rsid w:val="005070FC"/>
    <w:rsid w:val="005072F5"/>
    <w:rsid w:val="00510570"/>
    <w:rsid w:val="00512129"/>
    <w:rsid w:val="005142B2"/>
    <w:rsid w:val="0051498D"/>
    <w:rsid w:val="00514B9E"/>
    <w:rsid w:val="0051588F"/>
    <w:rsid w:val="0051668F"/>
    <w:rsid w:val="005175E9"/>
    <w:rsid w:val="005214A8"/>
    <w:rsid w:val="00522E8D"/>
    <w:rsid w:val="00523EB4"/>
    <w:rsid w:val="00524F74"/>
    <w:rsid w:val="00525091"/>
    <w:rsid w:val="005251F7"/>
    <w:rsid w:val="00525A0B"/>
    <w:rsid w:val="00525E01"/>
    <w:rsid w:val="00526694"/>
    <w:rsid w:val="005274D9"/>
    <w:rsid w:val="005279E8"/>
    <w:rsid w:val="00532462"/>
    <w:rsid w:val="005359B2"/>
    <w:rsid w:val="00535B65"/>
    <w:rsid w:val="00536195"/>
    <w:rsid w:val="00540B8B"/>
    <w:rsid w:val="0054218E"/>
    <w:rsid w:val="00542CAA"/>
    <w:rsid w:val="00543BF8"/>
    <w:rsid w:val="0054402B"/>
    <w:rsid w:val="005442F5"/>
    <w:rsid w:val="00546455"/>
    <w:rsid w:val="00551B20"/>
    <w:rsid w:val="00554FAC"/>
    <w:rsid w:val="005550A1"/>
    <w:rsid w:val="0055547B"/>
    <w:rsid w:val="00557CB2"/>
    <w:rsid w:val="005602C7"/>
    <w:rsid w:val="00563E6F"/>
    <w:rsid w:val="0056723E"/>
    <w:rsid w:val="0057012E"/>
    <w:rsid w:val="0057051C"/>
    <w:rsid w:val="0057327F"/>
    <w:rsid w:val="005742FC"/>
    <w:rsid w:val="00575D23"/>
    <w:rsid w:val="005771FF"/>
    <w:rsid w:val="005777F7"/>
    <w:rsid w:val="00582434"/>
    <w:rsid w:val="00583563"/>
    <w:rsid w:val="00585F20"/>
    <w:rsid w:val="00586440"/>
    <w:rsid w:val="00587E4A"/>
    <w:rsid w:val="00590317"/>
    <w:rsid w:val="0059220A"/>
    <w:rsid w:val="00594510"/>
    <w:rsid w:val="00596F69"/>
    <w:rsid w:val="005A0387"/>
    <w:rsid w:val="005A0A69"/>
    <w:rsid w:val="005A2407"/>
    <w:rsid w:val="005A2655"/>
    <w:rsid w:val="005A344F"/>
    <w:rsid w:val="005A4341"/>
    <w:rsid w:val="005A5417"/>
    <w:rsid w:val="005A6BEB"/>
    <w:rsid w:val="005A7AD7"/>
    <w:rsid w:val="005A7B13"/>
    <w:rsid w:val="005B01C7"/>
    <w:rsid w:val="005B06E5"/>
    <w:rsid w:val="005B1056"/>
    <w:rsid w:val="005B1EB4"/>
    <w:rsid w:val="005B37EC"/>
    <w:rsid w:val="005B3BD2"/>
    <w:rsid w:val="005B4D3A"/>
    <w:rsid w:val="005B77D6"/>
    <w:rsid w:val="005C143A"/>
    <w:rsid w:val="005C3496"/>
    <w:rsid w:val="005C3664"/>
    <w:rsid w:val="005C50E7"/>
    <w:rsid w:val="005C50E8"/>
    <w:rsid w:val="005C559E"/>
    <w:rsid w:val="005C7365"/>
    <w:rsid w:val="005C7D60"/>
    <w:rsid w:val="005D02DF"/>
    <w:rsid w:val="005D09FB"/>
    <w:rsid w:val="005D1E9A"/>
    <w:rsid w:val="005D2395"/>
    <w:rsid w:val="005D24B9"/>
    <w:rsid w:val="005D2720"/>
    <w:rsid w:val="005D77E0"/>
    <w:rsid w:val="005D7A40"/>
    <w:rsid w:val="005E0D9A"/>
    <w:rsid w:val="005E1E74"/>
    <w:rsid w:val="005E2004"/>
    <w:rsid w:val="005E24FF"/>
    <w:rsid w:val="005E26E1"/>
    <w:rsid w:val="005F0751"/>
    <w:rsid w:val="005F1CC5"/>
    <w:rsid w:val="005F27A2"/>
    <w:rsid w:val="005F3B3C"/>
    <w:rsid w:val="005F41D6"/>
    <w:rsid w:val="005F4EA0"/>
    <w:rsid w:val="0060097C"/>
    <w:rsid w:val="00602848"/>
    <w:rsid w:val="00602996"/>
    <w:rsid w:val="00602B6B"/>
    <w:rsid w:val="00605198"/>
    <w:rsid w:val="00605241"/>
    <w:rsid w:val="00605D6C"/>
    <w:rsid w:val="00606367"/>
    <w:rsid w:val="00607248"/>
    <w:rsid w:val="00607E9C"/>
    <w:rsid w:val="00611322"/>
    <w:rsid w:val="00612C81"/>
    <w:rsid w:val="006175F4"/>
    <w:rsid w:val="006177C2"/>
    <w:rsid w:val="00617994"/>
    <w:rsid w:val="00617AF0"/>
    <w:rsid w:val="00621EDA"/>
    <w:rsid w:val="00623C32"/>
    <w:rsid w:val="00624F31"/>
    <w:rsid w:val="00624FBA"/>
    <w:rsid w:val="00627D5C"/>
    <w:rsid w:val="006316DE"/>
    <w:rsid w:val="00633056"/>
    <w:rsid w:val="00633BDC"/>
    <w:rsid w:val="006411DF"/>
    <w:rsid w:val="00650020"/>
    <w:rsid w:val="00651448"/>
    <w:rsid w:val="0065261E"/>
    <w:rsid w:val="006534F1"/>
    <w:rsid w:val="00654115"/>
    <w:rsid w:val="00654701"/>
    <w:rsid w:val="00655129"/>
    <w:rsid w:val="00655575"/>
    <w:rsid w:val="00656090"/>
    <w:rsid w:val="00656515"/>
    <w:rsid w:val="006568AA"/>
    <w:rsid w:val="00656B5E"/>
    <w:rsid w:val="00657BC3"/>
    <w:rsid w:val="00660159"/>
    <w:rsid w:val="00660ED9"/>
    <w:rsid w:val="00662F92"/>
    <w:rsid w:val="00666E46"/>
    <w:rsid w:val="00670E69"/>
    <w:rsid w:val="006722A4"/>
    <w:rsid w:val="006726A0"/>
    <w:rsid w:val="006733E7"/>
    <w:rsid w:val="0067354E"/>
    <w:rsid w:val="00673558"/>
    <w:rsid w:val="00673B77"/>
    <w:rsid w:val="00673F11"/>
    <w:rsid w:val="006745FE"/>
    <w:rsid w:val="00674D7D"/>
    <w:rsid w:val="00675738"/>
    <w:rsid w:val="006762A1"/>
    <w:rsid w:val="00676DD0"/>
    <w:rsid w:val="00676F92"/>
    <w:rsid w:val="0068171B"/>
    <w:rsid w:val="00681EB2"/>
    <w:rsid w:val="00684FBC"/>
    <w:rsid w:val="00685B44"/>
    <w:rsid w:val="00686AA9"/>
    <w:rsid w:val="0068716A"/>
    <w:rsid w:val="00693278"/>
    <w:rsid w:val="00695DDD"/>
    <w:rsid w:val="006A0317"/>
    <w:rsid w:val="006A05D5"/>
    <w:rsid w:val="006A204C"/>
    <w:rsid w:val="006A2789"/>
    <w:rsid w:val="006A6635"/>
    <w:rsid w:val="006A75B0"/>
    <w:rsid w:val="006A7D75"/>
    <w:rsid w:val="006B0F3B"/>
    <w:rsid w:val="006B3A73"/>
    <w:rsid w:val="006B4BA1"/>
    <w:rsid w:val="006B5A7D"/>
    <w:rsid w:val="006B6818"/>
    <w:rsid w:val="006B7E85"/>
    <w:rsid w:val="006C3D0E"/>
    <w:rsid w:val="006C4446"/>
    <w:rsid w:val="006C4E45"/>
    <w:rsid w:val="006D282F"/>
    <w:rsid w:val="006D2E78"/>
    <w:rsid w:val="006D41E6"/>
    <w:rsid w:val="006D4234"/>
    <w:rsid w:val="006D43F9"/>
    <w:rsid w:val="006D59E1"/>
    <w:rsid w:val="006D6B8B"/>
    <w:rsid w:val="006D71ED"/>
    <w:rsid w:val="006D72A2"/>
    <w:rsid w:val="006D7C60"/>
    <w:rsid w:val="006D7CCB"/>
    <w:rsid w:val="006E017E"/>
    <w:rsid w:val="006E022D"/>
    <w:rsid w:val="006E19BC"/>
    <w:rsid w:val="006E3175"/>
    <w:rsid w:val="006E35F5"/>
    <w:rsid w:val="006E4D1D"/>
    <w:rsid w:val="006E5930"/>
    <w:rsid w:val="006F0A28"/>
    <w:rsid w:val="006F1D03"/>
    <w:rsid w:val="006F2735"/>
    <w:rsid w:val="006F3801"/>
    <w:rsid w:val="006F3E57"/>
    <w:rsid w:val="006F4CEF"/>
    <w:rsid w:val="006F5F5E"/>
    <w:rsid w:val="006F6FDF"/>
    <w:rsid w:val="006F78AB"/>
    <w:rsid w:val="006F7BD8"/>
    <w:rsid w:val="00700144"/>
    <w:rsid w:val="0070180F"/>
    <w:rsid w:val="00702555"/>
    <w:rsid w:val="00703B90"/>
    <w:rsid w:val="00704951"/>
    <w:rsid w:val="0070501E"/>
    <w:rsid w:val="00705FE4"/>
    <w:rsid w:val="0070689F"/>
    <w:rsid w:val="00707534"/>
    <w:rsid w:val="00710AA5"/>
    <w:rsid w:val="00714B10"/>
    <w:rsid w:val="007162E5"/>
    <w:rsid w:val="007166AA"/>
    <w:rsid w:val="007173A5"/>
    <w:rsid w:val="00720573"/>
    <w:rsid w:val="007207A5"/>
    <w:rsid w:val="00721351"/>
    <w:rsid w:val="00721FE6"/>
    <w:rsid w:val="0072335E"/>
    <w:rsid w:val="00724C0D"/>
    <w:rsid w:val="007254F5"/>
    <w:rsid w:val="0072550F"/>
    <w:rsid w:val="007265B4"/>
    <w:rsid w:val="00726E5F"/>
    <w:rsid w:val="007317C6"/>
    <w:rsid w:val="0073194F"/>
    <w:rsid w:val="00732125"/>
    <w:rsid w:val="00733388"/>
    <w:rsid w:val="00733A13"/>
    <w:rsid w:val="00735375"/>
    <w:rsid w:val="00736223"/>
    <w:rsid w:val="00737705"/>
    <w:rsid w:val="00742AAE"/>
    <w:rsid w:val="007448B2"/>
    <w:rsid w:val="00744A69"/>
    <w:rsid w:val="00744EDB"/>
    <w:rsid w:val="007458D7"/>
    <w:rsid w:val="00746D03"/>
    <w:rsid w:val="007514A4"/>
    <w:rsid w:val="00752B83"/>
    <w:rsid w:val="007578D7"/>
    <w:rsid w:val="007579C3"/>
    <w:rsid w:val="00763A4E"/>
    <w:rsid w:val="00764FB8"/>
    <w:rsid w:val="007671C9"/>
    <w:rsid w:val="00772AA6"/>
    <w:rsid w:val="00772FAC"/>
    <w:rsid w:val="0077333E"/>
    <w:rsid w:val="0077361F"/>
    <w:rsid w:val="00774116"/>
    <w:rsid w:val="00775F6F"/>
    <w:rsid w:val="00776153"/>
    <w:rsid w:val="0077639A"/>
    <w:rsid w:val="0077683D"/>
    <w:rsid w:val="00776F3A"/>
    <w:rsid w:val="007800AD"/>
    <w:rsid w:val="00780CFE"/>
    <w:rsid w:val="00782766"/>
    <w:rsid w:val="00784959"/>
    <w:rsid w:val="007857DA"/>
    <w:rsid w:val="007869BC"/>
    <w:rsid w:val="00787D77"/>
    <w:rsid w:val="007929F8"/>
    <w:rsid w:val="007929F9"/>
    <w:rsid w:val="00793A1B"/>
    <w:rsid w:val="007945E2"/>
    <w:rsid w:val="00795987"/>
    <w:rsid w:val="007965E8"/>
    <w:rsid w:val="0079711D"/>
    <w:rsid w:val="00797465"/>
    <w:rsid w:val="007A0427"/>
    <w:rsid w:val="007A08BB"/>
    <w:rsid w:val="007A3774"/>
    <w:rsid w:val="007A70D6"/>
    <w:rsid w:val="007B0040"/>
    <w:rsid w:val="007B56A4"/>
    <w:rsid w:val="007B5F96"/>
    <w:rsid w:val="007B62E7"/>
    <w:rsid w:val="007B6A14"/>
    <w:rsid w:val="007C3427"/>
    <w:rsid w:val="007C4229"/>
    <w:rsid w:val="007C6ECF"/>
    <w:rsid w:val="007C7141"/>
    <w:rsid w:val="007D04B6"/>
    <w:rsid w:val="007D0ED0"/>
    <w:rsid w:val="007D170C"/>
    <w:rsid w:val="007D1736"/>
    <w:rsid w:val="007D1E0B"/>
    <w:rsid w:val="007D292A"/>
    <w:rsid w:val="007D55E2"/>
    <w:rsid w:val="007D6CCF"/>
    <w:rsid w:val="007D7667"/>
    <w:rsid w:val="007E063E"/>
    <w:rsid w:val="007E0B87"/>
    <w:rsid w:val="007E2214"/>
    <w:rsid w:val="007E35AF"/>
    <w:rsid w:val="007E388A"/>
    <w:rsid w:val="007E6A63"/>
    <w:rsid w:val="007E7555"/>
    <w:rsid w:val="007F2D4A"/>
    <w:rsid w:val="007F45B6"/>
    <w:rsid w:val="007F54F3"/>
    <w:rsid w:val="007F5ECE"/>
    <w:rsid w:val="007F5FAE"/>
    <w:rsid w:val="008019A9"/>
    <w:rsid w:val="008019D4"/>
    <w:rsid w:val="00803237"/>
    <w:rsid w:val="00805307"/>
    <w:rsid w:val="00806492"/>
    <w:rsid w:val="00806C48"/>
    <w:rsid w:val="008070E0"/>
    <w:rsid w:val="008072B1"/>
    <w:rsid w:val="00810942"/>
    <w:rsid w:val="00811B99"/>
    <w:rsid w:val="00816ADD"/>
    <w:rsid w:val="00822204"/>
    <w:rsid w:val="008240A6"/>
    <w:rsid w:val="0082418B"/>
    <w:rsid w:val="00827EDB"/>
    <w:rsid w:val="0083097B"/>
    <w:rsid w:val="00832B31"/>
    <w:rsid w:val="00832BFD"/>
    <w:rsid w:val="00832E5F"/>
    <w:rsid w:val="00832EE6"/>
    <w:rsid w:val="0083533F"/>
    <w:rsid w:val="008354FD"/>
    <w:rsid w:val="00835788"/>
    <w:rsid w:val="008368F9"/>
    <w:rsid w:val="0083691D"/>
    <w:rsid w:val="00837A5E"/>
    <w:rsid w:val="008417E1"/>
    <w:rsid w:val="00842E59"/>
    <w:rsid w:val="00844CB1"/>
    <w:rsid w:val="008450C6"/>
    <w:rsid w:val="008455DE"/>
    <w:rsid w:val="00846555"/>
    <w:rsid w:val="00847559"/>
    <w:rsid w:val="008475B4"/>
    <w:rsid w:val="00847617"/>
    <w:rsid w:val="008535D1"/>
    <w:rsid w:val="00853874"/>
    <w:rsid w:val="0085405E"/>
    <w:rsid w:val="00854F1F"/>
    <w:rsid w:val="00855ABB"/>
    <w:rsid w:val="00857B13"/>
    <w:rsid w:val="00860A17"/>
    <w:rsid w:val="00860C1D"/>
    <w:rsid w:val="00862A32"/>
    <w:rsid w:val="00862EEC"/>
    <w:rsid w:val="008635EF"/>
    <w:rsid w:val="008638B7"/>
    <w:rsid w:val="00863BA3"/>
    <w:rsid w:val="008648B8"/>
    <w:rsid w:val="00870603"/>
    <w:rsid w:val="0087189D"/>
    <w:rsid w:val="0087502B"/>
    <w:rsid w:val="00881400"/>
    <w:rsid w:val="00881DD9"/>
    <w:rsid w:val="0088387D"/>
    <w:rsid w:val="00883AED"/>
    <w:rsid w:val="00886382"/>
    <w:rsid w:val="00886AF7"/>
    <w:rsid w:val="00886B5E"/>
    <w:rsid w:val="00886C04"/>
    <w:rsid w:val="0088758F"/>
    <w:rsid w:val="00890FE2"/>
    <w:rsid w:val="0089258E"/>
    <w:rsid w:val="00894FB1"/>
    <w:rsid w:val="00897DFE"/>
    <w:rsid w:val="008A24D9"/>
    <w:rsid w:val="008A3D20"/>
    <w:rsid w:val="008A4942"/>
    <w:rsid w:val="008A4A3B"/>
    <w:rsid w:val="008A6538"/>
    <w:rsid w:val="008B3B17"/>
    <w:rsid w:val="008B3FAC"/>
    <w:rsid w:val="008B40F7"/>
    <w:rsid w:val="008B6999"/>
    <w:rsid w:val="008B73BF"/>
    <w:rsid w:val="008C03AB"/>
    <w:rsid w:val="008C0DC0"/>
    <w:rsid w:val="008C25D8"/>
    <w:rsid w:val="008C30ED"/>
    <w:rsid w:val="008C498D"/>
    <w:rsid w:val="008C49B8"/>
    <w:rsid w:val="008C4AEC"/>
    <w:rsid w:val="008C4DDA"/>
    <w:rsid w:val="008C5892"/>
    <w:rsid w:val="008C5F2B"/>
    <w:rsid w:val="008C7028"/>
    <w:rsid w:val="008D0695"/>
    <w:rsid w:val="008D72A9"/>
    <w:rsid w:val="008E0DB9"/>
    <w:rsid w:val="008E42F0"/>
    <w:rsid w:val="008E4A80"/>
    <w:rsid w:val="008E5C22"/>
    <w:rsid w:val="008E768E"/>
    <w:rsid w:val="008E7A52"/>
    <w:rsid w:val="008F0257"/>
    <w:rsid w:val="008F10D4"/>
    <w:rsid w:val="008F3083"/>
    <w:rsid w:val="008F4B40"/>
    <w:rsid w:val="008F54BA"/>
    <w:rsid w:val="008F69A5"/>
    <w:rsid w:val="008F7BDE"/>
    <w:rsid w:val="008F7ECA"/>
    <w:rsid w:val="00901DF6"/>
    <w:rsid w:val="009035E3"/>
    <w:rsid w:val="00903E4F"/>
    <w:rsid w:val="00904546"/>
    <w:rsid w:val="00904B38"/>
    <w:rsid w:val="009057D0"/>
    <w:rsid w:val="00905A32"/>
    <w:rsid w:val="009067A1"/>
    <w:rsid w:val="00907E33"/>
    <w:rsid w:val="00907E5B"/>
    <w:rsid w:val="0091055E"/>
    <w:rsid w:val="00911602"/>
    <w:rsid w:val="00912666"/>
    <w:rsid w:val="00913526"/>
    <w:rsid w:val="009142A0"/>
    <w:rsid w:val="00914483"/>
    <w:rsid w:val="00915F7B"/>
    <w:rsid w:val="00916625"/>
    <w:rsid w:val="00916834"/>
    <w:rsid w:val="00920075"/>
    <w:rsid w:val="00920358"/>
    <w:rsid w:val="00920ECC"/>
    <w:rsid w:val="00921013"/>
    <w:rsid w:val="00923B8A"/>
    <w:rsid w:val="00923F27"/>
    <w:rsid w:val="00924167"/>
    <w:rsid w:val="00925DFD"/>
    <w:rsid w:val="00926C5B"/>
    <w:rsid w:val="00926C91"/>
    <w:rsid w:val="00930D34"/>
    <w:rsid w:val="0093170F"/>
    <w:rsid w:val="00931A65"/>
    <w:rsid w:val="00933123"/>
    <w:rsid w:val="009331B0"/>
    <w:rsid w:val="009333A4"/>
    <w:rsid w:val="009337A1"/>
    <w:rsid w:val="00935C6D"/>
    <w:rsid w:val="00936551"/>
    <w:rsid w:val="00937B71"/>
    <w:rsid w:val="009400C4"/>
    <w:rsid w:val="009431A7"/>
    <w:rsid w:val="00943517"/>
    <w:rsid w:val="00943E4E"/>
    <w:rsid w:val="00943E88"/>
    <w:rsid w:val="00950F22"/>
    <w:rsid w:val="00951B34"/>
    <w:rsid w:val="009523DF"/>
    <w:rsid w:val="00955A8E"/>
    <w:rsid w:val="00955E14"/>
    <w:rsid w:val="00955F50"/>
    <w:rsid w:val="00955FC2"/>
    <w:rsid w:val="00960788"/>
    <w:rsid w:val="00961117"/>
    <w:rsid w:val="00963C98"/>
    <w:rsid w:val="00965538"/>
    <w:rsid w:val="00965D6E"/>
    <w:rsid w:val="00965FBC"/>
    <w:rsid w:val="00966573"/>
    <w:rsid w:val="009676E0"/>
    <w:rsid w:val="009711DE"/>
    <w:rsid w:val="00975102"/>
    <w:rsid w:val="00976A39"/>
    <w:rsid w:val="00977E86"/>
    <w:rsid w:val="009814D7"/>
    <w:rsid w:val="00981A3A"/>
    <w:rsid w:val="00981DC5"/>
    <w:rsid w:val="009824A1"/>
    <w:rsid w:val="0098629C"/>
    <w:rsid w:val="00986A7A"/>
    <w:rsid w:val="00987690"/>
    <w:rsid w:val="00987F12"/>
    <w:rsid w:val="0099056A"/>
    <w:rsid w:val="00990D72"/>
    <w:rsid w:val="009913DF"/>
    <w:rsid w:val="00991660"/>
    <w:rsid w:val="00991D11"/>
    <w:rsid w:val="00991F66"/>
    <w:rsid w:val="009948FA"/>
    <w:rsid w:val="009951A6"/>
    <w:rsid w:val="00995516"/>
    <w:rsid w:val="00995991"/>
    <w:rsid w:val="00995A30"/>
    <w:rsid w:val="009964AC"/>
    <w:rsid w:val="00997AB9"/>
    <w:rsid w:val="009A0026"/>
    <w:rsid w:val="009A01C3"/>
    <w:rsid w:val="009A21E2"/>
    <w:rsid w:val="009A3642"/>
    <w:rsid w:val="009A4A29"/>
    <w:rsid w:val="009A4D86"/>
    <w:rsid w:val="009A5A2A"/>
    <w:rsid w:val="009A6F74"/>
    <w:rsid w:val="009A7F59"/>
    <w:rsid w:val="009B200C"/>
    <w:rsid w:val="009B2528"/>
    <w:rsid w:val="009B4C90"/>
    <w:rsid w:val="009B51E0"/>
    <w:rsid w:val="009B577A"/>
    <w:rsid w:val="009B5F09"/>
    <w:rsid w:val="009B6C29"/>
    <w:rsid w:val="009C021E"/>
    <w:rsid w:val="009C0430"/>
    <w:rsid w:val="009C142F"/>
    <w:rsid w:val="009C3013"/>
    <w:rsid w:val="009C4024"/>
    <w:rsid w:val="009C5BCA"/>
    <w:rsid w:val="009C5C40"/>
    <w:rsid w:val="009C6030"/>
    <w:rsid w:val="009C652C"/>
    <w:rsid w:val="009C722A"/>
    <w:rsid w:val="009C757B"/>
    <w:rsid w:val="009D0010"/>
    <w:rsid w:val="009D1E0F"/>
    <w:rsid w:val="009D2BBF"/>
    <w:rsid w:val="009D3878"/>
    <w:rsid w:val="009D4A58"/>
    <w:rsid w:val="009D55B5"/>
    <w:rsid w:val="009D55CF"/>
    <w:rsid w:val="009D6DB2"/>
    <w:rsid w:val="009D79D5"/>
    <w:rsid w:val="009E0B59"/>
    <w:rsid w:val="009E145A"/>
    <w:rsid w:val="009E154E"/>
    <w:rsid w:val="009E2267"/>
    <w:rsid w:val="009E2755"/>
    <w:rsid w:val="009E611C"/>
    <w:rsid w:val="009E63B9"/>
    <w:rsid w:val="009E663C"/>
    <w:rsid w:val="009E7993"/>
    <w:rsid w:val="009F0681"/>
    <w:rsid w:val="009F0E86"/>
    <w:rsid w:val="009F1E35"/>
    <w:rsid w:val="009F50BA"/>
    <w:rsid w:val="009F51B0"/>
    <w:rsid w:val="009F676C"/>
    <w:rsid w:val="00A006D5"/>
    <w:rsid w:val="00A0275F"/>
    <w:rsid w:val="00A030BB"/>
    <w:rsid w:val="00A04263"/>
    <w:rsid w:val="00A0501D"/>
    <w:rsid w:val="00A05199"/>
    <w:rsid w:val="00A06963"/>
    <w:rsid w:val="00A07274"/>
    <w:rsid w:val="00A07D8D"/>
    <w:rsid w:val="00A07E02"/>
    <w:rsid w:val="00A1062A"/>
    <w:rsid w:val="00A10AE4"/>
    <w:rsid w:val="00A11E23"/>
    <w:rsid w:val="00A12BB8"/>
    <w:rsid w:val="00A15A05"/>
    <w:rsid w:val="00A15E15"/>
    <w:rsid w:val="00A169FD"/>
    <w:rsid w:val="00A202E8"/>
    <w:rsid w:val="00A2194C"/>
    <w:rsid w:val="00A2373E"/>
    <w:rsid w:val="00A2546D"/>
    <w:rsid w:val="00A26AEA"/>
    <w:rsid w:val="00A31AC5"/>
    <w:rsid w:val="00A31C51"/>
    <w:rsid w:val="00A32E61"/>
    <w:rsid w:val="00A33587"/>
    <w:rsid w:val="00A3412C"/>
    <w:rsid w:val="00A343B2"/>
    <w:rsid w:val="00A348EF"/>
    <w:rsid w:val="00A3675C"/>
    <w:rsid w:val="00A36E31"/>
    <w:rsid w:val="00A4152C"/>
    <w:rsid w:val="00A423C8"/>
    <w:rsid w:val="00A45021"/>
    <w:rsid w:val="00A47A30"/>
    <w:rsid w:val="00A50E38"/>
    <w:rsid w:val="00A55894"/>
    <w:rsid w:val="00A5782A"/>
    <w:rsid w:val="00A57BB5"/>
    <w:rsid w:val="00A57E86"/>
    <w:rsid w:val="00A6052C"/>
    <w:rsid w:val="00A61A53"/>
    <w:rsid w:val="00A62061"/>
    <w:rsid w:val="00A641AC"/>
    <w:rsid w:val="00A6501C"/>
    <w:rsid w:val="00A6687C"/>
    <w:rsid w:val="00A7145D"/>
    <w:rsid w:val="00A7566D"/>
    <w:rsid w:val="00A76A75"/>
    <w:rsid w:val="00A77267"/>
    <w:rsid w:val="00A77BD8"/>
    <w:rsid w:val="00A80A94"/>
    <w:rsid w:val="00A81CBB"/>
    <w:rsid w:val="00A826A3"/>
    <w:rsid w:val="00A82C2E"/>
    <w:rsid w:val="00A83190"/>
    <w:rsid w:val="00A8415A"/>
    <w:rsid w:val="00A86952"/>
    <w:rsid w:val="00A87153"/>
    <w:rsid w:val="00A873E6"/>
    <w:rsid w:val="00A87B35"/>
    <w:rsid w:val="00A87D21"/>
    <w:rsid w:val="00A87FC9"/>
    <w:rsid w:val="00A901C5"/>
    <w:rsid w:val="00A91F0C"/>
    <w:rsid w:val="00A9281D"/>
    <w:rsid w:val="00A9525C"/>
    <w:rsid w:val="00A95B5B"/>
    <w:rsid w:val="00A95B69"/>
    <w:rsid w:val="00AA0DE7"/>
    <w:rsid w:val="00AA1412"/>
    <w:rsid w:val="00AA19DA"/>
    <w:rsid w:val="00AA1D96"/>
    <w:rsid w:val="00AA27B6"/>
    <w:rsid w:val="00AA2E3F"/>
    <w:rsid w:val="00AA2ED8"/>
    <w:rsid w:val="00AA2EF5"/>
    <w:rsid w:val="00AA404A"/>
    <w:rsid w:val="00AA423C"/>
    <w:rsid w:val="00AA4410"/>
    <w:rsid w:val="00AA4870"/>
    <w:rsid w:val="00AA55EB"/>
    <w:rsid w:val="00AA5C1C"/>
    <w:rsid w:val="00AA6C2F"/>
    <w:rsid w:val="00AA7516"/>
    <w:rsid w:val="00AA7E71"/>
    <w:rsid w:val="00AB1311"/>
    <w:rsid w:val="00AB29E5"/>
    <w:rsid w:val="00AB4164"/>
    <w:rsid w:val="00AB4F40"/>
    <w:rsid w:val="00AB5A35"/>
    <w:rsid w:val="00AB702B"/>
    <w:rsid w:val="00AC0749"/>
    <w:rsid w:val="00AC1323"/>
    <w:rsid w:val="00AC1340"/>
    <w:rsid w:val="00AC1A87"/>
    <w:rsid w:val="00AC4763"/>
    <w:rsid w:val="00AC5649"/>
    <w:rsid w:val="00AC732D"/>
    <w:rsid w:val="00AC745D"/>
    <w:rsid w:val="00AD06A8"/>
    <w:rsid w:val="00AD1C17"/>
    <w:rsid w:val="00AD1D1F"/>
    <w:rsid w:val="00AD1D87"/>
    <w:rsid w:val="00AD1EDE"/>
    <w:rsid w:val="00AD25B2"/>
    <w:rsid w:val="00AD5024"/>
    <w:rsid w:val="00AD5451"/>
    <w:rsid w:val="00AE0DD7"/>
    <w:rsid w:val="00AE1D1F"/>
    <w:rsid w:val="00AE201A"/>
    <w:rsid w:val="00AE31F3"/>
    <w:rsid w:val="00AE4595"/>
    <w:rsid w:val="00AE49A1"/>
    <w:rsid w:val="00AE5FE7"/>
    <w:rsid w:val="00AE774A"/>
    <w:rsid w:val="00AF2B8F"/>
    <w:rsid w:val="00AF3C80"/>
    <w:rsid w:val="00AF4038"/>
    <w:rsid w:val="00AF424A"/>
    <w:rsid w:val="00AF4F6F"/>
    <w:rsid w:val="00AF539B"/>
    <w:rsid w:val="00B0026A"/>
    <w:rsid w:val="00B00289"/>
    <w:rsid w:val="00B0049E"/>
    <w:rsid w:val="00B01E9D"/>
    <w:rsid w:val="00B02466"/>
    <w:rsid w:val="00B049D4"/>
    <w:rsid w:val="00B05656"/>
    <w:rsid w:val="00B058A7"/>
    <w:rsid w:val="00B06DA5"/>
    <w:rsid w:val="00B07CCF"/>
    <w:rsid w:val="00B118B3"/>
    <w:rsid w:val="00B138CA"/>
    <w:rsid w:val="00B1468F"/>
    <w:rsid w:val="00B15B51"/>
    <w:rsid w:val="00B15DE0"/>
    <w:rsid w:val="00B169AD"/>
    <w:rsid w:val="00B16E6B"/>
    <w:rsid w:val="00B1731F"/>
    <w:rsid w:val="00B20613"/>
    <w:rsid w:val="00B2437E"/>
    <w:rsid w:val="00B248DA"/>
    <w:rsid w:val="00B24A0C"/>
    <w:rsid w:val="00B31901"/>
    <w:rsid w:val="00B329FC"/>
    <w:rsid w:val="00B33298"/>
    <w:rsid w:val="00B34A41"/>
    <w:rsid w:val="00B34E44"/>
    <w:rsid w:val="00B375B9"/>
    <w:rsid w:val="00B375EA"/>
    <w:rsid w:val="00B37695"/>
    <w:rsid w:val="00B37ADD"/>
    <w:rsid w:val="00B41CF5"/>
    <w:rsid w:val="00B46148"/>
    <w:rsid w:val="00B50222"/>
    <w:rsid w:val="00B506D5"/>
    <w:rsid w:val="00B52871"/>
    <w:rsid w:val="00B532EB"/>
    <w:rsid w:val="00B5569F"/>
    <w:rsid w:val="00B557A4"/>
    <w:rsid w:val="00B579B7"/>
    <w:rsid w:val="00B60111"/>
    <w:rsid w:val="00B61FF8"/>
    <w:rsid w:val="00B63CE9"/>
    <w:rsid w:val="00B64C87"/>
    <w:rsid w:val="00B657DF"/>
    <w:rsid w:val="00B6605F"/>
    <w:rsid w:val="00B70D43"/>
    <w:rsid w:val="00B72C43"/>
    <w:rsid w:val="00B73F3C"/>
    <w:rsid w:val="00B80BC7"/>
    <w:rsid w:val="00B80E08"/>
    <w:rsid w:val="00B83C93"/>
    <w:rsid w:val="00B8508B"/>
    <w:rsid w:val="00B85FB2"/>
    <w:rsid w:val="00B86DB7"/>
    <w:rsid w:val="00B90F06"/>
    <w:rsid w:val="00B913F7"/>
    <w:rsid w:val="00B92247"/>
    <w:rsid w:val="00B931E8"/>
    <w:rsid w:val="00B9345F"/>
    <w:rsid w:val="00B938E0"/>
    <w:rsid w:val="00B96232"/>
    <w:rsid w:val="00B96B72"/>
    <w:rsid w:val="00BA0DA1"/>
    <w:rsid w:val="00BA38F1"/>
    <w:rsid w:val="00BA6C47"/>
    <w:rsid w:val="00BA7D38"/>
    <w:rsid w:val="00BB0BB4"/>
    <w:rsid w:val="00BB2206"/>
    <w:rsid w:val="00BB24DA"/>
    <w:rsid w:val="00BB270F"/>
    <w:rsid w:val="00BB2782"/>
    <w:rsid w:val="00BB3556"/>
    <w:rsid w:val="00BB4CD5"/>
    <w:rsid w:val="00BB6692"/>
    <w:rsid w:val="00BB77CC"/>
    <w:rsid w:val="00BC284F"/>
    <w:rsid w:val="00BC2EA3"/>
    <w:rsid w:val="00BC4280"/>
    <w:rsid w:val="00BC4A1F"/>
    <w:rsid w:val="00BC5ABC"/>
    <w:rsid w:val="00BC7D00"/>
    <w:rsid w:val="00BD09CA"/>
    <w:rsid w:val="00BD0B0D"/>
    <w:rsid w:val="00BD11B2"/>
    <w:rsid w:val="00BD43F3"/>
    <w:rsid w:val="00BD441F"/>
    <w:rsid w:val="00BD6249"/>
    <w:rsid w:val="00BD75FB"/>
    <w:rsid w:val="00BD79A0"/>
    <w:rsid w:val="00BD7F9F"/>
    <w:rsid w:val="00BE3A2F"/>
    <w:rsid w:val="00BE55F6"/>
    <w:rsid w:val="00BE69CB"/>
    <w:rsid w:val="00BE737B"/>
    <w:rsid w:val="00BF0182"/>
    <w:rsid w:val="00BF078F"/>
    <w:rsid w:val="00BF241D"/>
    <w:rsid w:val="00BF274D"/>
    <w:rsid w:val="00BF41D8"/>
    <w:rsid w:val="00BF631B"/>
    <w:rsid w:val="00BF71B5"/>
    <w:rsid w:val="00C012E6"/>
    <w:rsid w:val="00C0246E"/>
    <w:rsid w:val="00C038A2"/>
    <w:rsid w:val="00C03A49"/>
    <w:rsid w:val="00C03E57"/>
    <w:rsid w:val="00C05F66"/>
    <w:rsid w:val="00C05F99"/>
    <w:rsid w:val="00C0638D"/>
    <w:rsid w:val="00C06C0B"/>
    <w:rsid w:val="00C10523"/>
    <w:rsid w:val="00C126D6"/>
    <w:rsid w:val="00C14366"/>
    <w:rsid w:val="00C15DD0"/>
    <w:rsid w:val="00C15E87"/>
    <w:rsid w:val="00C1736E"/>
    <w:rsid w:val="00C221D6"/>
    <w:rsid w:val="00C24F02"/>
    <w:rsid w:val="00C270EE"/>
    <w:rsid w:val="00C31DF4"/>
    <w:rsid w:val="00C322F3"/>
    <w:rsid w:val="00C334FF"/>
    <w:rsid w:val="00C3475F"/>
    <w:rsid w:val="00C34E88"/>
    <w:rsid w:val="00C36541"/>
    <w:rsid w:val="00C37EF0"/>
    <w:rsid w:val="00C41260"/>
    <w:rsid w:val="00C4316E"/>
    <w:rsid w:val="00C4360F"/>
    <w:rsid w:val="00C43AC7"/>
    <w:rsid w:val="00C43DD7"/>
    <w:rsid w:val="00C4574B"/>
    <w:rsid w:val="00C468B8"/>
    <w:rsid w:val="00C5042C"/>
    <w:rsid w:val="00C51B65"/>
    <w:rsid w:val="00C5464C"/>
    <w:rsid w:val="00C54803"/>
    <w:rsid w:val="00C56E4E"/>
    <w:rsid w:val="00C579CF"/>
    <w:rsid w:val="00C6282F"/>
    <w:rsid w:val="00C62BE5"/>
    <w:rsid w:val="00C635FC"/>
    <w:rsid w:val="00C65BA6"/>
    <w:rsid w:val="00C6758B"/>
    <w:rsid w:val="00C67E03"/>
    <w:rsid w:val="00C70829"/>
    <w:rsid w:val="00C70B70"/>
    <w:rsid w:val="00C70DCB"/>
    <w:rsid w:val="00C71418"/>
    <w:rsid w:val="00C718AF"/>
    <w:rsid w:val="00C722E8"/>
    <w:rsid w:val="00C75B43"/>
    <w:rsid w:val="00C76900"/>
    <w:rsid w:val="00C8011D"/>
    <w:rsid w:val="00C80213"/>
    <w:rsid w:val="00C804E0"/>
    <w:rsid w:val="00C80DA5"/>
    <w:rsid w:val="00C8135C"/>
    <w:rsid w:val="00C81F12"/>
    <w:rsid w:val="00C84DA0"/>
    <w:rsid w:val="00C872B7"/>
    <w:rsid w:val="00C927A8"/>
    <w:rsid w:val="00C94B89"/>
    <w:rsid w:val="00C94EAD"/>
    <w:rsid w:val="00C94F75"/>
    <w:rsid w:val="00CA1DD7"/>
    <w:rsid w:val="00CA3221"/>
    <w:rsid w:val="00CA3C5B"/>
    <w:rsid w:val="00CA4275"/>
    <w:rsid w:val="00CA539C"/>
    <w:rsid w:val="00CA570D"/>
    <w:rsid w:val="00CA6C3E"/>
    <w:rsid w:val="00CA6FB6"/>
    <w:rsid w:val="00CA77CA"/>
    <w:rsid w:val="00CB2060"/>
    <w:rsid w:val="00CB3381"/>
    <w:rsid w:val="00CB375D"/>
    <w:rsid w:val="00CB4147"/>
    <w:rsid w:val="00CB41A2"/>
    <w:rsid w:val="00CB5484"/>
    <w:rsid w:val="00CB54EC"/>
    <w:rsid w:val="00CB5987"/>
    <w:rsid w:val="00CB5A55"/>
    <w:rsid w:val="00CB67D8"/>
    <w:rsid w:val="00CB7691"/>
    <w:rsid w:val="00CB7AC7"/>
    <w:rsid w:val="00CC12A9"/>
    <w:rsid w:val="00CC1DE3"/>
    <w:rsid w:val="00CC3A83"/>
    <w:rsid w:val="00CC4D7C"/>
    <w:rsid w:val="00CC545E"/>
    <w:rsid w:val="00CC77B9"/>
    <w:rsid w:val="00CC77C6"/>
    <w:rsid w:val="00CD1AE2"/>
    <w:rsid w:val="00CD2D1D"/>
    <w:rsid w:val="00CD3D88"/>
    <w:rsid w:val="00CD4FD6"/>
    <w:rsid w:val="00CD6019"/>
    <w:rsid w:val="00CD6602"/>
    <w:rsid w:val="00CD7CAE"/>
    <w:rsid w:val="00CE0242"/>
    <w:rsid w:val="00CE5B7E"/>
    <w:rsid w:val="00CE793E"/>
    <w:rsid w:val="00CF00C7"/>
    <w:rsid w:val="00CF14DF"/>
    <w:rsid w:val="00CF1A93"/>
    <w:rsid w:val="00CF1C86"/>
    <w:rsid w:val="00CF6CD8"/>
    <w:rsid w:val="00CF6DEE"/>
    <w:rsid w:val="00D008E1"/>
    <w:rsid w:val="00D01A35"/>
    <w:rsid w:val="00D01A8F"/>
    <w:rsid w:val="00D01B5E"/>
    <w:rsid w:val="00D028FB"/>
    <w:rsid w:val="00D0353D"/>
    <w:rsid w:val="00D03893"/>
    <w:rsid w:val="00D05578"/>
    <w:rsid w:val="00D07878"/>
    <w:rsid w:val="00D07C87"/>
    <w:rsid w:val="00D111D1"/>
    <w:rsid w:val="00D152EE"/>
    <w:rsid w:val="00D1659C"/>
    <w:rsid w:val="00D16C8A"/>
    <w:rsid w:val="00D16D6F"/>
    <w:rsid w:val="00D20671"/>
    <w:rsid w:val="00D207A3"/>
    <w:rsid w:val="00D22C24"/>
    <w:rsid w:val="00D24DC0"/>
    <w:rsid w:val="00D2724F"/>
    <w:rsid w:val="00D2761A"/>
    <w:rsid w:val="00D30B94"/>
    <w:rsid w:val="00D31060"/>
    <w:rsid w:val="00D310B9"/>
    <w:rsid w:val="00D322CF"/>
    <w:rsid w:val="00D32957"/>
    <w:rsid w:val="00D33796"/>
    <w:rsid w:val="00D34540"/>
    <w:rsid w:val="00D35A82"/>
    <w:rsid w:val="00D35D47"/>
    <w:rsid w:val="00D35ED8"/>
    <w:rsid w:val="00D400F4"/>
    <w:rsid w:val="00D43123"/>
    <w:rsid w:val="00D4337E"/>
    <w:rsid w:val="00D51130"/>
    <w:rsid w:val="00D53FCE"/>
    <w:rsid w:val="00D54319"/>
    <w:rsid w:val="00D56662"/>
    <w:rsid w:val="00D56EA8"/>
    <w:rsid w:val="00D60495"/>
    <w:rsid w:val="00D60D7C"/>
    <w:rsid w:val="00D62721"/>
    <w:rsid w:val="00D63C52"/>
    <w:rsid w:val="00D64D25"/>
    <w:rsid w:val="00D65435"/>
    <w:rsid w:val="00D656AA"/>
    <w:rsid w:val="00D7012F"/>
    <w:rsid w:val="00D72640"/>
    <w:rsid w:val="00D7564D"/>
    <w:rsid w:val="00D7645C"/>
    <w:rsid w:val="00D766B2"/>
    <w:rsid w:val="00D77F79"/>
    <w:rsid w:val="00D80298"/>
    <w:rsid w:val="00D8090D"/>
    <w:rsid w:val="00D80B1A"/>
    <w:rsid w:val="00D81341"/>
    <w:rsid w:val="00D827D6"/>
    <w:rsid w:val="00D8508A"/>
    <w:rsid w:val="00D86983"/>
    <w:rsid w:val="00D873AC"/>
    <w:rsid w:val="00D8795A"/>
    <w:rsid w:val="00D87AA6"/>
    <w:rsid w:val="00D90AD9"/>
    <w:rsid w:val="00D9108C"/>
    <w:rsid w:val="00D92645"/>
    <w:rsid w:val="00D92960"/>
    <w:rsid w:val="00D929AB"/>
    <w:rsid w:val="00D94AC3"/>
    <w:rsid w:val="00D9503F"/>
    <w:rsid w:val="00D9761D"/>
    <w:rsid w:val="00DA02BF"/>
    <w:rsid w:val="00DA10AE"/>
    <w:rsid w:val="00DA11AC"/>
    <w:rsid w:val="00DA233F"/>
    <w:rsid w:val="00DA354A"/>
    <w:rsid w:val="00DA3C8A"/>
    <w:rsid w:val="00DA5403"/>
    <w:rsid w:val="00DB043C"/>
    <w:rsid w:val="00DB0999"/>
    <w:rsid w:val="00DB0CC2"/>
    <w:rsid w:val="00DB17F2"/>
    <w:rsid w:val="00DB2414"/>
    <w:rsid w:val="00DB5450"/>
    <w:rsid w:val="00DB6373"/>
    <w:rsid w:val="00DC1A5A"/>
    <w:rsid w:val="00DC33BC"/>
    <w:rsid w:val="00DC5248"/>
    <w:rsid w:val="00DC5C2D"/>
    <w:rsid w:val="00DC6318"/>
    <w:rsid w:val="00DC6555"/>
    <w:rsid w:val="00DD2362"/>
    <w:rsid w:val="00DD49B6"/>
    <w:rsid w:val="00DD4DBF"/>
    <w:rsid w:val="00DD4EF7"/>
    <w:rsid w:val="00DD6D03"/>
    <w:rsid w:val="00DE0FB5"/>
    <w:rsid w:val="00DE1268"/>
    <w:rsid w:val="00DE2CE1"/>
    <w:rsid w:val="00DE3D92"/>
    <w:rsid w:val="00DE3DB0"/>
    <w:rsid w:val="00DE4147"/>
    <w:rsid w:val="00DE59EE"/>
    <w:rsid w:val="00DE5BC7"/>
    <w:rsid w:val="00DE5ED8"/>
    <w:rsid w:val="00DE6115"/>
    <w:rsid w:val="00DE79F6"/>
    <w:rsid w:val="00DF2176"/>
    <w:rsid w:val="00DF2316"/>
    <w:rsid w:val="00DF2519"/>
    <w:rsid w:val="00DF5D91"/>
    <w:rsid w:val="00DF697E"/>
    <w:rsid w:val="00DF6EF4"/>
    <w:rsid w:val="00DF79AA"/>
    <w:rsid w:val="00E01A38"/>
    <w:rsid w:val="00E01E67"/>
    <w:rsid w:val="00E020C9"/>
    <w:rsid w:val="00E03D60"/>
    <w:rsid w:val="00E050A1"/>
    <w:rsid w:val="00E0515A"/>
    <w:rsid w:val="00E05451"/>
    <w:rsid w:val="00E070B9"/>
    <w:rsid w:val="00E07139"/>
    <w:rsid w:val="00E07C20"/>
    <w:rsid w:val="00E07E4E"/>
    <w:rsid w:val="00E07EA3"/>
    <w:rsid w:val="00E10066"/>
    <w:rsid w:val="00E102E5"/>
    <w:rsid w:val="00E10780"/>
    <w:rsid w:val="00E117F3"/>
    <w:rsid w:val="00E15067"/>
    <w:rsid w:val="00E16EEB"/>
    <w:rsid w:val="00E217ED"/>
    <w:rsid w:val="00E23CA9"/>
    <w:rsid w:val="00E263DC"/>
    <w:rsid w:val="00E26710"/>
    <w:rsid w:val="00E307D5"/>
    <w:rsid w:val="00E31B59"/>
    <w:rsid w:val="00E320D5"/>
    <w:rsid w:val="00E33123"/>
    <w:rsid w:val="00E35AEF"/>
    <w:rsid w:val="00E35B98"/>
    <w:rsid w:val="00E35F4A"/>
    <w:rsid w:val="00E3716F"/>
    <w:rsid w:val="00E3750B"/>
    <w:rsid w:val="00E41359"/>
    <w:rsid w:val="00E41585"/>
    <w:rsid w:val="00E41875"/>
    <w:rsid w:val="00E429A5"/>
    <w:rsid w:val="00E42CA3"/>
    <w:rsid w:val="00E433D6"/>
    <w:rsid w:val="00E4747A"/>
    <w:rsid w:val="00E505B4"/>
    <w:rsid w:val="00E50EA3"/>
    <w:rsid w:val="00E5170C"/>
    <w:rsid w:val="00E52186"/>
    <w:rsid w:val="00E53039"/>
    <w:rsid w:val="00E55D4B"/>
    <w:rsid w:val="00E5633E"/>
    <w:rsid w:val="00E56A77"/>
    <w:rsid w:val="00E606FB"/>
    <w:rsid w:val="00E61675"/>
    <w:rsid w:val="00E6227C"/>
    <w:rsid w:val="00E63492"/>
    <w:rsid w:val="00E63EF5"/>
    <w:rsid w:val="00E64212"/>
    <w:rsid w:val="00E666CC"/>
    <w:rsid w:val="00E66B73"/>
    <w:rsid w:val="00E6742A"/>
    <w:rsid w:val="00E674E5"/>
    <w:rsid w:val="00E701B9"/>
    <w:rsid w:val="00E70EF6"/>
    <w:rsid w:val="00E71C2A"/>
    <w:rsid w:val="00E71E08"/>
    <w:rsid w:val="00E73995"/>
    <w:rsid w:val="00E741BB"/>
    <w:rsid w:val="00E7480C"/>
    <w:rsid w:val="00E753FF"/>
    <w:rsid w:val="00E75820"/>
    <w:rsid w:val="00E75AC8"/>
    <w:rsid w:val="00E75B96"/>
    <w:rsid w:val="00E75C74"/>
    <w:rsid w:val="00E77133"/>
    <w:rsid w:val="00E777C8"/>
    <w:rsid w:val="00E815E6"/>
    <w:rsid w:val="00E865A5"/>
    <w:rsid w:val="00E8683A"/>
    <w:rsid w:val="00E86CE6"/>
    <w:rsid w:val="00E872E4"/>
    <w:rsid w:val="00E8785C"/>
    <w:rsid w:val="00E905AA"/>
    <w:rsid w:val="00E90658"/>
    <w:rsid w:val="00E9098A"/>
    <w:rsid w:val="00E91007"/>
    <w:rsid w:val="00E93C5A"/>
    <w:rsid w:val="00E94BD6"/>
    <w:rsid w:val="00E94DD8"/>
    <w:rsid w:val="00E96B29"/>
    <w:rsid w:val="00E97178"/>
    <w:rsid w:val="00E9747D"/>
    <w:rsid w:val="00EA1890"/>
    <w:rsid w:val="00EA29F4"/>
    <w:rsid w:val="00EA2ACD"/>
    <w:rsid w:val="00EA39C3"/>
    <w:rsid w:val="00EA3DA6"/>
    <w:rsid w:val="00EA6860"/>
    <w:rsid w:val="00EB3919"/>
    <w:rsid w:val="00EB48FF"/>
    <w:rsid w:val="00EB4C50"/>
    <w:rsid w:val="00EB5ACE"/>
    <w:rsid w:val="00EB5F66"/>
    <w:rsid w:val="00EB64EC"/>
    <w:rsid w:val="00EB702A"/>
    <w:rsid w:val="00EC06A1"/>
    <w:rsid w:val="00EC0A0B"/>
    <w:rsid w:val="00EC1068"/>
    <w:rsid w:val="00EC24E3"/>
    <w:rsid w:val="00EC2BB7"/>
    <w:rsid w:val="00EC3458"/>
    <w:rsid w:val="00EC3C7A"/>
    <w:rsid w:val="00EC4BDF"/>
    <w:rsid w:val="00EC4C3C"/>
    <w:rsid w:val="00EC5D34"/>
    <w:rsid w:val="00EC77B1"/>
    <w:rsid w:val="00ED07A3"/>
    <w:rsid w:val="00ED1039"/>
    <w:rsid w:val="00ED6268"/>
    <w:rsid w:val="00ED78E8"/>
    <w:rsid w:val="00EE0272"/>
    <w:rsid w:val="00EE6E35"/>
    <w:rsid w:val="00EE7C01"/>
    <w:rsid w:val="00EF11ED"/>
    <w:rsid w:val="00EF154F"/>
    <w:rsid w:val="00EF3AC5"/>
    <w:rsid w:val="00EF43AD"/>
    <w:rsid w:val="00EF45C9"/>
    <w:rsid w:val="00EF49A9"/>
    <w:rsid w:val="00EF7721"/>
    <w:rsid w:val="00EF7A52"/>
    <w:rsid w:val="00F00B37"/>
    <w:rsid w:val="00F00DE1"/>
    <w:rsid w:val="00F04797"/>
    <w:rsid w:val="00F05EC9"/>
    <w:rsid w:val="00F06B07"/>
    <w:rsid w:val="00F104D7"/>
    <w:rsid w:val="00F10ABE"/>
    <w:rsid w:val="00F111F7"/>
    <w:rsid w:val="00F11BB4"/>
    <w:rsid w:val="00F12144"/>
    <w:rsid w:val="00F1273D"/>
    <w:rsid w:val="00F127AF"/>
    <w:rsid w:val="00F140C3"/>
    <w:rsid w:val="00F14572"/>
    <w:rsid w:val="00F146A2"/>
    <w:rsid w:val="00F15225"/>
    <w:rsid w:val="00F164F4"/>
    <w:rsid w:val="00F1658A"/>
    <w:rsid w:val="00F1789A"/>
    <w:rsid w:val="00F17D58"/>
    <w:rsid w:val="00F256CA"/>
    <w:rsid w:val="00F27DD2"/>
    <w:rsid w:val="00F30E3C"/>
    <w:rsid w:val="00F32B25"/>
    <w:rsid w:val="00F3358F"/>
    <w:rsid w:val="00F364AD"/>
    <w:rsid w:val="00F373FC"/>
    <w:rsid w:val="00F43E39"/>
    <w:rsid w:val="00F44D1E"/>
    <w:rsid w:val="00F44E99"/>
    <w:rsid w:val="00F46158"/>
    <w:rsid w:val="00F46F8D"/>
    <w:rsid w:val="00F507D6"/>
    <w:rsid w:val="00F50D2E"/>
    <w:rsid w:val="00F510B9"/>
    <w:rsid w:val="00F516A8"/>
    <w:rsid w:val="00F53C78"/>
    <w:rsid w:val="00F6398F"/>
    <w:rsid w:val="00F674C2"/>
    <w:rsid w:val="00F76B27"/>
    <w:rsid w:val="00F76CD7"/>
    <w:rsid w:val="00F834F6"/>
    <w:rsid w:val="00F835BB"/>
    <w:rsid w:val="00F8477A"/>
    <w:rsid w:val="00F867D3"/>
    <w:rsid w:val="00F86C16"/>
    <w:rsid w:val="00F871F4"/>
    <w:rsid w:val="00F87CE2"/>
    <w:rsid w:val="00F92194"/>
    <w:rsid w:val="00F94CF0"/>
    <w:rsid w:val="00F96A7A"/>
    <w:rsid w:val="00F973CD"/>
    <w:rsid w:val="00F979D2"/>
    <w:rsid w:val="00F97E41"/>
    <w:rsid w:val="00FA0EA5"/>
    <w:rsid w:val="00FA1C71"/>
    <w:rsid w:val="00FA1E4D"/>
    <w:rsid w:val="00FA3794"/>
    <w:rsid w:val="00FA44B9"/>
    <w:rsid w:val="00FA63EA"/>
    <w:rsid w:val="00FA641C"/>
    <w:rsid w:val="00FA7C46"/>
    <w:rsid w:val="00FB1A76"/>
    <w:rsid w:val="00FB2DF5"/>
    <w:rsid w:val="00FB3ECE"/>
    <w:rsid w:val="00FB50E5"/>
    <w:rsid w:val="00FB5CCE"/>
    <w:rsid w:val="00FC0D0B"/>
    <w:rsid w:val="00FC21AA"/>
    <w:rsid w:val="00FC2D3D"/>
    <w:rsid w:val="00FC31B7"/>
    <w:rsid w:val="00FC3C19"/>
    <w:rsid w:val="00FC677E"/>
    <w:rsid w:val="00FD0660"/>
    <w:rsid w:val="00FD1260"/>
    <w:rsid w:val="00FD1D93"/>
    <w:rsid w:val="00FD2154"/>
    <w:rsid w:val="00FD278F"/>
    <w:rsid w:val="00FD385D"/>
    <w:rsid w:val="00FD4BD4"/>
    <w:rsid w:val="00FE215B"/>
    <w:rsid w:val="00FE2A90"/>
    <w:rsid w:val="00FE2EF7"/>
    <w:rsid w:val="00FE5E28"/>
    <w:rsid w:val="00FE62E2"/>
    <w:rsid w:val="00FF0023"/>
    <w:rsid w:val="00FF0C7F"/>
    <w:rsid w:val="00FF13EE"/>
    <w:rsid w:val="00FF2446"/>
    <w:rsid w:val="00FF2540"/>
    <w:rsid w:val="00FF3D45"/>
    <w:rsid w:val="00FF3E74"/>
    <w:rsid w:val="00FF4E75"/>
    <w:rsid w:val="00FF6F32"/>
    <w:rsid w:val="00FF77AC"/>
    <w:rsid w:val="00FF7E0F"/>
    <w:rsid w:val="0AE368B2"/>
    <w:rsid w:val="3E12F2E6"/>
    <w:rsid w:val="42064E60"/>
    <w:rsid w:val="68A001D5"/>
    <w:rsid w:val="7A7AE1C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0E359F2"/>
  <w15:chartTrackingRefBased/>
  <w15:docId w15:val="{D3B6B271-A835-4894-B1CF-E9A6B6443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95A"/>
    <w:pPr>
      <w:spacing w:after="0" w:line="240" w:lineRule="auto"/>
    </w:pPr>
    <w:rPr>
      <w:rFonts w:ascii="Arial" w:eastAsia="Times New Roman" w:hAnsi="Arial" w:cs="Times New Roman"/>
      <w:sz w:val="21"/>
      <w:szCs w:val="20"/>
    </w:rPr>
  </w:style>
  <w:style w:type="paragraph" w:styleId="Heading1">
    <w:name w:val="heading 1"/>
    <w:basedOn w:val="Normal"/>
    <w:next w:val="Normal"/>
    <w:link w:val="Heading1Char"/>
    <w:uiPriority w:val="9"/>
    <w:qFormat/>
    <w:rsid w:val="007E063E"/>
    <w:pPr>
      <w:keepNext/>
      <w:keepLines/>
      <w:numPr>
        <w:numId w:val="5"/>
      </w:numPr>
      <w:spacing w:before="120" w:after="120"/>
      <w:outlineLvl w:val="0"/>
    </w:pPr>
    <w:rPr>
      <w:rFonts w:eastAsiaTheme="majorEastAsia" w:cs="Arial"/>
      <w:sz w:val="32"/>
      <w:szCs w:val="32"/>
    </w:rPr>
  </w:style>
  <w:style w:type="paragraph" w:styleId="Heading2">
    <w:name w:val="heading 2"/>
    <w:basedOn w:val="Normal"/>
    <w:next w:val="Normal"/>
    <w:link w:val="Heading2Char"/>
    <w:uiPriority w:val="9"/>
    <w:unhideWhenUsed/>
    <w:qFormat/>
    <w:rsid w:val="002914C5"/>
    <w:pPr>
      <w:keepNext/>
      <w:keepLines/>
      <w:numPr>
        <w:ilvl w:val="1"/>
        <w:numId w:val="5"/>
      </w:numPr>
      <w:spacing w:before="120" w:after="120"/>
      <w:outlineLvl w:val="1"/>
    </w:pPr>
    <w:rPr>
      <w:rFonts w:eastAsiaTheme="majorEastAsia" w:cs="Arial"/>
      <w:b/>
      <w:sz w:val="24"/>
      <w:szCs w:val="26"/>
    </w:rPr>
  </w:style>
  <w:style w:type="paragraph" w:styleId="Heading3">
    <w:name w:val="heading 3"/>
    <w:basedOn w:val="Normal"/>
    <w:next w:val="Normal"/>
    <w:link w:val="Heading3Char"/>
    <w:uiPriority w:val="9"/>
    <w:unhideWhenUsed/>
    <w:qFormat/>
    <w:rsid w:val="002914C5"/>
    <w:pPr>
      <w:keepNext/>
      <w:keepLines/>
      <w:numPr>
        <w:ilvl w:val="2"/>
        <w:numId w:val="5"/>
      </w:numPr>
      <w:spacing w:before="120" w:after="120"/>
      <w:outlineLvl w:val="2"/>
    </w:pPr>
    <w:rPr>
      <w:rFonts w:eastAsiaTheme="majorEastAsia" w:cs="Arial"/>
      <w:b/>
      <w:sz w:val="24"/>
      <w:szCs w:val="24"/>
    </w:rPr>
  </w:style>
  <w:style w:type="paragraph" w:styleId="Heading4">
    <w:name w:val="heading 4"/>
    <w:basedOn w:val="Normal"/>
    <w:next w:val="Normal"/>
    <w:link w:val="Heading4Char"/>
    <w:uiPriority w:val="9"/>
    <w:semiHidden/>
    <w:unhideWhenUsed/>
    <w:qFormat/>
    <w:rsid w:val="002914C5"/>
    <w:pPr>
      <w:keepNext/>
      <w:keepLines/>
      <w:numPr>
        <w:ilvl w:val="3"/>
        <w:numId w:val="5"/>
      </w:numPr>
      <w:spacing w:before="40"/>
      <w:outlineLvl w:val="3"/>
    </w:pPr>
    <w:rPr>
      <w:rFonts w:asciiTheme="majorHAnsi" w:eastAsiaTheme="majorEastAsia" w:hAnsiTheme="majorHAnsi" w:cstheme="majorBidi"/>
      <w:i/>
      <w:iCs/>
      <w:color w:val="306785" w:themeColor="accent1" w:themeShade="BF"/>
    </w:rPr>
  </w:style>
  <w:style w:type="paragraph" w:styleId="Heading5">
    <w:name w:val="heading 5"/>
    <w:basedOn w:val="Normal"/>
    <w:next w:val="Normal"/>
    <w:link w:val="Heading5Char"/>
    <w:uiPriority w:val="9"/>
    <w:semiHidden/>
    <w:unhideWhenUsed/>
    <w:qFormat/>
    <w:rsid w:val="002914C5"/>
    <w:pPr>
      <w:keepNext/>
      <w:keepLines/>
      <w:numPr>
        <w:ilvl w:val="4"/>
        <w:numId w:val="5"/>
      </w:numPr>
      <w:spacing w:before="40"/>
      <w:outlineLvl w:val="4"/>
    </w:pPr>
    <w:rPr>
      <w:rFonts w:asciiTheme="majorHAnsi" w:eastAsiaTheme="majorEastAsia" w:hAnsiTheme="majorHAnsi" w:cstheme="majorBidi"/>
      <w:color w:val="306785" w:themeColor="accent1" w:themeShade="BF"/>
    </w:rPr>
  </w:style>
  <w:style w:type="paragraph" w:styleId="Heading6">
    <w:name w:val="heading 6"/>
    <w:basedOn w:val="Normal"/>
    <w:next w:val="Normal"/>
    <w:link w:val="Heading6Char"/>
    <w:uiPriority w:val="9"/>
    <w:semiHidden/>
    <w:unhideWhenUsed/>
    <w:qFormat/>
    <w:rsid w:val="002914C5"/>
    <w:pPr>
      <w:keepNext/>
      <w:keepLines/>
      <w:numPr>
        <w:ilvl w:val="5"/>
        <w:numId w:val="5"/>
      </w:numPr>
      <w:spacing w:before="40"/>
      <w:outlineLvl w:val="5"/>
    </w:pPr>
    <w:rPr>
      <w:rFonts w:asciiTheme="majorHAnsi" w:eastAsiaTheme="majorEastAsia" w:hAnsiTheme="majorHAnsi" w:cstheme="majorBidi"/>
      <w:color w:val="204458" w:themeColor="accent1" w:themeShade="7F"/>
    </w:rPr>
  </w:style>
  <w:style w:type="paragraph" w:styleId="Heading7">
    <w:name w:val="heading 7"/>
    <w:basedOn w:val="Normal"/>
    <w:next w:val="Normal"/>
    <w:link w:val="Heading7Char"/>
    <w:uiPriority w:val="9"/>
    <w:semiHidden/>
    <w:unhideWhenUsed/>
    <w:qFormat/>
    <w:rsid w:val="002914C5"/>
    <w:pPr>
      <w:keepNext/>
      <w:keepLines/>
      <w:numPr>
        <w:ilvl w:val="6"/>
        <w:numId w:val="5"/>
      </w:numPr>
      <w:spacing w:before="40"/>
      <w:outlineLvl w:val="6"/>
    </w:pPr>
    <w:rPr>
      <w:rFonts w:asciiTheme="majorHAnsi" w:eastAsiaTheme="majorEastAsia" w:hAnsiTheme="majorHAnsi" w:cstheme="majorBidi"/>
      <w:i/>
      <w:iCs/>
      <w:color w:val="204458" w:themeColor="accent1" w:themeShade="7F"/>
    </w:rPr>
  </w:style>
  <w:style w:type="paragraph" w:styleId="Heading8">
    <w:name w:val="heading 8"/>
    <w:basedOn w:val="Normal"/>
    <w:next w:val="Normal"/>
    <w:link w:val="Heading8Char"/>
    <w:uiPriority w:val="9"/>
    <w:semiHidden/>
    <w:unhideWhenUsed/>
    <w:qFormat/>
    <w:rsid w:val="002914C5"/>
    <w:pPr>
      <w:keepNext/>
      <w:keepLines/>
      <w:numPr>
        <w:ilvl w:val="7"/>
        <w:numId w:val="5"/>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914C5"/>
    <w:pPr>
      <w:keepNext/>
      <w:keepLines/>
      <w:numPr>
        <w:ilvl w:val="8"/>
        <w:numId w:val="5"/>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C4D7C"/>
    <w:pPr>
      <w:ind w:left="720"/>
      <w:contextualSpacing/>
    </w:pPr>
  </w:style>
  <w:style w:type="paragraph" w:customStyle="1" w:styleId="AP-Style1">
    <w:name w:val="AP-Style1"/>
    <w:basedOn w:val="ListParagraph"/>
    <w:link w:val="AP-Style1Char"/>
    <w:qFormat/>
    <w:rsid w:val="00203AB5"/>
    <w:pPr>
      <w:numPr>
        <w:numId w:val="1"/>
      </w:numPr>
      <w:tabs>
        <w:tab w:val="left" w:pos="360"/>
      </w:tabs>
      <w:spacing w:after="210" w:line="276" w:lineRule="auto"/>
      <w:contextualSpacing w:val="0"/>
      <w:jc w:val="both"/>
    </w:pPr>
    <w:rPr>
      <w:rFonts w:cs="Arial"/>
      <w:b/>
      <w:szCs w:val="21"/>
    </w:rPr>
  </w:style>
  <w:style w:type="paragraph" w:customStyle="1" w:styleId="AP-Style2">
    <w:name w:val="AP-Style2"/>
    <w:basedOn w:val="ListParagraph"/>
    <w:link w:val="AP-Style2Char"/>
    <w:qFormat/>
    <w:rsid w:val="00203AB5"/>
    <w:pPr>
      <w:numPr>
        <w:ilvl w:val="1"/>
        <w:numId w:val="1"/>
      </w:numPr>
      <w:tabs>
        <w:tab w:val="left" w:pos="360"/>
      </w:tabs>
      <w:spacing w:before="240" w:after="240" w:line="276" w:lineRule="auto"/>
      <w:jc w:val="both"/>
    </w:pPr>
    <w:rPr>
      <w:rFonts w:cs="Arial"/>
      <w:b/>
      <w:szCs w:val="21"/>
    </w:rPr>
  </w:style>
  <w:style w:type="character" w:customStyle="1" w:styleId="ListParagraphChar">
    <w:name w:val="List Paragraph Char"/>
    <w:basedOn w:val="DefaultParagraphFont"/>
    <w:link w:val="ListParagraph"/>
    <w:uiPriority w:val="34"/>
    <w:rsid w:val="00306195"/>
    <w:rPr>
      <w:rFonts w:ascii="Arial" w:eastAsia="Times New Roman" w:hAnsi="Arial" w:cs="Times New Roman"/>
      <w:sz w:val="21"/>
      <w:szCs w:val="20"/>
      <w:lang w:val="en-GB"/>
    </w:rPr>
  </w:style>
  <w:style w:type="character" w:customStyle="1" w:styleId="AP-Style1Char">
    <w:name w:val="AP-Style1 Char"/>
    <w:basedOn w:val="ListParagraphChar"/>
    <w:link w:val="AP-Style1"/>
    <w:rsid w:val="00203AB5"/>
    <w:rPr>
      <w:rFonts w:ascii="Arial" w:eastAsia="Times New Roman" w:hAnsi="Arial" w:cs="Arial"/>
      <w:b/>
      <w:sz w:val="21"/>
      <w:szCs w:val="21"/>
      <w:lang w:val="en-GB"/>
    </w:rPr>
  </w:style>
  <w:style w:type="character" w:customStyle="1" w:styleId="AP-Style2Char">
    <w:name w:val="AP-Style2 Char"/>
    <w:basedOn w:val="ListParagraphChar"/>
    <w:link w:val="AP-Style2"/>
    <w:rsid w:val="00203AB5"/>
    <w:rPr>
      <w:rFonts w:ascii="Arial" w:eastAsia="Times New Roman" w:hAnsi="Arial" w:cs="Arial"/>
      <w:b/>
      <w:sz w:val="21"/>
      <w:szCs w:val="21"/>
      <w:lang w:val="en-GB"/>
    </w:rPr>
  </w:style>
  <w:style w:type="paragraph" w:styleId="Header">
    <w:name w:val="header"/>
    <w:basedOn w:val="Normal"/>
    <w:link w:val="HeaderChar"/>
    <w:uiPriority w:val="99"/>
    <w:unhideWhenUsed/>
    <w:rsid w:val="0085405E"/>
    <w:pPr>
      <w:tabs>
        <w:tab w:val="center" w:pos="4513"/>
        <w:tab w:val="right" w:pos="9026"/>
      </w:tabs>
    </w:pPr>
  </w:style>
  <w:style w:type="character" w:customStyle="1" w:styleId="HeaderChar">
    <w:name w:val="Header Char"/>
    <w:basedOn w:val="DefaultParagraphFont"/>
    <w:link w:val="Header"/>
    <w:uiPriority w:val="99"/>
    <w:rsid w:val="0085405E"/>
    <w:rPr>
      <w:rFonts w:ascii="Arial" w:eastAsia="Times New Roman" w:hAnsi="Arial" w:cs="Times New Roman"/>
      <w:sz w:val="21"/>
      <w:szCs w:val="20"/>
      <w:lang w:val="en-GB"/>
    </w:rPr>
  </w:style>
  <w:style w:type="paragraph" w:styleId="Footer">
    <w:name w:val="footer"/>
    <w:basedOn w:val="Normal"/>
    <w:link w:val="FooterChar"/>
    <w:uiPriority w:val="99"/>
    <w:unhideWhenUsed/>
    <w:rsid w:val="0085405E"/>
    <w:pPr>
      <w:tabs>
        <w:tab w:val="center" w:pos="4513"/>
        <w:tab w:val="right" w:pos="9026"/>
      </w:tabs>
    </w:pPr>
  </w:style>
  <w:style w:type="character" w:customStyle="1" w:styleId="FooterChar">
    <w:name w:val="Footer Char"/>
    <w:basedOn w:val="DefaultParagraphFont"/>
    <w:link w:val="Footer"/>
    <w:uiPriority w:val="99"/>
    <w:rsid w:val="0085405E"/>
    <w:rPr>
      <w:rFonts w:ascii="Arial" w:eastAsia="Times New Roman" w:hAnsi="Arial" w:cs="Times New Roman"/>
      <w:sz w:val="21"/>
      <w:szCs w:val="20"/>
      <w:lang w:val="en-GB"/>
    </w:rPr>
  </w:style>
  <w:style w:type="table" w:styleId="TableGrid">
    <w:name w:val="Table Grid"/>
    <w:basedOn w:val="TableNormal"/>
    <w:rsid w:val="00854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para">
    <w:name w:val="Numbered para"/>
    <w:basedOn w:val="Normal"/>
    <w:link w:val="NumberedparaCharChar"/>
    <w:rsid w:val="009523DF"/>
    <w:pPr>
      <w:numPr>
        <w:numId w:val="2"/>
      </w:numPr>
      <w:spacing w:after="240"/>
    </w:pPr>
    <w:rPr>
      <w:rFonts w:eastAsia="PMingLiU"/>
      <w:szCs w:val="24"/>
      <w:lang w:eastAsia="x-none"/>
    </w:rPr>
  </w:style>
  <w:style w:type="character" w:customStyle="1" w:styleId="NumberedparaCharChar">
    <w:name w:val="Numbered para Char Char"/>
    <w:link w:val="Numberedpara"/>
    <w:rsid w:val="009523DF"/>
    <w:rPr>
      <w:rFonts w:ascii="Arial" w:eastAsia="PMingLiU" w:hAnsi="Arial" w:cs="Times New Roman"/>
      <w:sz w:val="21"/>
      <w:szCs w:val="24"/>
      <w:lang w:eastAsia="x-none"/>
    </w:rPr>
  </w:style>
  <w:style w:type="character" w:customStyle="1" w:styleId="Heading1Char">
    <w:name w:val="Heading 1 Char"/>
    <w:basedOn w:val="DefaultParagraphFont"/>
    <w:link w:val="Heading1"/>
    <w:uiPriority w:val="9"/>
    <w:rsid w:val="007E063E"/>
    <w:rPr>
      <w:rFonts w:ascii="Arial" w:eastAsiaTheme="majorEastAsia" w:hAnsi="Arial" w:cs="Arial"/>
      <w:sz w:val="32"/>
      <w:szCs w:val="32"/>
    </w:rPr>
  </w:style>
  <w:style w:type="paragraph" w:styleId="TOCHeading">
    <w:name w:val="TOC Heading"/>
    <w:basedOn w:val="Heading1"/>
    <w:next w:val="Normal"/>
    <w:uiPriority w:val="39"/>
    <w:unhideWhenUsed/>
    <w:qFormat/>
    <w:rsid w:val="00AD1D87"/>
    <w:pPr>
      <w:spacing w:line="259" w:lineRule="auto"/>
      <w:outlineLvl w:val="9"/>
    </w:pPr>
  </w:style>
  <w:style w:type="character" w:customStyle="1" w:styleId="Heading2Char">
    <w:name w:val="Heading 2 Char"/>
    <w:basedOn w:val="DefaultParagraphFont"/>
    <w:link w:val="Heading2"/>
    <w:uiPriority w:val="9"/>
    <w:rsid w:val="002914C5"/>
    <w:rPr>
      <w:rFonts w:ascii="Arial" w:eastAsiaTheme="majorEastAsia" w:hAnsi="Arial" w:cs="Arial"/>
      <w:b/>
      <w:sz w:val="24"/>
      <w:szCs w:val="26"/>
    </w:rPr>
  </w:style>
  <w:style w:type="paragraph" w:customStyle="1" w:styleId="Numberedparagraph">
    <w:name w:val="Numbered paragraph"/>
    <w:basedOn w:val="Normal"/>
    <w:link w:val="NumberedparagraphCar"/>
    <w:rsid w:val="002864FF"/>
    <w:pPr>
      <w:numPr>
        <w:numId w:val="4"/>
      </w:numPr>
      <w:spacing w:after="240"/>
    </w:pPr>
  </w:style>
  <w:style w:type="character" w:customStyle="1" w:styleId="NumberedparagraphCar">
    <w:name w:val="Numbered paragraph Car"/>
    <w:basedOn w:val="DefaultParagraphFont"/>
    <w:link w:val="Numberedparagraph"/>
    <w:rsid w:val="002864FF"/>
    <w:rPr>
      <w:rFonts w:ascii="Arial" w:eastAsia="Times New Roman" w:hAnsi="Arial" w:cs="Times New Roman"/>
      <w:sz w:val="21"/>
      <w:szCs w:val="20"/>
    </w:rPr>
  </w:style>
  <w:style w:type="paragraph" w:customStyle="1" w:styleId="Recommendation">
    <w:name w:val="Recommendation"/>
    <w:basedOn w:val="Normal"/>
    <w:rsid w:val="002864FF"/>
    <w:pPr>
      <w:numPr>
        <w:numId w:val="3"/>
      </w:numPr>
      <w:tabs>
        <w:tab w:val="left" w:pos="2693"/>
      </w:tabs>
      <w:spacing w:after="240"/>
    </w:pPr>
  </w:style>
  <w:style w:type="paragraph" w:customStyle="1" w:styleId="Default">
    <w:name w:val="Default"/>
    <w:rsid w:val="002864FF"/>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FootnoteText">
    <w:name w:val="footnote text"/>
    <w:aliases w:val="Schriftart: 9 pt,Schriftart: 10 pt,Schriftart: 8 pt,WB-Fußnotentext,Footnote Text Char2,Footnote Text Char1 Char,Footnote Text Char2 Char Char,Footnote Text Char1 Char Char Char,Footnote Text Char2 Char Char Char Char,Footnote"/>
    <w:basedOn w:val="Normal"/>
    <w:link w:val="FootnoteTextChar"/>
    <w:uiPriority w:val="99"/>
    <w:unhideWhenUsed/>
    <w:qFormat/>
    <w:rsid w:val="002864FF"/>
    <w:rPr>
      <w:rFonts w:ascii="Times New Roman" w:hAnsi="Times New Roman"/>
      <w:sz w:val="20"/>
    </w:rPr>
  </w:style>
  <w:style w:type="character" w:customStyle="1" w:styleId="FootnoteTextChar">
    <w:name w:val="Footnote Text Char"/>
    <w:aliases w:val="Schriftart: 9 pt Char,Schriftart: 10 pt Char,Schriftart: 8 pt Char,WB-Fußnotentext Char,Footnote Text Char2 Char,Footnote Text Char1 Char Char,Footnote Text Char2 Char Char Char,Footnote Text Char1 Char Char Char Char,Footnote Char"/>
    <w:basedOn w:val="DefaultParagraphFont"/>
    <w:link w:val="FootnoteText"/>
    <w:uiPriority w:val="99"/>
    <w:rsid w:val="002864FF"/>
    <w:rPr>
      <w:rFonts w:ascii="Times New Roman" w:eastAsia="Times New Roman" w:hAnsi="Times New Roman" w:cs="Times New Roman"/>
      <w:sz w:val="20"/>
      <w:szCs w:val="20"/>
    </w:rPr>
  </w:style>
  <w:style w:type="character" w:styleId="FootnoteReference">
    <w:name w:val="footnote reference"/>
    <w:aliases w:val="Footnote Reference Superscript,ESPON Footnote No,Footnote symbol,ftref,Footnote number,Footnote Reference Number,Footnote reference number,Times 10 Point,Exposant 3 Point,note TESI,SUPERS,EN Footnote Reference,Ref"/>
    <w:basedOn w:val="DefaultParagraphFont"/>
    <w:uiPriority w:val="99"/>
    <w:unhideWhenUsed/>
    <w:rsid w:val="002864FF"/>
    <w:rPr>
      <w:vertAlign w:val="superscript"/>
    </w:rPr>
  </w:style>
  <w:style w:type="paragraph" w:styleId="CommentText">
    <w:name w:val="annotation text"/>
    <w:basedOn w:val="Normal"/>
    <w:link w:val="CommentTextChar"/>
    <w:uiPriority w:val="99"/>
    <w:unhideWhenUsed/>
    <w:rsid w:val="002864FF"/>
    <w:rPr>
      <w:rFonts w:ascii="Times New Roman" w:hAnsi="Times New Roman"/>
      <w:sz w:val="20"/>
    </w:rPr>
  </w:style>
  <w:style w:type="character" w:customStyle="1" w:styleId="CommentTextChar">
    <w:name w:val="Comment Text Char"/>
    <w:basedOn w:val="DefaultParagraphFont"/>
    <w:link w:val="CommentText"/>
    <w:uiPriority w:val="99"/>
    <w:rsid w:val="002864F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D3295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2957"/>
    <w:rPr>
      <w:rFonts w:ascii="Segoe UI" w:eastAsia="Times New Roman" w:hAnsi="Segoe UI" w:cs="Segoe UI"/>
      <w:sz w:val="18"/>
      <w:szCs w:val="18"/>
      <w:lang w:val="en-GB"/>
    </w:rPr>
  </w:style>
  <w:style w:type="paragraph" w:styleId="TOC2">
    <w:name w:val="toc 2"/>
    <w:basedOn w:val="Normal"/>
    <w:next w:val="Normal"/>
    <w:autoRedefine/>
    <w:uiPriority w:val="39"/>
    <w:unhideWhenUsed/>
    <w:rsid w:val="00DF2176"/>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DF2176"/>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DF2176"/>
    <w:pPr>
      <w:spacing w:after="100" w:line="259" w:lineRule="auto"/>
      <w:ind w:left="440"/>
    </w:pPr>
    <w:rPr>
      <w:rFonts w:asciiTheme="minorHAnsi" w:eastAsiaTheme="minorEastAsia" w:hAnsiTheme="minorHAnsi"/>
      <w:sz w:val="22"/>
      <w:szCs w:val="22"/>
    </w:rPr>
  </w:style>
  <w:style w:type="character" w:styleId="Strong">
    <w:name w:val="Strong"/>
    <w:uiPriority w:val="22"/>
    <w:qFormat/>
    <w:rsid w:val="00543BF8"/>
  </w:style>
  <w:style w:type="character" w:styleId="Hyperlink">
    <w:name w:val="Hyperlink"/>
    <w:basedOn w:val="DefaultParagraphFont"/>
    <w:uiPriority w:val="99"/>
    <w:unhideWhenUsed/>
    <w:rsid w:val="00E01A38"/>
    <w:rPr>
      <w:color w:val="0000FF"/>
      <w:u w:val="single"/>
    </w:rPr>
  </w:style>
  <w:style w:type="character" w:customStyle="1" w:styleId="Heading3Char">
    <w:name w:val="Heading 3 Char"/>
    <w:basedOn w:val="DefaultParagraphFont"/>
    <w:link w:val="Heading3"/>
    <w:uiPriority w:val="9"/>
    <w:rsid w:val="002914C5"/>
    <w:rPr>
      <w:rFonts w:ascii="Arial" w:eastAsiaTheme="majorEastAsia" w:hAnsi="Arial" w:cs="Arial"/>
      <w:b/>
      <w:sz w:val="24"/>
      <w:szCs w:val="24"/>
    </w:rPr>
  </w:style>
  <w:style w:type="character" w:customStyle="1" w:styleId="Heading4Char">
    <w:name w:val="Heading 4 Char"/>
    <w:basedOn w:val="DefaultParagraphFont"/>
    <w:link w:val="Heading4"/>
    <w:uiPriority w:val="9"/>
    <w:semiHidden/>
    <w:rsid w:val="002914C5"/>
    <w:rPr>
      <w:rFonts w:asciiTheme="majorHAnsi" w:eastAsiaTheme="majorEastAsia" w:hAnsiTheme="majorHAnsi" w:cstheme="majorBidi"/>
      <w:i/>
      <w:iCs/>
      <w:color w:val="306785" w:themeColor="accent1" w:themeShade="BF"/>
      <w:sz w:val="21"/>
      <w:szCs w:val="20"/>
    </w:rPr>
  </w:style>
  <w:style w:type="character" w:customStyle="1" w:styleId="Heading5Char">
    <w:name w:val="Heading 5 Char"/>
    <w:basedOn w:val="DefaultParagraphFont"/>
    <w:link w:val="Heading5"/>
    <w:uiPriority w:val="9"/>
    <w:semiHidden/>
    <w:rsid w:val="002914C5"/>
    <w:rPr>
      <w:rFonts w:asciiTheme="majorHAnsi" w:eastAsiaTheme="majorEastAsia" w:hAnsiTheme="majorHAnsi" w:cstheme="majorBidi"/>
      <w:color w:val="306785" w:themeColor="accent1" w:themeShade="BF"/>
      <w:sz w:val="21"/>
      <w:szCs w:val="20"/>
    </w:rPr>
  </w:style>
  <w:style w:type="character" w:customStyle="1" w:styleId="Heading6Char">
    <w:name w:val="Heading 6 Char"/>
    <w:basedOn w:val="DefaultParagraphFont"/>
    <w:link w:val="Heading6"/>
    <w:uiPriority w:val="9"/>
    <w:semiHidden/>
    <w:rsid w:val="002914C5"/>
    <w:rPr>
      <w:rFonts w:asciiTheme="majorHAnsi" w:eastAsiaTheme="majorEastAsia" w:hAnsiTheme="majorHAnsi" w:cstheme="majorBidi"/>
      <w:color w:val="204458" w:themeColor="accent1" w:themeShade="7F"/>
      <w:sz w:val="21"/>
      <w:szCs w:val="20"/>
    </w:rPr>
  </w:style>
  <w:style w:type="character" w:customStyle="1" w:styleId="Heading7Char">
    <w:name w:val="Heading 7 Char"/>
    <w:basedOn w:val="DefaultParagraphFont"/>
    <w:link w:val="Heading7"/>
    <w:uiPriority w:val="9"/>
    <w:semiHidden/>
    <w:rsid w:val="002914C5"/>
    <w:rPr>
      <w:rFonts w:asciiTheme="majorHAnsi" w:eastAsiaTheme="majorEastAsia" w:hAnsiTheme="majorHAnsi" w:cstheme="majorBidi"/>
      <w:i/>
      <w:iCs/>
      <w:color w:val="204458" w:themeColor="accent1" w:themeShade="7F"/>
      <w:sz w:val="21"/>
      <w:szCs w:val="20"/>
    </w:rPr>
  </w:style>
  <w:style w:type="character" w:customStyle="1" w:styleId="Heading8Char">
    <w:name w:val="Heading 8 Char"/>
    <w:basedOn w:val="DefaultParagraphFont"/>
    <w:link w:val="Heading8"/>
    <w:uiPriority w:val="9"/>
    <w:semiHidden/>
    <w:rsid w:val="002914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14C5"/>
    <w:rPr>
      <w:rFonts w:asciiTheme="majorHAnsi" w:eastAsiaTheme="majorEastAsia" w:hAnsiTheme="majorHAnsi" w:cstheme="majorBidi"/>
      <w:i/>
      <w:iCs/>
      <w:color w:val="272727" w:themeColor="text1" w:themeTint="D8"/>
      <w:sz w:val="21"/>
      <w:szCs w:val="21"/>
    </w:rPr>
  </w:style>
  <w:style w:type="paragraph" w:styleId="z-TopofForm">
    <w:name w:val="HTML Top of Form"/>
    <w:basedOn w:val="Normal"/>
    <w:next w:val="Normal"/>
    <w:link w:val="z-TopofFormChar"/>
    <w:hidden/>
    <w:uiPriority w:val="99"/>
    <w:semiHidden/>
    <w:unhideWhenUsed/>
    <w:rsid w:val="00FA3794"/>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FA379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FA3794"/>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FA3794"/>
    <w:rPr>
      <w:rFonts w:ascii="Arial" w:eastAsia="Times New Roman" w:hAnsi="Arial" w:cs="Arial"/>
      <w:vanish/>
      <w:sz w:val="16"/>
      <w:szCs w:val="16"/>
    </w:rPr>
  </w:style>
  <w:style w:type="paragraph" w:styleId="NormalWeb">
    <w:name w:val="Normal (Web)"/>
    <w:basedOn w:val="Normal"/>
    <w:uiPriority w:val="99"/>
    <w:semiHidden/>
    <w:unhideWhenUsed/>
    <w:rsid w:val="009A4A29"/>
    <w:pPr>
      <w:spacing w:before="100" w:beforeAutospacing="1" w:after="100" w:afterAutospacing="1"/>
    </w:pPr>
    <w:rPr>
      <w:rFonts w:ascii="Times New Roman" w:eastAsiaTheme="minorEastAsia" w:hAnsi="Times New Roman"/>
      <w:sz w:val="24"/>
      <w:szCs w:val="24"/>
      <w:lang w:val="en-AU"/>
    </w:rPr>
  </w:style>
  <w:style w:type="character" w:styleId="CommentReference">
    <w:name w:val="annotation reference"/>
    <w:basedOn w:val="DefaultParagraphFont"/>
    <w:uiPriority w:val="99"/>
    <w:semiHidden/>
    <w:unhideWhenUsed/>
    <w:rsid w:val="00D64D25"/>
    <w:rPr>
      <w:sz w:val="16"/>
      <w:szCs w:val="16"/>
    </w:rPr>
  </w:style>
  <w:style w:type="paragraph" w:styleId="CommentSubject">
    <w:name w:val="annotation subject"/>
    <w:basedOn w:val="CommentText"/>
    <w:next w:val="CommentText"/>
    <w:link w:val="CommentSubjectChar"/>
    <w:uiPriority w:val="99"/>
    <w:semiHidden/>
    <w:unhideWhenUsed/>
    <w:rsid w:val="00D64D25"/>
    <w:rPr>
      <w:rFonts w:ascii="Arial" w:hAnsi="Arial"/>
      <w:b/>
      <w:bCs/>
      <w:lang w:val="en-GB"/>
    </w:rPr>
  </w:style>
  <w:style w:type="character" w:customStyle="1" w:styleId="CommentSubjectChar">
    <w:name w:val="Comment Subject Char"/>
    <w:basedOn w:val="CommentTextChar"/>
    <w:link w:val="CommentSubject"/>
    <w:uiPriority w:val="99"/>
    <w:semiHidden/>
    <w:rsid w:val="00D64D25"/>
    <w:rPr>
      <w:rFonts w:ascii="Arial" w:eastAsia="Times New Roman" w:hAnsi="Arial" w:cs="Times New Roman"/>
      <w:b/>
      <w:bCs/>
      <w:sz w:val="20"/>
      <w:szCs w:val="20"/>
      <w:lang w:val="en-GB"/>
    </w:rPr>
  </w:style>
  <w:style w:type="paragraph" w:styleId="NoSpacing">
    <w:name w:val="No Spacing"/>
    <w:uiPriority w:val="1"/>
    <w:qFormat/>
    <w:rsid w:val="006C4E45"/>
    <w:pPr>
      <w:spacing w:after="0" w:line="240" w:lineRule="auto"/>
    </w:pPr>
    <w:rPr>
      <w:rFonts w:ascii="Arial" w:eastAsia="Times New Roman" w:hAnsi="Arial" w:cs="Times New Roman"/>
      <w:sz w:val="21"/>
      <w:szCs w:val="20"/>
      <w:lang w:val="en-GB"/>
    </w:rPr>
  </w:style>
  <w:style w:type="paragraph" w:styleId="Revision">
    <w:name w:val="Revision"/>
    <w:hidden/>
    <w:uiPriority w:val="99"/>
    <w:semiHidden/>
    <w:rsid w:val="008F3083"/>
    <w:pPr>
      <w:spacing w:after="0" w:line="240" w:lineRule="auto"/>
    </w:pPr>
    <w:rPr>
      <w:rFonts w:ascii="Arial" w:eastAsia="Times New Roman" w:hAnsi="Arial" w:cs="Times New Roman"/>
      <w:sz w:val="21"/>
      <w:szCs w:val="20"/>
      <w:lang w:val="en-GB"/>
    </w:rPr>
  </w:style>
  <w:style w:type="character" w:styleId="FollowedHyperlink">
    <w:name w:val="FollowedHyperlink"/>
    <w:basedOn w:val="DefaultParagraphFont"/>
    <w:uiPriority w:val="99"/>
    <w:semiHidden/>
    <w:unhideWhenUsed/>
    <w:rsid w:val="00F76CD7"/>
    <w:rPr>
      <w:color w:val="B2B2B2" w:themeColor="followedHyperlink"/>
      <w:u w:val="single"/>
    </w:rPr>
  </w:style>
  <w:style w:type="table" w:customStyle="1" w:styleId="TableGrid1">
    <w:name w:val="Table Grid1"/>
    <w:basedOn w:val="TableNormal"/>
    <w:next w:val="TableGrid"/>
    <w:rsid w:val="00D87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BF0182"/>
    <w:pPr>
      <w:jc w:val="both"/>
    </w:pPr>
    <w:rPr>
      <w:rFonts w:ascii="Times New Roman" w:hAnsi="Times New Roman"/>
      <w:sz w:val="24"/>
    </w:rPr>
  </w:style>
  <w:style w:type="character" w:customStyle="1" w:styleId="BodyTextChar">
    <w:name w:val="Body Text Char"/>
    <w:basedOn w:val="DefaultParagraphFont"/>
    <w:link w:val="BodyText"/>
    <w:rsid w:val="00BF0182"/>
    <w:rPr>
      <w:rFonts w:ascii="Times New Roman" w:eastAsia="Times New Roman" w:hAnsi="Times New Roman" w:cs="Times New Roman"/>
      <w:sz w:val="24"/>
      <w:szCs w:val="20"/>
    </w:rPr>
  </w:style>
  <w:style w:type="character" w:customStyle="1" w:styleId="normaltextrun">
    <w:name w:val="normaltextrun"/>
    <w:basedOn w:val="DefaultParagraphFont"/>
    <w:rsid w:val="00CA6C3E"/>
  </w:style>
  <w:style w:type="character" w:customStyle="1" w:styleId="style-scope">
    <w:name w:val="style-scope"/>
    <w:basedOn w:val="DefaultParagraphFont"/>
    <w:rsid w:val="00DB17F2"/>
  </w:style>
  <w:style w:type="character" w:styleId="UnresolvedMention">
    <w:name w:val="Unresolved Mention"/>
    <w:basedOn w:val="DefaultParagraphFont"/>
    <w:uiPriority w:val="99"/>
    <w:semiHidden/>
    <w:unhideWhenUsed/>
    <w:rsid w:val="00DB17F2"/>
    <w:rPr>
      <w:color w:val="605E5C"/>
      <w:shd w:val="clear" w:color="auto" w:fill="E1DFDD"/>
    </w:rPr>
  </w:style>
  <w:style w:type="paragraph" w:customStyle="1" w:styleId="IOSIRATitle">
    <w:name w:val="IOS IRA Title"/>
    <w:basedOn w:val="Numberedpara"/>
    <w:link w:val="IOSIRATitleChar"/>
    <w:qFormat/>
    <w:rsid w:val="00DB17F2"/>
    <w:pPr>
      <w:numPr>
        <w:numId w:val="0"/>
      </w:numPr>
      <w:tabs>
        <w:tab w:val="left" w:pos="720"/>
        <w:tab w:val="left" w:pos="2430"/>
      </w:tabs>
      <w:spacing w:after="0" w:line="276" w:lineRule="auto"/>
      <w:jc w:val="center"/>
    </w:pPr>
    <w:rPr>
      <w:rFonts w:cs="Arial"/>
      <w:b/>
    </w:rPr>
  </w:style>
  <w:style w:type="paragraph" w:customStyle="1" w:styleId="IOSIRATitles">
    <w:name w:val="IOS IRA Titles"/>
    <w:basedOn w:val="IOSIRATitle"/>
    <w:link w:val="IOSIRATitlesChar"/>
    <w:qFormat/>
    <w:rsid w:val="00DB17F2"/>
  </w:style>
  <w:style w:type="character" w:customStyle="1" w:styleId="IOSIRATitleChar">
    <w:name w:val="IOS IRA Title Char"/>
    <w:basedOn w:val="NumberedparaCharChar"/>
    <w:link w:val="IOSIRATitle"/>
    <w:rsid w:val="00DB17F2"/>
    <w:rPr>
      <w:rFonts w:ascii="Arial" w:eastAsia="PMingLiU" w:hAnsi="Arial" w:cs="Arial"/>
      <w:b/>
      <w:sz w:val="21"/>
      <w:szCs w:val="24"/>
      <w:lang w:val="en-GB" w:eastAsia="x-none"/>
    </w:rPr>
  </w:style>
  <w:style w:type="character" w:customStyle="1" w:styleId="IOSIRATitlesChar">
    <w:name w:val="IOS IRA Titles Char"/>
    <w:basedOn w:val="IOSIRATitleChar"/>
    <w:link w:val="IOSIRATitles"/>
    <w:rsid w:val="00DB17F2"/>
    <w:rPr>
      <w:rFonts w:ascii="Arial" w:eastAsia="PMingLiU" w:hAnsi="Arial" w:cs="Arial"/>
      <w:b/>
      <w:sz w:val="21"/>
      <w:szCs w:val="24"/>
      <w:lang w:val="en-GB" w:eastAsia="x-none"/>
    </w:rPr>
  </w:style>
  <w:style w:type="table" w:styleId="PlainTable4">
    <w:name w:val="Plain Table 4"/>
    <w:basedOn w:val="TableNormal"/>
    <w:uiPriority w:val="44"/>
    <w:rsid w:val="00E01E67"/>
    <w:pPr>
      <w:spacing w:after="0" w:line="240" w:lineRule="auto"/>
    </w:pPr>
    <w:rPr>
      <w:rFonts w:eastAsiaTheme="minorEastAsia"/>
      <w:lang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884">
      <w:bodyDiv w:val="1"/>
      <w:marLeft w:val="0"/>
      <w:marRight w:val="0"/>
      <w:marTop w:val="0"/>
      <w:marBottom w:val="0"/>
      <w:divBdr>
        <w:top w:val="none" w:sz="0" w:space="0" w:color="auto"/>
        <w:left w:val="none" w:sz="0" w:space="0" w:color="auto"/>
        <w:bottom w:val="none" w:sz="0" w:space="0" w:color="auto"/>
        <w:right w:val="none" w:sz="0" w:space="0" w:color="auto"/>
      </w:divBdr>
    </w:div>
    <w:div w:id="6061549">
      <w:bodyDiv w:val="1"/>
      <w:marLeft w:val="0"/>
      <w:marRight w:val="0"/>
      <w:marTop w:val="0"/>
      <w:marBottom w:val="0"/>
      <w:divBdr>
        <w:top w:val="none" w:sz="0" w:space="0" w:color="auto"/>
        <w:left w:val="none" w:sz="0" w:space="0" w:color="auto"/>
        <w:bottom w:val="none" w:sz="0" w:space="0" w:color="auto"/>
        <w:right w:val="none" w:sz="0" w:space="0" w:color="auto"/>
      </w:divBdr>
      <w:divsChild>
        <w:div w:id="628707047">
          <w:marLeft w:val="0"/>
          <w:marRight w:val="0"/>
          <w:marTop w:val="0"/>
          <w:marBottom w:val="0"/>
          <w:divBdr>
            <w:top w:val="none" w:sz="0" w:space="0" w:color="auto"/>
            <w:left w:val="none" w:sz="0" w:space="0" w:color="auto"/>
            <w:bottom w:val="none" w:sz="0" w:space="0" w:color="auto"/>
            <w:right w:val="none" w:sz="0" w:space="0" w:color="auto"/>
          </w:divBdr>
          <w:divsChild>
            <w:div w:id="13332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16">
      <w:bodyDiv w:val="1"/>
      <w:marLeft w:val="0"/>
      <w:marRight w:val="0"/>
      <w:marTop w:val="0"/>
      <w:marBottom w:val="0"/>
      <w:divBdr>
        <w:top w:val="none" w:sz="0" w:space="0" w:color="auto"/>
        <w:left w:val="none" w:sz="0" w:space="0" w:color="auto"/>
        <w:bottom w:val="none" w:sz="0" w:space="0" w:color="auto"/>
        <w:right w:val="none" w:sz="0" w:space="0" w:color="auto"/>
      </w:divBdr>
    </w:div>
    <w:div w:id="64228418">
      <w:bodyDiv w:val="1"/>
      <w:marLeft w:val="0"/>
      <w:marRight w:val="0"/>
      <w:marTop w:val="0"/>
      <w:marBottom w:val="0"/>
      <w:divBdr>
        <w:top w:val="none" w:sz="0" w:space="0" w:color="auto"/>
        <w:left w:val="none" w:sz="0" w:space="0" w:color="auto"/>
        <w:bottom w:val="none" w:sz="0" w:space="0" w:color="auto"/>
        <w:right w:val="none" w:sz="0" w:space="0" w:color="auto"/>
      </w:divBdr>
    </w:div>
    <w:div w:id="96102125">
      <w:bodyDiv w:val="1"/>
      <w:marLeft w:val="0"/>
      <w:marRight w:val="0"/>
      <w:marTop w:val="0"/>
      <w:marBottom w:val="0"/>
      <w:divBdr>
        <w:top w:val="none" w:sz="0" w:space="0" w:color="auto"/>
        <w:left w:val="none" w:sz="0" w:space="0" w:color="auto"/>
        <w:bottom w:val="none" w:sz="0" w:space="0" w:color="auto"/>
        <w:right w:val="none" w:sz="0" w:space="0" w:color="auto"/>
      </w:divBdr>
    </w:div>
    <w:div w:id="100532808">
      <w:bodyDiv w:val="1"/>
      <w:marLeft w:val="0"/>
      <w:marRight w:val="0"/>
      <w:marTop w:val="0"/>
      <w:marBottom w:val="0"/>
      <w:divBdr>
        <w:top w:val="none" w:sz="0" w:space="0" w:color="auto"/>
        <w:left w:val="none" w:sz="0" w:space="0" w:color="auto"/>
        <w:bottom w:val="none" w:sz="0" w:space="0" w:color="auto"/>
        <w:right w:val="none" w:sz="0" w:space="0" w:color="auto"/>
      </w:divBdr>
    </w:div>
    <w:div w:id="101921501">
      <w:bodyDiv w:val="1"/>
      <w:marLeft w:val="0"/>
      <w:marRight w:val="0"/>
      <w:marTop w:val="0"/>
      <w:marBottom w:val="0"/>
      <w:divBdr>
        <w:top w:val="none" w:sz="0" w:space="0" w:color="auto"/>
        <w:left w:val="none" w:sz="0" w:space="0" w:color="auto"/>
        <w:bottom w:val="none" w:sz="0" w:space="0" w:color="auto"/>
        <w:right w:val="none" w:sz="0" w:space="0" w:color="auto"/>
      </w:divBdr>
    </w:div>
    <w:div w:id="114252260">
      <w:bodyDiv w:val="1"/>
      <w:marLeft w:val="0"/>
      <w:marRight w:val="0"/>
      <w:marTop w:val="0"/>
      <w:marBottom w:val="0"/>
      <w:divBdr>
        <w:top w:val="none" w:sz="0" w:space="0" w:color="auto"/>
        <w:left w:val="none" w:sz="0" w:space="0" w:color="auto"/>
        <w:bottom w:val="none" w:sz="0" w:space="0" w:color="auto"/>
        <w:right w:val="none" w:sz="0" w:space="0" w:color="auto"/>
      </w:divBdr>
    </w:div>
    <w:div w:id="120535993">
      <w:bodyDiv w:val="1"/>
      <w:marLeft w:val="0"/>
      <w:marRight w:val="0"/>
      <w:marTop w:val="0"/>
      <w:marBottom w:val="0"/>
      <w:divBdr>
        <w:top w:val="none" w:sz="0" w:space="0" w:color="auto"/>
        <w:left w:val="none" w:sz="0" w:space="0" w:color="auto"/>
        <w:bottom w:val="none" w:sz="0" w:space="0" w:color="auto"/>
        <w:right w:val="none" w:sz="0" w:space="0" w:color="auto"/>
      </w:divBdr>
    </w:div>
    <w:div w:id="121657242">
      <w:bodyDiv w:val="1"/>
      <w:marLeft w:val="0"/>
      <w:marRight w:val="0"/>
      <w:marTop w:val="0"/>
      <w:marBottom w:val="0"/>
      <w:divBdr>
        <w:top w:val="none" w:sz="0" w:space="0" w:color="auto"/>
        <w:left w:val="none" w:sz="0" w:space="0" w:color="auto"/>
        <w:bottom w:val="none" w:sz="0" w:space="0" w:color="auto"/>
        <w:right w:val="none" w:sz="0" w:space="0" w:color="auto"/>
      </w:divBdr>
    </w:div>
    <w:div w:id="131751709">
      <w:bodyDiv w:val="1"/>
      <w:marLeft w:val="0"/>
      <w:marRight w:val="0"/>
      <w:marTop w:val="0"/>
      <w:marBottom w:val="0"/>
      <w:divBdr>
        <w:top w:val="none" w:sz="0" w:space="0" w:color="auto"/>
        <w:left w:val="none" w:sz="0" w:space="0" w:color="auto"/>
        <w:bottom w:val="none" w:sz="0" w:space="0" w:color="auto"/>
        <w:right w:val="none" w:sz="0" w:space="0" w:color="auto"/>
      </w:divBdr>
    </w:div>
    <w:div w:id="149559379">
      <w:bodyDiv w:val="1"/>
      <w:marLeft w:val="0"/>
      <w:marRight w:val="0"/>
      <w:marTop w:val="0"/>
      <w:marBottom w:val="0"/>
      <w:divBdr>
        <w:top w:val="none" w:sz="0" w:space="0" w:color="auto"/>
        <w:left w:val="none" w:sz="0" w:space="0" w:color="auto"/>
        <w:bottom w:val="none" w:sz="0" w:space="0" w:color="auto"/>
        <w:right w:val="none" w:sz="0" w:space="0" w:color="auto"/>
      </w:divBdr>
    </w:div>
    <w:div w:id="159664621">
      <w:bodyDiv w:val="1"/>
      <w:marLeft w:val="0"/>
      <w:marRight w:val="0"/>
      <w:marTop w:val="0"/>
      <w:marBottom w:val="0"/>
      <w:divBdr>
        <w:top w:val="none" w:sz="0" w:space="0" w:color="auto"/>
        <w:left w:val="none" w:sz="0" w:space="0" w:color="auto"/>
        <w:bottom w:val="none" w:sz="0" w:space="0" w:color="auto"/>
        <w:right w:val="none" w:sz="0" w:space="0" w:color="auto"/>
      </w:divBdr>
    </w:div>
    <w:div w:id="165635032">
      <w:bodyDiv w:val="1"/>
      <w:marLeft w:val="0"/>
      <w:marRight w:val="0"/>
      <w:marTop w:val="0"/>
      <w:marBottom w:val="0"/>
      <w:divBdr>
        <w:top w:val="none" w:sz="0" w:space="0" w:color="auto"/>
        <w:left w:val="none" w:sz="0" w:space="0" w:color="auto"/>
        <w:bottom w:val="none" w:sz="0" w:space="0" w:color="auto"/>
        <w:right w:val="none" w:sz="0" w:space="0" w:color="auto"/>
      </w:divBdr>
    </w:div>
    <w:div w:id="190000559">
      <w:bodyDiv w:val="1"/>
      <w:marLeft w:val="0"/>
      <w:marRight w:val="0"/>
      <w:marTop w:val="0"/>
      <w:marBottom w:val="0"/>
      <w:divBdr>
        <w:top w:val="none" w:sz="0" w:space="0" w:color="auto"/>
        <w:left w:val="none" w:sz="0" w:space="0" w:color="auto"/>
        <w:bottom w:val="none" w:sz="0" w:space="0" w:color="auto"/>
        <w:right w:val="none" w:sz="0" w:space="0" w:color="auto"/>
      </w:divBdr>
    </w:div>
    <w:div w:id="192767700">
      <w:bodyDiv w:val="1"/>
      <w:marLeft w:val="0"/>
      <w:marRight w:val="0"/>
      <w:marTop w:val="0"/>
      <w:marBottom w:val="0"/>
      <w:divBdr>
        <w:top w:val="none" w:sz="0" w:space="0" w:color="auto"/>
        <w:left w:val="none" w:sz="0" w:space="0" w:color="auto"/>
        <w:bottom w:val="none" w:sz="0" w:space="0" w:color="auto"/>
        <w:right w:val="none" w:sz="0" w:space="0" w:color="auto"/>
      </w:divBdr>
    </w:div>
    <w:div w:id="194730969">
      <w:bodyDiv w:val="1"/>
      <w:marLeft w:val="0"/>
      <w:marRight w:val="0"/>
      <w:marTop w:val="0"/>
      <w:marBottom w:val="0"/>
      <w:divBdr>
        <w:top w:val="none" w:sz="0" w:space="0" w:color="auto"/>
        <w:left w:val="none" w:sz="0" w:space="0" w:color="auto"/>
        <w:bottom w:val="none" w:sz="0" w:space="0" w:color="auto"/>
        <w:right w:val="none" w:sz="0" w:space="0" w:color="auto"/>
      </w:divBdr>
    </w:div>
    <w:div w:id="197545346">
      <w:bodyDiv w:val="1"/>
      <w:marLeft w:val="0"/>
      <w:marRight w:val="0"/>
      <w:marTop w:val="0"/>
      <w:marBottom w:val="0"/>
      <w:divBdr>
        <w:top w:val="none" w:sz="0" w:space="0" w:color="auto"/>
        <w:left w:val="none" w:sz="0" w:space="0" w:color="auto"/>
        <w:bottom w:val="none" w:sz="0" w:space="0" w:color="auto"/>
        <w:right w:val="none" w:sz="0" w:space="0" w:color="auto"/>
      </w:divBdr>
    </w:div>
    <w:div w:id="204605963">
      <w:bodyDiv w:val="1"/>
      <w:marLeft w:val="0"/>
      <w:marRight w:val="0"/>
      <w:marTop w:val="0"/>
      <w:marBottom w:val="0"/>
      <w:divBdr>
        <w:top w:val="none" w:sz="0" w:space="0" w:color="auto"/>
        <w:left w:val="none" w:sz="0" w:space="0" w:color="auto"/>
        <w:bottom w:val="none" w:sz="0" w:space="0" w:color="auto"/>
        <w:right w:val="none" w:sz="0" w:space="0" w:color="auto"/>
      </w:divBdr>
    </w:div>
    <w:div w:id="208347343">
      <w:bodyDiv w:val="1"/>
      <w:marLeft w:val="0"/>
      <w:marRight w:val="0"/>
      <w:marTop w:val="0"/>
      <w:marBottom w:val="0"/>
      <w:divBdr>
        <w:top w:val="none" w:sz="0" w:space="0" w:color="auto"/>
        <w:left w:val="none" w:sz="0" w:space="0" w:color="auto"/>
        <w:bottom w:val="none" w:sz="0" w:space="0" w:color="auto"/>
        <w:right w:val="none" w:sz="0" w:space="0" w:color="auto"/>
      </w:divBdr>
    </w:div>
    <w:div w:id="224294651">
      <w:bodyDiv w:val="1"/>
      <w:marLeft w:val="0"/>
      <w:marRight w:val="0"/>
      <w:marTop w:val="0"/>
      <w:marBottom w:val="0"/>
      <w:divBdr>
        <w:top w:val="none" w:sz="0" w:space="0" w:color="auto"/>
        <w:left w:val="none" w:sz="0" w:space="0" w:color="auto"/>
        <w:bottom w:val="none" w:sz="0" w:space="0" w:color="auto"/>
        <w:right w:val="none" w:sz="0" w:space="0" w:color="auto"/>
      </w:divBdr>
    </w:div>
    <w:div w:id="228460396">
      <w:bodyDiv w:val="1"/>
      <w:marLeft w:val="0"/>
      <w:marRight w:val="0"/>
      <w:marTop w:val="0"/>
      <w:marBottom w:val="0"/>
      <w:divBdr>
        <w:top w:val="none" w:sz="0" w:space="0" w:color="auto"/>
        <w:left w:val="none" w:sz="0" w:space="0" w:color="auto"/>
        <w:bottom w:val="none" w:sz="0" w:space="0" w:color="auto"/>
        <w:right w:val="none" w:sz="0" w:space="0" w:color="auto"/>
      </w:divBdr>
    </w:div>
    <w:div w:id="264075400">
      <w:bodyDiv w:val="1"/>
      <w:marLeft w:val="0"/>
      <w:marRight w:val="0"/>
      <w:marTop w:val="0"/>
      <w:marBottom w:val="0"/>
      <w:divBdr>
        <w:top w:val="none" w:sz="0" w:space="0" w:color="auto"/>
        <w:left w:val="none" w:sz="0" w:space="0" w:color="auto"/>
        <w:bottom w:val="none" w:sz="0" w:space="0" w:color="auto"/>
        <w:right w:val="none" w:sz="0" w:space="0" w:color="auto"/>
      </w:divBdr>
    </w:div>
    <w:div w:id="285359968">
      <w:bodyDiv w:val="1"/>
      <w:marLeft w:val="0"/>
      <w:marRight w:val="0"/>
      <w:marTop w:val="0"/>
      <w:marBottom w:val="0"/>
      <w:divBdr>
        <w:top w:val="none" w:sz="0" w:space="0" w:color="auto"/>
        <w:left w:val="none" w:sz="0" w:space="0" w:color="auto"/>
        <w:bottom w:val="none" w:sz="0" w:space="0" w:color="auto"/>
        <w:right w:val="none" w:sz="0" w:space="0" w:color="auto"/>
      </w:divBdr>
    </w:div>
    <w:div w:id="319239092">
      <w:bodyDiv w:val="1"/>
      <w:marLeft w:val="0"/>
      <w:marRight w:val="0"/>
      <w:marTop w:val="0"/>
      <w:marBottom w:val="0"/>
      <w:divBdr>
        <w:top w:val="none" w:sz="0" w:space="0" w:color="auto"/>
        <w:left w:val="none" w:sz="0" w:space="0" w:color="auto"/>
        <w:bottom w:val="none" w:sz="0" w:space="0" w:color="auto"/>
        <w:right w:val="none" w:sz="0" w:space="0" w:color="auto"/>
      </w:divBdr>
    </w:div>
    <w:div w:id="320542985">
      <w:bodyDiv w:val="1"/>
      <w:marLeft w:val="0"/>
      <w:marRight w:val="0"/>
      <w:marTop w:val="0"/>
      <w:marBottom w:val="0"/>
      <w:divBdr>
        <w:top w:val="none" w:sz="0" w:space="0" w:color="auto"/>
        <w:left w:val="none" w:sz="0" w:space="0" w:color="auto"/>
        <w:bottom w:val="none" w:sz="0" w:space="0" w:color="auto"/>
        <w:right w:val="none" w:sz="0" w:space="0" w:color="auto"/>
      </w:divBdr>
    </w:div>
    <w:div w:id="325324184">
      <w:bodyDiv w:val="1"/>
      <w:marLeft w:val="0"/>
      <w:marRight w:val="0"/>
      <w:marTop w:val="0"/>
      <w:marBottom w:val="0"/>
      <w:divBdr>
        <w:top w:val="none" w:sz="0" w:space="0" w:color="auto"/>
        <w:left w:val="none" w:sz="0" w:space="0" w:color="auto"/>
        <w:bottom w:val="none" w:sz="0" w:space="0" w:color="auto"/>
        <w:right w:val="none" w:sz="0" w:space="0" w:color="auto"/>
      </w:divBdr>
    </w:div>
    <w:div w:id="351877806">
      <w:bodyDiv w:val="1"/>
      <w:marLeft w:val="0"/>
      <w:marRight w:val="0"/>
      <w:marTop w:val="0"/>
      <w:marBottom w:val="0"/>
      <w:divBdr>
        <w:top w:val="none" w:sz="0" w:space="0" w:color="auto"/>
        <w:left w:val="none" w:sz="0" w:space="0" w:color="auto"/>
        <w:bottom w:val="none" w:sz="0" w:space="0" w:color="auto"/>
        <w:right w:val="none" w:sz="0" w:space="0" w:color="auto"/>
      </w:divBdr>
    </w:div>
    <w:div w:id="369839961">
      <w:bodyDiv w:val="1"/>
      <w:marLeft w:val="0"/>
      <w:marRight w:val="0"/>
      <w:marTop w:val="0"/>
      <w:marBottom w:val="0"/>
      <w:divBdr>
        <w:top w:val="none" w:sz="0" w:space="0" w:color="auto"/>
        <w:left w:val="none" w:sz="0" w:space="0" w:color="auto"/>
        <w:bottom w:val="none" w:sz="0" w:space="0" w:color="auto"/>
        <w:right w:val="none" w:sz="0" w:space="0" w:color="auto"/>
      </w:divBdr>
    </w:div>
    <w:div w:id="379088812">
      <w:bodyDiv w:val="1"/>
      <w:marLeft w:val="0"/>
      <w:marRight w:val="0"/>
      <w:marTop w:val="0"/>
      <w:marBottom w:val="0"/>
      <w:divBdr>
        <w:top w:val="none" w:sz="0" w:space="0" w:color="auto"/>
        <w:left w:val="none" w:sz="0" w:space="0" w:color="auto"/>
        <w:bottom w:val="none" w:sz="0" w:space="0" w:color="auto"/>
        <w:right w:val="none" w:sz="0" w:space="0" w:color="auto"/>
      </w:divBdr>
    </w:div>
    <w:div w:id="383455963">
      <w:bodyDiv w:val="1"/>
      <w:marLeft w:val="0"/>
      <w:marRight w:val="0"/>
      <w:marTop w:val="0"/>
      <w:marBottom w:val="0"/>
      <w:divBdr>
        <w:top w:val="none" w:sz="0" w:space="0" w:color="auto"/>
        <w:left w:val="none" w:sz="0" w:space="0" w:color="auto"/>
        <w:bottom w:val="none" w:sz="0" w:space="0" w:color="auto"/>
        <w:right w:val="none" w:sz="0" w:space="0" w:color="auto"/>
      </w:divBdr>
    </w:div>
    <w:div w:id="390079826">
      <w:bodyDiv w:val="1"/>
      <w:marLeft w:val="0"/>
      <w:marRight w:val="0"/>
      <w:marTop w:val="0"/>
      <w:marBottom w:val="0"/>
      <w:divBdr>
        <w:top w:val="none" w:sz="0" w:space="0" w:color="auto"/>
        <w:left w:val="none" w:sz="0" w:space="0" w:color="auto"/>
        <w:bottom w:val="none" w:sz="0" w:space="0" w:color="auto"/>
        <w:right w:val="none" w:sz="0" w:space="0" w:color="auto"/>
      </w:divBdr>
    </w:div>
    <w:div w:id="402916385">
      <w:bodyDiv w:val="1"/>
      <w:marLeft w:val="0"/>
      <w:marRight w:val="0"/>
      <w:marTop w:val="0"/>
      <w:marBottom w:val="0"/>
      <w:divBdr>
        <w:top w:val="none" w:sz="0" w:space="0" w:color="auto"/>
        <w:left w:val="none" w:sz="0" w:space="0" w:color="auto"/>
        <w:bottom w:val="none" w:sz="0" w:space="0" w:color="auto"/>
        <w:right w:val="none" w:sz="0" w:space="0" w:color="auto"/>
      </w:divBdr>
    </w:div>
    <w:div w:id="418134693">
      <w:bodyDiv w:val="1"/>
      <w:marLeft w:val="0"/>
      <w:marRight w:val="0"/>
      <w:marTop w:val="0"/>
      <w:marBottom w:val="0"/>
      <w:divBdr>
        <w:top w:val="none" w:sz="0" w:space="0" w:color="auto"/>
        <w:left w:val="none" w:sz="0" w:space="0" w:color="auto"/>
        <w:bottom w:val="none" w:sz="0" w:space="0" w:color="auto"/>
        <w:right w:val="none" w:sz="0" w:space="0" w:color="auto"/>
      </w:divBdr>
    </w:div>
    <w:div w:id="428358986">
      <w:bodyDiv w:val="1"/>
      <w:marLeft w:val="0"/>
      <w:marRight w:val="0"/>
      <w:marTop w:val="0"/>
      <w:marBottom w:val="0"/>
      <w:divBdr>
        <w:top w:val="none" w:sz="0" w:space="0" w:color="auto"/>
        <w:left w:val="none" w:sz="0" w:space="0" w:color="auto"/>
        <w:bottom w:val="none" w:sz="0" w:space="0" w:color="auto"/>
        <w:right w:val="none" w:sz="0" w:space="0" w:color="auto"/>
      </w:divBdr>
    </w:div>
    <w:div w:id="438373684">
      <w:bodyDiv w:val="1"/>
      <w:marLeft w:val="0"/>
      <w:marRight w:val="0"/>
      <w:marTop w:val="0"/>
      <w:marBottom w:val="0"/>
      <w:divBdr>
        <w:top w:val="none" w:sz="0" w:space="0" w:color="auto"/>
        <w:left w:val="none" w:sz="0" w:space="0" w:color="auto"/>
        <w:bottom w:val="none" w:sz="0" w:space="0" w:color="auto"/>
        <w:right w:val="none" w:sz="0" w:space="0" w:color="auto"/>
      </w:divBdr>
    </w:div>
    <w:div w:id="455027090">
      <w:bodyDiv w:val="1"/>
      <w:marLeft w:val="0"/>
      <w:marRight w:val="0"/>
      <w:marTop w:val="0"/>
      <w:marBottom w:val="0"/>
      <w:divBdr>
        <w:top w:val="none" w:sz="0" w:space="0" w:color="auto"/>
        <w:left w:val="none" w:sz="0" w:space="0" w:color="auto"/>
        <w:bottom w:val="none" w:sz="0" w:space="0" w:color="auto"/>
        <w:right w:val="none" w:sz="0" w:space="0" w:color="auto"/>
      </w:divBdr>
    </w:div>
    <w:div w:id="455223317">
      <w:bodyDiv w:val="1"/>
      <w:marLeft w:val="0"/>
      <w:marRight w:val="0"/>
      <w:marTop w:val="0"/>
      <w:marBottom w:val="0"/>
      <w:divBdr>
        <w:top w:val="none" w:sz="0" w:space="0" w:color="auto"/>
        <w:left w:val="none" w:sz="0" w:space="0" w:color="auto"/>
        <w:bottom w:val="none" w:sz="0" w:space="0" w:color="auto"/>
        <w:right w:val="none" w:sz="0" w:space="0" w:color="auto"/>
      </w:divBdr>
    </w:div>
    <w:div w:id="457338709">
      <w:bodyDiv w:val="1"/>
      <w:marLeft w:val="0"/>
      <w:marRight w:val="0"/>
      <w:marTop w:val="0"/>
      <w:marBottom w:val="0"/>
      <w:divBdr>
        <w:top w:val="none" w:sz="0" w:space="0" w:color="auto"/>
        <w:left w:val="none" w:sz="0" w:space="0" w:color="auto"/>
        <w:bottom w:val="none" w:sz="0" w:space="0" w:color="auto"/>
        <w:right w:val="none" w:sz="0" w:space="0" w:color="auto"/>
      </w:divBdr>
    </w:div>
    <w:div w:id="470942691">
      <w:bodyDiv w:val="1"/>
      <w:marLeft w:val="0"/>
      <w:marRight w:val="0"/>
      <w:marTop w:val="0"/>
      <w:marBottom w:val="0"/>
      <w:divBdr>
        <w:top w:val="none" w:sz="0" w:space="0" w:color="auto"/>
        <w:left w:val="none" w:sz="0" w:space="0" w:color="auto"/>
        <w:bottom w:val="none" w:sz="0" w:space="0" w:color="auto"/>
        <w:right w:val="none" w:sz="0" w:space="0" w:color="auto"/>
      </w:divBdr>
    </w:div>
    <w:div w:id="473452286">
      <w:bodyDiv w:val="1"/>
      <w:marLeft w:val="0"/>
      <w:marRight w:val="0"/>
      <w:marTop w:val="0"/>
      <w:marBottom w:val="0"/>
      <w:divBdr>
        <w:top w:val="none" w:sz="0" w:space="0" w:color="auto"/>
        <w:left w:val="none" w:sz="0" w:space="0" w:color="auto"/>
        <w:bottom w:val="none" w:sz="0" w:space="0" w:color="auto"/>
        <w:right w:val="none" w:sz="0" w:space="0" w:color="auto"/>
      </w:divBdr>
    </w:div>
    <w:div w:id="485441181">
      <w:bodyDiv w:val="1"/>
      <w:marLeft w:val="0"/>
      <w:marRight w:val="0"/>
      <w:marTop w:val="0"/>
      <w:marBottom w:val="0"/>
      <w:divBdr>
        <w:top w:val="none" w:sz="0" w:space="0" w:color="auto"/>
        <w:left w:val="none" w:sz="0" w:space="0" w:color="auto"/>
        <w:bottom w:val="none" w:sz="0" w:space="0" w:color="auto"/>
        <w:right w:val="none" w:sz="0" w:space="0" w:color="auto"/>
      </w:divBdr>
    </w:div>
    <w:div w:id="497186921">
      <w:bodyDiv w:val="1"/>
      <w:marLeft w:val="0"/>
      <w:marRight w:val="0"/>
      <w:marTop w:val="0"/>
      <w:marBottom w:val="0"/>
      <w:divBdr>
        <w:top w:val="none" w:sz="0" w:space="0" w:color="auto"/>
        <w:left w:val="none" w:sz="0" w:space="0" w:color="auto"/>
        <w:bottom w:val="none" w:sz="0" w:space="0" w:color="auto"/>
        <w:right w:val="none" w:sz="0" w:space="0" w:color="auto"/>
      </w:divBdr>
    </w:div>
    <w:div w:id="500892840">
      <w:bodyDiv w:val="1"/>
      <w:marLeft w:val="0"/>
      <w:marRight w:val="0"/>
      <w:marTop w:val="0"/>
      <w:marBottom w:val="0"/>
      <w:divBdr>
        <w:top w:val="none" w:sz="0" w:space="0" w:color="auto"/>
        <w:left w:val="none" w:sz="0" w:space="0" w:color="auto"/>
        <w:bottom w:val="none" w:sz="0" w:space="0" w:color="auto"/>
        <w:right w:val="none" w:sz="0" w:space="0" w:color="auto"/>
      </w:divBdr>
    </w:div>
    <w:div w:id="510417753">
      <w:bodyDiv w:val="1"/>
      <w:marLeft w:val="0"/>
      <w:marRight w:val="0"/>
      <w:marTop w:val="0"/>
      <w:marBottom w:val="0"/>
      <w:divBdr>
        <w:top w:val="none" w:sz="0" w:space="0" w:color="auto"/>
        <w:left w:val="none" w:sz="0" w:space="0" w:color="auto"/>
        <w:bottom w:val="none" w:sz="0" w:space="0" w:color="auto"/>
        <w:right w:val="none" w:sz="0" w:space="0" w:color="auto"/>
      </w:divBdr>
    </w:div>
    <w:div w:id="515732606">
      <w:bodyDiv w:val="1"/>
      <w:marLeft w:val="0"/>
      <w:marRight w:val="0"/>
      <w:marTop w:val="0"/>
      <w:marBottom w:val="0"/>
      <w:divBdr>
        <w:top w:val="none" w:sz="0" w:space="0" w:color="auto"/>
        <w:left w:val="none" w:sz="0" w:space="0" w:color="auto"/>
        <w:bottom w:val="none" w:sz="0" w:space="0" w:color="auto"/>
        <w:right w:val="none" w:sz="0" w:space="0" w:color="auto"/>
      </w:divBdr>
    </w:div>
    <w:div w:id="534585106">
      <w:bodyDiv w:val="1"/>
      <w:marLeft w:val="0"/>
      <w:marRight w:val="0"/>
      <w:marTop w:val="0"/>
      <w:marBottom w:val="0"/>
      <w:divBdr>
        <w:top w:val="none" w:sz="0" w:space="0" w:color="auto"/>
        <w:left w:val="none" w:sz="0" w:space="0" w:color="auto"/>
        <w:bottom w:val="none" w:sz="0" w:space="0" w:color="auto"/>
        <w:right w:val="none" w:sz="0" w:space="0" w:color="auto"/>
      </w:divBdr>
    </w:div>
    <w:div w:id="538708625">
      <w:bodyDiv w:val="1"/>
      <w:marLeft w:val="0"/>
      <w:marRight w:val="0"/>
      <w:marTop w:val="0"/>
      <w:marBottom w:val="0"/>
      <w:divBdr>
        <w:top w:val="none" w:sz="0" w:space="0" w:color="auto"/>
        <w:left w:val="none" w:sz="0" w:space="0" w:color="auto"/>
        <w:bottom w:val="none" w:sz="0" w:space="0" w:color="auto"/>
        <w:right w:val="none" w:sz="0" w:space="0" w:color="auto"/>
      </w:divBdr>
    </w:div>
    <w:div w:id="559904417">
      <w:bodyDiv w:val="1"/>
      <w:marLeft w:val="0"/>
      <w:marRight w:val="0"/>
      <w:marTop w:val="0"/>
      <w:marBottom w:val="0"/>
      <w:divBdr>
        <w:top w:val="none" w:sz="0" w:space="0" w:color="auto"/>
        <w:left w:val="none" w:sz="0" w:space="0" w:color="auto"/>
        <w:bottom w:val="none" w:sz="0" w:space="0" w:color="auto"/>
        <w:right w:val="none" w:sz="0" w:space="0" w:color="auto"/>
      </w:divBdr>
    </w:div>
    <w:div w:id="564949595">
      <w:bodyDiv w:val="1"/>
      <w:marLeft w:val="0"/>
      <w:marRight w:val="0"/>
      <w:marTop w:val="0"/>
      <w:marBottom w:val="0"/>
      <w:divBdr>
        <w:top w:val="none" w:sz="0" w:space="0" w:color="auto"/>
        <w:left w:val="none" w:sz="0" w:space="0" w:color="auto"/>
        <w:bottom w:val="none" w:sz="0" w:space="0" w:color="auto"/>
        <w:right w:val="none" w:sz="0" w:space="0" w:color="auto"/>
      </w:divBdr>
    </w:div>
    <w:div w:id="570777054">
      <w:bodyDiv w:val="1"/>
      <w:marLeft w:val="0"/>
      <w:marRight w:val="0"/>
      <w:marTop w:val="0"/>
      <w:marBottom w:val="0"/>
      <w:divBdr>
        <w:top w:val="none" w:sz="0" w:space="0" w:color="auto"/>
        <w:left w:val="none" w:sz="0" w:space="0" w:color="auto"/>
        <w:bottom w:val="none" w:sz="0" w:space="0" w:color="auto"/>
        <w:right w:val="none" w:sz="0" w:space="0" w:color="auto"/>
      </w:divBdr>
    </w:div>
    <w:div w:id="593168216">
      <w:bodyDiv w:val="1"/>
      <w:marLeft w:val="0"/>
      <w:marRight w:val="0"/>
      <w:marTop w:val="0"/>
      <w:marBottom w:val="0"/>
      <w:divBdr>
        <w:top w:val="none" w:sz="0" w:space="0" w:color="auto"/>
        <w:left w:val="none" w:sz="0" w:space="0" w:color="auto"/>
        <w:bottom w:val="none" w:sz="0" w:space="0" w:color="auto"/>
        <w:right w:val="none" w:sz="0" w:space="0" w:color="auto"/>
      </w:divBdr>
    </w:div>
    <w:div w:id="602885136">
      <w:bodyDiv w:val="1"/>
      <w:marLeft w:val="0"/>
      <w:marRight w:val="0"/>
      <w:marTop w:val="0"/>
      <w:marBottom w:val="0"/>
      <w:divBdr>
        <w:top w:val="none" w:sz="0" w:space="0" w:color="auto"/>
        <w:left w:val="none" w:sz="0" w:space="0" w:color="auto"/>
        <w:bottom w:val="none" w:sz="0" w:space="0" w:color="auto"/>
        <w:right w:val="none" w:sz="0" w:space="0" w:color="auto"/>
      </w:divBdr>
    </w:div>
    <w:div w:id="605427803">
      <w:bodyDiv w:val="1"/>
      <w:marLeft w:val="0"/>
      <w:marRight w:val="0"/>
      <w:marTop w:val="0"/>
      <w:marBottom w:val="0"/>
      <w:divBdr>
        <w:top w:val="none" w:sz="0" w:space="0" w:color="auto"/>
        <w:left w:val="none" w:sz="0" w:space="0" w:color="auto"/>
        <w:bottom w:val="none" w:sz="0" w:space="0" w:color="auto"/>
        <w:right w:val="none" w:sz="0" w:space="0" w:color="auto"/>
      </w:divBdr>
      <w:divsChild>
        <w:div w:id="1270160500">
          <w:marLeft w:val="120"/>
          <w:marRight w:val="120"/>
          <w:marTop w:val="120"/>
          <w:marBottom w:val="120"/>
          <w:divBdr>
            <w:top w:val="none" w:sz="0" w:space="0" w:color="auto"/>
            <w:left w:val="none" w:sz="0" w:space="0" w:color="auto"/>
            <w:bottom w:val="none" w:sz="0" w:space="0" w:color="auto"/>
            <w:right w:val="none" w:sz="0" w:space="0" w:color="auto"/>
          </w:divBdr>
          <w:divsChild>
            <w:div w:id="697583606">
              <w:marLeft w:val="0"/>
              <w:marRight w:val="0"/>
              <w:marTop w:val="0"/>
              <w:marBottom w:val="0"/>
              <w:divBdr>
                <w:top w:val="none" w:sz="0" w:space="0" w:color="auto"/>
                <w:left w:val="single" w:sz="6" w:space="6" w:color="CCCCCC"/>
                <w:bottom w:val="single" w:sz="6" w:space="6" w:color="CCCCCC"/>
                <w:right w:val="single" w:sz="6" w:space="6" w:color="CCCCCC"/>
              </w:divBdr>
              <w:divsChild>
                <w:div w:id="1583298028">
                  <w:marLeft w:val="0"/>
                  <w:marRight w:val="0"/>
                  <w:marTop w:val="0"/>
                  <w:marBottom w:val="0"/>
                  <w:divBdr>
                    <w:top w:val="none" w:sz="0" w:space="0" w:color="auto"/>
                    <w:left w:val="none" w:sz="0" w:space="0" w:color="auto"/>
                    <w:bottom w:val="none" w:sz="0" w:space="0" w:color="auto"/>
                    <w:right w:val="none" w:sz="0" w:space="0" w:color="auto"/>
                  </w:divBdr>
                  <w:divsChild>
                    <w:div w:id="1324625439">
                      <w:marLeft w:val="0"/>
                      <w:marRight w:val="0"/>
                      <w:marTop w:val="0"/>
                      <w:marBottom w:val="0"/>
                      <w:divBdr>
                        <w:top w:val="none" w:sz="0" w:space="0" w:color="auto"/>
                        <w:left w:val="none" w:sz="0" w:space="0" w:color="auto"/>
                        <w:bottom w:val="none" w:sz="0" w:space="0" w:color="auto"/>
                        <w:right w:val="none" w:sz="0" w:space="0" w:color="auto"/>
                      </w:divBdr>
                      <w:divsChild>
                        <w:div w:id="676804811">
                          <w:marLeft w:val="0"/>
                          <w:marRight w:val="0"/>
                          <w:marTop w:val="0"/>
                          <w:marBottom w:val="0"/>
                          <w:divBdr>
                            <w:top w:val="none" w:sz="0" w:space="0" w:color="auto"/>
                            <w:left w:val="none" w:sz="0" w:space="0" w:color="auto"/>
                            <w:bottom w:val="none" w:sz="0" w:space="0" w:color="auto"/>
                            <w:right w:val="none" w:sz="0" w:space="0" w:color="auto"/>
                          </w:divBdr>
                          <w:divsChild>
                            <w:div w:id="670065161">
                              <w:marLeft w:val="0"/>
                              <w:marRight w:val="0"/>
                              <w:marTop w:val="0"/>
                              <w:marBottom w:val="0"/>
                              <w:divBdr>
                                <w:top w:val="none" w:sz="0" w:space="0" w:color="auto"/>
                                <w:left w:val="none" w:sz="0" w:space="0" w:color="auto"/>
                                <w:bottom w:val="none" w:sz="0" w:space="0" w:color="auto"/>
                                <w:right w:val="none" w:sz="0" w:space="0" w:color="auto"/>
                              </w:divBdr>
                              <w:divsChild>
                                <w:div w:id="302350122">
                                  <w:marLeft w:val="0"/>
                                  <w:marRight w:val="0"/>
                                  <w:marTop w:val="0"/>
                                  <w:marBottom w:val="0"/>
                                  <w:divBdr>
                                    <w:top w:val="none" w:sz="0" w:space="0" w:color="auto"/>
                                    <w:left w:val="none" w:sz="0" w:space="0" w:color="auto"/>
                                    <w:bottom w:val="none" w:sz="0" w:space="0" w:color="auto"/>
                                    <w:right w:val="none" w:sz="0" w:space="0" w:color="auto"/>
                                  </w:divBdr>
                                  <w:divsChild>
                                    <w:div w:id="1314992716">
                                      <w:marLeft w:val="0"/>
                                      <w:marRight w:val="0"/>
                                      <w:marTop w:val="0"/>
                                      <w:marBottom w:val="0"/>
                                      <w:divBdr>
                                        <w:top w:val="none" w:sz="0" w:space="0" w:color="auto"/>
                                        <w:left w:val="none" w:sz="0" w:space="0" w:color="auto"/>
                                        <w:bottom w:val="none" w:sz="0" w:space="0" w:color="auto"/>
                                        <w:right w:val="none" w:sz="0" w:space="0" w:color="auto"/>
                                      </w:divBdr>
                                    </w:div>
                                    <w:div w:id="147039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3100233">
      <w:bodyDiv w:val="1"/>
      <w:marLeft w:val="0"/>
      <w:marRight w:val="0"/>
      <w:marTop w:val="0"/>
      <w:marBottom w:val="0"/>
      <w:divBdr>
        <w:top w:val="none" w:sz="0" w:space="0" w:color="auto"/>
        <w:left w:val="none" w:sz="0" w:space="0" w:color="auto"/>
        <w:bottom w:val="none" w:sz="0" w:space="0" w:color="auto"/>
        <w:right w:val="none" w:sz="0" w:space="0" w:color="auto"/>
      </w:divBdr>
    </w:div>
    <w:div w:id="636959994">
      <w:bodyDiv w:val="1"/>
      <w:marLeft w:val="0"/>
      <w:marRight w:val="0"/>
      <w:marTop w:val="0"/>
      <w:marBottom w:val="0"/>
      <w:divBdr>
        <w:top w:val="none" w:sz="0" w:space="0" w:color="auto"/>
        <w:left w:val="none" w:sz="0" w:space="0" w:color="auto"/>
        <w:bottom w:val="none" w:sz="0" w:space="0" w:color="auto"/>
        <w:right w:val="none" w:sz="0" w:space="0" w:color="auto"/>
      </w:divBdr>
    </w:div>
    <w:div w:id="652178680">
      <w:bodyDiv w:val="1"/>
      <w:marLeft w:val="0"/>
      <w:marRight w:val="0"/>
      <w:marTop w:val="0"/>
      <w:marBottom w:val="0"/>
      <w:divBdr>
        <w:top w:val="none" w:sz="0" w:space="0" w:color="auto"/>
        <w:left w:val="none" w:sz="0" w:space="0" w:color="auto"/>
        <w:bottom w:val="none" w:sz="0" w:space="0" w:color="auto"/>
        <w:right w:val="none" w:sz="0" w:space="0" w:color="auto"/>
      </w:divBdr>
    </w:div>
    <w:div w:id="652637405">
      <w:bodyDiv w:val="1"/>
      <w:marLeft w:val="0"/>
      <w:marRight w:val="0"/>
      <w:marTop w:val="0"/>
      <w:marBottom w:val="0"/>
      <w:divBdr>
        <w:top w:val="none" w:sz="0" w:space="0" w:color="auto"/>
        <w:left w:val="none" w:sz="0" w:space="0" w:color="auto"/>
        <w:bottom w:val="none" w:sz="0" w:space="0" w:color="auto"/>
        <w:right w:val="none" w:sz="0" w:space="0" w:color="auto"/>
      </w:divBdr>
    </w:div>
    <w:div w:id="660616763">
      <w:bodyDiv w:val="1"/>
      <w:marLeft w:val="0"/>
      <w:marRight w:val="0"/>
      <w:marTop w:val="0"/>
      <w:marBottom w:val="0"/>
      <w:divBdr>
        <w:top w:val="none" w:sz="0" w:space="0" w:color="auto"/>
        <w:left w:val="none" w:sz="0" w:space="0" w:color="auto"/>
        <w:bottom w:val="none" w:sz="0" w:space="0" w:color="auto"/>
        <w:right w:val="none" w:sz="0" w:space="0" w:color="auto"/>
      </w:divBdr>
    </w:div>
    <w:div w:id="663699844">
      <w:bodyDiv w:val="1"/>
      <w:marLeft w:val="0"/>
      <w:marRight w:val="0"/>
      <w:marTop w:val="0"/>
      <w:marBottom w:val="0"/>
      <w:divBdr>
        <w:top w:val="none" w:sz="0" w:space="0" w:color="auto"/>
        <w:left w:val="none" w:sz="0" w:space="0" w:color="auto"/>
        <w:bottom w:val="none" w:sz="0" w:space="0" w:color="auto"/>
        <w:right w:val="none" w:sz="0" w:space="0" w:color="auto"/>
      </w:divBdr>
    </w:div>
    <w:div w:id="664164202">
      <w:bodyDiv w:val="1"/>
      <w:marLeft w:val="0"/>
      <w:marRight w:val="0"/>
      <w:marTop w:val="0"/>
      <w:marBottom w:val="0"/>
      <w:divBdr>
        <w:top w:val="none" w:sz="0" w:space="0" w:color="auto"/>
        <w:left w:val="none" w:sz="0" w:space="0" w:color="auto"/>
        <w:bottom w:val="none" w:sz="0" w:space="0" w:color="auto"/>
        <w:right w:val="none" w:sz="0" w:space="0" w:color="auto"/>
      </w:divBdr>
    </w:div>
    <w:div w:id="667829778">
      <w:bodyDiv w:val="1"/>
      <w:marLeft w:val="0"/>
      <w:marRight w:val="0"/>
      <w:marTop w:val="0"/>
      <w:marBottom w:val="0"/>
      <w:divBdr>
        <w:top w:val="none" w:sz="0" w:space="0" w:color="auto"/>
        <w:left w:val="none" w:sz="0" w:space="0" w:color="auto"/>
        <w:bottom w:val="none" w:sz="0" w:space="0" w:color="auto"/>
        <w:right w:val="none" w:sz="0" w:space="0" w:color="auto"/>
      </w:divBdr>
    </w:div>
    <w:div w:id="675888876">
      <w:bodyDiv w:val="1"/>
      <w:marLeft w:val="0"/>
      <w:marRight w:val="0"/>
      <w:marTop w:val="0"/>
      <w:marBottom w:val="0"/>
      <w:divBdr>
        <w:top w:val="none" w:sz="0" w:space="0" w:color="auto"/>
        <w:left w:val="none" w:sz="0" w:space="0" w:color="auto"/>
        <w:bottom w:val="none" w:sz="0" w:space="0" w:color="auto"/>
        <w:right w:val="none" w:sz="0" w:space="0" w:color="auto"/>
      </w:divBdr>
    </w:div>
    <w:div w:id="677854428">
      <w:bodyDiv w:val="1"/>
      <w:marLeft w:val="0"/>
      <w:marRight w:val="0"/>
      <w:marTop w:val="0"/>
      <w:marBottom w:val="0"/>
      <w:divBdr>
        <w:top w:val="none" w:sz="0" w:space="0" w:color="auto"/>
        <w:left w:val="none" w:sz="0" w:space="0" w:color="auto"/>
        <w:bottom w:val="none" w:sz="0" w:space="0" w:color="auto"/>
        <w:right w:val="none" w:sz="0" w:space="0" w:color="auto"/>
      </w:divBdr>
    </w:div>
    <w:div w:id="680820177">
      <w:bodyDiv w:val="1"/>
      <w:marLeft w:val="0"/>
      <w:marRight w:val="0"/>
      <w:marTop w:val="0"/>
      <w:marBottom w:val="0"/>
      <w:divBdr>
        <w:top w:val="none" w:sz="0" w:space="0" w:color="auto"/>
        <w:left w:val="none" w:sz="0" w:space="0" w:color="auto"/>
        <w:bottom w:val="none" w:sz="0" w:space="0" w:color="auto"/>
        <w:right w:val="none" w:sz="0" w:space="0" w:color="auto"/>
      </w:divBdr>
    </w:div>
    <w:div w:id="723261891">
      <w:bodyDiv w:val="1"/>
      <w:marLeft w:val="0"/>
      <w:marRight w:val="0"/>
      <w:marTop w:val="0"/>
      <w:marBottom w:val="0"/>
      <w:divBdr>
        <w:top w:val="none" w:sz="0" w:space="0" w:color="auto"/>
        <w:left w:val="none" w:sz="0" w:space="0" w:color="auto"/>
        <w:bottom w:val="none" w:sz="0" w:space="0" w:color="auto"/>
        <w:right w:val="none" w:sz="0" w:space="0" w:color="auto"/>
      </w:divBdr>
    </w:div>
    <w:div w:id="729613253">
      <w:bodyDiv w:val="1"/>
      <w:marLeft w:val="0"/>
      <w:marRight w:val="0"/>
      <w:marTop w:val="0"/>
      <w:marBottom w:val="0"/>
      <w:divBdr>
        <w:top w:val="none" w:sz="0" w:space="0" w:color="auto"/>
        <w:left w:val="none" w:sz="0" w:space="0" w:color="auto"/>
        <w:bottom w:val="none" w:sz="0" w:space="0" w:color="auto"/>
        <w:right w:val="none" w:sz="0" w:space="0" w:color="auto"/>
      </w:divBdr>
    </w:div>
    <w:div w:id="737367712">
      <w:bodyDiv w:val="1"/>
      <w:marLeft w:val="0"/>
      <w:marRight w:val="0"/>
      <w:marTop w:val="0"/>
      <w:marBottom w:val="0"/>
      <w:divBdr>
        <w:top w:val="none" w:sz="0" w:space="0" w:color="auto"/>
        <w:left w:val="none" w:sz="0" w:space="0" w:color="auto"/>
        <w:bottom w:val="none" w:sz="0" w:space="0" w:color="auto"/>
        <w:right w:val="none" w:sz="0" w:space="0" w:color="auto"/>
      </w:divBdr>
      <w:divsChild>
        <w:div w:id="1783308315">
          <w:marLeft w:val="120"/>
          <w:marRight w:val="120"/>
          <w:marTop w:val="120"/>
          <w:marBottom w:val="120"/>
          <w:divBdr>
            <w:top w:val="none" w:sz="0" w:space="0" w:color="auto"/>
            <w:left w:val="none" w:sz="0" w:space="0" w:color="auto"/>
            <w:bottom w:val="none" w:sz="0" w:space="0" w:color="auto"/>
            <w:right w:val="none" w:sz="0" w:space="0" w:color="auto"/>
          </w:divBdr>
          <w:divsChild>
            <w:div w:id="1685672428">
              <w:marLeft w:val="0"/>
              <w:marRight w:val="0"/>
              <w:marTop w:val="0"/>
              <w:marBottom w:val="0"/>
              <w:divBdr>
                <w:top w:val="none" w:sz="0" w:space="0" w:color="auto"/>
                <w:left w:val="single" w:sz="6" w:space="6" w:color="CCCCCC"/>
                <w:bottom w:val="single" w:sz="6" w:space="6" w:color="CCCCCC"/>
                <w:right w:val="single" w:sz="6" w:space="6" w:color="CCCCCC"/>
              </w:divBdr>
              <w:divsChild>
                <w:div w:id="1285692153">
                  <w:marLeft w:val="0"/>
                  <w:marRight w:val="0"/>
                  <w:marTop w:val="0"/>
                  <w:marBottom w:val="0"/>
                  <w:divBdr>
                    <w:top w:val="none" w:sz="0" w:space="0" w:color="auto"/>
                    <w:left w:val="none" w:sz="0" w:space="0" w:color="auto"/>
                    <w:bottom w:val="none" w:sz="0" w:space="0" w:color="auto"/>
                    <w:right w:val="none" w:sz="0" w:space="0" w:color="auto"/>
                  </w:divBdr>
                  <w:divsChild>
                    <w:div w:id="1481459248">
                      <w:marLeft w:val="0"/>
                      <w:marRight w:val="0"/>
                      <w:marTop w:val="0"/>
                      <w:marBottom w:val="0"/>
                      <w:divBdr>
                        <w:top w:val="none" w:sz="0" w:space="0" w:color="auto"/>
                        <w:left w:val="none" w:sz="0" w:space="0" w:color="auto"/>
                        <w:bottom w:val="none" w:sz="0" w:space="0" w:color="auto"/>
                        <w:right w:val="none" w:sz="0" w:space="0" w:color="auto"/>
                      </w:divBdr>
                      <w:divsChild>
                        <w:div w:id="1821343074">
                          <w:marLeft w:val="0"/>
                          <w:marRight w:val="0"/>
                          <w:marTop w:val="0"/>
                          <w:marBottom w:val="0"/>
                          <w:divBdr>
                            <w:top w:val="none" w:sz="0" w:space="0" w:color="auto"/>
                            <w:left w:val="none" w:sz="0" w:space="0" w:color="auto"/>
                            <w:bottom w:val="none" w:sz="0" w:space="0" w:color="auto"/>
                            <w:right w:val="none" w:sz="0" w:space="0" w:color="auto"/>
                          </w:divBdr>
                          <w:divsChild>
                            <w:div w:id="907155657">
                              <w:marLeft w:val="0"/>
                              <w:marRight w:val="0"/>
                              <w:marTop w:val="0"/>
                              <w:marBottom w:val="0"/>
                              <w:divBdr>
                                <w:top w:val="none" w:sz="0" w:space="0" w:color="auto"/>
                                <w:left w:val="none" w:sz="0" w:space="0" w:color="auto"/>
                                <w:bottom w:val="none" w:sz="0" w:space="0" w:color="auto"/>
                                <w:right w:val="none" w:sz="0" w:space="0" w:color="auto"/>
                              </w:divBdr>
                              <w:divsChild>
                                <w:div w:id="820316035">
                                  <w:marLeft w:val="0"/>
                                  <w:marRight w:val="0"/>
                                  <w:marTop w:val="0"/>
                                  <w:marBottom w:val="0"/>
                                  <w:divBdr>
                                    <w:top w:val="none" w:sz="0" w:space="0" w:color="auto"/>
                                    <w:left w:val="none" w:sz="0" w:space="0" w:color="auto"/>
                                    <w:bottom w:val="none" w:sz="0" w:space="0" w:color="auto"/>
                                    <w:right w:val="none" w:sz="0" w:space="0" w:color="auto"/>
                                  </w:divBdr>
                                  <w:divsChild>
                                    <w:div w:id="69011835">
                                      <w:marLeft w:val="0"/>
                                      <w:marRight w:val="0"/>
                                      <w:marTop w:val="0"/>
                                      <w:marBottom w:val="0"/>
                                      <w:divBdr>
                                        <w:top w:val="none" w:sz="0" w:space="0" w:color="auto"/>
                                        <w:left w:val="none" w:sz="0" w:space="0" w:color="auto"/>
                                        <w:bottom w:val="none" w:sz="0" w:space="0" w:color="auto"/>
                                        <w:right w:val="none" w:sz="0" w:space="0" w:color="auto"/>
                                      </w:divBdr>
                                    </w:div>
                                    <w:div w:id="11793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6245406">
      <w:bodyDiv w:val="1"/>
      <w:marLeft w:val="0"/>
      <w:marRight w:val="0"/>
      <w:marTop w:val="0"/>
      <w:marBottom w:val="0"/>
      <w:divBdr>
        <w:top w:val="none" w:sz="0" w:space="0" w:color="auto"/>
        <w:left w:val="none" w:sz="0" w:space="0" w:color="auto"/>
        <w:bottom w:val="none" w:sz="0" w:space="0" w:color="auto"/>
        <w:right w:val="none" w:sz="0" w:space="0" w:color="auto"/>
      </w:divBdr>
    </w:div>
    <w:div w:id="784081842">
      <w:bodyDiv w:val="1"/>
      <w:marLeft w:val="0"/>
      <w:marRight w:val="0"/>
      <w:marTop w:val="0"/>
      <w:marBottom w:val="0"/>
      <w:divBdr>
        <w:top w:val="none" w:sz="0" w:space="0" w:color="auto"/>
        <w:left w:val="none" w:sz="0" w:space="0" w:color="auto"/>
        <w:bottom w:val="none" w:sz="0" w:space="0" w:color="auto"/>
        <w:right w:val="none" w:sz="0" w:space="0" w:color="auto"/>
      </w:divBdr>
    </w:div>
    <w:div w:id="787430016">
      <w:bodyDiv w:val="1"/>
      <w:marLeft w:val="0"/>
      <w:marRight w:val="0"/>
      <w:marTop w:val="0"/>
      <w:marBottom w:val="0"/>
      <w:divBdr>
        <w:top w:val="none" w:sz="0" w:space="0" w:color="auto"/>
        <w:left w:val="none" w:sz="0" w:space="0" w:color="auto"/>
        <w:bottom w:val="none" w:sz="0" w:space="0" w:color="auto"/>
        <w:right w:val="none" w:sz="0" w:space="0" w:color="auto"/>
      </w:divBdr>
    </w:div>
    <w:div w:id="796264100">
      <w:bodyDiv w:val="1"/>
      <w:marLeft w:val="0"/>
      <w:marRight w:val="0"/>
      <w:marTop w:val="0"/>
      <w:marBottom w:val="0"/>
      <w:divBdr>
        <w:top w:val="none" w:sz="0" w:space="0" w:color="auto"/>
        <w:left w:val="none" w:sz="0" w:space="0" w:color="auto"/>
        <w:bottom w:val="none" w:sz="0" w:space="0" w:color="auto"/>
        <w:right w:val="none" w:sz="0" w:space="0" w:color="auto"/>
      </w:divBdr>
    </w:div>
    <w:div w:id="806095516">
      <w:bodyDiv w:val="1"/>
      <w:marLeft w:val="0"/>
      <w:marRight w:val="0"/>
      <w:marTop w:val="0"/>
      <w:marBottom w:val="0"/>
      <w:divBdr>
        <w:top w:val="none" w:sz="0" w:space="0" w:color="auto"/>
        <w:left w:val="none" w:sz="0" w:space="0" w:color="auto"/>
        <w:bottom w:val="none" w:sz="0" w:space="0" w:color="auto"/>
        <w:right w:val="none" w:sz="0" w:space="0" w:color="auto"/>
      </w:divBdr>
    </w:div>
    <w:div w:id="823157158">
      <w:bodyDiv w:val="1"/>
      <w:marLeft w:val="0"/>
      <w:marRight w:val="0"/>
      <w:marTop w:val="0"/>
      <w:marBottom w:val="0"/>
      <w:divBdr>
        <w:top w:val="none" w:sz="0" w:space="0" w:color="auto"/>
        <w:left w:val="none" w:sz="0" w:space="0" w:color="auto"/>
        <w:bottom w:val="none" w:sz="0" w:space="0" w:color="auto"/>
        <w:right w:val="none" w:sz="0" w:space="0" w:color="auto"/>
      </w:divBdr>
    </w:div>
    <w:div w:id="837384643">
      <w:bodyDiv w:val="1"/>
      <w:marLeft w:val="0"/>
      <w:marRight w:val="0"/>
      <w:marTop w:val="0"/>
      <w:marBottom w:val="0"/>
      <w:divBdr>
        <w:top w:val="none" w:sz="0" w:space="0" w:color="auto"/>
        <w:left w:val="none" w:sz="0" w:space="0" w:color="auto"/>
        <w:bottom w:val="none" w:sz="0" w:space="0" w:color="auto"/>
        <w:right w:val="none" w:sz="0" w:space="0" w:color="auto"/>
      </w:divBdr>
    </w:div>
    <w:div w:id="838543687">
      <w:bodyDiv w:val="1"/>
      <w:marLeft w:val="0"/>
      <w:marRight w:val="0"/>
      <w:marTop w:val="0"/>
      <w:marBottom w:val="0"/>
      <w:divBdr>
        <w:top w:val="none" w:sz="0" w:space="0" w:color="auto"/>
        <w:left w:val="none" w:sz="0" w:space="0" w:color="auto"/>
        <w:bottom w:val="none" w:sz="0" w:space="0" w:color="auto"/>
        <w:right w:val="none" w:sz="0" w:space="0" w:color="auto"/>
      </w:divBdr>
    </w:div>
    <w:div w:id="857625316">
      <w:bodyDiv w:val="1"/>
      <w:marLeft w:val="0"/>
      <w:marRight w:val="0"/>
      <w:marTop w:val="0"/>
      <w:marBottom w:val="0"/>
      <w:divBdr>
        <w:top w:val="none" w:sz="0" w:space="0" w:color="auto"/>
        <w:left w:val="none" w:sz="0" w:space="0" w:color="auto"/>
        <w:bottom w:val="none" w:sz="0" w:space="0" w:color="auto"/>
        <w:right w:val="none" w:sz="0" w:space="0" w:color="auto"/>
      </w:divBdr>
    </w:div>
    <w:div w:id="859470761">
      <w:bodyDiv w:val="1"/>
      <w:marLeft w:val="0"/>
      <w:marRight w:val="0"/>
      <w:marTop w:val="0"/>
      <w:marBottom w:val="0"/>
      <w:divBdr>
        <w:top w:val="none" w:sz="0" w:space="0" w:color="auto"/>
        <w:left w:val="none" w:sz="0" w:space="0" w:color="auto"/>
        <w:bottom w:val="none" w:sz="0" w:space="0" w:color="auto"/>
        <w:right w:val="none" w:sz="0" w:space="0" w:color="auto"/>
      </w:divBdr>
    </w:div>
    <w:div w:id="868957221">
      <w:bodyDiv w:val="1"/>
      <w:marLeft w:val="0"/>
      <w:marRight w:val="0"/>
      <w:marTop w:val="0"/>
      <w:marBottom w:val="0"/>
      <w:divBdr>
        <w:top w:val="none" w:sz="0" w:space="0" w:color="auto"/>
        <w:left w:val="none" w:sz="0" w:space="0" w:color="auto"/>
        <w:bottom w:val="none" w:sz="0" w:space="0" w:color="auto"/>
        <w:right w:val="none" w:sz="0" w:space="0" w:color="auto"/>
      </w:divBdr>
    </w:div>
    <w:div w:id="879394749">
      <w:bodyDiv w:val="1"/>
      <w:marLeft w:val="0"/>
      <w:marRight w:val="0"/>
      <w:marTop w:val="0"/>
      <w:marBottom w:val="0"/>
      <w:divBdr>
        <w:top w:val="none" w:sz="0" w:space="0" w:color="auto"/>
        <w:left w:val="none" w:sz="0" w:space="0" w:color="auto"/>
        <w:bottom w:val="none" w:sz="0" w:space="0" w:color="auto"/>
        <w:right w:val="none" w:sz="0" w:space="0" w:color="auto"/>
      </w:divBdr>
    </w:div>
    <w:div w:id="884561901">
      <w:bodyDiv w:val="1"/>
      <w:marLeft w:val="0"/>
      <w:marRight w:val="0"/>
      <w:marTop w:val="0"/>
      <w:marBottom w:val="0"/>
      <w:divBdr>
        <w:top w:val="none" w:sz="0" w:space="0" w:color="auto"/>
        <w:left w:val="none" w:sz="0" w:space="0" w:color="auto"/>
        <w:bottom w:val="none" w:sz="0" w:space="0" w:color="auto"/>
        <w:right w:val="none" w:sz="0" w:space="0" w:color="auto"/>
      </w:divBdr>
    </w:div>
    <w:div w:id="897976291">
      <w:bodyDiv w:val="1"/>
      <w:marLeft w:val="0"/>
      <w:marRight w:val="0"/>
      <w:marTop w:val="0"/>
      <w:marBottom w:val="0"/>
      <w:divBdr>
        <w:top w:val="none" w:sz="0" w:space="0" w:color="auto"/>
        <w:left w:val="none" w:sz="0" w:space="0" w:color="auto"/>
        <w:bottom w:val="none" w:sz="0" w:space="0" w:color="auto"/>
        <w:right w:val="none" w:sz="0" w:space="0" w:color="auto"/>
      </w:divBdr>
    </w:div>
    <w:div w:id="934556652">
      <w:bodyDiv w:val="1"/>
      <w:marLeft w:val="0"/>
      <w:marRight w:val="0"/>
      <w:marTop w:val="0"/>
      <w:marBottom w:val="0"/>
      <w:divBdr>
        <w:top w:val="none" w:sz="0" w:space="0" w:color="auto"/>
        <w:left w:val="none" w:sz="0" w:space="0" w:color="auto"/>
        <w:bottom w:val="none" w:sz="0" w:space="0" w:color="auto"/>
        <w:right w:val="none" w:sz="0" w:space="0" w:color="auto"/>
      </w:divBdr>
    </w:div>
    <w:div w:id="935864438">
      <w:bodyDiv w:val="1"/>
      <w:marLeft w:val="0"/>
      <w:marRight w:val="0"/>
      <w:marTop w:val="0"/>
      <w:marBottom w:val="0"/>
      <w:divBdr>
        <w:top w:val="none" w:sz="0" w:space="0" w:color="auto"/>
        <w:left w:val="none" w:sz="0" w:space="0" w:color="auto"/>
        <w:bottom w:val="none" w:sz="0" w:space="0" w:color="auto"/>
        <w:right w:val="none" w:sz="0" w:space="0" w:color="auto"/>
      </w:divBdr>
    </w:div>
    <w:div w:id="946279938">
      <w:bodyDiv w:val="1"/>
      <w:marLeft w:val="0"/>
      <w:marRight w:val="0"/>
      <w:marTop w:val="0"/>
      <w:marBottom w:val="0"/>
      <w:divBdr>
        <w:top w:val="none" w:sz="0" w:space="0" w:color="auto"/>
        <w:left w:val="none" w:sz="0" w:space="0" w:color="auto"/>
        <w:bottom w:val="none" w:sz="0" w:space="0" w:color="auto"/>
        <w:right w:val="none" w:sz="0" w:space="0" w:color="auto"/>
      </w:divBdr>
    </w:div>
    <w:div w:id="977613708">
      <w:bodyDiv w:val="1"/>
      <w:marLeft w:val="0"/>
      <w:marRight w:val="0"/>
      <w:marTop w:val="0"/>
      <w:marBottom w:val="0"/>
      <w:divBdr>
        <w:top w:val="none" w:sz="0" w:space="0" w:color="auto"/>
        <w:left w:val="none" w:sz="0" w:space="0" w:color="auto"/>
        <w:bottom w:val="none" w:sz="0" w:space="0" w:color="auto"/>
        <w:right w:val="none" w:sz="0" w:space="0" w:color="auto"/>
      </w:divBdr>
    </w:div>
    <w:div w:id="981929393">
      <w:bodyDiv w:val="1"/>
      <w:marLeft w:val="0"/>
      <w:marRight w:val="0"/>
      <w:marTop w:val="0"/>
      <w:marBottom w:val="0"/>
      <w:divBdr>
        <w:top w:val="none" w:sz="0" w:space="0" w:color="auto"/>
        <w:left w:val="none" w:sz="0" w:space="0" w:color="auto"/>
        <w:bottom w:val="none" w:sz="0" w:space="0" w:color="auto"/>
        <w:right w:val="none" w:sz="0" w:space="0" w:color="auto"/>
      </w:divBdr>
    </w:div>
    <w:div w:id="983580105">
      <w:bodyDiv w:val="1"/>
      <w:marLeft w:val="0"/>
      <w:marRight w:val="0"/>
      <w:marTop w:val="0"/>
      <w:marBottom w:val="0"/>
      <w:divBdr>
        <w:top w:val="none" w:sz="0" w:space="0" w:color="auto"/>
        <w:left w:val="none" w:sz="0" w:space="0" w:color="auto"/>
        <w:bottom w:val="none" w:sz="0" w:space="0" w:color="auto"/>
        <w:right w:val="none" w:sz="0" w:space="0" w:color="auto"/>
      </w:divBdr>
    </w:div>
    <w:div w:id="984894590">
      <w:bodyDiv w:val="1"/>
      <w:marLeft w:val="0"/>
      <w:marRight w:val="0"/>
      <w:marTop w:val="0"/>
      <w:marBottom w:val="0"/>
      <w:divBdr>
        <w:top w:val="none" w:sz="0" w:space="0" w:color="auto"/>
        <w:left w:val="none" w:sz="0" w:space="0" w:color="auto"/>
        <w:bottom w:val="none" w:sz="0" w:space="0" w:color="auto"/>
        <w:right w:val="none" w:sz="0" w:space="0" w:color="auto"/>
      </w:divBdr>
    </w:div>
    <w:div w:id="1000548264">
      <w:bodyDiv w:val="1"/>
      <w:marLeft w:val="0"/>
      <w:marRight w:val="0"/>
      <w:marTop w:val="0"/>
      <w:marBottom w:val="0"/>
      <w:divBdr>
        <w:top w:val="none" w:sz="0" w:space="0" w:color="auto"/>
        <w:left w:val="none" w:sz="0" w:space="0" w:color="auto"/>
        <w:bottom w:val="none" w:sz="0" w:space="0" w:color="auto"/>
        <w:right w:val="none" w:sz="0" w:space="0" w:color="auto"/>
      </w:divBdr>
    </w:div>
    <w:div w:id="1002586453">
      <w:bodyDiv w:val="1"/>
      <w:marLeft w:val="0"/>
      <w:marRight w:val="0"/>
      <w:marTop w:val="0"/>
      <w:marBottom w:val="0"/>
      <w:divBdr>
        <w:top w:val="none" w:sz="0" w:space="0" w:color="auto"/>
        <w:left w:val="none" w:sz="0" w:space="0" w:color="auto"/>
        <w:bottom w:val="none" w:sz="0" w:space="0" w:color="auto"/>
        <w:right w:val="none" w:sz="0" w:space="0" w:color="auto"/>
      </w:divBdr>
    </w:div>
    <w:div w:id="1003820572">
      <w:bodyDiv w:val="1"/>
      <w:marLeft w:val="0"/>
      <w:marRight w:val="0"/>
      <w:marTop w:val="0"/>
      <w:marBottom w:val="0"/>
      <w:divBdr>
        <w:top w:val="none" w:sz="0" w:space="0" w:color="auto"/>
        <w:left w:val="none" w:sz="0" w:space="0" w:color="auto"/>
        <w:bottom w:val="none" w:sz="0" w:space="0" w:color="auto"/>
        <w:right w:val="none" w:sz="0" w:space="0" w:color="auto"/>
      </w:divBdr>
    </w:div>
    <w:div w:id="1014916852">
      <w:bodyDiv w:val="1"/>
      <w:marLeft w:val="0"/>
      <w:marRight w:val="0"/>
      <w:marTop w:val="0"/>
      <w:marBottom w:val="0"/>
      <w:divBdr>
        <w:top w:val="none" w:sz="0" w:space="0" w:color="auto"/>
        <w:left w:val="none" w:sz="0" w:space="0" w:color="auto"/>
        <w:bottom w:val="none" w:sz="0" w:space="0" w:color="auto"/>
        <w:right w:val="none" w:sz="0" w:space="0" w:color="auto"/>
      </w:divBdr>
    </w:div>
    <w:div w:id="1023940295">
      <w:bodyDiv w:val="1"/>
      <w:marLeft w:val="0"/>
      <w:marRight w:val="0"/>
      <w:marTop w:val="0"/>
      <w:marBottom w:val="0"/>
      <w:divBdr>
        <w:top w:val="none" w:sz="0" w:space="0" w:color="auto"/>
        <w:left w:val="none" w:sz="0" w:space="0" w:color="auto"/>
        <w:bottom w:val="none" w:sz="0" w:space="0" w:color="auto"/>
        <w:right w:val="none" w:sz="0" w:space="0" w:color="auto"/>
      </w:divBdr>
    </w:div>
    <w:div w:id="1029136844">
      <w:bodyDiv w:val="1"/>
      <w:marLeft w:val="0"/>
      <w:marRight w:val="0"/>
      <w:marTop w:val="0"/>
      <w:marBottom w:val="0"/>
      <w:divBdr>
        <w:top w:val="none" w:sz="0" w:space="0" w:color="auto"/>
        <w:left w:val="none" w:sz="0" w:space="0" w:color="auto"/>
        <w:bottom w:val="none" w:sz="0" w:space="0" w:color="auto"/>
        <w:right w:val="none" w:sz="0" w:space="0" w:color="auto"/>
      </w:divBdr>
    </w:div>
    <w:div w:id="1044793838">
      <w:bodyDiv w:val="1"/>
      <w:marLeft w:val="0"/>
      <w:marRight w:val="0"/>
      <w:marTop w:val="0"/>
      <w:marBottom w:val="0"/>
      <w:divBdr>
        <w:top w:val="none" w:sz="0" w:space="0" w:color="auto"/>
        <w:left w:val="none" w:sz="0" w:space="0" w:color="auto"/>
        <w:bottom w:val="none" w:sz="0" w:space="0" w:color="auto"/>
        <w:right w:val="none" w:sz="0" w:space="0" w:color="auto"/>
      </w:divBdr>
    </w:div>
    <w:div w:id="1048383545">
      <w:bodyDiv w:val="1"/>
      <w:marLeft w:val="0"/>
      <w:marRight w:val="0"/>
      <w:marTop w:val="0"/>
      <w:marBottom w:val="0"/>
      <w:divBdr>
        <w:top w:val="none" w:sz="0" w:space="0" w:color="auto"/>
        <w:left w:val="none" w:sz="0" w:space="0" w:color="auto"/>
        <w:bottom w:val="none" w:sz="0" w:space="0" w:color="auto"/>
        <w:right w:val="none" w:sz="0" w:space="0" w:color="auto"/>
      </w:divBdr>
    </w:div>
    <w:div w:id="1053431115">
      <w:bodyDiv w:val="1"/>
      <w:marLeft w:val="0"/>
      <w:marRight w:val="0"/>
      <w:marTop w:val="0"/>
      <w:marBottom w:val="0"/>
      <w:divBdr>
        <w:top w:val="none" w:sz="0" w:space="0" w:color="auto"/>
        <w:left w:val="none" w:sz="0" w:space="0" w:color="auto"/>
        <w:bottom w:val="none" w:sz="0" w:space="0" w:color="auto"/>
        <w:right w:val="none" w:sz="0" w:space="0" w:color="auto"/>
      </w:divBdr>
    </w:div>
    <w:div w:id="1054036846">
      <w:bodyDiv w:val="1"/>
      <w:marLeft w:val="0"/>
      <w:marRight w:val="0"/>
      <w:marTop w:val="0"/>
      <w:marBottom w:val="0"/>
      <w:divBdr>
        <w:top w:val="none" w:sz="0" w:space="0" w:color="auto"/>
        <w:left w:val="none" w:sz="0" w:space="0" w:color="auto"/>
        <w:bottom w:val="none" w:sz="0" w:space="0" w:color="auto"/>
        <w:right w:val="none" w:sz="0" w:space="0" w:color="auto"/>
      </w:divBdr>
    </w:div>
    <w:div w:id="1061439236">
      <w:bodyDiv w:val="1"/>
      <w:marLeft w:val="0"/>
      <w:marRight w:val="0"/>
      <w:marTop w:val="0"/>
      <w:marBottom w:val="0"/>
      <w:divBdr>
        <w:top w:val="none" w:sz="0" w:space="0" w:color="auto"/>
        <w:left w:val="none" w:sz="0" w:space="0" w:color="auto"/>
        <w:bottom w:val="none" w:sz="0" w:space="0" w:color="auto"/>
        <w:right w:val="none" w:sz="0" w:space="0" w:color="auto"/>
      </w:divBdr>
    </w:div>
    <w:div w:id="1084956012">
      <w:bodyDiv w:val="1"/>
      <w:marLeft w:val="0"/>
      <w:marRight w:val="0"/>
      <w:marTop w:val="0"/>
      <w:marBottom w:val="0"/>
      <w:divBdr>
        <w:top w:val="none" w:sz="0" w:space="0" w:color="auto"/>
        <w:left w:val="none" w:sz="0" w:space="0" w:color="auto"/>
        <w:bottom w:val="none" w:sz="0" w:space="0" w:color="auto"/>
        <w:right w:val="none" w:sz="0" w:space="0" w:color="auto"/>
      </w:divBdr>
    </w:div>
    <w:div w:id="1089237282">
      <w:bodyDiv w:val="1"/>
      <w:marLeft w:val="0"/>
      <w:marRight w:val="0"/>
      <w:marTop w:val="0"/>
      <w:marBottom w:val="0"/>
      <w:divBdr>
        <w:top w:val="none" w:sz="0" w:space="0" w:color="auto"/>
        <w:left w:val="none" w:sz="0" w:space="0" w:color="auto"/>
        <w:bottom w:val="none" w:sz="0" w:space="0" w:color="auto"/>
        <w:right w:val="none" w:sz="0" w:space="0" w:color="auto"/>
      </w:divBdr>
    </w:div>
    <w:div w:id="1109350411">
      <w:bodyDiv w:val="1"/>
      <w:marLeft w:val="0"/>
      <w:marRight w:val="0"/>
      <w:marTop w:val="0"/>
      <w:marBottom w:val="0"/>
      <w:divBdr>
        <w:top w:val="none" w:sz="0" w:space="0" w:color="auto"/>
        <w:left w:val="none" w:sz="0" w:space="0" w:color="auto"/>
        <w:bottom w:val="none" w:sz="0" w:space="0" w:color="auto"/>
        <w:right w:val="none" w:sz="0" w:space="0" w:color="auto"/>
      </w:divBdr>
    </w:div>
    <w:div w:id="1137332778">
      <w:bodyDiv w:val="1"/>
      <w:marLeft w:val="0"/>
      <w:marRight w:val="0"/>
      <w:marTop w:val="0"/>
      <w:marBottom w:val="0"/>
      <w:divBdr>
        <w:top w:val="none" w:sz="0" w:space="0" w:color="auto"/>
        <w:left w:val="none" w:sz="0" w:space="0" w:color="auto"/>
        <w:bottom w:val="none" w:sz="0" w:space="0" w:color="auto"/>
        <w:right w:val="none" w:sz="0" w:space="0" w:color="auto"/>
      </w:divBdr>
    </w:div>
    <w:div w:id="1151748630">
      <w:bodyDiv w:val="1"/>
      <w:marLeft w:val="0"/>
      <w:marRight w:val="0"/>
      <w:marTop w:val="0"/>
      <w:marBottom w:val="0"/>
      <w:divBdr>
        <w:top w:val="none" w:sz="0" w:space="0" w:color="auto"/>
        <w:left w:val="none" w:sz="0" w:space="0" w:color="auto"/>
        <w:bottom w:val="none" w:sz="0" w:space="0" w:color="auto"/>
        <w:right w:val="none" w:sz="0" w:space="0" w:color="auto"/>
      </w:divBdr>
    </w:div>
    <w:div w:id="1174227117">
      <w:bodyDiv w:val="1"/>
      <w:marLeft w:val="0"/>
      <w:marRight w:val="0"/>
      <w:marTop w:val="0"/>
      <w:marBottom w:val="0"/>
      <w:divBdr>
        <w:top w:val="none" w:sz="0" w:space="0" w:color="auto"/>
        <w:left w:val="none" w:sz="0" w:space="0" w:color="auto"/>
        <w:bottom w:val="none" w:sz="0" w:space="0" w:color="auto"/>
        <w:right w:val="none" w:sz="0" w:space="0" w:color="auto"/>
      </w:divBdr>
    </w:div>
    <w:div w:id="1180896688">
      <w:bodyDiv w:val="1"/>
      <w:marLeft w:val="0"/>
      <w:marRight w:val="0"/>
      <w:marTop w:val="0"/>
      <w:marBottom w:val="0"/>
      <w:divBdr>
        <w:top w:val="none" w:sz="0" w:space="0" w:color="auto"/>
        <w:left w:val="none" w:sz="0" w:space="0" w:color="auto"/>
        <w:bottom w:val="none" w:sz="0" w:space="0" w:color="auto"/>
        <w:right w:val="none" w:sz="0" w:space="0" w:color="auto"/>
      </w:divBdr>
    </w:div>
    <w:div w:id="1181703909">
      <w:bodyDiv w:val="1"/>
      <w:marLeft w:val="0"/>
      <w:marRight w:val="0"/>
      <w:marTop w:val="0"/>
      <w:marBottom w:val="0"/>
      <w:divBdr>
        <w:top w:val="none" w:sz="0" w:space="0" w:color="auto"/>
        <w:left w:val="none" w:sz="0" w:space="0" w:color="auto"/>
        <w:bottom w:val="none" w:sz="0" w:space="0" w:color="auto"/>
        <w:right w:val="none" w:sz="0" w:space="0" w:color="auto"/>
      </w:divBdr>
    </w:div>
    <w:div w:id="1181705905">
      <w:bodyDiv w:val="1"/>
      <w:marLeft w:val="0"/>
      <w:marRight w:val="0"/>
      <w:marTop w:val="0"/>
      <w:marBottom w:val="0"/>
      <w:divBdr>
        <w:top w:val="none" w:sz="0" w:space="0" w:color="auto"/>
        <w:left w:val="none" w:sz="0" w:space="0" w:color="auto"/>
        <w:bottom w:val="none" w:sz="0" w:space="0" w:color="auto"/>
        <w:right w:val="none" w:sz="0" w:space="0" w:color="auto"/>
      </w:divBdr>
    </w:div>
    <w:div w:id="1192299326">
      <w:bodyDiv w:val="1"/>
      <w:marLeft w:val="0"/>
      <w:marRight w:val="0"/>
      <w:marTop w:val="0"/>
      <w:marBottom w:val="0"/>
      <w:divBdr>
        <w:top w:val="none" w:sz="0" w:space="0" w:color="auto"/>
        <w:left w:val="none" w:sz="0" w:space="0" w:color="auto"/>
        <w:bottom w:val="none" w:sz="0" w:space="0" w:color="auto"/>
        <w:right w:val="none" w:sz="0" w:space="0" w:color="auto"/>
      </w:divBdr>
    </w:div>
    <w:div w:id="1230727254">
      <w:bodyDiv w:val="1"/>
      <w:marLeft w:val="0"/>
      <w:marRight w:val="0"/>
      <w:marTop w:val="0"/>
      <w:marBottom w:val="0"/>
      <w:divBdr>
        <w:top w:val="none" w:sz="0" w:space="0" w:color="auto"/>
        <w:left w:val="none" w:sz="0" w:space="0" w:color="auto"/>
        <w:bottom w:val="none" w:sz="0" w:space="0" w:color="auto"/>
        <w:right w:val="none" w:sz="0" w:space="0" w:color="auto"/>
      </w:divBdr>
    </w:div>
    <w:div w:id="1237714274">
      <w:bodyDiv w:val="1"/>
      <w:marLeft w:val="0"/>
      <w:marRight w:val="0"/>
      <w:marTop w:val="0"/>
      <w:marBottom w:val="0"/>
      <w:divBdr>
        <w:top w:val="none" w:sz="0" w:space="0" w:color="auto"/>
        <w:left w:val="none" w:sz="0" w:space="0" w:color="auto"/>
        <w:bottom w:val="none" w:sz="0" w:space="0" w:color="auto"/>
        <w:right w:val="none" w:sz="0" w:space="0" w:color="auto"/>
      </w:divBdr>
    </w:div>
    <w:div w:id="1261989623">
      <w:bodyDiv w:val="1"/>
      <w:marLeft w:val="0"/>
      <w:marRight w:val="0"/>
      <w:marTop w:val="0"/>
      <w:marBottom w:val="0"/>
      <w:divBdr>
        <w:top w:val="none" w:sz="0" w:space="0" w:color="auto"/>
        <w:left w:val="none" w:sz="0" w:space="0" w:color="auto"/>
        <w:bottom w:val="none" w:sz="0" w:space="0" w:color="auto"/>
        <w:right w:val="none" w:sz="0" w:space="0" w:color="auto"/>
      </w:divBdr>
    </w:div>
    <w:div w:id="1280187332">
      <w:bodyDiv w:val="1"/>
      <w:marLeft w:val="0"/>
      <w:marRight w:val="0"/>
      <w:marTop w:val="0"/>
      <w:marBottom w:val="0"/>
      <w:divBdr>
        <w:top w:val="none" w:sz="0" w:space="0" w:color="auto"/>
        <w:left w:val="none" w:sz="0" w:space="0" w:color="auto"/>
        <w:bottom w:val="none" w:sz="0" w:space="0" w:color="auto"/>
        <w:right w:val="none" w:sz="0" w:space="0" w:color="auto"/>
      </w:divBdr>
    </w:div>
    <w:div w:id="1300259223">
      <w:bodyDiv w:val="1"/>
      <w:marLeft w:val="0"/>
      <w:marRight w:val="0"/>
      <w:marTop w:val="0"/>
      <w:marBottom w:val="0"/>
      <w:divBdr>
        <w:top w:val="none" w:sz="0" w:space="0" w:color="auto"/>
        <w:left w:val="none" w:sz="0" w:space="0" w:color="auto"/>
        <w:bottom w:val="none" w:sz="0" w:space="0" w:color="auto"/>
        <w:right w:val="none" w:sz="0" w:space="0" w:color="auto"/>
      </w:divBdr>
    </w:div>
    <w:div w:id="1302273842">
      <w:bodyDiv w:val="1"/>
      <w:marLeft w:val="0"/>
      <w:marRight w:val="0"/>
      <w:marTop w:val="0"/>
      <w:marBottom w:val="0"/>
      <w:divBdr>
        <w:top w:val="none" w:sz="0" w:space="0" w:color="auto"/>
        <w:left w:val="none" w:sz="0" w:space="0" w:color="auto"/>
        <w:bottom w:val="none" w:sz="0" w:space="0" w:color="auto"/>
        <w:right w:val="none" w:sz="0" w:space="0" w:color="auto"/>
      </w:divBdr>
    </w:div>
    <w:div w:id="1316370368">
      <w:bodyDiv w:val="1"/>
      <w:marLeft w:val="0"/>
      <w:marRight w:val="0"/>
      <w:marTop w:val="0"/>
      <w:marBottom w:val="0"/>
      <w:divBdr>
        <w:top w:val="none" w:sz="0" w:space="0" w:color="auto"/>
        <w:left w:val="none" w:sz="0" w:space="0" w:color="auto"/>
        <w:bottom w:val="none" w:sz="0" w:space="0" w:color="auto"/>
        <w:right w:val="none" w:sz="0" w:space="0" w:color="auto"/>
      </w:divBdr>
    </w:div>
    <w:div w:id="1317799196">
      <w:bodyDiv w:val="1"/>
      <w:marLeft w:val="0"/>
      <w:marRight w:val="0"/>
      <w:marTop w:val="0"/>
      <w:marBottom w:val="0"/>
      <w:divBdr>
        <w:top w:val="none" w:sz="0" w:space="0" w:color="auto"/>
        <w:left w:val="none" w:sz="0" w:space="0" w:color="auto"/>
        <w:bottom w:val="none" w:sz="0" w:space="0" w:color="auto"/>
        <w:right w:val="none" w:sz="0" w:space="0" w:color="auto"/>
      </w:divBdr>
    </w:div>
    <w:div w:id="1325350775">
      <w:bodyDiv w:val="1"/>
      <w:marLeft w:val="0"/>
      <w:marRight w:val="0"/>
      <w:marTop w:val="0"/>
      <w:marBottom w:val="0"/>
      <w:divBdr>
        <w:top w:val="none" w:sz="0" w:space="0" w:color="auto"/>
        <w:left w:val="none" w:sz="0" w:space="0" w:color="auto"/>
        <w:bottom w:val="none" w:sz="0" w:space="0" w:color="auto"/>
        <w:right w:val="none" w:sz="0" w:space="0" w:color="auto"/>
      </w:divBdr>
    </w:div>
    <w:div w:id="1334645405">
      <w:bodyDiv w:val="1"/>
      <w:marLeft w:val="0"/>
      <w:marRight w:val="0"/>
      <w:marTop w:val="0"/>
      <w:marBottom w:val="0"/>
      <w:divBdr>
        <w:top w:val="none" w:sz="0" w:space="0" w:color="auto"/>
        <w:left w:val="none" w:sz="0" w:space="0" w:color="auto"/>
        <w:bottom w:val="none" w:sz="0" w:space="0" w:color="auto"/>
        <w:right w:val="none" w:sz="0" w:space="0" w:color="auto"/>
      </w:divBdr>
    </w:div>
    <w:div w:id="1352874427">
      <w:bodyDiv w:val="1"/>
      <w:marLeft w:val="0"/>
      <w:marRight w:val="0"/>
      <w:marTop w:val="0"/>
      <w:marBottom w:val="0"/>
      <w:divBdr>
        <w:top w:val="none" w:sz="0" w:space="0" w:color="auto"/>
        <w:left w:val="none" w:sz="0" w:space="0" w:color="auto"/>
        <w:bottom w:val="none" w:sz="0" w:space="0" w:color="auto"/>
        <w:right w:val="none" w:sz="0" w:space="0" w:color="auto"/>
      </w:divBdr>
    </w:div>
    <w:div w:id="1373534066">
      <w:bodyDiv w:val="1"/>
      <w:marLeft w:val="0"/>
      <w:marRight w:val="0"/>
      <w:marTop w:val="0"/>
      <w:marBottom w:val="0"/>
      <w:divBdr>
        <w:top w:val="none" w:sz="0" w:space="0" w:color="auto"/>
        <w:left w:val="none" w:sz="0" w:space="0" w:color="auto"/>
        <w:bottom w:val="none" w:sz="0" w:space="0" w:color="auto"/>
        <w:right w:val="none" w:sz="0" w:space="0" w:color="auto"/>
      </w:divBdr>
    </w:div>
    <w:div w:id="1379278947">
      <w:bodyDiv w:val="1"/>
      <w:marLeft w:val="0"/>
      <w:marRight w:val="0"/>
      <w:marTop w:val="0"/>
      <w:marBottom w:val="0"/>
      <w:divBdr>
        <w:top w:val="none" w:sz="0" w:space="0" w:color="auto"/>
        <w:left w:val="none" w:sz="0" w:space="0" w:color="auto"/>
        <w:bottom w:val="none" w:sz="0" w:space="0" w:color="auto"/>
        <w:right w:val="none" w:sz="0" w:space="0" w:color="auto"/>
      </w:divBdr>
    </w:div>
    <w:div w:id="1391229168">
      <w:bodyDiv w:val="1"/>
      <w:marLeft w:val="0"/>
      <w:marRight w:val="0"/>
      <w:marTop w:val="0"/>
      <w:marBottom w:val="0"/>
      <w:divBdr>
        <w:top w:val="none" w:sz="0" w:space="0" w:color="auto"/>
        <w:left w:val="none" w:sz="0" w:space="0" w:color="auto"/>
        <w:bottom w:val="none" w:sz="0" w:space="0" w:color="auto"/>
        <w:right w:val="none" w:sz="0" w:space="0" w:color="auto"/>
      </w:divBdr>
    </w:div>
    <w:div w:id="1393190214">
      <w:bodyDiv w:val="1"/>
      <w:marLeft w:val="0"/>
      <w:marRight w:val="0"/>
      <w:marTop w:val="0"/>
      <w:marBottom w:val="0"/>
      <w:divBdr>
        <w:top w:val="none" w:sz="0" w:space="0" w:color="auto"/>
        <w:left w:val="none" w:sz="0" w:space="0" w:color="auto"/>
        <w:bottom w:val="none" w:sz="0" w:space="0" w:color="auto"/>
        <w:right w:val="none" w:sz="0" w:space="0" w:color="auto"/>
      </w:divBdr>
      <w:divsChild>
        <w:div w:id="1793598325">
          <w:marLeft w:val="0"/>
          <w:marRight w:val="0"/>
          <w:marTop w:val="0"/>
          <w:marBottom w:val="0"/>
          <w:divBdr>
            <w:top w:val="none" w:sz="0" w:space="0" w:color="auto"/>
            <w:left w:val="none" w:sz="0" w:space="0" w:color="auto"/>
            <w:bottom w:val="none" w:sz="0" w:space="0" w:color="auto"/>
            <w:right w:val="none" w:sz="0" w:space="0" w:color="auto"/>
          </w:divBdr>
        </w:div>
      </w:divsChild>
    </w:div>
    <w:div w:id="1425344697">
      <w:bodyDiv w:val="1"/>
      <w:marLeft w:val="0"/>
      <w:marRight w:val="0"/>
      <w:marTop w:val="0"/>
      <w:marBottom w:val="0"/>
      <w:divBdr>
        <w:top w:val="none" w:sz="0" w:space="0" w:color="auto"/>
        <w:left w:val="none" w:sz="0" w:space="0" w:color="auto"/>
        <w:bottom w:val="none" w:sz="0" w:space="0" w:color="auto"/>
        <w:right w:val="none" w:sz="0" w:space="0" w:color="auto"/>
      </w:divBdr>
    </w:div>
    <w:div w:id="1433821418">
      <w:bodyDiv w:val="1"/>
      <w:marLeft w:val="0"/>
      <w:marRight w:val="0"/>
      <w:marTop w:val="0"/>
      <w:marBottom w:val="0"/>
      <w:divBdr>
        <w:top w:val="none" w:sz="0" w:space="0" w:color="auto"/>
        <w:left w:val="none" w:sz="0" w:space="0" w:color="auto"/>
        <w:bottom w:val="none" w:sz="0" w:space="0" w:color="auto"/>
        <w:right w:val="none" w:sz="0" w:space="0" w:color="auto"/>
      </w:divBdr>
    </w:div>
    <w:div w:id="1439905718">
      <w:bodyDiv w:val="1"/>
      <w:marLeft w:val="0"/>
      <w:marRight w:val="0"/>
      <w:marTop w:val="0"/>
      <w:marBottom w:val="0"/>
      <w:divBdr>
        <w:top w:val="none" w:sz="0" w:space="0" w:color="auto"/>
        <w:left w:val="none" w:sz="0" w:space="0" w:color="auto"/>
        <w:bottom w:val="none" w:sz="0" w:space="0" w:color="auto"/>
        <w:right w:val="none" w:sz="0" w:space="0" w:color="auto"/>
      </w:divBdr>
    </w:div>
    <w:div w:id="1449857860">
      <w:bodyDiv w:val="1"/>
      <w:marLeft w:val="0"/>
      <w:marRight w:val="0"/>
      <w:marTop w:val="0"/>
      <w:marBottom w:val="0"/>
      <w:divBdr>
        <w:top w:val="none" w:sz="0" w:space="0" w:color="auto"/>
        <w:left w:val="none" w:sz="0" w:space="0" w:color="auto"/>
        <w:bottom w:val="none" w:sz="0" w:space="0" w:color="auto"/>
        <w:right w:val="none" w:sz="0" w:space="0" w:color="auto"/>
      </w:divBdr>
    </w:div>
    <w:div w:id="1471829438">
      <w:bodyDiv w:val="1"/>
      <w:marLeft w:val="0"/>
      <w:marRight w:val="0"/>
      <w:marTop w:val="0"/>
      <w:marBottom w:val="0"/>
      <w:divBdr>
        <w:top w:val="none" w:sz="0" w:space="0" w:color="auto"/>
        <w:left w:val="none" w:sz="0" w:space="0" w:color="auto"/>
        <w:bottom w:val="none" w:sz="0" w:space="0" w:color="auto"/>
        <w:right w:val="none" w:sz="0" w:space="0" w:color="auto"/>
      </w:divBdr>
    </w:div>
    <w:div w:id="1479541285">
      <w:bodyDiv w:val="1"/>
      <w:marLeft w:val="0"/>
      <w:marRight w:val="0"/>
      <w:marTop w:val="0"/>
      <w:marBottom w:val="0"/>
      <w:divBdr>
        <w:top w:val="none" w:sz="0" w:space="0" w:color="auto"/>
        <w:left w:val="none" w:sz="0" w:space="0" w:color="auto"/>
        <w:bottom w:val="none" w:sz="0" w:space="0" w:color="auto"/>
        <w:right w:val="none" w:sz="0" w:space="0" w:color="auto"/>
      </w:divBdr>
    </w:div>
    <w:div w:id="1482309984">
      <w:bodyDiv w:val="1"/>
      <w:marLeft w:val="0"/>
      <w:marRight w:val="0"/>
      <w:marTop w:val="0"/>
      <w:marBottom w:val="0"/>
      <w:divBdr>
        <w:top w:val="none" w:sz="0" w:space="0" w:color="auto"/>
        <w:left w:val="none" w:sz="0" w:space="0" w:color="auto"/>
        <w:bottom w:val="none" w:sz="0" w:space="0" w:color="auto"/>
        <w:right w:val="none" w:sz="0" w:space="0" w:color="auto"/>
      </w:divBdr>
    </w:div>
    <w:div w:id="1490099173">
      <w:bodyDiv w:val="1"/>
      <w:marLeft w:val="0"/>
      <w:marRight w:val="0"/>
      <w:marTop w:val="0"/>
      <w:marBottom w:val="0"/>
      <w:divBdr>
        <w:top w:val="none" w:sz="0" w:space="0" w:color="auto"/>
        <w:left w:val="none" w:sz="0" w:space="0" w:color="auto"/>
        <w:bottom w:val="none" w:sz="0" w:space="0" w:color="auto"/>
        <w:right w:val="none" w:sz="0" w:space="0" w:color="auto"/>
      </w:divBdr>
    </w:div>
    <w:div w:id="1500729901">
      <w:bodyDiv w:val="1"/>
      <w:marLeft w:val="0"/>
      <w:marRight w:val="0"/>
      <w:marTop w:val="0"/>
      <w:marBottom w:val="0"/>
      <w:divBdr>
        <w:top w:val="none" w:sz="0" w:space="0" w:color="auto"/>
        <w:left w:val="none" w:sz="0" w:space="0" w:color="auto"/>
        <w:bottom w:val="none" w:sz="0" w:space="0" w:color="auto"/>
        <w:right w:val="none" w:sz="0" w:space="0" w:color="auto"/>
      </w:divBdr>
    </w:div>
    <w:div w:id="1503356884">
      <w:bodyDiv w:val="1"/>
      <w:marLeft w:val="0"/>
      <w:marRight w:val="0"/>
      <w:marTop w:val="0"/>
      <w:marBottom w:val="0"/>
      <w:divBdr>
        <w:top w:val="none" w:sz="0" w:space="0" w:color="auto"/>
        <w:left w:val="none" w:sz="0" w:space="0" w:color="auto"/>
        <w:bottom w:val="none" w:sz="0" w:space="0" w:color="auto"/>
        <w:right w:val="none" w:sz="0" w:space="0" w:color="auto"/>
      </w:divBdr>
    </w:div>
    <w:div w:id="1511069412">
      <w:bodyDiv w:val="1"/>
      <w:marLeft w:val="0"/>
      <w:marRight w:val="0"/>
      <w:marTop w:val="0"/>
      <w:marBottom w:val="0"/>
      <w:divBdr>
        <w:top w:val="none" w:sz="0" w:space="0" w:color="auto"/>
        <w:left w:val="none" w:sz="0" w:space="0" w:color="auto"/>
        <w:bottom w:val="none" w:sz="0" w:space="0" w:color="auto"/>
        <w:right w:val="none" w:sz="0" w:space="0" w:color="auto"/>
      </w:divBdr>
    </w:div>
    <w:div w:id="1513763186">
      <w:bodyDiv w:val="1"/>
      <w:marLeft w:val="0"/>
      <w:marRight w:val="0"/>
      <w:marTop w:val="0"/>
      <w:marBottom w:val="0"/>
      <w:divBdr>
        <w:top w:val="none" w:sz="0" w:space="0" w:color="auto"/>
        <w:left w:val="none" w:sz="0" w:space="0" w:color="auto"/>
        <w:bottom w:val="none" w:sz="0" w:space="0" w:color="auto"/>
        <w:right w:val="none" w:sz="0" w:space="0" w:color="auto"/>
      </w:divBdr>
    </w:div>
    <w:div w:id="1536044732">
      <w:bodyDiv w:val="1"/>
      <w:marLeft w:val="0"/>
      <w:marRight w:val="0"/>
      <w:marTop w:val="0"/>
      <w:marBottom w:val="0"/>
      <w:divBdr>
        <w:top w:val="none" w:sz="0" w:space="0" w:color="auto"/>
        <w:left w:val="none" w:sz="0" w:space="0" w:color="auto"/>
        <w:bottom w:val="none" w:sz="0" w:space="0" w:color="auto"/>
        <w:right w:val="none" w:sz="0" w:space="0" w:color="auto"/>
      </w:divBdr>
    </w:div>
    <w:div w:id="1545675371">
      <w:bodyDiv w:val="1"/>
      <w:marLeft w:val="0"/>
      <w:marRight w:val="0"/>
      <w:marTop w:val="0"/>
      <w:marBottom w:val="0"/>
      <w:divBdr>
        <w:top w:val="none" w:sz="0" w:space="0" w:color="auto"/>
        <w:left w:val="none" w:sz="0" w:space="0" w:color="auto"/>
        <w:bottom w:val="none" w:sz="0" w:space="0" w:color="auto"/>
        <w:right w:val="none" w:sz="0" w:space="0" w:color="auto"/>
      </w:divBdr>
    </w:div>
    <w:div w:id="1549027357">
      <w:bodyDiv w:val="1"/>
      <w:marLeft w:val="0"/>
      <w:marRight w:val="0"/>
      <w:marTop w:val="0"/>
      <w:marBottom w:val="0"/>
      <w:divBdr>
        <w:top w:val="none" w:sz="0" w:space="0" w:color="auto"/>
        <w:left w:val="none" w:sz="0" w:space="0" w:color="auto"/>
        <w:bottom w:val="none" w:sz="0" w:space="0" w:color="auto"/>
        <w:right w:val="none" w:sz="0" w:space="0" w:color="auto"/>
      </w:divBdr>
    </w:div>
    <w:div w:id="1549606085">
      <w:bodyDiv w:val="1"/>
      <w:marLeft w:val="0"/>
      <w:marRight w:val="0"/>
      <w:marTop w:val="0"/>
      <w:marBottom w:val="0"/>
      <w:divBdr>
        <w:top w:val="none" w:sz="0" w:space="0" w:color="auto"/>
        <w:left w:val="none" w:sz="0" w:space="0" w:color="auto"/>
        <w:bottom w:val="none" w:sz="0" w:space="0" w:color="auto"/>
        <w:right w:val="none" w:sz="0" w:space="0" w:color="auto"/>
      </w:divBdr>
    </w:div>
    <w:div w:id="1553612815">
      <w:bodyDiv w:val="1"/>
      <w:marLeft w:val="0"/>
      <w:marRight w:val="0"/>
      <w:marTop w:val="0"/>
      <w:marBottom w:val="0"/>
      <w:divBdr>
        <w:top w:val="none" w:sz="0" w:space="0" w:color="auto"/>
        <w:left w:val="none" w:sz="0" w:space="0" w:color="auto"/>
        <w:bottom w:val="none" w:sz="0" w:space="0" w:color="auto"/>
        <w:right w:val="none" w:sz="0" w:space="0" w:color="auto"/>
      </w:divBdr>
    </w:div>
    <w:div w:id="1553689907">
      <w:bodyDiv w:val="1"/>
      <w:marLeft w:val="0"/>
      <w:marRight w:val="0"/>
      <w:marTop w:val="0"/>
      <w:marBottom w:val="0"/>
      <w:divBdr>
        <w:top w:val="none" w:sz="0" w:space="0" w:color="auto"/>
        <w:left w:val="none" w:sz="0" w:space="0" w:color="auto"/>
        <w:bottom w:val="none" w:sz="0" w:space="0" w:color="auto"/>
        <w:right w:val="none" w:sz="0" w:space="0" w:color="auto"/>
      </w:divBdr>
    </w:div>
    <w:div w:id="1563787201">
      <w:bodyDiv w:val="1"/>
      <w:marLeft w:val="0"/>
      <w:marRight w:val="0"/>
      <w:marTop w:val="0"/>
      <w:marBottom w:val="0"/>
      <w:divBdr>
        <w:top w:val="none" w:sz="0" w:space="0" w:color="auto"/>
        <w:left w:val="none" w:sz="0" w:space="0" w:color="auto"/>
        <w:bottom w:val="none" w:sz="0" w:space="0" w:color="auto"/>
        <w:right w:val="none" w:sz="0" w:space="0" w:color="auto"/>
      </w:divBdr>
    </w:div>
    <w:div w:id="1579437075">
      <w:bodyDiv w:val="1"/>
      <w:marLeft w:val="0"/>
      <w:marRight w:val="0"/>
      <w:marTop w:val="0"/>
      <w:marBottom w:val="0"/>
      <w:divBdr>
        <w:top w:val="none" w:sz="0" w:space="0" w:color="auto"/>
        <w:left w:val="none" w:sz="0" w:space="0" w:color="auto"/>
        <w:bottom w:val="none" w:sz="0" w:space="0" w:color="auto"/>
        <w:right w:val="none" w:sz="0" w:space="0" w:color="auto"/>
      </w:divBdr>
    </w:div>
    <w:div w:id="1595047142">
      <w:bodyDiv w:val="1"/>
      <w:marLeft w:val="0"/>
      <w:marRight w:val="0"/>
      <w:marTop w:val="0"/>
      <w:marBottom w:val="0"/>
      <w:divBdr>
        <w:top w:val="none" w:sz="0" w:space="0" w:color="auto"/>
        <w:left w:val="none" w:sz="0" w:space="0" w:color="auto"/>
        <w:bottom w:val="none" w:sz="0" w:space="0" w:color="auto"/>
        <w:right w:val="none" w:sz="0" w:space="0" w:color="auto"/>
      </w:divBdr>
    </w:div>
    <w:div w:id="1597444214">
      <w:bodyDiv w:val="1"/>
      <w:marLeft w:val="0"/>
      <w:marRight w:val="0"/>
      <w:marTop w:val="0"/>
      <w:marBottom w:val="0"/>
      <w:divBdr>
        <w:top w:val="none" w:sz="0" w:space="0" w:color="auto"/>
        <w:left w:val="none" w:sz="0" w:space="0" w:color="auto"/>
        <w:bottom w:val="none" w:sz="0" w:space="0" w:color="auto"/>
        <w:right w:val="none" w:sz="0" w:space="0" w:color="auto"/>
      </w:divBdr>
    </w:div>
    <w:div w:id="1607157312">
      <w:bodyDiv w:val="1"/>
      <w:marLeft w:val="0"/>
      <w:marRight w:val="0"/>
      <w:marTop w:val="0"/>
      <w:marBottom w:val="0"/>
      <w:divBdr>
        <w:top w:val="none" w:sz="0" w:space="0" w:color="auto"/>
        <w:left w:val="none" w:sz="0" w:space="0" w:color="auto"/>
        <w:bottom w:val="none" w:sz="0" w:space="0" w:color="auto"/>
        <w:right w:val="none" w:sz="0" w:space="0" w:color="auto"/>
      </w:divBdr>
    </w:div>
    <w:div w:id="1635065853">
      <w:bodyDiv w:val="1"/>
      <w:marLeft w:val="0"/>
      <w:marRight w:val="0"/>
      <w:marTop w:val="0"/>
      <w:marBottom w:val="0"/>
      <w:divBdr>
        <w:top w:val="none" w:sz="0" w:space="0" w:color="auto"/>
        <w:left w:val="none" w:sz="0" w:space="0" w:color="auto"/>
        <w:bottom w:val="none" w:sz="0" w:space="0" w:color="auto"/>
        <w:right w:val="none" w:sz="0" w:space="0" w:color="auto"/>
      </w:divBdr>
    </w:div>
    <w:div w:id="1646543274">
      <w:bodyDiv w:val="1"/>
      <w:marLeft w:val="0"/>
      <w:marRight w:val="0"/>
      <w:marTop w:val="0"/>
      <w:marBottom w:val="0"/>
      <w:divBdr>
        <w:top w:val="none" w:sz="0" w:space="0" w:color="auto"/>
        <w:left w:val="none" w:sz="0" w:space="0" w:color="auto"/>
        <w:bottom w:val="none" w:sz="0" w:space="0" w:color="auto"/>
        <w:right w:val="none" w:sz="0" w:space="0" w:color="auto"/>
      </w:divBdr>
    </w:div>
    <w:div w:id="1652127651">
      <w:bodyDiv w:val="1"/>
      <w:marLeft w:val="0"/>
      <w:marRight w:val="0"/>
      <w:marTop w:val="0"/>
      <w:marBottom w:val="0"/>
      <w:divBdr>
        <w:top w:val="none" w:sz="0" w:space="0" w:color="auto"/>
        <w:left w:val="none" w:sz="0" w:space="0" w:color="auto"/>
        <w:bottom w:val="none" w:sz="0" w:space="0" w:color="auto"/>
        <w:right w:val="none" w:sz="0" w:space="0" w:color="auto"/>
      </w:divBdr>
    </w:div>
    <w:div w:id="1662151425">
      <w:bodyDiv w:val="1"/>
      <w:marLeft w:val="0"/>
      <w:marRight w:val="0"/>
      <w:marTop w:val="0"/>
      <w:marBottom w:val="0"/>
      <w:divBdr>
        <w:top w:val="none" w:sz="0" w:space="0" w:color="auto"/>
        <w:left w:val="none" w:sz="0" w:space="0" w:color="auto"/>
        <w:bottom w:val="none" w:sz="0" w:space="0" w:color="auto"/>
        <w:right w:val="none" w:sz="0" w:space="0" w:color="auto"/>
      </w:divBdr>
    </w:div>
    <w:div w:id="1662735790">
      <w:bodyDiv w:val="1"/>
      <w:marLeft w:val="0"/>
      <w:marRight w:val="0"/>
      <w:marTop w:val="0"/>
      <w:marBottom w:val="0"/>
      <w:divBdr>
        <w:top w:val="none" w:sz="0" w:space="0" w:color="auto"/>
        <w:left w:val="none" w:sz="0" w:space="0" w:color="auto"/>
        <w:bottom w:val="none" w:sz="0" w:space="0" w:color="auto"/>
        <w:right w:val="none" w:sz="0" w:space="0" w:color="auto"/>
      </w:divBdr>
    </w:div>
    <w:div w:id="1663509472">
      <w:bodyDiv w:val="1"/>
      <w:marLeft w:val="0"/>
      <w:marRight w:val="0"/>
      <w:marTop w:val="0"/>
      <w:marBottom w:val="0"/>
      <w:divBdr>
        <w:top w:val="none" w:sz="0" w:space="0" w:color="auto"/>
        <w:left w:val="none" w:sz="0" w:space="0" w:color="auto"/>
        <w:bottom w:val="none" w:sz="0" w:space="0" w:color="auto"/>
        <w:right w:val="none" w:sz="0" w:space="0" w:color="auto"/>
      </w:divBdr>
    </w:div>
    <w:div w:id="1679575306">
      <w:bodyDiv w:val="1"/>
      <w:marLeft w:val="0"/>
      <w:marRight w:val="0"/>
      <w:marTop w:val="0"/>
      <w:marBottom w:val="0"/>
      <w:divBdr>
        <w:top w:val="none" w:sz="0" w:space="0" w:color="auto"/>
        <w:left w:val="none" w:sz="0" w:space="0" w:color="auto"/>
        <w:bottom w:val="none" w:sz="0" w:space="0" w:color="auto"/>
        <w:right w:val="none" w:sz="0" w:space="0" w:color="auto"/>
      </w:divBdr>
    </w:div>
    <w:div w:id="1684211998">
      <w:bodyDiv w:val="1"/>
      <w:marLeft w:val="0"/>
      <w:marRight w:val="0"/>
      <w:marTop w:val="0"/>
      <w:marBottom w:val="0"/>
      <w:divBdr>
        <w:top w:val="none" w:sz="0" w:space="0" w:color="auto"/>
        <w:left w:val="none" w:sz="0" w:space="0" w:color="auto"/>
        <w:bottom w:val="none" w:sz="0" w:space="0" w:color="auto"/>
        <w:right w:val="none" w:sz="0" w:space="0" w:color="auto"/>
      </w:divBdr>
    </w:div>
    <w:div w:id="1697272128">
      <w:bodyDiv w:val="1"/>
      <w:marLeft w:val="0"/>
      <w:marRight w:val="0"/>
      <w:marTop w:val="0"/>
      <w:marBottom w:val="0"/>
      <w:divBdr>
        <w:top w:val="none" w:sz="0" w:space="0" w:color="auto"/>
        <w:left w:val="none" w:sz="0" w:space="0" w:color="auto"/>
        <w:bottom w:val="none" w:sz="0" w:space="0" w:color="auto"/>
        <w:right w:val="none" w:sz="0" w:space="0" w:color="auto"/>
      </w:divBdr>
    </w:div>
    <w:div w:id="1704212512">
      <w:bodyDiv w:val="1"/>
      <w:marLeft w:val="0"/>
      <w:marRight w:val="0"/>
      <w:marTop w:val="0"/>
      <w:marBottom w:val="0"/>
      <w:divBdr>
        <w:top w:val="none" w:sz="0" w:space="0" w:color="auto"/>
        <w:left w:val="none" w:sz="0" w:space="0" w:color="auto"/>
        <w:bottom w:val="none" w:sz="0" w:space="0" w:color="auto"/>
        <w:right w:val="none" w:sz="0" w:space="0" w:color="auto"/>
      </w:divBdr>
    </w:div>
    <w:div w:id="1723287114">
      <w:bodyDiv w:val="1"/>
      <w:marLeft w:val="0"/>
      <w:marRight w:val="0"/>
      <w:marTop w:val="0"/>
      <w:marBottom w:val="0"/>
      <w:divBdr>
        <w:top w:val="none" w:sz="0" w:space="0" w:color="auto"/>
        <w:left w:val="none" w:sz="0" w:space="0" w:color="auto"/>
        <w:bottom w:val="none" w:sz="0" w:space="0" w:color="auto"/>
        <w:right w:val="none" w:sz="0" w:space="0" w:color="auto"/>
      </w:divBdr>
    </w:div>
    <w:div w:id="1730764758">
      <w:bodyDiv w:val="1"/>
      <w:marLeft w:val="0"/>
      <w:marRight w:val="0"/>
      <w:marTop w:val="0"/>
      <w:marBottom w:val="0"/>
      <w:divBdr>
        <w:top w:val="none" w:sz="0" w:space="0" w:color="auto"/>
        <w:left w:val="none" w:sz="0" w:space="0" w:color="auto"/>
        <w:bottom w:val="none" w:sz="0" w:space="0" w:color="auto"/>
        <w:right w:val="none" w:sz="0" w:space="0" w:color="auto"/>
      </w:divBdr>
    </w:div>
    <w:div w:id="1755319938">
      <w:bodyDiv w:val="1"/>
      <w:marLeft w:val="0"/>
      <w:marRight w:val="0"/>
      <w:marTop w:val="0"/>
      <w:marBottom w:val="0"/>
      <w:divBdr>
        <w:top w:val="none" w:sz="0" w:space="0" w:color="auto"/>
        <w:left w:val="none" w:sz="0" w:space="0" w:color="auto"/>
        <w:bottom w:val="none" w:sz="0" w:space="0" w:color="auto"/>
        <w:right w:val="none" w:sz="0" w:space="0" w:color="auto"/>
      </w:divBdr>
    </w:div>
    <w:div w:id="1776516325">
      <w:bodyDiv w:val="1"/>
      <w:marLeft w:val="0"/>
      <w:marRight w:val="0"/>
      <w:marTop w:val="0"/>
      <w:marBottom w:val="0"/>
      <w:divBdr>
        <w:top w:val="none" w:sz="0" w:space="0" w:color="auto"/>
        <w:left w:val="none" w:sz="0" w:space="0" w:color="auto"/>
        <w:bottom w:val="none" w:sz="0" w:space="0" w:color="auto"/>
        <w:right w:val="none" w:sz="0" w:space="0" w:color="auto"/>
      </w:divBdr>
    </w:div>
    <w:div w:id="1783301214">
      <w:bodyDiv w:val="1"/>
      <w:marLeft w:val="0"/>
      <w:marRight w:val="0"/>
      <w:marTop w:val="0"/>
      <w:marBottom w:val="0"/>
      <w:divBdr>
        <w:top w:val="none" w:sz="0" w:space="0" w:color="auto"/>
        <w:left w:val="none" w:sz="0" w:space="0" w:color="auto"/>
        <w:bottom w:val="none" w:sz="0" w:space="0" w:color="auto"/>
        <w:right w:val="none" w:sz="0" w:space="0" w:color="auto"/>
      </w:divBdr>
    </w:div>
    <w:div w:id="1783837568">
      <w:bodyDiv w:val="1"/>
      <w:marLeft w:val="0"/>
      <w:marRight w:val="0"/>
      <w:marTop w:val="0"/>
      <w:marBottom w:val="0"/>
      <w:divBdr>
        <w:top w:val="none" w:sz="0" w:space="0" w:color="auto"/>
        <w:left w:val="none" w:sz="0" w:space="0" w:color="auto"/>
        <w:bottom w:val="none" w:sz="0" w:space="0" w:color="auto"/>
        <w:right w:val="none" w:sz="0" w:space="0" w:color="auto"/>
      </w:divBdr>
    </w:div>
    <w:div w:id="1785881428">
      <w:bodyDiv w:val="1"/>
      <w:marLeft w:val="0"/>
      <w:marRight w:val="0"/>
      <w:marTop w:val="0"/>
      <w:marBottom w:val="0"/>
      <w:divBdr>
        <w:top w:val="none" w:sz="0" w:space="0" w:color="auto"/>
        <w:left w:val="none" w:sz="0" w:space="0" w:color="auto"/>
        <w:bottom w:val="none" w:sz="0" w:space="0" w:color="auto"/>
        <w:right w:val="none" w:sz="0" w:space="0" w:color="auto"/>
      </w:divBdr>
    </w:div>
    <w:div w:id="1786465167">
      <w:bodyDiv w:val="1"/>
      <w:marLeft w:val="0"/>
      <w:marRight w:val="0"/>
      <w:marTop w:val="0"/>
      <w:marBottom w:val="0"/>
      <w:divBdr>
        <w:top w:val="none" w:sz="0" w:space="0" w:color="auto"/>
        <w:left w:val="none" w:sz="0" w:space="0" w:color="auto"/>
        <w:bottom w:val="none" w:sz="0" w:space="0" w:color="auto"/>
        <w:right w:val="none" w:sz="0" w:space="0" w:color="auto"/>
      </w:divBdr>
    </w:div>
    <w:div w:id="1788696593">
      <w:bodyDiv w:val="1"/>
      <w:marLeft w:val="0"/>
      <w:marRight w:val="0"/>
      <w:marTop w:val="0"/>
      <w:marBottom w:val="0"/>
      <w:divBdr>
        <w:top w:val="none" w:sz="0" w:space="0" w:color="auto"/>
        <w:left w:val="none" w:sz="0" w:space="0" w:color="auto"/>
        <w:bottom w:val="none" w:sz="0" w:space="0" w:color="auto"/>
        <w:right w:val="none" w:sz="0" w:space="0" w:color="auto"/>
      </w:divBdr>
      <w:divsChild>
        <w:div w:id="772671048">
          <w:marLeft w:val="547"/>
          <w:marRight w:val="0"/>
          <w:marTop w:val="0"/>
          <w:marBottom w:val="0"/>
          <w:divBdr>
            <w:top w:val="none" w:sz="0" w:space="0" w:color="auto"/>
            <w:left w:val="none" w:sz="0" w:space="0" w:color="auto"/>
            <w:bottom w:val="none" w:sz="0" w:space="0" w:color="auto"/>
            <w:right w:val="none" w:sz="0" w:space="0" w:color="auto"/>
          </w:divBdr>
        </w:div>
        <w:div w:id="1921404252">
          <w:marLeft w:val="547"/>
          <w:marRight w:val="0"/>
          <w:marTop w:val="0"/>
          <w:marBottom w:val="0"/>
          <w:divBdr>
            <w:top w:val="none" w:sz="0" w:space="0" w:color="auto"/>
            <w:left w:val="none" w:sz="0" w:space="0" w:color="auto"/>
            <w:bottom w:val="none" w:sz="0" w:space="0" w:color="auto"/>
            <w:right w:val="none" w:sz="0" w:space="0" w:color="auto"/>
          </w:divBdr>
        </w:div>
        <w:div w:id="776603129">
          <w:marLeft w:val="547"/>
          <w:marRight w:val="0"/>
          <w:marTop w:val="0"/>
          <w:marBottom w:val="0"/>
          <w:divBdr>
            <w:top w:val="none" w:sz="0" w:space="0" w:color="auto"/>
            <w:left w:val="none" w:sz="0" w:space="0" w:color="auto"/>
            <w:bottom w:val="none" w:sz="0" w:space="0" w:color="auto"/>
            <w:right w:val="none" w:sz="0" w:space="0" w:color="auto"/>
          </w:divBdr>
        </w:div>
        <w:div w:id="1493526855">
          <w:marLeft w:val="547"/>
          <w:marRight w:val="0"/>
          <w:marTop w:val="0"/>
          <w:marBottom w:val="0"/>
          <w:divBdr>
            <w:top w:val="none" w:sz="0" w:space="0" w:color="auto"/>
            <w:left w:val="none" w:sz="0" w:space="0" w:color="auto"/>
            <w:bottom w:val="none" w:sz="0" w:space="0" w:color="auto"/>
            <w:right w:val="none" w:sz="0" w:space="0" w:color="auto"/>
          </w:divBdr>
        </w:div>
      </w:divsChild>
    </w:div>
    <w:div w:id="1799639554">
      <w:bodyDiv w:val="1"/>
      <w:marLeft w:val="0"/>
      <w:marRight w:val="0"/>
      <w:marTop w:val="0"/>
      <w:marBottom w:val="0"/>
      <w:divBdr>
        <w:top w:val="none" w:sz="0" w:space="0" w:color="auto"/>
        <w:left w:val="none" w:sz="0" w:space="0" w:color="auto"/>
        <w:bottom w:val="none" w:sz="0" w:space="0" w:color="auto"/>
        <w:right w:val="none" w:sz="0" w:space="0" w:color="auto"/>
      </w:divBdr>
    </w:div>
    <w:div w:id="1820733920">
      <w:bodyDiv w:val="1"/>
      <w:marLeft w:val="0"/>
      <w:marRight w:val="0"/>
      <w:marTop w:val="0"/>
      <w:marBottom w:val="0"/>
      <w:divBdr>
        <w:top w:val="none" w:sz="0" w:space="0" w:color="auto"/>
        <w:left w:val="none" w:sz="0" w:space="0" w:color="auto"/>
        <w:bottom w:val="none" w:sz="0" w:space="0" w:color="auto"/>
        <w:right w:val="none" w:sz="0" w:space="0" w:color="auto"/>
      </w:divBdr>
      <w:divsChild>
        <w:div w:id="1434475653">
          <w:marLeft w:val="0"/>
          <w:marRight w:val="0"/>
          <w:marTop w:val="0"/>
          <w:marBottom w:val="0"/>
          <w:divBdr>
            <w:top w:val="none" w:sz="0" w:space="0" w:color="auto"/>
            <w:left w:val="none" w:sz="0" w:space="0" w:color="auto"/>
            <w:bottom w:val="none" w:sz="0" w:space="0" w:color="auto"/>
            <w:right w:val="none" w:sz="0" w:space="0" w:color="auto"/>
          </w:divBdr>
          <w:divsChild>
            <w:div w:id="61251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38312">
      <w:bodyDiv w:val="1"/>
      <w:marLeft w:val="0"/>
      <w:marRight w:val="0"/>
      <w:marTop w:val="0"/>
      <w:marBottom w:val="0"/>
      <w:divBdr>
        <w:top w:val="none" w:sz="0" w:space="0" w:color="auto"/>
        <w:left w:val="none" w:sz="0" w:space="0" w:color="auto"/>
        <w:bottom w:val="none" w:sz="0" w:space="0" w:color="auto"/>
        <w:right w:val="none" w:sz="0" w:space="0" w:color="auto"/>
      </w:divBdr>
    </w:div>
    <w:div w:id="1846823916">
      <w:bodyDiv w:val="1"/>
      <w:marLeft w:val="0"/>
      <w:marRight w:val="0"/>
      <w:marTop w:val="0"/>
      <w:marBottom w:val="0"/>
      <w:divBdr>
        <w:top w:val="none" w:sz="0" w:space="0" w:color="auto"/>
        <w:left w:val="none" w:sz="0" w:space="0" w:color="auto"/>
        <w:bottom w:val="none" w:sz="0" w:space="0" w:color="auto"/>
        <w:right w:val="none" w:sz="0" w:space="0" w:color="auto"/>
      </w:divBdr>
      <w:divsChild>
        <w:div w:id="316540000">
          <w:marLeft w:val="0"/>
          <w:marRight w:val="0"/>
          <w:marTop w:val="0"/>
          <w:marBottom w:val="0"/>
          <w:divBdr>
            <w:top w:val="none" w:sz="0" w:space="0" w:color="auto"/>
            <w:left w:val="none" w:sz="0" w:space="0" w:color="auto"/>
            <w:bottom w:val="none" w:sz="0" w:space="0" w:color="auto"/>
            <w:right w:val="none" w:sz="0" w:space="0" w:color="auto"/>
          </w:divBdr>
          <w:divsChild>
            <w:div w:id="311374402">
              <w:marLeft w:val="0"/>
              <w:marRight w:val="0"/>
              <w:marTop w:val="0"/>
              <w:marBottom w:val="0"/>
              <w:divBdr>
                <w:top w:val="none" w:sz="0" w:space="0" w:color="auto"/>
                <w:left w:val="none" w:sz="0" w:space="0" w:color="auto"/>
                <w:bottom w:val="none" w:sz="0" w:space="0" w:color="auto"/>
                <w:right w:val="none" w:sz="0" w:space="0" w:color="auto"/>
              </w:divBdr>
              <w:divsChild>
                <w:div w:id="636379210">
                  <w:marLeft w:val="0"/>
                  <w:marRight w:val="0"/>
                  <w:marTop w:val="0"/>
                  <w:marBottom w:val="0"/>
                  <w:divBdr>
                    <w:top w:val="none" w:sz="0" w:space="0" w:color="auto"/>
                    <w:left w:val="none" w:sz="0" w:space="0" w:color="auto"/>
                    <w:bottom w:val="none" w:sz="0" w:space="0" w:color="auto"/>
                    <w:right w:val="none" w:sz="0" w:space="0" w:color="auto"/>
                  </w:divBdr>
                  <w:divsChild>
                    <w:div w:id="1014845531">
                      <w:marLeft w:val="0"/>
                      <w:marRight w:val="0"/>
                      <w:marTop w:val="0"/>
                      <w:marBottom w:val="0"/>
                      <w:divBdr>
                        <w:top w:val="none" w:sz="0" w:space="0" w:color="auto"/>
                        <w:left w:val="none" w:sz="0" w:space="0" w:color="auto"/>
                        <w:bottom w:val="none" w:sz="0" w:space="0" w:color="auto"/>
                        <w:right w:val="none" w:sz="0" w:space="0" w:color="auto"/>
                      </w:divBdr>
                    </w:div>
                    <w:div w:id="1416126318">
                      <w:marLeft w:val="0"/>
                      <w:marRight w:val="0"/>
                      <w:marTop w:val="0"/>
                      <w:marBottom w:val="0"/>
                      <w:divBdr>
                        <w:top w:val="none" w:sz="0" w:space="0" w:color="auto"/>
                        <w:left w:val="none" w:sz="0" w:space="0" w:color="auto"/>
                        <w:bottom w:val="none" w:sz="0" w:space="0" w:color="auto"/>
                        <w:right w:val="none" w:sz="0" w:space="0" w:color="auto"/>
                      </w:divBdr>
                    </w:div>
                    <w:div w:id="76901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003544">
          <w:marLeft w:val="0"/>
          <w:marRight w:val="0"/>
          <w:marTop w:val="0"/>
          <w:marBottom w:val="0"/>
          <w:divBdr>
            <w:top w:val="none" w:sz="0" w:space="0" w:color="auto"/>
            <w:left w:val="none" w:sz="0" w:space="0" w:color="auto"/>
            <w:bottom w:val="none" w:sz="0" w:space="0" w:color="auto"/>
            <w:right w:val="none" w:sz="0" w:space="0" w:color="auto"/>
          </w:divBdr>
        </w:div>
      </w:divsChild>
    </w:div>
    <w:div w:id="1867207913">
      <w:bodyDiv w:val="1"/>
      <w:marLeft w:val="0"/>
      <w:marRight w:val="0"/>
      <w:marTop w:val="0"/>
      <w:marBottom w:val="0"/>
      <w:divBdr>
        <w:top w:val="none" w:sz="0" w:space="0" w:color="auto"/>
        <w:left w:val="none" w:sz="0" w:space="0" w:color="auto"/>
        <w:bottom w:val="none" w:sz="0" w:space="0" w:color="auto"/>
        <w:right w:val="none" w:sz="0" w:space="0" w:color="auto"/>
      </w:divBdr>
    </w:div>
    <w:div w:id="1900899968">
      <w:bodyDiv w:val="1"/>
      <w:marLeft w:val="0"/>
      <w:marRight w:val="0"/>
      <w:marTop w:val="0"/>
      <w:marBottom w:val="0"/>
      <w:divBdr>
        <w:top w:val="none" w:sz="0" w:space="0" w:color="auto"/>
        <w:left w:val="none" w:sz="0" w:space="0" w:color="auto"/>
        <w:bottom w:val="none" w:sz="0" w:space="0" w:color="auto"/>
        <w:right w:val="none" w:sz="0" w:space="0" w:color="auto"/>
      </w:divBdr>
    </w:div>
    <w:div w:id="1915318708">
      <w:bodyDiv w:val="1"/>
      <w:marLeft w:val="0"/>
      <w:marRight w:val="0"/>
      <w:marTop w:val="0"/>
      <w:marBottom w:val="0"/>
      <w:divBdr>
        <w:top w:val="none" w:sz="0" w:space="0" w:color="auto"/>
        <w:left w:val="none" w:sz="0" w:space="0" w:color="auto"/>
        <w:bottom w:val="none" w:sz="0" w:space="0" w:color="auto"/>
        <w:right w:val="none" w:sz="0" w:space="0" w:color="auto"/>
      </w:divBdr>
    </w:div>
    <w:div w:id="1919900996">
      <w:bodyDiv w:val="1"/>
      <w:marLeft w:val="0"/>
      <w:marRight w:val="0"/>
      <w:marTop w:val="0"/>
      <w:marBottom w:val="0"/>
      <w:divBdr>
        <w:top w:val="none" w:sz="0" w:space="0" w:color="auto"/>
        <w:left w:val="none" w:sz="0" w:space="0" w:color="auto"/>
        <w:bottom w:val="none" w:sz="0" w:space="0" w:color="auto"/>
        <w:right w:val="none" w:sz="0" w:space="0" w:color="auto"/>
      </w:divBdr>
    </w:div>
    <w:div w:id="1924102306">
      <w:bodyDiv w:val="1"/>
      <w:marLeft w:val="0"/>
      <w:marRight w:val="0"/>
      <w:marTop w:val="0"/>
      <w:marBottom w:val="0"/>
      <w:divBdr>
        <w:top w:val="none" w:sz="0" w:space="0" w:color="auto"/>
        <w:left w:val="none" w:sz="0" w:space="0" w:color="auto"/>
        <w:bottom w:val="none" w:sz="0" w:space="0" w:color="auto"/>
        <w:right w:val="none" w:sz="0" w:space="0" w:color="auto"/>
      </w:divBdr>
    </w:div>
    <w:div w:id="1952931523">
      <w:bodyDiv w:val="1"/>
      <w:marLeft w:val="0"/>
      <w:marRight w:val="0"/>
      <w:marTop w:val="0"/>
      <w:marBottom w:val="0"/>
      <w:divBdr>
        <w:top w:val="none" w:sz="0" w:space="0" w:color="auto"/>
        <w:left w:val="none" w:sz="0" w:space="0" w:color="auto"/>
        <w:bottom w:val="none" w:sz="0" w:space="0" w:color="auto"/>
        <w:right w:val="none" w:sz="0" w:space="0" w:color="auto"/>
      </w:divBdr>
    </w:div>
    <w:div w:id="1959018854">
      <w:bodyDiv w:val="1"/>
      <w:marLeft w:val="0"/>
      <w:marRight w:val="0"/>
      <w:marTop w:val="0"/>
      <w:marBottom w:val="0"/>
      <w:divBdr>
        <w:top w:val="none" w:sz="0" w:space="0" w:color="auto"/>
        <w:left w:val="none" w:sz="0" w:space="0" w:color="auto"/>
        <w:bottom w:val="none" w:sz="0" w:space="0" w:color="auto"/>
        <w:right w:val="none" w:sz="0" w:space="0" w:color="auto"/>
      </w:divBdr>
    </w:div>
    <w:div w:id="1959095269">
      <w:bodyDiv w:val="1"/>
      <w:marLeft w:val="0"/>
      <w:marRight w:val="0"/>
      <w:marTop w:val="0"/>
      <w:marBottom w:val="0"/>
      <w:divBdr>
        <w:top w:val="none" w:sz="0" w:space="0" w:color="auto"/>
        <w:left w:val="none" w:sz="0" w:space="0" w:color="auto"/>
        <w:bottom w:val="none" w:sz="0" w:space="0" w:color="auto"/>
        <w:right w:val="none" w:sz="0" w:space="0" w:color="auto"/>
      </w:divBdr>
    </w:div>
    <w:div w:id="1971935935">
      <w:bodyDiv w:val="1"/>
      <w:marLeft w:val="0"/>
      <w:marRight w:val="0"/>
      <w:marTop w:val="0"/>
      <w:marBottom w:val="0"/>
      <w:divBdr>
        <w:top w:val="none" w:sz="0" w:space="0" w:color="auto"/>
        <w:left w:val="none" w:sz="0" w:space="0" w:color="auto"/>
        <w:bottom w:val="none" w:sz="0" w:space="0" w:color="auto"/>
        <w:right w:val="none" w:sz="0" w:space="0" w:color="auto"/>
      </w:divBdr>
    </w:div>
    <w:div w:id="1995142806">
      <w:bodyDiv w:val="1"/>
      <w:marLeft w:val="0"/>
      <w:marRight w:val="0"/>
      <w:marTop w:val="0"/>
      <w:marBottom w:val="0"/>
      <w:divBdr>
        <w:top w:val="none" w:sz="0" w:space="0" w:color="auto"/>
        <w:left w:val="none" w:sz="0" w:space="0" w:color="auto"/>
        <w:bottom w:val="none" w:sz="0" w:space="0" w:color="auto"/>
        <w:right w:val="none" w:sz="0" w:space="0" w:color="auto"/>
      </w:divBdr>
    </w:div>
    <w:div w:id="2010211337">
      <w:bodyDiv w:val="1"/>
      <w:marLeft w:val="0"/>
      <w:marRight w:val="0"/>
      <w:marTop w:val="0"/>
      <w:marBottom w:val="0"/>
      <w:divBdr>
        <w:top w:val="none" w:sz="0" w:space="0" w:color="auto"/>
        <w:left w:val="none" w:sz="0" w:space="0" w:color="auto"/>
        <w:bottom w:val="none" w:sz="0" w:space="0" w:color="auto"/>
        <w:right w:val="none" w:sz="0" w:space="0" w:color="auto"/>
      </w:divBdr>
    </w:div>
    <w:div w:id="2043289408">
      <w:bodyDiv w:val="1"/>
      <w:marLeft w:val="0"/>
      <w:marRight w:val="0"/>
      <w:marTop w:val="0"/>
      <w:marBottom w:val="0"/>
      <w:divBdr>
        <w:top w:val="none" w:sz="0" w:space="0" w:color="auto"/>
        <w:left w:val="none" w:sz="0" w:space="0" w:color="auto"/>
        <w:bottom w:val="none" w:sz="0" w:space="0" w:color="auto"/>
        <w:right w:val="none" w:sz="0" w:space="0" w:color="auto"/>
      </w:divBdr>
    </w:div>
    <w:div w:id="2043821197">
      <w:bodyDiv w:val="1"/>
      <w:marLeft w:val="0"/>
      <w:marRight w:val="0"/>
      <w:marTop w:val="0"/>
      <w:marBottom w:val="0"/>
      <w:divBdr>
        <w:top w:val="none" w:sz="0" w:space="0" w:color="auto"/>
        <w:left w:val="none" w:sz="0" w:space="0" w:color="auto"/>
        <w:bottom w:val="none" w:sz="0" w:space="0" w:color="auto"/>
        <w:right w:val="none" w:sz="0" w:space="0" w:color="auto"/>
      </w:divBdr>
    </w:div>
    <w:div w:id="2054453101">
      <w:bodyDiv w:val="1"/>
      <w:marLeft w:val="0"/>
      <w:marRight w:val="0"/>
      <w:marTop w:val="0"/>
      <w:marBottom w:val="0"/>
      <w:divBdr>
        <w:top w:val="none" w:sz="0" w:space="0" w:color="auto"/>
        <w:left w:val="none" w:sz="0" w:space="0" w:color="auto"/>
        <w:bottom w:val="none" w:sz="0" w:space="0" w:color="auto"/>
        <w:right w:val="none" w:sz="0" w:space="0" w:color="auto"/>
      </w:divBdr>
      <w:divsChild>
        <w:div w:id="1595553415">
          <w:marLeft w:val="0"/>
          <w:marRight w:val="0"/>
          <w:marTop w:val="0"/>
          <w:marBottom w:val="0"/>
          <w:divBdr>
            <w:top w:val="none" w:sz="0" w:space="0" w:color="auto"/>
            <w:left w:val="none" w:sz="0" w:space="0" w:color="auto"/>
            <w:bottom w:val="none" w:sz="0" w:space="0" w:color="auto"/>
            <w:right w:val="none" w:sz="0" w:space="0" w:color="auto"/>
          </w:divBdr>
          <w:divsChild>
            <w:div w:id="1999266468">
              <w:marLeft w:val="0"/>
              <w:marRight w:val="0"/>
              <w:marTop w:val="0"/>
              <w:marBottom w:val="0"/>
              <w:divBdr>
                <w:top w:val="none" w:sz="0" w:space="0" w:color="auto"/>
                <w:left w:val="none" w:sz="0" w:space="0" w:color="auto"/>
                <w:bottom w:val="none" w:sz="0" w:space="0" w:color="auto"/>
                <w:right w:val="none" w:sz="0" w:space="0" w:color="auto"/>
              </w:divBdr>
              <w:divsChild>
                <w:div w:id="1353916101">
                  <w:marLeft w:val="0"/>
                  <w:marRight w:val="0"/>
                  <w:marTop w:val="0"/>
                  <w:marBottom w:val="0"/>
                  <w:divBdr>
                    <w:top w:val="none" w:sz="0" w:space="0" w:color="auto"/>
                    <w:left w:val="none" w:sz="0" w:space="0" w:color="auto"/>
                    <w:bottom w:val="none" w:sz="0" w:space="0" w:color="auto"/>
                    <w:right w:val="none" w:sz="0" w:space="0" w:color="auto"/>
                  </w:divBdr>
                  <w:divsChild>
                    <w:div w:id="1201475867">
                      <w:marLeft w:val="0"/>
                      <w:marRight w:val="0"/>
                      <w:marTop w:val="0"/>
                      <w:marBottom w:val="0"/>
                      <w:divBdr>
                        <w:top w:val="none" w:sz="0" w:space="0" w:color="auto"/>
                        <w:left w:val="none" w:sz="0" w:space="0" w:color="auto"/>
                        <w:bottom w:val="none" w:sz="0" w:space="0" w:color="auto"/>
                        <w:right w:val="none" w:sz="0" w:space="0" w:color="auto"/>
                      </w:divBdr>
                      <w:divsChild>
                        <w:div w:id="484469629">
                          <w:marLeft w:val="0"/>
                          <w:marRight w:val="0"/>
                          <w:marTop w:val="15"/>
                          <w:marBottom w:val="0"/>
                          <w:divBdr>
                            <w:top w:val="none" w:sz="0" w:space="0" w:color="auto"/>
                            <w:left w:val="none" w:sz="0" w:space="0" w:color="auto"/>
                            <w:bottom w:val="none" w:sz="0" w:space="0" w:color="auto"/>
                            <w:right w:val="none" w:sz="0" w:space="0" w:color="auto"/>
                          </w:divBdr>
                          <w:divsChild>
                            <w:div w:id="1572155356">
                              <w:marLeft w:val="0"/>
                              <w:marRight w:val="0"/>
                              <w:marTop w:val="0"/>
                              <w:marBottom w:val="0"/>
                              <w:divBdr>
                                <w:top w:val="none" w:sz="0" w:space="0" w:color="auto"/>
                                <w:left w:val="none" w:sz="0" w:space="0" w:color="auto"/>
                                <w:bottom w:val="none" w:sz="0" w:space="0" w:color="auto"/>
                                <w:right w:val="none" w:sz="0" w:space="0" w:color="auto"/>
                              </w:divBdr>
                              <w:divsChild>
                                <w:div w:id="585308104">
                                  <w:marLeft w:val="0"/>
                                  <w:marRight w:val="0"/>
                                  <w:marTop w:val="0"/>
                                  <w:marBottom w:val="0"/>
                                  <w:divBdr>
                                    <w:top w:val="none" w:sz="0" w:space="0" w:color="auto"/>
                                    <w:left w:val="none" w:sz="0" w:space="0" w:color="auto"/>
                                    <w:bottom w:val="none" w:sz="0" w:space="0" w:color="auto"/>
                                    <w:right w:val="none" w:sz="0" w:space="0" w:color="auto"/>
                                  </w:divBdr>
                                </w:div>
                                <w:div w:id="935403647">
                                  <w:marLeft w:val="0"/>
                                  <w:marRight w:val="0"/>
                                  <w:marTop w:val="0"/>
                                  <w:marBottom w:val="0"/>
                                  <w:divBdr>
                                    <w:top w:val="none" w:sz="0" w:space="0" w:color="auto"/>
                                    <w:left w:val="none" w:sz="0" w:space="0" w:color="auto"/>
                                    <w:bottom w:val="none" w:sz="0" w:space="0" w:color="auto"/>
                                    <w:right w:val="none" w:sz="0" w:space="0" w:color="auto"/>
                                  </w:divBdr>
                                </w:div>
                                <w:div w:id="1033186252">
                                  <w:marLeft w:val="0"/>
                                  <w:marRight w:val="0"/>
                                  <w:marTop w:val="0"/>
                                  <w:marBottom w:val="0"/>
                                  <w:divBdr>
                                    <w:top w:val="none" w:sz="0" w:space="0" w:color="auto"/>
                                    <w:left w:val="none" w:sz="0" w:space="0" w:color="auto"/>
                                    <w:bottom w:val="none" w:sz="0" w:space="0" w:color="auto"/>
                                    <w:right w:val="none" w:sz="0" w:space="0" w:color="auto"/>
                                  </w:divBdr>
                                </w:div>
                                <w:div w:id="1103838537">
                                  <w:marLeft w:val="0"/>
                                  <w:marRight w:val="0"/>
                                  <w:marTop w:val="0"/>
                                  <w:marBottom w:val="0"/>
                                  <w:divBdr>
                                    <w:top w:val="none" w:sz="0" w:space="0" w:color="auto"/>
                                    <w:left w:val="none" w:sz="0" w:space="0" w:color="auto"/>
                                    <w:bottom w:val="none" w:sz="0" w:space="0" w:color="auto"/>
                                    <w:right w:val="none" w:sz="0" w:space="0" w:color="auto"/>
                                  </w:divBdr>
                                </w:div>
                                <w:div w:id="1379742969">
                                  <w:marLeft w:val="0"/>
                                  <w:marRight w:val="0"/>
                                  <w:marTop w:val="0"/>
                                  <w:marBottom w:val="0"/>
                                  <w:divBdr>
                                    <w:top w:val="none" w:sz="0" w:space="0" w:color="auto"/>
                                    <w:left w:val="none" w:sz="0" w:space="0" w:color="auto"/>
                                    <w:bottom w:val="none" w:sz="0" w:space="0" w:color="auto"/>
                                    <w:right w:val="none" w:sz="0" w:space="0" w:color="auto"/>
                                  </w:divBdr>
                                </w:div>
                                <w:div w:id="182966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4966376">
      <w:bodyDiv w:val="1"/>
      <w:marLeft w:val="0"/>
      <w:marRight w:val="0"/>
      <w:marTop w:val="0"/>
      <w:marBottom w:val="0"/>
      <w:divBdr>
        <w:top w:val="none" w:sz="0" w:space="0" w:color="auto"/>
        <w:left w:val="none" w:sz="0" w:space="0" w:color="auto"/>
        <w:bottom w:val="none" w:sz="0" w:space="0" w:color="auto"/>
        <w:right w:val="none" w:sz="0" w:space="0" w:color="auto"/>
      </w:divBdr>
    </w:div>
    <w:div w:id="2062364383">
      <w:bodyDiv w:val="1"/>
      <w:marLeft w:val="0"/>
      <w:marRight w:val="0"/>
      <w:marTop w:val="0"/>
      <w:marBottom w:val="0"/>
      <w:divBdr>
        <w:top w:val="none" w:sz="0" w:space="0" w:color="auto"/>
        <w:left w:val="none" w:sz="0" w:space="0" w:color="auto"/>
        <w:bottom w:val="none" w:sz="0" w:space="0" w:color="auto"/>
        <w:right w:val="none" w:sz="0" w:space="0" w:color="auto"/>
      </w:divBdr>
    </w:div>
    <w:div w:id="2069525866">
      <w:bodyDiv w:val="1"/>
      <w:marLeft w:val="0"/>
      <w:marRight w:val="0"/>
      <w:marTop w:val="0"/>
      <w:marBottom w:val="0"/>
      <w:divBdr>
        <w:top w:val="none" w:sz="0" w:space="0" w:color="auto"/>
        <w:left w:val="none" w:sz="0" w:space="0" w:color="auto"/>
        <w:bottom w:val="none" w:sz="0" w:space="0" w:color="auto"/>
        <w:right w:val="none" w:sz="0" w:space="0" w:color="auto"/>
      </w:divBdr>
    </w:div>
    <w:div w:id="2093889256">
      <w:bodyDiv w:val="1"/>
      <w:marLeft w:val="0"/>
      <w:marRight w:val="0"/>
      <w:marTop w:val="0"/>
      <w:marBottom w:val="0"/>
      <w:divBdr>
        <w:top w:val="none" w:sz="0" w:space="0" w:color="auto"/>
        <w:left w:val="none" w:sz="0" w:space="0" w:color="auto"/>
        <w:bottom w:val="none" w:sz="0" w:space="0" w:color="auto"/>
        <w:right w:val="none" w:sz="0" w:space="0" w:color="auto"/>
      </w:divBdr>
    </w:div>
    <w:div w:id="2115396061">
      <w:bodyDiv w:val="1"/>
      <w:marLeft w:val="0"/>
      <w:marRight w:val="0"/>
      <w:marTop w:val="0"/>
      <w:marBottom w:val="0"/>
      <w:divBdr>
        <w:top w:val="none" w:sz="0" w:space="0" w:color="auto"/>
        <w:left w:val="none" w:sz="0" w:space="0" w:color="auto"/>
        <w:bottom w:val="none" w:sz="0" w:space="0" w:color="auto"/>
        <w:right w:val="none" w:sz="0" w:space="0" w:color="auto"/>
      </w:divBdr>
    </w:div>
    <w:div w:id="2123188794">
      <w:bodyDiv w:val="1"/>
      <w:marLeft w:val="0"/>
      <w:marRight w:val="0"/>
      <w:marTop w:val="0"/>
      <w:marBottom w:val="0"/>
      <w:divBdr>
        <w:top w:val="none" w:sz="0" w:space="0" w:color="auto"/>
        <w:left w:val="none" w:sz="0" w:space="0" w:color="auto"/>
        <w:bottom w:val="none" w:sz="0" w:space="0" w:color="auto"/>
        <w:right w:val="none" w:sz="0" w:space="0" w:color="auto"/>
      </w:divBdr>
    </w:div>
    <w:div w:id="2139833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hyperlink" Target="https://www.indexmundi.com/facts/indicators/DT.ODA.ODAT.PC.ZS/map/africa" TargetMode="External"/><Relationship Id="rId39" Type="http://schemas.openxmlformats.org/officeDocument/2006/relationships/diagramLayout" Target="diagrams/layout2.xml"/><Relationship Id="rId21" Type="http://schemas.openxmlformats.org/officeDocument/2006/relationships/chart" Target="charts/chart2.xml"/><Relationship Id="rId34" Type="http://schemas.openxmlformats.org/officeDocument/2006/relationships/diagramLayout" Target="diagrams/layout1.xml"/><Relationship Id="rId42" Type="http://schemas.microsoft.com/office/2007/relationships/diagramDrawing" Target="diagrams/drawing2.xml"/><Relationship Id="rId47" Type="http://schemas.openxmlformats.org/officeDocument/2006/relationships/image" Target="media/image13.png"/><Relationship Id="rId50" Type="http://schemas.openxmlformats.org/officeDocument/2006/relationships/footer" Target="footer2.xml"/><Relationship Id="rId55" Type="http://schemas.openxmlformats.org/officeDocument/2006/relationships/image" Target="media/image16.tmp"/><Relationship Id="rId63" Type="http://schemas.openxmlformats.org/officeDocument/2006/relationships/diagramLayout" Target="diagrams/layout3.xml"/><Relationship Id="rId68" Type="http://schemas.openxmlformats.org/officeDocument/2006/relationships/diagramLayout" Target="diagrams/layout4.xml"/><Relationship Id="rId7" Type="http://schemas.openxmlformats.org/officeDocument/2006/relationships/settings" Target="settings.xml"/><Relationship Id="rId71" Type="http://schemas.microsoft.com/office/2007/relationships/diagramDrawing" Target="diagrams/drawing4.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70.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www.unesco.org/ulis/cgi-bin/ulis.pl?database=&amp;lin=1&amp;futf8=1&amp;ll=1&amp;gp=0&amp;pn=0&amp;look=default&amp;sc1=1&amp;sc2=1&amp;ref=http://www.unesco.org/ulis/cgi-bin/ulis.pl?mt=106%26req=2%26by=5%26sc1=1%26sc2=0%26look=azure_dg_note%26lin=1%26widen=1%26futf8=1%26pn=1%26text=Addis%2BAbaba%26text_p=inc%26noget=1%26submit=Ok&amp;nl=1&amp;req=2&amp;text=Musa%2c%20Muhammed&amp;text_p=phrase+like" TargetMode="External"/><Relationship Id="rId37" Type="http://schemas.microsoft.com/office/2007/relationships/diagramDrawing" Target="diagrams/drawing1.xml"/><Relationship Id="rId40" Type="http://schemas.openxmlformats.org/officeDocument/2006/relationships/diagramQuickStyle" Target="diagrams/quickStyle2.xml"/><Relationship Id="rId45" Type="http://schemas.openxmlformats.org/officeDocument/2006/relationships/image" Target="media/image11.png"/><Relationship Id="rId53" Type="http://schemas.openxmlformats.org/officeDocument/2006/relationships/image" Target="media/image14.tmp"/><Relationship Id="rId58" Type="http://schemas.openxmlformats.org/officeDocument/2006/relationships/hyperlink" Target="https://www.facebook.com/unescoofficeaddis" TargetMode="External"/><Relationship Id="rId66" Type="http://schemas.microsoft.com/office/2007/relationships/diagramDrawing" Target="diagrams/drawing3.xml"/><Relationship Id="rId7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5.png"/><Relationship Id="rId28" Type="http://schemas.microsoft.com/office/2014/relationships/chartEx" Target="charts/chartEx1.xml"/><Relationship Id="rId36" Type="http://schemas.openxmlformats.org/officeDocument/2006/relationships/diagramColors" Target="diagrams/colors1.xml"/><Relationship Id="rId49" Type="http://schemas.openxmlformats.org/officeDocument/2006/relationships/header" Target="header5.xml"/><Relationship Id="rId57" Type="http://schemas.openxmlformats.org/officeDocument/2006/relationships/hyperlink" Target="https://en.unesco.org/fieldoffice/addisababa" TargetMode="External"/><Relationship Id="rId61" Type="http://schemas.openxmlformats.org/officeDocument/2006/relationships/image" Target="media/image19.png"/><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8.png"/><Relationship Id="rId44" Type="http://schemas.openxmlformats.org/officeDocument/2006/relationships/image" Target="media/image10.emf"/><Relationship Id="rId52" Type="http://schemas.openxmlformats.org/officeDocument/2006/relationships/footer" Target="footer3.xml"/><Relationship Id="rId60" Type="http://schemas.openxmlformats.org/officeDocument/2006/relationships/image" Target="media/image18.png"/><Relationship Id="rId65" Type="http://schemas.openxmlformats.org/officeDocument/2006/relationships/diagramColors" Target="diagrams/colors3.xml"/><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chart" Target="charts/chart3.xml"/><Relationship Id="rId27" Type="http://schemas.openxmlformats.org/officeDocument/2006/relationships/chart" Target="charts/chart4.xml"/><Relationship Id="rId30" Type="http://schemas.openxmlformats.org/officeDocument/2006/relationships/header" Target="header4.xml"/><Relationship Id="rId35" Type="http://schemas.openxmlformats.org/officeDocument/2006/relationships/diagramQuickStyle" Target="diagrams/quickStyle1.xml"/><Relationship Id="rId43" Type="http://schemas.openxmlformats.org/officeDocument/2006/relationships/image" Target="media/image9.png"/><Relationship Id="rId48" Type="http://schemas.openxmlformats.org/officeDocument/2006/relationships/chart" Target="charts/chart5.xml"/><Relationship Id="rId56" Type="http://schemas.openxmlformats.org/officeDocument/2006/relationships/image" Target="media/image17.tmp"/><Relationship Id="rId64" Type="http://schemas.openxmlformats.org/officeDocument/2006/relationships/diagramQuickStyle" Target="diagrams/quickStyle3.xml"/><Relationship Id="rId69" Type="http://schemas.openxmlformats.org/officeDocument/2006/relationships/diagramQuickStyle" Target="diagrams/quickStyle4.xml"/><Relationship Id="rId8" Type="http://schemas.openxmlformats.org/officeDocument/2006/relationships/webSettings" Target="webSettings.xml"/><Relationship Id="rId51" Type="http://schemas.openxmlformats.org/officeDocument/2006/relationships/header" Target="header6.xm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diagramData" Target="diagrams/data1.xml"/><Relationship Id="rId38" Type="http://schemas.openxmlformats.org/officeDocument/2006/relationships/diagramData" Target="diagrams/data2.xml"/><Relationship Id="rId46" Type="http://schemas.openxmlformats.org/officeDocument/2006/relationships/image" Target="media/image12.png"/><Relationship Id="rId59" Type="http://schemas.openxmlformats.org/officeDocument/2006/relationships/hyperlink" Target="https://twitter.com/unesco_addis0" TargetMode="External"/><Relationship Id="rId67" Type="http://schemas.openxmlformats.org/officeDocument/2006/relationships/diagramData" Target="diagrams/data4.xml"/><Relationship Id="rId20" Type="http://schemas.openxmlformats.org/officeDocument/2006/relationships/chart" Target="charts/chart1.xml"/><Relationship Id="rId41" Type="http://schemas.openxmlformats.org/officeDocument/2006/relationships/diagramColors" Target="diagrams/colors2.xml"/><Relationship Id="rId54" Type="http://schemas.openxmlformats.org/officeDocument/2006/relationships/image" Target="media/image15.tmp"/><Relationship Id="rId62" Type="http://schemas.openxmlformats.org/officeDocument/2006/relationships/diagramData" Target="diagrams/data3.xml"/><Relationship Id="rId70"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orldpopulationreview.com/" TargetMode="External"/><Relationship Id="rId2" Type="http://schemas.openxmlformats.org/officeDocument/2006/relationships/hyperlink" Target="https://teams.unesco.org/ORG/fu/Lists/Field%20Units%20on%20the%20Map/EditForm.aspx?ID=54&amp;Source=https%3A%2F%2Fteams%2Eunesco%2Eorg%2FORG%2Ffu%2FLists%2FField%2520Units%2520on%2520the%2520Map%2FBy%2520region%2Easpx" TargetMode="External"/><Relationship Id="rId1" Type="http://schemas.openxmlformats.org/officeDocument/2006/relationships/hyperlink" Target="https://en.unesco.org/fieldoffice/addisababa"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sv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sv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sv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svg"/><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https://unesco.sharepoint.com/sites/IOSTeam/Shared%20Documents/Audit/Internal%20Audit/Audits%20and%20other%20assignments/2022/Addis%20Ababa%20(Office%20+%20ICBA)/2.%20Fieldwork/Landscape%20UN/Copy%20of%20Staff%20List%20-%20Ethiopia%20-%2030%20September%20202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unesco.sharepoint.com/sites/IOSTeam/Shared%20Documents/Audit/Internal%20Audit/Audits%20and%20other%20assignments/2022/Addis%20Ababa%20(Office%20+%20ICBA)/2.%20Fieldwork/Landscape%20UN/Copy%20of%20Staff%20List%20-%20Ethiopia%20-%2030%20September%20202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unesco.sharepoint.com/sites/IOSTeam/Shared%20Documents/Audit/Internal%20Audit/Audits%20and%20other%20assignments/2022/Addis%20Ababa%20(Office%20+%20ICBA)/2.%20Fieldwork/Landscape%20UN/Copy%20of%20Staff%20List%20-%20Ethiopia%20-%2030%20September%20202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unesco.sharepoint.com/sites/IOSTeam/Shared%20Documents/Audit/Internal%20Audit/Audits%20and%20other%20assignments/2022/Addis%20Ababa%20(Office%20+%20ICBA)/2.%20Fieldwork/Budgets/YPS8_ADI_20220525.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unesco.sharepoint.com/sites/IOSTeam/Shared%20Documents/Audit/Internal%20Audit/Audits%20and%20other%20assignments/2022/Addis%20Ababa%20(Office%20+%20ICBA)/2.%20Fieldwork/Travel/TravelClaimDetails_ADI_18-05-2022.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https://unesco.sharepoint.com/sites/IOSTeam/Shared%20Documents/Audit/Internal%20Audit/Audits%20and%20other%20assignments/2022/Addis%20Ababa%20(Office%20+%20ICBA)/1.%20Planning/IRA%20Addis/Copy%20of%20Info%20for%20ADIIICBA%20audit%20202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International Staff (Total 1,496)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2.2694488188976378E-2"/>
          <c:y val="7.9166666666666677E-2"/>
          <c:w val="0.96494260717410318"/>
          <c:h val="0.62710593467483233"/>
        </c:manualLayout>
      </c:layout>
      <c:barChart>
        <c:barDir val="col"/>
        <c:grouping val="clustered"/>
        <c:varyColors val="0"/>
        <c:ser>
          <c:idx val="0"/>
          <c:order val="0"/>
          <c:spPr>
            <a:solidFill>
              <a:schemeClr val="accent1"/>
            </a:solidFill>
            <a:ln>
              <a:noFill/>
            </a:ln>
            <a:effectLst/>
          </c:spPr>
          <c:invertIfNegative val="0"/>
          <c:dPt>
            <c:idx val="15"/>
            <c:invertIfNegative val="0"/>
            <c:bubble3D val="0"/>
            <c:spPr>
              <a:solidFill>
                <a:schemeClr val="accent3"/>
              </a:solidFill>
              <a:ln>
                <a:noFill/>
              </a:ln>
              <a:effectLst/>
            </c:spPr>
            <c:extLst>
              <c:ext xmlns:c16="http://schemas.microsoft.com/office/drawing/2014/chart" uri="{C3380CC4-5D6E-409C-BE32-E72D297353CC}">
                <c16:uniqueId val="{00000001-E05E-4C57-B70C-23EC2F8AA601}"/>
              </c:ext>
            </c:extLst>
          </c:dPt>
          <c:dLbls>
            <c:dLbl>
              <c:idx val="15"/>
              <c:spPr>
                <a:noFill/>
                <a:ln>
                  <a:noFill/>
                </a:ln>
                <a:effectLst/>
              </c:spPr>
              <c:txPr>
                <a:bodyPr rot="0" spcFirstLastPara="1" vertOverflow="ellipsis" vert="horz" wrap="square" lIns="38100" tIns="19050" rIns="38100" bIns="19050" anchor="ctr" anchorCtr="1">
                  <a:spAutoFit/>
                </a:bodyPr>
                <a:lstStyle/>
                <a:p>
                  <a:pPr>
                    <a:defRPr sz="700" b="1" i="0" u="none" strike="noStrike" kern="1200" baseline="0">
                      <a:solidFill>
                        <a:schemeClr val="accent3">
                          <a:lumMod val="7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6="http://schemas.microsoft.com/office/drawing/2014/chart" uri="{C3380CC4-5D6E-409C-BE32-E72D297353CC}">
                  <c16:uniqueId val="{00000001-E05E-4C57-B70C-23EC2F8AA601}"/>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Sheet1!$G$4:$G$39</c:f>
              <c:strCache>
                <c:ptCount val="36"/>
                <c:pt idx="0">
                  <c:v>ECA</c:v>
                </c:pt>
                <c:pt idx="1">
                  <c:v>UNHCR</c:v>
                </c:pt>
                <c:pt idx="2">
                  <c:v>WFP</c:v>
                </c:pt>
                <c:pt idx="3">
                  <c:v>IOM</c:v>
                </c:pt>
                <c:pt idx="4">
                  <c:v>UNICEF</c:v>
                </c:pt>
                <c:pt idx="5">
                  <c:v>UNIDO</c:v>
                </c:pt>
                <c:pt idx="6">
                  <c:v>UNDP - RSC</c:v>
                </c:pt>
                <c:pt idx="7">
                  <c:v>WHO</c:v>
                </c:pt>
                <c:pt idx="8">
                  <c:v>FAO</c:v>
                </c:pt>
                <c:pt idx="9">
                  <c:v>UNDP - CO</c:v>
                </c:pt>
                <c:pt idx="10">
                  <c:v>UNFPA</c:v>
                </c:pt>
                <c:pt idx="11">
                  <c:v>WORLD BANK</c:v>
                </c:pt>
                <c:pt idx="12">
                  <c:v>UNOAU</c:v>
                </c:pt>
                <c:pt idx="13">
                  <c:v>OHCHR</c:v>
                </c:pt>
                <c:pt idx="14">
                  <c:v>OCHA</c:v>
                </c:pt>
                <c:pt idx="15">
                  <c:v>UNESCO </c:v>
                </c:pt>
                <c:pt idx="16">
                  <c:v>ILO</c:v>
                </c:pt>
                <c:pt idx="17">
                  <c:v>UNRCO</c:v>
                </c:pt>
                <c:pt idx="18">
                  <c:v>UNDSS</c:v>
                </c:pt>
                <c:pt idx="19">
                  <c:v>UN Women</c:v>
                </c:pt>
                <c:pt idx="20">
                  <c:v>OSEHoA</c:v>
                </c:pt>
                <c:pt idx="21">
                  <c:v>IFAD</c:v>
                </c:pt>
                <c:pt idx="22">
                  <c:v>UNOPS</c:v>
                </c:pt>
                <c:pt idx="23">
                  <c:v>UN-HABITAT</c:v>
                </c:pt>
                <c:pt idx="24">
                  <c:v>UNAIDS</c:v>
                </c:pt>
                <c:pt idx="25">
                  <c:v>UNDCO</c:v>
                </c:pt>
                <c:pt idx="26">
                  <c:v>WMO</c:v>
                </c:pt>
                <c:pt idx="27">
                  <c:v>ITU</c:v>
                </c:pt>
                <c:pt idx="28">
                  <c:v>UNODC  </c:v>
                </c:pt>
                <c:pt idx="29">
                  <c:v>ITC</c:v>
                </c:pt>
                <c:pt idx="30">
                  <c:v>UNEP</c:v>
                </c:pt>
                <c:pt idx="31">
                  <c:v>UNCDF</c:v>
                </c:pt>
                <c:pt idx="32">
                  <c:v>IMF</c:v>
                </c:pt>
                <c:pt idx="33">
                  <c:v>UNCTAD</c:v>
                </c:pt>
                <c:pt idx="34">
                  <c:v>UNDDR</c:v>
                </c:pt>
                <c:pt idx="35">
                  <c:v>UNISFA</c:v>
                </c:pt>
              </c:strCache>
            </c:strRef>
          </c:cat>
          <c:val>
            <c:numRef>
              <c:f>Sheet1!$H$4:$H$39</c:f>
              <c:numCache>
                <c:formatCode>General</c:formatCode>
                <c:ptCount val="36"/>
                <c:pt idx="0">
                  <c:v>314</c:v>
                </c:pt>
                <c:pt idx="1">
                  <c:v>231</c:v>
                </c:pt>
                <c:pt idx="2">
                  <c:v>145</c:v>
                </c:pt>
                <c:pt idx="3">
                  <c:v>113</c:v>
                </c:pt>
                <c:pt idx="4">
                  <c:v>93</c:v>
                </c:pt>
                <c:pt idx="5">
                  <c:v>86</c:v>
                </c:pt>
                <c:pt idx="6">
                  <c:v>77</c:v>
                </c:pt>
                <c:pt idx="7">
                  <c:v>69</c:v>
                </c:pt>
                <c:pt idx="8">
                  <c:v>42</c:v>
                </c:pt>
                <c:pt idx="9">
                  <c:v>36</c:v>
                </c:pt>
                <c:pt idx="10">
                  <c:v>36</c:v>
                </c:pt>
                <c:pt idx="11">
                  <c:v>36</c:v>
                </c:pt>
                <c:pt idx="12">
                  <c:v>32</c:v>
                </c:pt>
                <c:pt idx="13">
                  <c:v>30</c:v>
                </c:pt>
                <c:pt idx="14">
                  <c:v>25</c:v>
                </c:pt>
                <c:pt idx="15">
                  <c:v>16</c:v>
                </c:pt>
                <c:pt idx="16">
                  <c:v>15</c:v>
                </c:pt>
                <c:pt idx="17">
                  <c:v>12</c:v>
                </c:pt>
                <c:pt idx="18">
                  <c:v>9</c:v>
                </c:pt>
                <c:pt idx="19">
                  <c:v>9</c:v>
                </c:pt>
                <c:pt idx="20">
                  <c:v>9</c:v>
                </c:pt>
                <c:pt idx="21">
                  <c:v>8</c:v>
                </c:pt>
                <c:pt idx="22">
                  <c:v>8</c:v>
                </c:pt>
                <c:pt idx="23">
                  <c:v>7</c:v>
                </c:pt>
                <c:pt idx="24">
                  <c:v>6</c:v>
                </c:pt>
                <c:pt idx="25">
                  <c:v>6</c:v>
                </c:pt>
                <c:pt idx="26">
                  <c:v>6</c:v>
                </c:pt>
                <c:pt idx="27">
                  <c:v>5</c:v>
                </c:pt>
                <c:pt idx="28">
                  <c:v>4</c:v>
                </c:pt>
                <c:pt idx="29">
                  <c:v>3</c:v>
                </c:pt>
                <c:pt idx="30">
                  <c:v>3</c:v>
                </c:pt>
                <c:pt idx="31">
                  <c:v>2</c:v>
                </c:pt>
                <c:pt idx="32">
                  <c:v>1</c:v>
                </c:pt>
                <c:pt idx="33">
                  <c:v>1</c:v>
                </c:pt>
                <c:pt idx="34">
                  <c:v>1</c:v>
                </c:pt>
                <c:pt idx="35">
                  <c:v>0</c:v>
                </c:pt>
              </c:numCache>
            </c:numRef>
          </c:val>
          <c:extLst>
            <c:ext xmlns:c16="http://schemas.microsoft.com/office/drawing/2014/chart" uri="{C3380CC4-5D6E-409C-BE32-E72D297353CC}">
              <c16:uniqueId val="{00000002-E05E-4C57-B70C-23EC2F8AA601}"/>
            </c:ext>
          </c:extLst>
        </c:ser>
        <c:dLbls>
          <c:showLegendKey val="0"/>
          <c:showVal val="0"/>
          <c:showCatName val="0"/>
          <c:showSerName val="0"/>
          <c:showPercent val="0"/>
          <c:showBubbleSize val="0"/>
        </c:dLbls>
        <c:gapWidth val="50"/>
        <c:overlap val="-27"/>
        <c:axId val="1007040280"/>
        <c:axId val="1007036672"/>
      </c:barChart>
      <c:catAx>
        <c:axId val="1007040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007036672"/>
        <c:crosses val="autoZero"/>
        <c:auto val="1"/>
        <c:lblAlgn val="ctr"/>
        <c:lblOffset val="100"/>
        <c:noMultiLvlLbl val="0"/>
      </c:catAx>
      <c:valAx>
        <c:axId val="1007036672"/>
        <c:scaling>
          <c:orientation val="minMax"/>
        </c:scaling>
        <c:delete val="1"/>
        <c:axPos val="l"/>
        <c:numFmt formatCode="General" sourceLinked="1"/>
        <c:majorTickMark val="none"/>
        <c:minorTickMark val="none"/>
        <c:tickLblPos val="nextTo"/>
        <c:crossAx val="10070402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National Staff (Total 5,000)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1.9084587915809643E-2"/>
          <c:y val="7.6250645594549041E-2"/>
          <c:w val="0.97006394458919842"/>
          <c:h val="0.68435145155528154"/>
        </c:manualLayout>
      </c:layout>
      <c:barChart>
        <c:barDir val="col"/>
        <c:grouping val="clustered"/>
        <c:varyColors val="0"/>
        <c:ser>
          <c:idx val="0"/>
          <c:order val="0"/>
          <c:tx>
            <c:strRef>
              <c:f>Sheet1!$L$2</c:f>
              <c:strCache>
                <c:ptCount val="1"/>
                <c:pt idx="0">
                  <c:v>National Staff</c:v>
                </c:pt>
              </c:strCache>
            </c:strRef>
          </c:tx>
          <c:spPr>
            <a:solidFill>
              <a:schemeClr val="accent1"/>
            </a:solidFill>
            <a:ln>
              <a:noFill/>
            </a:ln>
            <a:effectLst/>
          </c:spPr>
          <c:invertIfNegative val="0"/>
          <c:dPt>
            <c:idx val="17"/>
            <c:invertIfNegative val="0"/>
            <c:bubble3D val="0"/>
            <c:spPr>
              <a:solidFill>
                <a:schemeClr val="accent3"/>
              </a:solidFill>
              <a:ln>
                <a:noFill/>
              </a:ln>
              <a:effectLst/>
            </c:spPr>
            <c:extLst>
              <c:ext xmlns:c16="http://schemas.microsoft.com/office/drawing/2014/chart" uri="{C3380CC4-5D6E-409C-BE32-E72D297353CC}">
                <c16:uniqueId val="{00000001-6C35-4B8F-97EA-DFEBFFBE4DD5}"/>
              </c:ext>
            </c:extLst>
          </c:dPt>
          <c:dLbls>
            <c:dLbl>
              <c:idx val="17"/>
              <c:spPr>
                <a:noFill/>
                <a:ln>
                  <a:noFill/>
                </a:ln>
                <a:effectLst/>
              </c:spPr>
              <c:txPr>
                <a:bodyPr rot="0" spcFirstLastPara="1" vertOverflow="ellipsis" vert="horz" wrap="square" lIns="38100" tIns="19050" rIns="38100" bIns="19050" anchor="ctr" anchorCtr="1">
                  <a:spAutoFit/>
                </a:bodyPr>
                <a:lstStyle/>
                <a:p>
                  <a:pPr>
                    <a:defRPr sz="700" b="1" i="0" u="none" strike="noStrike" kern="1200" baseline="0">
                      <a:solidFill>
                        <a:schemeClr val="accent3">
                          <a:lumMod val="7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6="http://schemas.microsoft.com/office/drawing/2014/chart" uri="{C3380CC4-5D6E-409C-BE32-E72D297353CC}">
                  <c16:uniqueId val="{00000001-6C35-4B8F-97EA-DFEBFFBE4DD5}"/>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Sheet1!$K$3:$K$38</c:f>
              <c:strCache>
                <c:ptCount val="36"/>
                <c:pt idx="0">
                  <c:v>WFP</c:v>
                </c:pt>
                <c:pt idx="1">
                  <c:v>ECA</c:v>
                </c:pt>
                <c:pt idx="2">
                  <c:v>IOM</c:v>
                </c:pt>
                <c:pt idx="3">
                  <c:v>UNHCR</c:v>
                </c:pt>
                <c:pt idx="4">
                  <c:v>WHO</c:v>
                </c:pt>
                <c:pt idx="5">
                  <c:v>UNICEF</c:v>
                </c:pt>
                <c:pt idx="6">
                  <c:v>UNDP - CO</c:v>
                </c:pt>
                <c:pt idx="7">
                  <c:v>WORLD BANK</c:v>
                </c:pt>
                <c:pt idx="8">
                  <c:v>FAO</c:v>
                </c:pt>
                <c:pt idx="9">
                  <c:v>UNFPA</c:v>
                </c:pt>
                <c:pt idx="10">
                  <c:v>OCHA</c:v>
                </c:pt>
                <c:pt idx="11">
                  <c:v>UNOPS</c:v>
                </c:pt>
                <c:pt idx="12">
                  <c:v>UNDSS</c:v>
                </c:pt>
                <c:pt idx="13">
                  <c:v>ILO</c:v>
                </c:pt>
                <c:pt idx="14">
                  <c:v>UNIDO</c:v>
                </c:pt>
                <c:pt idx="15">
                  <c:v>UN Women</c:v>
                </c:pt>
                <c:pt idx="16">
                  <c:v>UNDP - RSC</c:v>
                </c:pt>
                <c:pt idx="17">
                  <c:v>UNESCO </c:v>
                </c:pt>
                <c:pt idx="18">
                  <c:v>OHCHR</c:v>
                </c:pt>
                <c:pt idx="19">
                  <c:v>UNOAU</c:v>
                </c:pt>
                <c:pt idx="20">
                  <c:v>UN-HABITAT</c:v>
                </c:pt>
                <c:pt idx="21">
                  <c:v>IFAD</c:v>
                </c:pt>
                <c:pt idx="22">
                  <c:v>UNAIDS</c:v>
                </c:pt>
                <c:pt idx="23">
                  <c:v>UNCDF</c:v>
                </c:pt>
                <c:pt idx="24">
                  <c:v>UNODC  </c:v>
                </c:pt>
                <c:pt idx="25">
                  <c:v>ITU</c:v>
                </c:pt>
                <c:pt idx="26">
                  <c:v>UNRCO</c:v>
                </c:pt>
                <c:pt idx="27">
                  <c:v>IMF</c:v>
                </c:pt>
                <c:pt idx="28">
                  <c:v>ITC</c:v>
                </c:pt>
                <c:pt idx="29">
                  <c:v>UNEP</c:v>
                </c:pt>
                <c:pt idx="30">
                  <c:v>WMO</c:v>
                </c:pt>
                <c:pt idx="31">
                  <c:v>OSEHoA</c:v>
                </c:pt>
                <c:pt idx="32">
                  <c:v>UNISFA</c:v>
                </c:pt>
                <c:pt idx="33">
                  <c:v>UNCTAD</c:v>
                </c:pt>
                <c:pt idx="34">
                  <c:v>UNDDR</c:v>
                </c:pt>
                <c:pt idx="35">
                  <c:v>UNDCO</c:v>
                </c:pt>
              </c:strCache>
            </c:strRef>
          </c:cat>
          <c:val>
            <c:numRef>
              <c:f>Sheet1!$L$3:$L$38</c:f>
              <c:numCache>
                <c:formatCode>General</c:formatCode>
                <c:ptCount val="36"/>
                <c:pt idx="0">
                  <c:v>1035</c:v>
                </c:pt>
                <c:pt idx="1">
                  <c:v>766</c:v>
                </c:pt>
                <c:pt idx="2">
                  <c:v>680</c:v>
                </c:pt>
                <c:pt idx="3">
                  <c:v>572</c:v>
                </c:pt>
                <c:pt idx="4">
                  <c:v>442</c:v>
                </c:pt>
                <c:pt idx="5">
                  <c:v>335</c:v>
                </c:pt>
                <c:pt idx="6">
                  <c:v>231</c:v>
                </c:pt>
                <c:pt idx="7">
                  <c:v>150</c:v>
                </c:pt>
                <c:pt idx="8">
                  <c:v>137</c:v>
                </c:pt>
                <c:pt idx="9">
                  <c:v>86</c:v>
                </c:pt>
                <c:pt idx="10">
                  <c:v>77</c:v>
                </c:pt>
                <c:pt idx="11">
                  <c:v>62</c:v>
                </c:pt>
                <c:pt idx="12">
                  <c:v>60</c:v>
                </c:pt>
                <c:pt idx="13">
                  <c:v>58</c:v>
                </c:pt>
                <c:pt idx="14">
                  <c:v>50</c:v>
                </c:pt>
                <c:pt idx="15">
                  <c:v>48</c:v>
                </c:pt>
                <c:pt idx="16">
                  <c:v>48</c:v>
                </c:pt>
                <c:pt idx="17">
                  <c:v>33</c:v>
                </c:pt>
                <c:pt idx="18">
                  <c:v>31</c:v>
                </c:pt>
                <c:pt idx="19">
                  <c:v>20</c:v>
                </c:pt>
                <c:pt idx="20">
                  <c:v>17</c:v>
                </c:pt>
                <c:pt idx="21">
                  <c:v>16</c:v>
                </c:pt>
                <c:pt idx="22">
                  <c:v>9</c:v>
                </c:pt>
                <c:pt idx="23">
                  <c:v>6</c:v>
                </c:pt>
                <c:pt idx="24">
                  <c:v>6</c:v>
                </c:pt>
                <c:pt idx="25">
                  <c:v>5</c:v>
                </c:pt>
                <c:pt idx="26">
                  <c:v>5</c:v>
                </c:pt>
                <c:pt idx="27">
                  <c:v>3</c:v>
                </c:pt>
                <c:pt idx="28">
                  <c:v>2</c:v>
                </c:pt>
                <c:pt idx="29">
                  <c:v>2</c:v>
                </c:pt>
                <c:pt idx="30">
                  <c:v>2</c:v>
                </c:pt>
                <c:pt idx="31">
                  <c:v>2</c:v>
                </c:pt>
                <c:pt idx="32">
                  <c:v>1</c:v>
                </c:pt>
                <c:pt idx="33">
                  <c:v>1</c:v>
                </c:pt>
                <c:pt idx="34">
                  <c:v>1</c:v>
                </c:pt>
                <c:pt idx="35">
                  <c:v>1</c:v>
                </c:pt>
              </c:numCache>
            </c:numRef>
          </c:val>
          <c:extLst>
            <c:ext xmlns:c16="http://schemas.microsoft.com/office/drawing/2014/chart" uri="{C3380CC4-5D6E-409C-BE32-E72D297353CC}">
              <c16:uniqueId val="{00000002-6C35-4B8F-97EA-DFEBFFBE4DD5}"/>
            </c:ext>
          </c:extLst>
        </c:ser>
        <c:dLbls>
          <c:showLegendKey val="0"/>
          <c:showVal val="0"/>
          <c:showCatName val="0"/>
          <c:showSerName val="0"/>
          <c:showPercent val="0"/>
          <c:showBubbleSize val="0"/>
        </c:dLbls>
        <c:gapWidth val="50"/>
        <c:overlap val="-27"/>
        <c:axId val="693035624"/>
        <c:axId val="693038248"/>
      </c:barChart>
      <c:catAx>
        <c:axId val="693035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93038248"/>
        <c:crosses val="autoZero"/>
        <c:auto val="1"/>
        <c:lblAlgn val="ctr"/>
        <c:lblOffset val="100"/>
        <c:noMultiLvlLbl val="0"/>
      </c:catAx>
      <c:valAx>
        <c:axId val="693038248"/>
        <c:scaling>
          <c:orientation val="minMax"/>
        </c:scaling>
        <c:delete val="1"/>
        <c:axPos val="l"/>
        <c:numFmt formatCode="General" sourceLinked="1"/>
        <c:majorTickMark val="none"/>
        <c:minorTickMark val="none"/>
        <c:tickLblPos val="nextTo"/>
        <c:crossAx val="693035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Total</a:t>
            </a:r>
            <a:r>
              <a:rPr lang="en-US" baseline="0"/>
              <a:t> UN</a:t>
            </a:r>
            <a:r>
              <a:rPr lang="en-US"/>
              <a:t> Staff (Total 6,496)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2.2297438915037927E-2"/>
          <c:y val="4.2548702790328484E-2"/>
          <c:w val="0.97006394458919842"/>
          <c:h val="0.71805339435950222"/>
        </c:manualLayout>
      </c:layout>
      <c:barChart>
        <c:barDir val="col"/>
        <c:grouping val="clustered"/>
        <c:varyColors val="0"/>
        <c:ser>
          <c:idx val="0"/>
          <c:order val="0"/>
          <c:spPr>
            <a:solidFill>
              <a:schemeClr val="accent1"/>
            </a:solidFill>
            <a:ln>
              <a:noFill/>
            </a:ln>
            <a:effectLst/>
          </c:spPr>
          <c:invertIfNegative val="0"/>
          <c:dPt>
            <c:idx val="17"/>
            <c:invertIfNegative val="0"/>
            <c:bubble3D val="0"/>
            <c:spPr>
              <a:solidFill>
                <a:schemeClr val="accent1"/>
              </a:solidFill>
              <a:ln>
                <a:noFill/>
              </a:ln>
              <a:effectLst/>
            </c:spPr>
            <c:extLst>
              <c:ext xmlns:c16="http://schemas.microsoft.com/office/drawing/2014/chart" uri="{C3380CC4-5D6E-409C-BE32-E72D297353CC}">
                <c16:uniqueId val="{00000001-0545-4C2D-81A6-6309812BDBA3}"/>
              </c:ext>
            </c:extLst>
          </c:dPt>
          <c:dPt>
            <c:idx val="19"/>
            <c:invertIfNegative val="0"/>
            <c:bubble3D val="0"/>
            <c:spPr>
              <a:solidFill>
                <a:schemeClr val="accent3"/>
              </a:solidFill>
              <a:ln>
                <a:noFill/>
              </a:ln>
              <a:effectLst/>
            </c:spPr>
            <c:extLst>
              <c:ext xmlns:c16="http://schemas.microsoft.com/office/drawing/2014/chart" uri="{C3380CC4-5D6E-409C-BE32-E72D297353CC}">
                <c16:uniqueId val="{00000003-0545-4C2D-81A6-6309812BDBA3}"/>
              </c:ext>
            </c:extLst>
          </c:dPt>
          <c:dLbls>
            <c:dLbl>
              <c:idx val="16"/>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rgbClr val="404040"/>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6="http://schemas.microsoft.com/office/drawing/2014/chart" uri="{C3380CC4-5D6E-409C-BE32-E72D297353CC}">
                  <c16:uniqueId val="{00000004-0545-4C2D-81A6-6309812BDBA3}"/>
                </c:ext>
              </c:extLst>
            </c:dLbl>
            <c:dLbl>
              <c:idx val="17"/>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rgbClr val="404040"/>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6="http://schemas.microsoft.com/office/drawing/2014/chart" uri="{C3380CC4-5D6E-409C-BE32-E72D297353CC}">
                  <c16:uniqueId val="{00000001-0545-4C2D-81A6-6309812BDBA3}"/>
                </c:ext>
              </c:extLst>
            </c:dLbl>
            <c:dLbl>
              <c:idx val="19"/>
              <c:spPr>
                <a:noFill/>
                <a:ln>
                  <a:noFill/>
                </a:ln>
                <a:effectLst/>
              </c:spPr>
              <c:txPr>
                <a:bodyPr rot="0" spcFirstLastPara="1" vertOverflow="ellipsis" vert="horz" wrap="square" lIns="38100" tIns="19050" rIns="38100" bIns="19050" anchor="ctr" anchorCtr="1">
                  <a:spAutoFit/>
                </a:bodyPr>
                <a:lstStyle/>
                <a:p>
                  <a:pPr>
                    <a:defRPr sz="600" b="1" i="0" u="none" strike="noStrike" kern="1200" baseline="0">
                      <a:solidFill>
                        <a:schemeClr val="accent3">
                          <a:lumMod val="50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extLst>
                <c:ext xmlns:c16="http://schemas.microsoft.com/office/drawing/2014/chart" uri="{C3380CC4-5D6E-409C-BE32-E72D297353CC}">
                  <c16:uniqueId val="{00000003-0545-4C2D-81A6-6309812BDBA3}"/>
                </c:ext>
              </c:extLst>
            </c:dLbl>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Sheet1!$N$2:$N$37</c:f>
              <c:strCache>
                <c:ptCount val="36"/>
                <c:pt idx="0">
                  <c:v>WFP</c:v>
                </c:pt>
                <c:pt idx="1">
                  <c:v>ECA</c:v>
                </c:pt>
                <c:pt idx="2">
                  <c:v>UNHCR</c:v>
                </c:pt>
                <c:pt idx="3">
                  <c:v>IOM</c:v>
                </c:pt>
                <c:pt idx="4">
                  <c:v>WHO</c:v>
                </c:pt>
                <c:pt idx="5">
                  <c:v>UNICEF</c:v>
                </c:pt>
                <c:pt idx="6">
                  <c:v>UNDP - CO</c:v>
                </c:pt>
                <c:pt idx="7">
                  <c:v>WORLD BANK</c:v>
                </c:pt>
                <c:pt idx="8">
                  <c:v>FAO</c:v>
                </c:pt>
                <c:pt idx="9">
                  <c:v>UNIDO</c:v>
                </c:pt>
                <c:pt idx="10">
                  <c:v>UNDP - RSC</c:v>
                </c:pt>
                <c:pt idx="11">
                  <c:v>UNFPA</c:v>
                </c:pt>
                <c:pt idx="12">
                  <c:v>OCHA</c:v>
                </c:pt>
                <c:pt idx="13">
                  <c:v>ILO</c:v>
                </c:pt>
                <c:pt idx="14">
                  <c:v>UNOPS</c:v>
                </c:pt>
                <c:pt idx="15">
                  <c:v>UNDSS</c:v>
                </c:pt>
                <c:pt idx="16">
                  <c:v>OHCHR</c:v>
                </c:pt>
                <c:pt idx="17">
                  <c:v>UN Women</c:v>
                </c:pt>
                <c:pt idx="18">
                  <c:v>UNOAU</c:v>
                </c:pt>
                <c:pt idx="19">
                  <c:v>UNESCO </c:v>
                </c:pt>
                <c:pt idx="20">
                  <c:v>IFAD</c:v>
                </c:pt>
                <c:pt idx="21">
                  <c:v>UN-HABITAT</c:v>
                </c:pt>
                <c:pt idx="22">
                  <c:v>UNRCO</c:v>
                </c:pt>
                <c:pt idx="23">
                  <c:v>UNAIDS</c:v>
                </c:pt>
                <c:pt idx="24">
                  <c:v>OSEHoA</c:v>
                </c:pt>
                <c:pt idx="25">
                  <c:v>ITU</c:v>
                </c:pt>
                <c:pt idx="26">
                  <c:v>UNODC  </c:v>
                </c:pt>
                <c:pt idx="27">
                  <c:v>WMO</c:v>
                </c:pt>
                <c:pt idx="28">
                  <c:v>UNCDF</c:v>
                </c:pt>
                <c:pt idx="29">
                  <c:v>UNDCO</c:v>
                </c:pt>
                <c:pt idx="30">
                  <c:v>ITC</c:v>
                </c:pt>
                <c:pt idx="31">
                  <c:v>UNEP</c:v>
                </c:pt>
                <c:pt idx="32">
                  <c:v>IMF</c:v>
                </c:pt>
                <c:pt idx="33">
                  <c:v>UNCTAD</c:v>
                </c:pt>
                <c:pt idx="34">
                  <c:v>UNDDR</c:v>
                </c:pt>
                <c:pt idx="35">
                  <c:v>UNISFA</c:v>
                </c:pt>
              </c:strCache>
            </c:strRef>
          </c:cat>
          <c:val>
            <c:numRef>
              <c:f>Sheet1!$O$2:$O$37</c:f>
              <c:numCache>
                <c:formatCode>General</c:formatCode>
                <c:ptCount val="36"/>
                <c:pt idx="0">
                  <c:v>1180</c:v>
                </c:pt>
                <c:pt idx="1">
                  <c:v>1080</c:v>
                </c:pt>
                <c:pt idx="2">
                  <c:v>803</c:v>
                </c:pt>
                <c:pt idx="3">
                  <c:v>793</c:v>
                </c:pt>
                <c:pt idx="4">
                  <c:v>511</c:v>
                </c:pt>
                <c:pt idx="5">
                  <c:v>428</c:v>
                </c:pt>
                <c:pt idx="6">
                  <c:v>267</c:v>
                </c:pt>
                <c:pt idx="7">
                  <c:v>186</c:v>
                </c:pt>
                <c:pt idx="8">
                  <c:v>179</c:v>
                </c:pt>
                <c:pt idx="9">
                  <c:v>136</c:v>
                </c:pt>
                <c:pt idx="10">
                  <c:v>125</c:v>
                </c:pt>
                <c:pt idx="11">
                  <c:v>122</c:v>
                </c:pt>
                <c:pt idx="12">
                  <c:v>102</c:v>
                </c:pt>
                <c:pt idx="13">
                  <c:v>73</c:v>
                </c:pt>
                <c:pt idx="14">
                  <c:v>70</c:v>
                </c:pt>
                <c:pt idx="15">
                  <c:v>69</c:v>
                </c:pt>
                <c:pt idx="16">
                  <c:v>61</c:v>
                </c:pt>
                <c:pt idx="17">
                  <c:v>57</c:v>
                </c:pt>
                <c:pt idx="18">
                  <c:v>52</c:v>
                </c:pt>
                <c:pt idx="19">
                  <c:v>49</c:v>
                </c:pt>
                <c:pt idx="20">
                  <c:v>24</c:v>
                </c:pt>
                <c:pt idx="21">
                  <c:v>24</c:v>
                </c:pt>
                <c:pt idx="22">
                  <c:v>17</c:v>
                </c:pt>
                <c:pt idx="23">
                  <c:v>15</c:v>
                </c:pt>
                <c:pt idx="24">
                  <c:v>11</c:v>
                </c:pt>
                <c:pt idx="25">
                  <c:v>10</c:v>
                </c:pt>
                <c:pt idx="26">
                  <c:v>10</c:v>
                </c:pt>
                <c:pt idx="27">
                  <c:v>8</c:v>
                </c:pt>
                <c:pt idx="28">
                  <c:v>8</c:v>
                </c:pt>
                <c:pt idx="29">
                  <c:v>7</c:v>
                </c:pt>
                <c:pt idx="30">
                  <c:v>5</c:v>
                </c:pt>
                <c:pt idx="31">
                  <c:v>5</c:v>
                </c:pt>
                <c:pt idx="32">
                  <c:v>4</c:v>
                </c:pt>
                <c:pt idx="33">
                  <c:v>2</c:v>
                </c:pt>
                <c:pt idx="34">
                  <c:v>2</c:v>
                </c:pt>
                <c:pt idx="35">
                  <c:v>1</c:v>
                </c:pt>
              </c:numCache>
            </c:numRef>
          </c:val>
          <c:extLst>
            <c:ext xmlns:c16="http://schemas.microsoft.com/office/drawing/2014/chart" uri="{C3380CC4-5D6E-409C-BE32-E72D297353CC}">
              <c16:uniqueId val="{00000005-0545-4C2D-81A6-6309812BDBA3}"/>
            </c:ext>
          </c:extLst>
        </c:ser>
        <c:dLbls>
          <c:showLegendKey val="0"/>
          <c:showVal val="0"/>
          <c:showCatName val="0"/>
          <c:showSerName val="0"/>
          <c:showPercent val="0"/>
          <c:showBubbleSize val="0"/>
        </c:dLbls>
        <c:gapWidth val="50"/>
        <c:overlap val="-27"/>
        <c:axId val="693035624"/>
        <c:axId val="693038248"/>
      </c:barChart>
      <c:catAx>
        <c:axId val="693035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93038248"/>
        <c:crosses val="autoZero"/>
        <c:auto val="1"/>
        <c:lblAlgn val="ctr"/>
        <c:lblOffset val="100"/>
        <c:noMultiLvlLbl val="0"/>
      </c:catAx>
      <c:valAx>
        <c:axId val="693038248"/>
        <c:scaling>
          <c:orientation val="minMax"/>
        </c:scaling>
        <c:delete val="1"/>
        <c:axPos val="l"/>
        <c:numFmt formatCode="General" sourceLinked="1"/>
        <c:majorTickMark val="none"/>
        <c:minorTickMark val="none"/>
        <c:tickLblPos val="nextTo"/>
        <c:crossAx val="693035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Donors!$A$7</c:f>
              <c:strCache>
                <c:ptCount val="1"/>
                <c:pt idx="0">
                  <c:v>UN Sources</c:v>
                </c:pt>
              </c:strCache>
            </c:strRef>
          </c:tx>
          <c:spPr>
            <a:solidFill>
              <a:schemeClr val="accent1"/>
            </a:solidFill>
            <a:ln>
              <a:noFill/>
            </a:ln>
            <a:effectLst/>
          </c:spPr>
          <c:invertIfNegative val="0"/>
          <c:cat>
            <c:numRef>
              <c:f>Donors!$B$6:$M$6</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Donors!$B$7:$M$7</c:f>
              <c:numCache>
                <c:formatCode>_(* #,##0_);_(* \(#,##0\);_(* "-"??_);_(@_)</c:formatCode>
                <c:ptCount val="12"/>
                <c:pt idx="1">
                  <c:v>716667</c:v>
                </c:pt>
                <c:pt idx="2">
                  <c:v>60612.639999999999</c:v>
                </c:pt>
                <c:pt idx="3">
                  <c:v>591283.65</c:v>
                </c:pt>
              </c:numCache>
            </c:numRef>
          </c:val>
          <c:extLst>
            <c:ext xmlns:c16="http://schemas.microsoft.com/office/drawing/2014/chart" uri="{C3380CC4-5D6E-409C-BE32-E72D297353CC}">
              <c16:uniqueId val="{00000000-E28B-48EB-8009-B72C440869A4}"/>
            </c:ext>
          </c:extLst>
        </c:ser>
        <c:ser>
          <c:idx val="1"/>
          <c:order val="1"/>
          <c:tx>
            <c:strRef>
              <c:f>Donors!$A$8</c:f>
              <c:strCache>
                <c:ptCount val="1"/>
                <c:pt idx="0">
                  <c:v>Private Fundations</c:v>
                </c:pt>
              </c:strCache>
            </c:strRef>
          </c:tx>
          <c:spPr>
            <a:solidFill>
              <a:schemeClr val="accent2"/>
            </a:solidFill>
            <a:ln>
              <a:noFill/>
            </a:ln>
            <a:effectLst/>
          </c:spPr>
          <c:invertIfNegative val="0"/>
          <c:cat>
            <c:numRef>
              <c:f>Donors!$B$6:$M$6</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Donors!$B$8:$M$8</c:f>
              <c:numCache>
                <c:formatCode>General</c:formatCode>
                <c:ptCount val="12"/>
                <c:pt idx="5" formatCode="_(* #,##0_);_(* \(#,##0\);_(* &quot;-&quot;??_);_(@_)">
                  <c:v>99955</c:v>
                </c:pt>
                <c:pt idx="6" formatCode="_(* #,##0_);_(* \(#,##0\);_(* &quot;-&quot;??_);_(@_)">
                  <c:v>766848</c:v>
                </c:pt>
                <c:pt idx="9" formatCode="_(* #,##0_);_(* \(#,##0\);_(* &quot;-&quot;??_);_(@_)">
                  <c:v>400000</c:v>
                </c:pt>
              </c:numCache>
            </c:numRef>
          </c:val>
          <c:extLst>
            <c:ext xmlns:c16="http://schemas.microsoft.com/office/drawing/2014/chart" uri="{C3380CC4-5D6E-409C-BE32-E72D297353CC}">
              <c16:uniqueId val="{00000001-E28B-48EB-8009-B72C440869A4}"/>
            </c:ext>
          </c:extLst>
        </c:ser>
        <c:ser>
          <c:idx val="2"/>
          <c:order val="2"/>
          <c:tx>
            <c:strRef>
              <c:f>Donors!$A$9</c:f>
              <c:strCache>
                <c:ptCount val="1"/>
                <c:pt idx="0">
                  <c:v>FLANDERS</c:v>
                </c:pt>
              </c:strCache>
            </c:strRef>
          </c:tx>
          <c:spPr>
            <a:solidFill>
              <a:schemeClr val="accent3"/>
            </a:solidFill>
            <a:ln>
              <a:noFill/>
            </a:ln>
            <a:effectLst/>
          </c:spPr>
          <c:invertIfNegative val="0"/>
          <c:cat>
            <c:numRef>
              <c:f>Donors!$B$6:$M$6</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Donors!$B$9:$M$9</c:f>
              <c:numCache>
                <c:formatCode>General</c:formatCode>
                <c:ptCount val="12"/>
                <c:pt idx="0" formatCode="_(* #,##0_);_(* \(#,##0\);_(* &quot;-&quot;??_);_(@_)">
                  <c:v>56159.61</c:v>
                </c:pt>
                <c:pt idx="2" formatCode="_(* #,##0_);_(* \(#,##0\);_(* &quot;-&quot;??_);_(@_)">
                  <c:v>396000</c:v>
                </c:pt>
              </c:numCache>
            </c:numRef>
          </c:val>
          <c:extLst>
            <c:ext xmlns:c16="http://schemas.microsoft.com/office/drawing/2014/chart" uri="{C3380CC4-5D6E-409C-BE32-E72D297353CC}">
              <c16:uniqueId val="{00000002-E28B-48EB-8009-B72C440869A4}"/>
            </c:ext>
          </c:extLst>
        </c:ser>
        <c:ser>
          <c:idx val="3"/>
          <c:order val="3"/>
          <c:tx>
            <c:strRef>
              <c:f>Donors!$A$10</c:f>
              <c:strCache>
                <c:ptCount val="1"/>
                <c:pt idx="0">
                  <c:v>EUR.COM.</c:v>
                </c:pt>
              </c:strCache>
            </c:strRef>
          </c:tx>
          <c:spPr>
            <a:solidFill>
              <a:schemeClr val="accent4"/>
            </a:solidFill>
            <a:ln>
              <a:noFill/>
            </a:ln>
            <a:effectLst/>
          </c:spPr>
          <c:invertIfNegative val="0"/>
          <c:cat>
            <c:numRef>
              <c:f>Donors!$B$6:$M$6</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Donors!$B$10:$M$10</c:f>
              <c:numCache>
                <c:formatCode>General</c:formatCode>
                <c:ptCount val="12"/>
                <c:pt idx="6" formatCode="_(* #,##0_);_(* \(#,##0\);_(* &quot;-&quot;??_);_(@_)">
                  <c:v>442958.33999999997</c:v>
                </c:pt>
              </c:numCache>
            </c:numRef>
          </c:val>
          <c:extLst>
            <c:ext xmlns:c16="http://schemas.microsoft.com/office/drawing/2014/chart" uri="{C3380CC4-5D6E-409C-BE32-E72D297353CC}">
              <c16:uniqueId val="{00000003-E28B-48EB-8009-B72C440869A4}"/>
            </c:ext>
          </c:extLst>
        </c:ser>
        <c:ser>
          <c:idx val="4"/>
          <c:order val="4"/>
          <c:tx>
            <c:strRef>
              <c:f>Donors!$A$11</c:f>
              <c:strCache>
                <c:ptCount val="1"/>
                <c:pt idx="0">
                  <c:v>VOL.CONT.</c:v>
                </c:pt>
              </c:strCache>
            </c:strRef>
          </c:tx>
          <c:spPr>
            <a:solidFill>
              <a:schemeClr val="accent5"/>
            </a:solidFill>
            <a:ln>
              <a:noFill/>
            </a:ln>
            <a:effectLst/>
          </c:spPr>
          <c:invertIfNegative val="0"/>
          <c:cat>
            <c:numRef>
              <c:f>Donors!$B$6:$M$6</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Donors!$B$11:$M$11</c:f>
              <c:numCache>
                <c:formatCode>_(* #,##0_);_(* \(#,##0\);_(* "-"??_);_(@_)</c:formatCode>
                <c:ptCount val="12"/>
                <c:pt idx="0">
                  <c:v>29700</c:v>
                </c:pt>
                <c:pt idx="1">
                  <c:v>93200</c:v>
                </c:pt>
                <c:pt idx="2">
                  <c:v>123750</c:v>
                </c:pt>
                <c:pt idx="10">
                  <c:v>22470</c:v>
                </c:pt>
              </c:numCache>
            </c:numRef>
          </c:val>
          <c:extLst>
            <c:ext xmlns:c16="http://schemas.microsoft.com/office/drawing/2014/chart" uri="{C3380CC4-5D6E-409C-BE32-E72D297353CC}">
              <c16:uniqueId val="{00000004-E28B-48EB-8009-B72C440869A4}"/>
            </c:ext>
          </c:extLst>
        </c:ser>
        <c:ser>
          <c:idx val="5"/>
          <c:order val="5"/>
          <c:tx>
            <c:strRef>
              <c:f>Donors!$A$12</c:f>
              <c:strCache>
                <c:ptCount val="1"/>
                <c:pt idx="0">
                  <c:v>DFID</c:v>
                </c:pt>
              </c:strCache>
            </c:strRef>
          </c:tx>
          <c:spPr>
            <a:solidFill>
              <a:schemeClr val="accent6"/>
            </a:solidFill>
            <a:ln>
              <a:noFill/>
            </a:ln>
            <a:effectLst/>
          </c:spPr>
          <c:invertIfNegative val="0"/>
          <c:cat>
            <c:numRef>
              <c:f>Donors!$B$6:$M$6</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Donors!$B$12:$M$12</c:f>
              <c:numCache>
                <c:formatCode>General</c:formatCode>
                <c:ptCount val="12"/>
                <c:pt idx="2" formatCode="_(* #,##0_);_(* \(#,##0\);_(* &quot;-&quot;??_);_(@_)">
                  <c:v>80750</c:v>
                </c:pt>
                <c:pt idx="3" formatCode="_(* #,##0_);_(* \(#,##0\);_(* &quot;-&quot;??_);_(@_)">
                  <c:v>159776</c:v>
                </c:pt>
              </c:numCache>
            </c:numRef>
          </c:val>
          <c:extLst>
            <c:ext xmlns:c16="http://schemas.microsoft.com/office/drawing/2014/chart" uri="{C3380CC4-5D6E-409C-BE32-E72D297353CC}">
              <c16:uniqueId val="{00000005-E28B-48EB-8009-B72C440869A4}"/>
            </c:ext>
          </c:extLst>
        </c:ser>
        <c:ser>
          <c:idx val="6"/>
          <c:order val="6"/>
          <c:tx>
            <c:strRef>
              <c:f>Donors!$A$13</c:f>
              <c:strCache>
                <c:ptCount val="1"/>
                <c:pt idx="0">
                  <c:v>JAPAN</c:v>
                </c:pt>
              </c:strCache>
            </c:strRef>
          </c:tx>
          <c:spPr>
            <a:solidFill>
              <a:schemeClr val="accent1">
                <a:lumMod val="60000"/>
              </a:schemeClr>
            </a:solidFill>
            <a:ln>
              <a:noFill/>
            </a:ln>
            <a:effectLst/>
          </c:spPr>
          <c:invertIfNegative val="0"/>
          <c:cat>
            <c:numRef>
              <c:f>Donors!$B$6:$M$6</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Donors!$B$13:$M$13</c:f>
              <c:numCache>
                <c:formatCode>General</c:formatCode>
                <c:ptCount val="12"/>
                <c:pt idx="0" formatCode="_(* #,##0_);_(* \(#,##0\);_(* &quot;-&quot;??_);_(@_)">
                  <c:v>113000</c:v>
                </c:pt>
              </c:numCache>
            </c:numRef>
          </c:val>
          <c:extLst>
            <c:ext xmlns:c16="http://schemas.microsoft.com/office/drawing/2014/chart" uri="{C3380CC4-5D6E-409C-BE32-E72D297353CC}">
              <c16:uniqueId val="{00000006-E28B-48EB-8009-B72C440869A4}"/>
            </c:ext>
          </c:extLst>
        </c:ser>
        <c:ser>
          <c:idx val="7"/>
          <c:order val="7"/>
          <c:tx>
            <c:strRef>
              <c:f>Donors!$A$14</c:f>
              <c:strCache>
                <c:ptCount val="1"/>
                <c:pt idx="0">
                  <c:v>GERMANY</c:v>
                </c:pt>
              </c:strCache>
            </c:strRef>
          </c:tx>
          <c:spPr>
            <a:solidFill>
              <a:schemeClr val="accent2">
                <a:lumMod val="60000"/>
              </a:schemeClr>
            </a:solidFill>
            <a:ln>
              <a:noFill/>
            </a:ln>
            <a:effectLst/>
          </c:spPr>
          <c:invertIfNegative val="0"/>
          <c:cat>
            <c:numRef>
              <c:f>Donors!$B$6:$M$6</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Donors!$B$14:$M$14</c:f>
              <c:numCache>
                <c:formatCode>General</c:formatCode>
                <c:ptCount val="12"/>
                <c:pt idx="7" formatCode="_(* #,##0_);_(* \(#,##0\);_(* &quot;-&quot;??_);_(@_)">
                  <c:v>31650.49</c:v>
                </c:pt>
              </c:numCache>
            </c:numRef>
          </c:val>
          <c:extLst>
            <c:ext xmlns:c16="http://schemas.microsoft.com/office/drawing/2014/chart" uri="{C3380CC4-5D6E-409C-BE32-E72D297353CC}">
              <c16:uniqueId val="{00000007-E28B-48EB-8009-B72C440869A4}"/>
            </c:ext>
          </c:extLst>
        </c:ser>
        <c:ser>
          <c:idx val="8"/>
          <c:order val="8"/>
          <c:tx>
            <c:strRef>
              <c:f>Donors!$A$15</c:f>
              <c:strCache>
                <c:ptCount val="1"/>
                <c:pt idx="0">
                  <c:v>Grand Total</c:v>
                </c:pt>
              </c:strCache>
            </c:strRef>
          </c:tx>
          <c:spPr>
            <a:noFill/>
            <a:ln>
              <a:noFill/>
            </a:ln>
            <a:effectLst/>
          </c:spPr>
          <c:invertIfNegative val="0"/>
          <c:dLbls>
            <c:numFmt formatCode="_(* #,##0_);_(* \(#,##0\);_(* &quot;-&quot;??_);_(@_)" sourceLinked="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Donors!$B$6:$M$6</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Donors!$B$15:$M$15</c:f>
              <c:numCache>
                <c:formatCode>_(* #,##0_);_(* \(#,##0\);_(* "-"??_);_(@_)</c:formatCode>
                <c:ptCount val="12"/>
                <c:pt idx="0">
                  <c:v>198859.61</c:v>
                </c:pt>
                <c:pt idx="1">
                  <c:v>809867</c:v>
                </c:pt>
                <c:pt idx="2">
                  <c:v>661112.64</c:v>
                </c:pt>
                <c:pt idx="3">
                  <c:v>751059.65</c:v>
                </c:pt>
                <c:pt idx="4">
                  <c:v>0</c:v>
                </c:pt>
                <c:pt idx="5">
                  <c:v>99955</c:v>
                </c:pt>
                <c:pt idx="6">
                  <c:v>1209806.3399999999</c:v>
                </c:pt>
                <c:pt idx="7">
                  <c:v>31650.49</c:v>
                </c:pt>
                <c:pt idx="8">
                  <c:v>0</c:v>
                </c:pt>
                <c:pt idx="9">
                  <c:v>400000</c:v>
                </c:pt>
                <c:pt idx="10">
                  <c:v>22470</c:v>
                </c:pt>
                <c:pt idx="11">
                  <c:v>0</c:v>
                </c:pt>
              </c:numCache>
            </c:numRef>
          </c:val>
          <c:extLst>
            <c:ext xmlns:c16="http://schemas.microsoft.com/office/drawing/2014/chart" uri="{C3380CC4-5D6E-409C-BE32-E72D297353CC}">
              <c16:uniqueId val="{00000008-E28B-48EB-8009-B72C440869A4}"/>
            </c:ext>
          </c:extLst>
        </c:ser>
        <c:dLbls>
          <c:showLegendKey val="0"/>
          <c:showVal val="0"/>
          <c:showCatName val="0"/>
          <c:showSerName val="0"/>
          <c:showPercent val="0"/>
          <c:showBubbleSize val="0"/>
        </c:dLbls>
        <c:gapWidth val="150"/>
        <c:overlap val="100"/>
        <c:axId val="1311338712"/>
        <c:axId val="1311336088"/>
      </c:barChart>
      <c:catAx>
        <c:axId val="1311338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11336088"/>
        <c:crosses val="autoZero"/>
        <c:auto val="1"/>
        <c:lblAlgn val="ctr"/>
        <c:lblOffset val="100"/>
        <c:noMultiLvlLbl val="0"/>
      </c:catAx>
      <c:valAx>
        <c:axId val="1311336088"/>
        <c:scaling>
          <c:orientation val="minMax"/>
          <c:max val="1300000"/>
        </c:scaling>
        <c:delete val="1"/>
        <c:axPos val="l"/>
        <c:numFmt formatCode="_(* #,##0_);_(* \(#,##0\);_(* &quot;-&quot;??_);_(@_)" sourceLinked="1"/>
        <c:majorTickMark val="none"/>
        <c:minorTickMark val="none"/>
        <c:tickLblPos val="nextTo"/>
        <c:crossAx val="1311338712"/>
        <c:crosses val="autoZero"/>
        <c:crossBetween val="between"/>
      </c:valAx>
      <c:spPr>
        <a:solidFill>
          <a:schemeClr val="bg1"/>
        </a:solidFill>
        <a:ln>
          <a:noFill/>
        </a:ln>
        <a:effectLst/>
      </c:spPr>
    </c:plotArea>
    <c:legend>
      <c:legendPos val="b"/>
      <c:legendEntry>
        <c:idx val="8"/>
        <c:delete val="1"/>
      </c:legendEntry>
      <c:layout>
        <c:manualLayout>
          <c:xMode val="edge"/>
          <c:yMode val="edge"/>
          <c:x val="1.6525497404307109E-2"/>
          <c:y val="0.85734179728108995"/>
          <c:w val="0.9816703511430156"/>
          <c:h val="0.1202805836271007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111111111111108E-2"/>
          <c:y val="4.1666666666666664E-2"/>
          <c:w val="0.93888888888888888"/>
          <c:h val="0.83299358413531654"/>
        </c:manualLayout>
      </c:layout>
      <c:lineChart>
        <c:grouping val="standard"/>
        <c:varyColors val="0"/>
        <c:ser>
          <c:idx val="0"/>
          <c:order val="0"/>
          <c:tx>
            <c:strRef>
              <c:f>summary!$B$3</c:f>
              <c:strCache>
                <c:ptCount val="1"/>
                <c:pt idx="0">
                  <c:v>Airplane</c:v>
                </c:pt>
              </c:strCache>
            </c:strRef>
          </c:tx>
          <c:spPr>
            <a:ln w="28575" cap="rnd">
              <a:solidFill>
                <a:schemeClr val="accent1"/>
              </a:solidFill>
              <a:round/>
            </a:ln>
            <a:effectLst/>
          </c:spPr>
          <c:marker>
            <c:symbol val="none"/>
          </c:marker>
          <c:dLbls>
            <c:dLbl>
              <c:idx val="0"/>
              <c:layout>
                <c:manualLayout>
                  <c:x val="-2.0684157073370953E-2"/>
                  <c:y val="-3.834909818330756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D46-424D-B494-4E5FFBE117D5}"/>
                </c:ext>
              </c:extLst>
            </c:dLbl>
            <c:dLbl>
              <c:idx val="1"/>
              <c:layout>
                <c:manualLayout>
                  <c:x val="-3.4600238904198055E-2"/>
                  <c:y val="-4.760856080325051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46-424D-B494-4E5FFBE117D5}"/>
                </c:ext>
              </c:extLst>
            </c:dLbl>
            <c:dLbl>
              <c:idx val="2"/>
              <c:layout>
                <c:manualLayout>
                  <c:x val="-3.6277777777777777E-2"/>
                  <c:y val="-4.629629629629629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D46-424D-B494-4E5FFBE117D5}"/>
                </c:ext>
              </c:extLst>
            </c:dLbl>
            <c:dLbl>
              <c:idx val="3"/>
              <c:layout>
                <c:manualLayout>
                  <c:x val="-3.0722222222222324E-2"/>
                  <c:y val="-2.777777777777786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46-424D-B494-4E5FFBE117D5}"/>
                </c:ext>
              </c:extLst>
            </c:dLbl>
            <c:dLbl>
              <c:idx val="4"/>
              <c:layout>
                <c:manualLayout>
                  <c:x val="-1.327777777777788E-2"/>
                  <c:y val="0"/>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D46-424D-B494-4E5FFBE117D5}"/>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summary!$A$4:$A$8</c:f>
              <c:numCache>
                <c:formatCode>General</c:formatCode>
                <c:ptCount val="5"/>
                <c:pt idx="0">
                  <c:v>2018</c:v>
                </c:pt>
                <c:pt idx="1">
                  <c:v>2019</c:v>
                </c:pt>
                <c:pt idx="2">
                  <c:v>2020</c:v>
                </c:pt>
                <c:pt idx="3">
                  <c:v>2021</c:v>
                </c:pt>
                <c:pt idx="4">
                  <c:v>2022</c:v>
                </c:pt>
              </c:numCache>
            </c:numRef>
          </c:cat>
          <c:val>
            <c:numRef>
              <c:f>summary!$B$4:$B$8</c:f>
              <c:numCache>
                <c:formatCode>General</c:formatCode>
                <c:ptCount val="5"/>
                <c:pt idx="0">
                  <c:v>64</c:v>
                </c:pt>
                <c:pt idx="1">
                  <c:v>59</c:v>
                </c:pt>
                <c:pt idx="2">
                  <c:v>25</c:v>
                </c:pt>
                <c:pt idx="3">
                  <c:v>12</c:v>
                </c:pt>
                <c:pt idx="4">
                  <c:v>4</c:v>
                </c:pt>
              </c:numCache>
            </c:numRef>
          </c:val>
          <c:smooth val="1"/>
          <c:extLst>
            <c:ext xmlns:c16="http://schemas.microsoft.com/office/drawing/2014/chart" uri="{C3380CC4-5D6E-409C-BE32-E72D297353CC}">
              <c16:uniqueId val="{00000005-BD46-424D-B494-4E5FFBE117D5}"/>
            </c:ext>
          </c:extLst>
        </c:ser>
        <c:ser>
          <c:idx val="1"/>
          <c:order val="1"/>
          <c:tx>
            <c:strRef>
              <c:f>summary!$C$3</c:f>
              <c:strCache>
                <c:ptCount val="1"/>
                <c:pt idx="0">
                  <c:v>Car</c:v>
                </c:pt>
              </c:strCache>
            </c:strRef>
          </c:tx>
          <c:spPr>
            <a:ln w="28575" cap="rnd">
              <a:solidFill>
                <a:schemeClr val="accent2"/>
              </a:solidFill>
              <a:round/>
            </a:ln>
            <a:effectLst/>
          </c:spPr>
          <c:marker>
            <c:symbol val="none"/>
          </c:marker>
          <c:dLbls>
            <c:dLbl>
              <c:idx val="2"/>
              <c:layout>
                <c:manualLayout>
                  <c:x val="-3.9055555555555559E-2"/>
                  <c:y val="3.01272236803733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D46-424D-B494-4E5FFBE117D5}"/>
                </c:ext>
              </c:extLst>
            </c:dLbl>
            <c:dLbl>
              <c:idx val="3"/>
              <c:layout>
                <c:manualLayout>
                  <c:x val="-3.6277777777777777E-2"/>
                  <c:y val="-3.93172207640711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D46-424D-B494-4E5FFBE117D5}"/>
                </c:ext>
              </c:extLst>
            </c:dLbl>
            <c:dLbl>
              <c:idx val="4"/>
              <c:layout>
                <c:manualLayout>
                  <c:x val="-3.9055555555555656E-2"/>
                  <c:y val="2.08679644211139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BD46-424D-B494-4E5FFBE117D5}"/>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summary!$A$4:$A$8</c:f>
              <c:numCache>
                <c:formatCode>General</c:formatCode>
                <c:ptCount val="5"/>
                <c:pt idx="0">
                  <c:v>2018</c:v>
                </c:pt>
                <c:pt idx="1">
                  <c:v>2019</c:v>
                </c:pt>
                <c:pt idx="2">
                  <c:v>2020</c:v>
                </c:pt>
                <c:pt idx="3">
                  <c:v>2021</c:v>
                </c:pt>
                <c:pt idx="4">
                  <c:v>2022</c:v>
                </c:pt>
              </c:numCache>
            </c:numRef>
          </c:cat>
          <c:val>
            <c:numRef>
              <c:f>summary!$C$4:$C$8</c:f>
              <c:numCache>
                <c:formatCode>General</c:formatCode>
                <c:ptCount val="5"/>
                <c:pt idx="0">
                  <c:v>35</c:v>
                </c:pt>
                <c:pt idx="1">
                  <c:v>32</c:v>
                </c:pt>
                <c:pt idx="2">
                  <c:v>13</c:v>
                </c:pt>
                <c:pt idx="3">
                  <c:v>40</c:v>
                </c:pt>
                <c:pt idx="4">
                  <c:v>24</c:v>
                </c:pt>
              </c:numCache>
            </c:numRef>
          </c:val>
          <c:smooth val="1"/>
          <c:extLst>
            <c:ext xmlns:c16="http://schemas.microsoft.com/office/drawing/2014/chart" uri="{C3380CC4-5D6E-409C-BE32-E72D297353CC}">
              <c16:uniqueId val="{00000009-BD46-424D-B494-4E5FFBE117D5}"/>
            </c:ext>
          </c:extLst>
        </c:ser>
        <c:ser>
          <c:idx val="2"/>
          <c:order val="2"/>
          <c:tx>
            <c:strRef>
              <c:f>summary!$D$3</c:f>
              <c:strCache>
                <c:ptCount val="1"/>
                <c:pt idx="0">
                  <c:v>Total</c:v>
                </c:pt>
              </c:strCache>
            </c:strRef>
          </c:tx>
          <c:spPr>
            <a:ln w="28575" cap="rnd">
              <a:solidFill>
                <a:schemeClr val="accent3"/>
              </a:solidFill>
              <a:round/>
            </a:ln>
            <a:effectLst/>
          </c:spPr>
          <c:marker>
            <c:symbol val="none"/>
          </c:marker>
          <c:dLbls>
            <c:dLbl>
              <c:idx val="4"/>
              <c:layout>
                <c:manualLayout>
                  <c:x val="-3.6277777777777777E-2"/>
                  <c:y val="-6.246536891221930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BD46-424D-B494-4E5FFBE117D5}"/>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summary!$A$4:$A$8</c:f>
              <c:numCache>
                <c:formatCode>General</c:formatCode>
                <c:ptCount val="5"/>
                <c:pt idx="0">
                  <c:v>2018</c:v>
                </c:pt>
                <c:pt idx="1">
                  <c:v>2019</c:v>
                </c:pt>
                <c:pt idx="2">
                  <c:v>2020</c:v>
                </c:pt>
                <c:pt idx="3">
                  <c:v>2021</c:v>
                </c:pt>
                <c:pt idx="4">
                  <c:v>2022</c:v>
                </c:pt>
              </c:numCache>
            </c:numRef>
          </c:cat>
          <c:val>
            <c:numRef>
              <c:f>summary!$D$4:$D$8</c:f>
              <c:numCache>
                <c:formatCode>General</c:formatCode>
                <c:ptCount val="5"/>
                <c:pt idx="0">
                  <c:v>99</c:v>
                </c:pt>
                <c:pt idx="1">
                  <c:v>91</c:v>
                </c:pt>
                <c:pt idx="2">
                  <c:v>38</c:v>
                </c:pt>
                <c:pt idx="3">
                  <c:v>52</c:v>
                </c:pt>
                <c:pt idx="4">
                  <c:v>28</c:v>
                </c:pt>
              </c:numCache>
            </c:numRef>
          </c:val>
          <c:smooth val="1"/>
          <c:extLst>
            <c:ext xmlns:c16="http://schemas.microsoft.com/office/drawing/2014/chart" uri="{C3380CC4-5D6E-409C-BE32-E72D297353CC}">
              <c16:uniqueId val="{0000000B-BD46-424D-B494-4E5FFBE117D5}"/>
            </c:ext>
          </c:extLst>
        </c:ser>
        <c:dLbls>
          <c:showLegendKey val="0"/>
          <c:showVal val="0"/>
          <c:showCatName val="0"/>
          <c:showSerName val="0"/>
          <c:showPercent val="0"/>
          <c:showBubbleSize val="0"/>
        </c:dLbls>
        <c:smooth val="0"/>
        <c:axId val="725358608"/>
        <c:axId val="725363528"/>
      </c:lineChart>
      <c:catAx>
        <c:axId val="725358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725363528"/>
        <c:crosses val="autoZero"/>
        <c:auto val="1"/>
        <c:lblAlgn val="ctr"/>
        <c:lblOffset val="100"/>
        <c:noMultiLvlLbl val="0"/>
      </c:catAx>
      <c:valAx>
        <c:axId val="725363528"/>
        <c:scaling>
          <c:orientation val="minMax"/>
        </c:scaling>
        <c:delete val="1"/>
        <c:axPos val="l"/>
        <c:numFmt formatCode="General" sourceLinked="1"/>
        <c:majorTickMark val="none"/>
        <c:minorTickMark val="none"/>
        <c:tickLblPos val="nextTo"/>
        <c:crossAx val="725358608"/>
        <c:crosses val="autoZero"/>
        <c:crossBetween val="between"/>
      </c:valAx>
      <c:spPr>
        <a:noFill/>
        <a:ln w="25400">
          <a:noFill/>
        </a:ln>
        <a:effectLst/>
      </c:spPr>
    </c:plotArea>
    <c:legend>
      <c:legendPos val="b"/>
      <c:layout>
        <c:manualLayout>
          <c:xMode val="edge"/>
          <c:yMode val="edge"/>
          <c:x val="0.37812445319335081"/>
          <c:y val="0.13946704578594338"/>
          <c:w val="0.46510126859142609"/>
          <c:h val="7.384040536599591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latin typeface="Arial" panose="020B0604020202020204" pitchFamily="34" charset="0"/>
          <a:cs typeface="Arial" panose="020B0604020202020204" pitchFamily="34" charset="0"/>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Sheet1!$H$14:$H$16</cx:f>
        <cx:lvl ptCount="3">
          <cx:pt idx="0">Education</cx:pt>
          <cx:pt idx="1">Natural Sciences</cx:pt>
          <cx:pt idx="2">Communication and Information</cx:pt>
        </cx:lvl>
      </cx:strDim>
      <cx:numDim type="size">
        <cx:f>Sheet1!$I$14:$I$16</cx:f>
        <cx:lvl ptCount="3" formatCode="_(* #,##0_);_(* \(#,##0\);_(* &quot;-&quot;??_);_(@_)">
          <cx:pt idx="0">40000</cx:pt>
          <cx:pt idx="1">30000</cx:pt>
          <cx:pt idx="2">40000</cx:pt>
        </cx:lvl>
      </cx:numDim>
    </cx:data>
  </cx:chartData>
  <cx:chart>
    <cx:plotArea>
      <cx:plotAreaRegion>
        <cx:series layoutId="treemap" uniqueId="{B394F33D-F435-4B62-9300-0E2AB398D1FC}">
          <cx:dataPt idx="0">
            <cx:spPr>
              <a:solidFill>
                <a:srgbClr val="C00000"/>
              </a:solidFill>
            </cx:spPr>
          </cx:dataPt>
          <cx:dataPt idx="1">
            <cx:spPr>
              <a:solidFill>
                <a:srgbClr val="FFC000">
                  <a:lumMod val="40000"/>
                  <a:lumOff val="60000"/>
                </a:srgbClr>
              </a:solidFill>
            </cx:spPr>
          </cx:dataPt>
          <cx:dataLabels pos="inEnd">
            <cx:txPr>
              <a:bodyPr spcFirstLastPara="1" vertOverflow="ellipsis" horzOverflow="overflow" wrap="square" lIns="0" tIns="0" rIns="0" bIns="0" anchor="ctr" anchorCtr="1"/>
              <a:lstStyle/>
              <a:p>
                <a:pPr algn="ctr" rtl="0">
                  <a:defRPr sz="1000">
                    <a:solidFill>
                      <a:sysClr val="windowText" lastClr="000000"/>
                    </a:solidFill>
                    <a:latin typeface="Arial" panose="020B0604020202020204" pitchFamily="34" charset="0"/>
                    <a:ea typeface="Arial" panose="020B0604020202020204" pitchFamily="34" charset="0"/>
                    <a:cs typeface="Arial" panose="020B0604020202020204" pitchFamily="34" charset="0"/>
                  </a:defRPr>
                </a:pPr>
                <a:endParaRPr lang="en-US" sz="1000" b="0" i="0" u="none" strike="noStrike" baseline="0">
                  <a:solidFill>
                    <a:sysClr val="windowText" lastClr="000000"/>
                  </a:solidFill>
                  <a:latin typeface="Arial" panose="020B0604020202020204" pitchFamily="34" charset="0"/>
                  <a:cs typeface="Arial" panose="020B0604020202020204" pitchFamily="34" charset="0"/>
                </a:endParaRPr>
              </a:p>
            </cx:txPr>
            <cx:visibility seriesName="0" categoryName="1" value="1"/>
            <cx:separator>
</cx:separator>
          </cx:dataLabels>
          <cx:dataId val="0"/>
          <cx:layoutPr>
            <cx:parentLabelLayout val="overlapping"/>
          </cx:layoutPr>
        </cx:series>
      </cx:plotAreaRegion>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FD716E-5E2B-46A2-9A45-BABF8B410EA7}" type="doc">
      <dgm:prSet loTypeId="urn:microsoft.com/office/officeart/2005/8/layout/process2" loCatId="process" qsTypeId="urn:microsoft.com/office/officeart/2005/8/quickstyle/simple1" qsCatId="simple" csTypeId="urn:microsoft.com/office/officeart/2005/8/colors/accent1_1" csCatId="accent1" phldr="1"/>
      <dgm:spPr/>
    </dgm:pt>
    <dgm:pt modelId="{6B43C2DB-DB2A-43A6-8764-567D1B6A6FDA}">
      <dgm:prSet phldrT="[Text]" custT="1"/>
      <dgm:spPr/>
      <dgm:t>
        <a:bodyPr/>
        <a:lstStyle/>
        <a:p>
          <a:pPr algn="ctr"/>
          <a:r>
            <a:rPr lang="en-GB" sz="800" b="1">
              <a:solidFill>
                <a:schemeClr val="accent1"/>
              </a:solidFill>
            </a:rPr>
            <a:t>Certifying Officer </a:t>
          </a:r>
          <a:r>
            <a:rPr lang="en-GB" sz="800"/>
            <a:t>validation in CMT =  PO Creation in SAP</a:t>
          </a:r>
        </a:p>
      </dgm:t>
    </dgm:pt>
    <dgm:pt modelId="{AA3B0AAF-6836-4632-85D8-F435D90ED236}" type="parTrans" cxnId="{C7E3148B-C916-47E5-8348-48C1D178C240}">
      <dgm:prSet/>
      <dgm:spPr/>
      <dgm:t>
        <a:bodyPr/>
        <a:lstStyle/>
        <a:p>
          <a:pPr algn="ctr"/>
          <a:endParaRPr lang="fr-FR"/>
        </a:p>
      </dgm:t>
    </dgm:pt>
    <dgm:pt modelId="{218C46F9-2F46-469D-A382-BEE65B8CF25C}" type="sibTrans" cxnId="{C7E3148B-C916-47E5-8348-48C1D178C240}">
      <dgm:prSet/>
      <dgm:spPr/>
      <dgm:t>
        <a:bodyPr/>
        <a:lstStyle/>
        <a:p>
          <a:pPr algn="ctr"/>
          <a:endParaRPr lang="fr-FR"/>
        </a:p>
      </dgm:t>
    </dgm:pt>
    <dgm:pt modelId="{1F926E14-EE90-4403-B153-27EC34A34624}">
      <dgm:prSet phldrT="[Text]" custT="1"/>
      <dgm:spPr/>
      <dgm:t>
        <a:bodyPr/>
        <a:lstStyle/>
        <a:p>
          <a:pPr algn="ctr"/>
          <a:r>
            <a:rPr lang="en-GB" sz="800" b="1">
              <a:solidFill>
                <a:schemeClr val="accent6"/>
              </a:solidFill>
            </a:rPr>
            <a:t>Director Approval </a:t>
          </a:r>
          <a:r>
            <a:rPr lang="en-GB" sz="800"/>
            <a:t>validation  in CMT = PO Release in SAP  </a:t>
          </a:r>
        </a:p>
        <a:p>
          <a:pPr algn="ctr"/>
          <a:r>
            <a:rPr lang="en-GB" sz="800" b="1"/>
            <a:t> -&gt; Fund commitment</a:t>
          </a:r>
          <a:endParaRPr lang="fr-FR" sz="800" b="1"/>
        </a:p>
      </dgm:t>
    </dgm:pt>
    <dgm:pt modelId="{E8F9AD79-D470-4D19-B5C3-56F1179D7D5C}" type="parTrans" cxnId="{105EFFA2-4E21-42B6-B15E-C5756DDB6CC4}">
      <dgm:prSet/>
      <dgm:spPr/>
      <dgm:t>
        <a:bodyPr/>
        <a:lstStyle/>
        <a:p>
          <a:pPr algn="ctr"/>
          <a:endParaRPr lang="fr-FR"/>
        </a:p>
      </dgm:t>
    </dgm:pt>
    <dgm:pt modelId="{911719B7-FC80-4F08-AAD6-5600D02EC26C}" type="sibTrans" cxnId="{105EFFA2-4E21-42B6-B15E-C5756DDB6CC4}">
      <dgm:prSet/>
      <dgm:spPr/>
      <dgm:t>
        <a:bodyPr/>
        <a:lstStyle/>
        <a:p>
          <a:pPr algn="ctr"/>
          <a:endParaRPr lang="fr-FR"/>
        </a:p>
      </dgm:t>
    </dgm:pt>
    <dgm:pt modelId="{F6604915-F7B2-46DF-AE4E-B1C744F28912}">
      <dgm:prSet phldrT="[Text]" custT="1"/>
      <dgm:spPr>
        <a:ln>
          <a:solidFill>
            <a:schemeClr val="accent2">
              <a:lumMod val="75000"/>
            </a:schemeClr>
          </a:solidFill>
        </a:ln>
      </dgm:spPr>
      <dgm:t>
        <a:bodyPr/>
        <a:lstStyle/>
        <a:p>
          <a:pPr algn="ctr"/>
          <a:r>
            <a:rPr lang="en-GB" sz="800" b="1">
              <a:solidFill>
                <a:schemeClr val="accent2"/>
              </a:solidFill>
            </a:rPr>
            <a:t>Contract Owner </a:t>
          </a:r>
          <a:r>
            <a:rPr lang="en-GB" sz="800"/>
            <a:t>enters SES in CMT = enters </a:t>
          </a:r>
          <a:r>
            <a:rPr lang="en-GB" sz="800" b="0"/>
            <a:t>MIGO transaction </a:t>
          </a:r>
          <a:r>
            <a:rPr lang="en-GB" sz="800"/>
            <a:t>in SAP</a:t>
          </a:r>
        </a:p>
        <a:p>
          <a:pPr algn="ctr"/>
          <a:r>
            <a:rPr lang="en-GB" sz="800" b="1"/>
            <a:t>-&gt;  Good receipt recording</a:t>
          </a:r>
          <a:endParaRPr lang="fr-FR" sz="800" b="1"/>
        </a:p>
      </dgm:t>
    </dgm:pt>
    <dgm:pt modelId="{42AECE5A-5786-4391-BAED-C325938B97B2}" type="parTrans" cxnId="{98B7CBDC-786F-4463-B106-61DDE5FE44FF}">
      <dgm:prSet/>
      <dgm:spPr/>
      <dgm:t>
        <a:bodyPr/>
        <a:lstStyle/>
        <a:p>
          <a:pPr algn="ctr"/>
          <a:endParaRPr lang="fr-FR"/>
        </a:p>
      </dgm:t>
    </dgm:pt>
    <dgm:pt modelId="{6C7C2A02-C10E-4B6C-AA1D-4AD7120680C6}" type="sibTrans" cxnId="{98B7CBDC-786F-4463-B106-61DDE5FE44FF}">
      <dgm:prSet/>
      <dgm:spPr/>
      <dgm:t>
        <a:bodyPr/>
        <a:lstStyle/>
        <a:p>
          <a:pPr algn="ctr"/>
          <a:endParaRPr lang="fr-FR"/>
        </a:p>
      </dgm:t>
    </dgm:pt>
    <dgm:pt modelId="{550FEDF2-C69C-4BAB-971E-B1BA158E77BD}">
      <dgm:prSet custT="1"/>
      <dgm:spPr>
        <a:ln>
          <a:solidFill>
            <a:schemeClr val="accent2"/>
          </a:solidFill>
        </a:ln>
      </dgm:spPr>
      <dgm:t>
        <a:bodyPr/>
        <a:lstStyle/>
        <a:p>
          <a:pPr algn="ctr"/>
          <a:r>
            <a:rPr lang="en-GB" sz="800" b="1">
              <a:solidFill>
                <a:schemeClr val="accent1"/>
              </a:solidFill>
            </a:rPr>
            <a:t>Certifying Officer </a:t>
          </a:r>
          <a:r>
            <a:rPr lang="en-GB" sz="800" b="0">
              <a:solidFill>
                <a:sysClr val="windowText" lastClr="000000"/>
              </a:solidFill>
            </a:rPr>
            <a:t>enters</a:t>
          </a:r>
          <a:r>
            <a:rPr lang="en-GB" sz="800"/>
            <a:t> </a:t>
          </a:r>
          <a:r>
            <a:rPr lang="en-GB" sz="800" b="0"/>
            <a:t>MIRO </a:t>
          </a:r>
          <a:r>
            <a:rPr lang="en-GB" sz="800" b="0">
              <a:solidFill>
                <a:sysClr val="windowText" lastClr="000000"/>
              </a:solidFill>
            </a:rPr>
            <a:t>transaction</a:t>
          </a:r>
          <a:r>
            <a:rPr lang="en-GB" sz="800"/>
            <a:t> in SAP </a:t>
          </a:r>
        </a:p>
        <a:p>
          <a:pPr algn="ctr"/>
          <a:r>
            <a:rPr lang="en-GB" sz="800" b="1"/>
            <a:t>-&gt; Invoice reception and recording</a:t>
          </a:r>
        </a:p>
      </dgm:t>
    </dgm:pt>
    <dgm:pt modelId="{D12BDD6A-CDD2-42D3-A558-B9EA147CAAA4}" type="parTrans" cxnId="{5BE35704-EA7B-473D-A42E-91400114C414}">
      <dgm:prSet/>
      <dgm:spPr/>
      <dgm:t>
        <a:bodyPr/>
        <a:lstStyle/>
        <a:p>
          <a:pPr algn="ctr"/>
          <a:endParaRPr lang="fr-FR"/>
        </a:p>
      </dgm:t>
    </dgm:pt>
    <dgm:pt modelId="{D45AEEF5-FBAA-4605-B7E3-30925ED3F7D9}" type="sibTrans" cxnId="{5BE35704-EA7B-473D-A42E-91400114C414}">
      <dgm:prSet/>
      <dgm:spPr/>
      <dgm:t>
        <a:bodyPr/>
        <a:lstStyle/>
        <a:p>
          <a:pPr algn="ctr"/>
          <a:endParaRPr lang="fr-FR"/>
        </a:p>
      </dgm:t>
    </dgm:pt>
    <dgm:pt modelId="{99E60ABA-6415-4307-9C0A-28200E1E8FDD}">
      <dgm:prSet custT="1"/>
      <dgm:spPr/>
      <dgm:t>
        <a:bodyPr/>
        <a:lstStyle/>
        <a:p>
          <a:pPr algn="ctr"/>
          <a:r>
            <a:rPr lang="en-GB" sz="800" b="1">
              <a:solidFill>
                <a:schemeClr val="accent1">
                  <a:lumMod val="75000"/>
                </a:schemeClr>
              </a:solidFill>
            </a:rPr>
            <a:t>Administrative unit </a:t>
          </a:r>
          <a:r>
            <a:rPr lang="en-GB" sz="800" b="0">
              <a:solidFill>
                <a:sysClr val="windowText" lastClr="000000"/>
              </a:solidFill>
            </a:rPr>
            <a:t>enters F-53 transaction in SAP </a:t>
          </a:r>
        </a:p>
        <a:p>
          <a:pPr algn="ctr"/>
          <a:r>
            <a:rPr lang="en-GB" sz="800" b="0">
              <a:solidFill>
                <a:sysClr val="windowText" lastClr="000000"/>
              </a:solidFill>
            </a:rPr>
            <a:t>-&gt; </a:t>
          </a:r>
          <a:r>
            <a:rPr lang="en-GB" sz="800" b="1">
              <a:solidFill>
                <a:sysClr val="windowText" lastClr="000000"/>
              </a:solidFill>
            </a:rPr>
            <a:t>Outgoing payment release</a:t>
          </a:r>
          <a:endParaRPr lang="fr-FR" sz="800" b="1">
            <a:solidFill>
              <a:sysClr val="windowText" lastClr="000000"/>
            </a:solidFill>
          </a:endParaRPr>
        </a:p>
      </dgm:t>
    </dgm:pt>
    <dgm:pt modelId="{80EA7BBC-4B19-4F53-9AB4-C8E6CC37FAE9}" type="parTrans" cxnId="{1E843E65-62C6-4A1C-B81D-C5006240AEC2}">
      <dgm:prSet/>
      <dgm:spPr/>
      <dgm:t>
        <a:bodyPr/>
        <a:lstStyle/>
        <a:p>
          <a:pPr algn="ctr"/>
          <a:endParaRPr lang="fr-FR"/>
        </a:p>
      </dgm:t>
    </dgm:pt>
    <dgm:pt modelId="{529BFB73-8CD7-47A4-9526-62E0614EBBC0}" type="sibTrans" cxnId="{1E843E65-62C6-4A1C-B81D-C5006240AEC2}">
      <dgm:prSet/>
      <dgm:spPr/>
      <dgm:t>
        <a:bodyPr/>
        <a:lstStyle/>
        <a:p>
          <a:pPr algn="ctr"/>
          <a:endParaRPr lang="fr-FR"/>
        </a:p>
      </dgm:t>
    </dgm:pt>
    <dgm:pt modelId="{04EE1106-822D-4FFE-A0F2-B96696E331B8}" type="pres">
      <dgm:prSet presAssocID="{D9FD716E-5E2B-46A2-9A45-BABF8B410EA7}" presName="linearFlow" presStyleCnt="0">
        <dgm:presLayoutVars>
          <dgm:resizeHandles val="exact"/>
        </dgm:presLayoutVars>
      </dgm:prSet>
      <dgm:spPr/>
    </dgm:pt>
    <dgm:pt modelId="{FA90685B-15C9-4C98-B4D6-30BD1A3DAE07}" type="pres">
      <dgm:prSet presAssocID="{6B43C2DB-DB2A-43A6-8764-567D1B6A6FDA}" presName="node" presStyleLbl="node1" presStyleIdx="0" presStyleCnt="5" custScaleX="290145">
        <dgm:presLayoutVars>
          <dgm:bulletEnabled val="1"/>
        </dgm:presLayoutVars>
      </dgm:prSet>
      <dgm:spPr/>
    </dgm:pt>
    <dgm:pt modelId="{D1110B21-A9FC-4770-B550-6AC25E48754B}" type="pres">
      <dgm:prSet presAssocID="{218C46F9-2F46-469D-A382-BEE65B8CF25C}" presName="sibTrans" presStyleLbl="sibTrans2D1" presStyleIdx="0" presStyleCnt="4"/>
      <dgm:spPr/>
    </dgm:pt>
    <dgm:pt modelId="{04BC9A14-B53A-4F1C-8D2D-DDF7A9794251}" type="pres">
      <dgm:prSet presAssocID="{218C46F9-2F46-469D-A382-BEE65B8CF25C}" presName="connectorText" presStyleLbl="sibTrans2D1" presStyleIdx="0" presStyleCnt="4"/>
      <dgm:spPr/>
    </dgm:pt>
    <dgm:pt modelId="{09958EBE-F186-48D0-8185-D43B266CF7D0}" type="pres">
      <dgm:prSet presAssocID="{1F926E14-EE90-4403-B153-27EC34A34624}" presName="node" presStyleLbl="node1" presStyleIdx="1" presStyleCnt="5" custScaleX="293233">
        <dgm:presLayoutVars>
          <dgm:bulletEnabled val="1"/>
        </dgm:presLayoutVars>
      </dgm:prSet>
      <dgm:spPr/>
    </dgm:pt>
    <dgm:pt modelId="{8A3AF8A2-00C7-4E07-930D-9B3E10C5A769}" type="pres">
      <dgm:prSet presAssocID="{911719B7-FC80-4F08-AAD6-5600D02EC26C}" presName="sibTrans" presStyleLbl="sibTrans2D1" presStyleIdx="1" presStyleCnt="4"/>
      <dgm:spPr/>
    </dgm:pt>
    <dgm:pt modelId="{004C5AFC-987E-4488-A329-075A346EACF5}" type="pres">
      <dgm:prSet presAssocID="{911719B7-FC80-4F08-AAD6-5600D02EC26C}" presName="connectorText" presStyleLbl="sibTrans2D1" presStyleIdx="1" presStyleCnt="4"/>
      <dgm:spPr/>
    </dgm:pt>
    <dgm:pt modelId="{4F11F359-BBD4-45DD-96E8-096CE7583063}" type="pres">
      <dgm:prSet presAssocID="{F6604915-F7B2-46DF-AE4E-B1C744F28912}" presName="node" presStyleLbl="node1" presStyleIdx="2" presStyleCnt="5" custScaleX="292060">
        <dgm:presLayoutVars>
          <dgm:bulletEnabled val="1"/>
        </dgm:presLayoutVars>
      </dgm:prSet>
      <dgm:spPr/>
    </dgm:pt>
    <dgm:pt modelId="{672F846A-1453-4752-A5ED-FEE8C2C3FC04}" type="pres">
      <dgm:prSet presAssocID="{6C7C2A02-C10E-4B6C-AA1D-4AD7120680C6}" presName="sibTrans" presStyleLbl="sibTrans2D1" presStyleIdx="2" presStyleCnt="4"/>
      <dgm:spPr/>
    </dgm:pt>
    <dgm:pt modelId="{B0B5D314-7B54-453E-A908-A374144975FF}" type="pres">
      <dgm:prSet presAssocID="{6C7C2A02-C10E-4B6C-AA1D-4AD7120680C6}" presName="connectorText" presStyleLbl="sibTrans2D1" presStyleIdx="2" presStyleCnt="4"/>
      <dgm:spPr/>
    </dgm:pt>
    <dgm:pt modelId="{05AB6913-9D67-4576-9740-9E4DB2E45890}" type="pres">
      <dgm:prSet presAssocID="{550FEDF2-C69C-4BAB-971E-B1BA158E77BD}" presName="node" presStyleLbl="node1" presStyleIdx="3" presStyleCnt="5" custScaleX="292060">
        <dgm:presLayoutVars>
          <dgm:bulletEnabled val="1"/>
        </dgm:presLayoutVars>
      </dgm:prSet>
      <dgm:spPr/>
    </dgm:pt>
    <dgm:pt modelId="{F2D226E7-22ED-41BA-9AFC-E56108FAF20E}" type="pres">
      <dgm:prSet presAssocID="{D45AEEF5-FBAA-4605-B7E3-30925ED3F7D9}" presName="sibTrans" presStyleLbl="sibTrans2D1" presStyleIdx="3" presStyleCnt="4"/>
      <dgm:spPr/>
    </dgm:pt>
    <dgm:pt modelId="{387D7931-63F3-4AEC-AC0A-52150A64412C}" type="pres">
      <dgm:prSet presAssocID="{D45AEEF5-FBAA-4605-B7E3-30925ED3F7D9}" presName="connectorText" presStyleLbl="sibTrans2D1" presStyleIdx="3" presStyleCnt="4"/>
      <dgm:spPr/>
    </dgm:pt>
    <dgm:pt modelId="{9CB65F3C-ECD5-4DF4-BF1A-A36855403BB1}" type="pres">
      <dgm:prSet presAssocID="{99E60ABA-6415-4307-9C0A-28200E1E8FDD}" presName="node" presStyleLbl="node1" presStyleIdx="4" presStyleCnt="5" custScaleX="294406" custLinFactNeighborX="-476">
        <dgm:presLayoutVars>
          <dgm:bulletEnabled val="1"/>
        </dgm:presLayoutVars>
      </dgm:prSet>
      <dgm:spPr/>
    </dgm:pt>
  </dgm:ptLst>
  <dgm:cxnLst>
    <dgm:cxn modelId="{5BE35704-EA7B-473D-A42E-91400114C414}" srcId="{D9FD716E-5E2B-46A2-9A45-BABF8B410EA7}" destId="{550FEDF2-C69C-4BAB-971E-B1BA158E77BD}" srcOrd="3" destOrd="0" parTransId="{D12BDD6A-CDD2-42D3-A558-B9EA147CAAA4}" sibTransId="{D45AEEF5-FBAA-4605-B7E3-30925ED3F7D9}"/>
    <dgm:cxn modelId="{03E85206-780A-45AF-B8C8-198411FD151C}" type="presOf" srcId="{F6604915-F7B2-46DF-AE4E-B1C744F28912}" destId="{4F11F359-BBD4-45DD-96E8-096CE7583063}" srcOrd="0" destOrd="0" presId="urn:microsoft.com/office/officeart/2005/8/layout/process2"/>
    <dgm:cxn modelId="{A01B2E11-BD58-4356-B5E8-71579DAF12DC}" type="presOf" srcId="{D45AEEF5-FBAA-4605-B7E3-30925ED3F7D9}" destId="{387D7931-63F3-4AEC-AC0A-52150A64412C}" srcOrd="1" destOrd="0" presId="urn:microsoft.com/office/officeart/2005/8/layout/process2"/>
    <dgm:cxn modelId="{7CCAAD5F-E965-4D81-9E8D-073CC8BCAA60}" type="presOf" srcId="{D9FD716E-5E2B-46A2-9A45-BABF8B410EA7}" destId="{04EE1106-822D-4FFE-A0F2-B96696E331B8}" srcOrd="0" destOrd="0" presId="urn:microsoft.com/office/officeart/2005/8/layout/process2"/>
    <dgm:cxn modelId="{C6713D65-152D-4347-94B2-1B98C4FC0399}" type="presOf" srcId="{911719B7-FC80-4F08-AAD6-5600D02EC26C}" destId="{8A3AF8A2-00C7-4E07-930D-9B3E10C5A769}" srcOrd="0" destOrd="0" presId="urn:microsoft.com/office/officeart/2005/8/layout/process2"/>
    <dgm:cxn modelId="{1E843E65-62C6-4A1C-B81D-C5006240AEC2}" srcId="{D9FD716E-5E2B-46A2-9A45-BABF8B410EA7}" destId="{99E60ABA-6415-4307-9C0A-28200E1E8FDD}" srcOrd="4" destOrd="0" parTransId="{80EA7BBC-4B19-4F53-9AB4-C8E6CC37FAE9}" sibTransId="{529BFB73-8CD7-47A4-9526-62E0614EBBC0}"/>
    <dgm:cxn modelId="{9B0B1D81-2C69-4D99-A227-92012F73AF04}" type="presOf" srcId="{6B43C2DB-DB2A-43A6-8764-567D1B6A6FDA}" destId="{FA90685B-15C9-4C98-B4D6-30BD1A3DAE07}" srcOrd="0" destOrd="0" presId="urn:microsoft.com/office/officeart/2005/8/layout/process2"/>
    <dgm:cxn modelId="{C7E3148B-C916-47E5-8348-48C1D178C240}" srcId="{D9FD716E-5E2B-46A2-9A45-BABF8B410EA7}" destId="{6B43C2DB-DB2A-43A6-8764-567D1B6A6FDA}" srcOrd="0" destOrd="0" parTransId="{AA3B0AAF-6836-4632-85D8-F435D90ED236}" sibTransId="{218C46F9-2F46-469D-A382-BEE65B8CF25C}"/>
    <dgm:cxn modelId="{1B88B28B-F385-4520-B71B-94489CBBC95D}" type="presOf" srcId="{6C7C2A02-C10E-4B6C-AA1D-4AD7120680C6}" destId="{B0B5D314-7B54-453E-A908-A374144975FF}" srcOrd="1" destOrd="0" presId="urn:microsoft.com/office/officeart/2005/8/layout/process2"/>
    <dgm:cxn modelId="{105EFFA2-4E21-42B6-B15E-C5756DDB6CC4}" srcId="{D9FD716E-5E2B-46A2-9A45-BABF8B410EA7}" destId="{1F926E14-EE90-4403-B153-27EC34A34624}" srcOrd="1" destOrd="0" parTransId="{E8F9AD79-D470-4D19-B5C3-56F1179D7D5C}" sibTransId="{911719B7-FC80-4F08-AAD6-5600D02EC26C}"/>
    <dgm:cxn modelId="{E487CDA4-E771-410C-8833-7A06063CCE94}" type="presOf" srcId="{218C46F9-2F46-469D-A382-BEE65B8CF25C}" destId="{D1110B21-A9FC-4770-B550-6AC25E48754B}" srcOrd="0" destOrd="0" presId="urn:microsoft.com/office/officeart/2005/8/layout/process2"/>
    <dgm:cxn modelId="{1593F9AA-16C9-4704-A01A-A0470959B4B6}" type="presOf" srcId="{911719B7-FC80-4F08-AAD6-5600D02EC26C}" destId="{004C5AFC-987E-4488-A329-075A346EACF5}" srcOrd="1" destOrd="0" presId="urn:microsoft.com/office/officeart/2005/8/layout/process2"/>
    <dgm:cxn modelId="{85ED7DB8-F6FF-472D-B973-1ABB05977B3F}" type="presOf" srcId="{218C46F9-2F46-469D-A382-BEE65B8CF25C}" destId="{04BC9A14-B53A-4F1C-8D2D-DDF7A9794251}" srcOrd="1" destOrd="0" presId="urn:microsoft.com/office/officeart/2005/8/layout/process2"/>
    <dgm:cxn modelId="{E4B371BA-AB7D-4EA5-BA83-DB26674EE077}" type="presOf" srcId="{D45AEEF5-FBAA-4605-B7E3-30925ED3F7D9}" destId="{F2D226E7-22ED-41BA-9AFC-E56108FAF20E}" srcOrd="0" destOrd="0" presId="urn:microsoft.com/office/officeart/2005/8/layout/process2"/>
    <dgm:cxn modelId="{F353B5C1-D874-48BD-94C1-97107654BD5F}" type="presOf" srcId="{99E60ABA-6415-4307-9C0A-28200E1E8FDD}" destId="{9CB65F3C-ECD5-4DF4-BF1A-A36855403BB1}" srcOrd="0" destOrd="0" presId="urn:microsoft.com/office/officeart/2005/8/layout/process2"/>
    <dgm:cxn modelId="{98B7CBDC-786F-4463-B106-61DDE5FE44FF}" srcId="{D9FD716E-5E2B-46A2-9A45-BABF8B410EA7}" destId="{F6604915-F7B2-46DF-AE4E-B1C744F28912}" srcOrd="2" destOrd="0" parTransId="{42AECE5A-5786-4391-BAED-C325938B97B2}" sibTransId="{6C7C2A02-C10E-4B6C-AA1D-4AD7120680C6}"/>
    <dgm:cxn modelId="{4190CAEA-3ED4-461F-AE95-B1CCF0F27207}" type="presOf" srcId="{550FEDF2-C69C-4BAB-971E-B1BA158E77BD}" destId="{05AB6913-9D67-4576-9740-9E4DB2E45890}" srcOrd="0" destOrd="0" presId="urn:microsoft.com/office/officeart/2005/8/layout/process2"/>
    <dgm:cxn modelId="{ED419AF8-D094-4BFE-BCED-D0CBF860561B}" type="presOf" srcId="{6C7C2A02-C10E-4B6C-AA1D-4AD7120680C6}" destId="{672F846A-1453-4752-A5ED-FEE8C2C3FC04}" srcOrd="0" destOrd="0" presId="urn:microsoft.com/office/officeart/2005/8/layout/process2"/>
    <dgm:cxn modelId="{F7229FFC-12F3-4C69-81C4-63D43D86D0A9}" type="presOf" srcId="{1F926E14-EE90-4403-B153-27EC34A34624}" destId="{09958EBE-F186-48D0-8185-D43B266CF7D0}" srcOrd="0" destOrd="0" presId="urn:microsoft.com/office/officeart/2005/8/layout/process2"/>
    <dgm:cxn modelId="{84629DAF-40F8-48E7-B021-E6AA1E368CF4}" type="presParOf" srcId="{04EE1106-822D-4FFE-A0F2-B96696E331B8}" destId="{FA90685B-15C9-4C98-B4D6-30BD1A3DAE07}" srcOrd="0" destOrd="0" presId="urn:microsoft.com/office/officeart/2005/8/layout/process2"/>
    <dgm:cxn modelId="{E20BA79B-0CC5-406C-858B-F748CECF246E}" type="presParOf" srcId="{04EE1106-822D-4FFE-A0F2-B96696E331B8}" destId="{D1110B21-A9FC-4770-B550-6AC25E48754B}" srcOrd="1" destOrd="0" presId="urn:microsoft.com/office/officeart/2005/8/layout/process2"/>
    <dgm:cxn modelId="{E6A0C864-F087-4785-8CFE-B70295B0A448}" type="presParOf" srcId="{D1110B21-A9FC-4770-B550-6AC25E48754B}" destId="{04BC9A14-B53A-4F1C-8D2D-DDF7A9794251}" srcOrd="0" destOrd="0" presId="urn:microsoft.com/office/officeart/2005/8/layout/process2"/>
    <dgm:cxn modelId="{BF99AD09-1F20-4E31-94AA-26D18AE2D48B}" type="presParOf" srcId="{04EE1106-822D-4FFE-A0F2-B96696E331B8}" destId="{09958EBE-F186-48D0-8185-D43B266CF7D0}" srcOrd="2" destOrd="0" presId="urn:microsoft.com/office/officeart/2005/8/layout/process2"/>
    <dgm:cxn modelId="{2BF0F190-8101-4A1D-B4CA-1623CE1DAF05}" type="presParOf" srcId="{04EE1106-822D-4FFE-A0F2-B96696E331B8}" destId="{8A3AF8A2-00C7-4E07-930D-9B3E10C5A769}" srcOrd="3" destOrd="0" presId="urn:microsoft.com/office/officeart/2005/8/layout/process2"/>
    <dgm:cxn modelId="{DD474E86-9A9B-42F3-AFF2-F5D276207F5B}" type="presParOf" srcId="{8A3AF8A2-00C7-4E07-930D-9B3E10C5A769}" destId="{004C5AFC-987E-4488-A329-075A346EACF5}" srcOrd="0" destOrd="0" presId="urn:microsoft.com/office/officeart/2005/8/layout/process2"/>
    <dgm:cxn modelId="{2939BCFB-A208-44B4-985D-53765C546902}" type="presParOf" srcId="{04EE1106-822D-4FFE-A0F2-B96696E331B8}" destId="{4F11F359-BBD4-45DD-96E8-096CE7583063}" srcOrd="4" destOrd="0" presId="urn:microsoft.com/office/officeart/2005/8/layout/process2"/>
    <dgm:cxn modelId="{8132DDD2-7265-45FA-A2C8-616F1E9F56FF}" type="presParOf" srcId="{04EE1106-822D-4FFE-A0F2-B96696E331B8}" destId="{672F846A-1453-4752-A5ED-FEE8C2C3FC04}" srcOrd="5" destOrd="0" presId="urn:microsoft.com/office/officeart/2005/8/layout/process2"/>
    <dgm:cxn modelId="{2E669273-C93A-439F-9606-FB848010770D}" type="presParOf" srcId="{672F846A-1453-4752-A5ED-FEE8C2C3FC04}" destId="{B0B5D314-7B54-453E-A908-A374144975FF}" srcOrd="0" destOrd="0" presId="urn:microsoft.com/office/officeart/2005/8/layout/process2"/>
    <dgm:cxn modelId="{A39202D8-9C8B-4EC1-A46C-4A4325B6274E}" type="presParOf" srcId="{04EE1106-822D-4FFE-A0F2-B96696E331B8}" destId="{05AB6913-9D67-4576-9740-9E4DB2E45890}" srcOrd="6" destOrd="0" presId="urn:microsoft.com/office/officeart/2005/8/layout/process2"/>
    <dgm:cxn modelId="{BA3043C9-243F-4623-88C4-33843E25932B}" type="presParOf" srcId="{04EE1106-822D-4FFE-A0F2-B96696E331B8}" destId="{F2D226E7-22ED-41BA-9AFC-E56108FAF20E}" srcOrd="7" destOrd="0" presId="urn:microsoft.com/office/officeart/2005/8/layout/process2"/>
    <dgm:cxn modelId="{2707F996-4DDE-462D-A949-6432675D85E3}" type="presParOf" srcId="{F2D226E7-22ED-41BA-9AFC-E56108FAF20E}" destId="{387D7931-63F3-4AEC-AC0A-52150A64412C}" srcOrd="0" destOrd="0" presId="urn:microsoft.com/office/officeart/2005/8/layout/process2"/>
    <dgm:cxn modelId="{715178AA-4A0D-4FE1-BAD9-16710E9BC4EA}" type="presParOf" srcId="{04EE1106-822D-4FFE-A0F2-B96696E331B8}" destId="{9CB65F3C-ECD5-4DF4-BF1A-A36855403BB1}" srcOrd="8" destOrd="0" presId="urn:microsoft.com/office/officeart/2005/8/layout/process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5D7A0C3-F79A-4D78-A322-C700A16805A6}" type="doc">
      <dgm:prSet loTypeId="urn:microsoft.com/office/officeart/2005/8/layout/process2" loCatId="process" qsTypeId="urn:microsoft.com/office/officeart/2005/8/quickstyle/simple1" qsCatId="simple" csTypeId="urn:microsoft.com/office/officeart/2005/8/colors/accent0_1" csCatId="mainScheme" phldr="1"/>
      <dgm:spPr/>
    </dgm:pt>
    <dgm:pt modelId="{249D474C-8F1D-4BD0-814E-5F53581F8FC1}">
      <dgm:prSet phldrT="[Text]" custT="1"/>
      <dgm:spPr/>
      <dgm:t>
        <a:bodyPr/>
        <a:lstStyle/>
        <a:p>
          <a:pPr algn="ctr"/>
          <a:r>
            <a:rPr lang="en-GB" sz="800" b="1">
              <a:solidFill>
                <a:schemeClr val="accent1">
                  <a:lumMod val="75000"/>
                </a:schemeClr>
              </a:solidFill>
            </a:rPr>
            <a:t>Administrative Unit </a:t>
          </a:r>
          <a:r>
            <a:rPr lang="en-GB" sz="800"/>
            <a:t>enters FB60 transaction in SAP to </a:t>
          </a:r>
          <a:r>
            <a:rPr lang="en-GB" sz="800" b="0"/>
            <a:t>create an invoice in the vendor account </a:t>
          </a:r>
        </a:p>
        <a:p>
          <a:pPr algn="ctr"/>
          <a:r>
            <a:rPr lang="en-GB" sz="800" b="1"/>
            <a:t>-&gt; Posting Invoice Receipt</a:t>
          </a:r>
          <a:endParaRPr lang="fr-FR" sz="800" b="1"/>
        </a:p>
      </dgm:t>
    </dgm:pt>
    <dgm:pt modelId="{9B0D8D2C-31A3-4015-AB0E-B2C7ECE33374}" type="parTrans" cxnId="{05D56349-6076-4F04-95FB-3B6D2F1BA8CC}">
      <dgm:prSet/>
      <dgm:spPr/>
      <dgm:t>
        <a:bodyPr/>
        <a:lstStyle/>
        <a:p>
          <a:pPr algn="ctr"/>
          <a:endParaRPr lang="fr-FR"/>
        </a:p>
      </dgm:t>
    </dgm:pt>
    <dgm:pt modelId="{DD8397AC-942E-4E6C-BEB4-67F2AF54AB06}" type="sibTrans" cxnId="{05D56349-6076-4F04-95FB-3B6D2F1BA8CC}">
      <dgm:prSet/>
      <dgm:spPr/>
      <dgm:t>
        <a:bodyPr/>
        <a:lstStyle/>
        <a:p>
          <a:pPr algn="ctr"/>
          <a:endParaRPr lang="fr-FR"/>
        </a:p>
      </dgm:t>
    </dgm:pt>
    <dgm:pt modelId="{690E332E-8654-492C-ADF9-3CB1C9B47908}">
      <dgm:prSet phldrT="[Text]"/>
      <dgm:spPr/>
      <dgm:t>
        <a:bodyPr/>
        <a:lstStyle/>
        <a:p>
          <a:pPr algn="ctr"/>
          <a:r>
            <a:rPr lang="en-GB" b="1">
              <a:solidFill>
                <a:schemeClr val="accent1">
                  <a:lumMod val="75000"/>
                </a:schemeClr>
              </a:solidFill>
            </a:rPr>
            <a:t>Administrative unit </a:t>
          </a:r>
          <a:r>
            <a:rPr lang="en-GB" b="0">
              <a:solidFill>
                <a:sysClr val="windowText" lastClr="000000"/>
              </a:solidFill>
            </a:rPr>
            <a:t>enters F-53 transaction in SAP to post outgoing payment (OP) + clearing in the vendor account </a:t>
          </a:r>
        </a:p>
        <a:p>
          <a:pPr algn="ctr"/>
          <a:r>
            <a:rPr lang="en-GB" b="0">
              <a:solidFill>
                <a:sysClr val="windowText" lastClr="000000"/>
              </a:solidFill>
            </a:rPr>
            <a:t>-&gt; </a:t>
          </a:r>
          <a:r>
            <a:rPr lang="en-GB" b="1">
              <a:solidFill>
                <a:sysClr val="windowText" lastClr="000000"/>
              </a:solidFill>
            </a:rPr>
            <a:t>Outgoing payment release</a:t>
          </a:r>
          <a:endParaRPr lang="fr-FR" b="1"/>
        </a:p>
      </dgm:t>
    </dgm:pt>
    <dgm:pt modelId="{AC8055F5-1ED3-4D52-B7C1-71F71C1F489D}" type="parTrans" cxnId="{3F68FBAA-17E1-4770-8A50-2456A5F10BAA}">
      <dgm:prSet/>
      <dgm:spPr/>
      <dgm:t>
        <a:bodyPr/>
        <a:lstStyle/>
        <a:p>
          <a:pPr algn="ctr"/>
          <a:endParaRPr lang="fr-FR"/>
        </a:p>
      </dgm:t>
    </dgm:pt>
    <dgm:pt modelId="{98474D2A-3432-494E-A634-51DBC60BC414}" type="sibTrans" cxnId="{3F68FBAA-17E1-4770-8A50-2456A5F10BAA}">
      <dgm:prSet/>
      <dgm:spPr/>
      <dgm:t>
        <a:bodyPr/>
        <a:lstStyle/>
        <a:p>
          <a:pPr algn="ctr"/>
          <a:endParaRPr lang="fr-FR"/>
        </a:p>
      </dgm:t>
    </dgm:pt>
    <dgm:pt modelId="{E8CDD0A6-94A7-4BD8-A030-2D3BCA49076B}" type="pres">
      <dgm:prSet presAssocID="{C5D7A0C3-F79A-4D78-A322-C700A16805A6}" presName="linearFlow" presStyleCnt="0">
        <dgm:presLayoutVars>
          <dgm:resizeHandles val="exact"/>
        </dgm:presLayoutVars>
      </dgm:prSet>
      <dgm:spPr/>
    </dgm:pt>
    <dgm:pt modelId="{EBA2644E-4D47-4468-87C8-FC5EC8B4C5F1}" type="pres">
      <dgm:prSet presAssocID="{249D474C-8F1D-4BD0-814E-5F53581F8FC1}" presName="node" presStyleLbl="node1" presStyleIdx="0" presStyleCnt="2" custScaleX="211136">
        <dgm:presLayoutVars>
          <dgm:bulletEnabled val="1"/>
        </dgm:presLayoutVars>
      </dgm:prSet>
      <dgm:spPr/>
    </dgm:pt>
    <dgm:pt modelId="{7018D59E-0922-44B9-9BF8-AA0F6B60557C}" type="pres">
      <dgm:prSet presAssocID="{DD8397AC-942E-4E6C-BEB4-67F2AF54AB06}" presName="sibTrans" presStyleLbl="sibTrans2D1" presStyleIdx="0" presStyleCnt="1"/>
      <dgm:spPr/>
    </dgm:pt>
    <dgm:pt modelId="{E79ED535-BC87-40F5-A2EF-68F126674AC6}" type="pres">
      <dgm:prSet presAssocID="{DD8397AC-942E-4E6C-BEB4-67F2AF54AB06}" presName="connectorText" presStyleLbl="sibTrans2D1" presStyleIdx="0" presStyleCnt="1"/>
      <dgm:spPr/>
    </dgm:pt>
    <dgm:pt modelId="{13C97F70-AF65-4531-8A8E-571395519DE3}" type="pres">
      <dgm:prSet presAssocID="{690E332E-8654-492C-ADF9-3CB1C9B47908}" presName="node" presStyleLbl="node1" presStyleIdx="1" presStyleCnt="2" custScaleX="213206">
        <dgm:presLayoutVars>
          <dgm:bulletEnabled val="1"/>
        </dgm:presLayoutVars>
      </dgm:prSet>
      <dgm:spPr/>
    </dgm:pt>
  </dgm:ptLst>
  <dgm:cxnLst>
    <dgm:cxn modelId="{FBFDA206-D26C-4FFA-AA7E-1EEA342B0F09}" type="presOf" srcId="{DD8397AC-942E-4E6C-BEB4-67F2AF54AB06}" destId="{E79ED535-BC87-40F5-A2EF-68F126674AC6}" srcOrd="1" destOrd="0" presId="urn:microsoft.com/office/officeart/2005/8/layout/process2"/>
    <dgm:cxn modelId="{D2966968-1C0E-4319-9153-47928840F9C3}" type="presOf" srcId="{DD8397AC-942E-4E6C-BEB4-67F2AF54AB06}" destId="{7018D59E-0922-44B9-9BF8-AA0F6B60557C}" srcOrd="0" destOrd="0" presId="urn:microsoft.com/office/officeart/2005/8/layout/process2"/>
    <dgm:cxn modelId="{05D56349-6076-4F04-95FB-3B6D2F1BA8CC}" srcId="{C5D7A0C3-F79A-4D78-A322-C700A16805A6}" destId="{249D474C-8F1D-4BD0-814E-5F53581F8FC1}" srcOrd="0" destOrd="0" parTransId="{9B0D8D2C-31A3-4015-AB0E-B2C7ECE33374}" sibTransId="{DD8397AC-942E-4E6C-BEB4-67F2AF54AB06}"/>
    <dgm:cxn modelId="{40E3754A-2AA3-49B3-8094-27ED3E41A0A1}" type="presOf" srcId="{690E332E-8654-492C-ADF9-3CB1C9B47908}" destId="{13C97F70-AF65-4531-8A8E-571395519DE3}" srcOrd="0" destOrd="0" presId="urn:microsoft.com/office/officeart/2005/8/layout/process2"/>
    <dgm:cxn modelId="{3F68FBAA-17E1-4770-8A50-2456A5F10BAA}" srcId="{C5D7A0C3-F79A-4D78-A322-C700A16805A6}" destId="{690E332E-8654-492C-ADF9-3CB1C9B47908}" srcOrd="1" destOrd="0" parTransId="{AC8055F5-1ED3-4D52-B7C1-71F71C1F489D}" sibTransId="{98474D2A-3432-494E-A634-51DBC60BC414}"/>
    <dgm:cxn modelId="{D9D0DCC9-23FE-4651-8F9C-57FB5C7CE8FF}" type="presOf" srcId="{C5D7A0C3-F79A-4D78-A322-C700A16805A6}" destId="{E8CDD0A6-94A7-4BD8-A030-2D3BCA49076B}" srcOrd="0" destOrd="0" presId="urn:microsoft.com/office/officeart/2005/8/layout/process2"/>
    <dgm:cxn modelId="{A867E6D7-104B-450E-96D3-0683BA44FE1D}" type="presOf" srcId="{249D474C-8F1D-4BD0-814E-5F53581F8FC1}" destId="{EBA2644E-4D47-4468-87C8-FC5EC8B4C5F1}" srcOrd="0" destOrd="0" presId="urn:microsoft.com/office/officeart/2005/8/layout/process2"/>
    <dgm:cxn modelId="{53413B72-093C-4779-A3B1-26A3F47E8033}" type="presParOf" srcId="{E8CDD0A6-94A7-4BD8-A030-2D3BCA49076B}" destId="{EBA2644E-4D47-4468-87C8-FC5EC8B4C5F1}" srcOrd="0" destOrd="0" presId="urn:microsoft.com/office/officeart/2005/8/layout/process2"/>
    <dgm:cxn modelId="{0FF8CB04-9B4D-410C-87C3-C4DE663A8BA7}" type="presParOf" srcId="{E8CDD0A6-94A7-4BD8-A030-2D3BCA49076B}" destId="{7018D59E-0922-44B9-9BF8-AA0F6B60557C}" srcOrd="1" destOrd="0" presId="urn:microsoft.com/office/officeart/2005/8/layout/process2"/>
    <dgm:cxn modelId="{06B1053C-7FA5-4421-9B2B-5A3A7F75E3F0}" type="presParOf" srcId="{7018D59E-0922-44B9-9BF8-AA0F6B60557C}" destId="{E79ED535-BC87-40F5-A2EF-68F126674AC6}" srcOrd="0" destOrd="0" presId="urn:microsoft.com/office/officeart/2005/8/layout/process2"/>
    <dgm:cxn modelId="{D57A2D82-A5F7-4238-AA00-0A94852B9E79}" type="presParOf" srcId="{E8CDD0A6-94A7-4BD8-A030-2D3BCA49076B}" destId="{13C97F70-AF65-4531-8A8E-571395519DE3}" srcOrd="2" destOrd="0" presId="urn:microsoft.com/office/officeart/2005/8/layout/process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836610A-C4BF-4767-8001-B9EFDC3D7D32}" type="doc">
      <dgm:prSet loTypeId="urn:microsoft.com/office/officeart/2005/8/layout/chevronAccent+Icon" loCatId="process" qsTypeId="urn:microsoft.com/office/officeart/2005/8/quickstyle/simple1" qsCatId="simple" csTypeId="urn:microsoft.com/office/officeart/2005/8/colors/accent1_2" csCatId="accent1" phldr="1"/>
      <dgm:spPr/>
    </dgm:pt>
    <dgm:pt modelId="{5E0C3C40-E1CD-4CAF-ABEF-DF3C3497364D}">
      <dgm:prSet phldrT="[Text]" custT="1"/>
      <dgm:spPr/>
      <dgm:t>
        <a:bodyPr/>
        <a:lstStyle/>
        <a:p>
          <a:r>
            <a:rPr lang="en-US" sz="900" dirty="0">
              <a:latin typeface="Arial" panose="020B0604020202020204" pitchFamily="34" charset="0"/>
              <a:cs typeface="Arial" panose="020B0604020202020204" pitchFamily="34" charset="0"/>
            </a:rPr>
            <a:t>Planning</a:t>
          </a:r>
        </a:p>
      </dgm:t>
    </dgm:pt>
    <dgm:pt modelId="{D8634679-3F5A-428A-84C3-01C66FC2BD85}" type="parTrans" cxnId="{71FADFC2-0DDE-455F-AE52-CEB9F4BA5DD9}">
      <dgm:prSet/>
      <dgm:spPr/>
      <dgm:t>
        <a:bodyPr/>
        <a:lstStyle/>
        <a:p>
          <a:endParaRPr lang="en-US" sz="900">
            <a:latin typeface="Arial" panose="020B0604020202020204" pitchFamily="34" charset="0"/>
            <a:cs typeface="Arial" panose="020B0604020202020204" pitchFamily="34" charset="0"/>
          </a:endParaRPr>
        </a:p>
      </dgm:t>
    </dgm:pt>
    <dgm:pt modelId="{C5149445-71D2-43B7-8B5E-338D0DA289CA}" type="sibTrans" cxnId="{71FADFC2-0DDE-455F-AE52-CEB9F4BA5DD9}">
      <dgm:prSet/>
      <dgm:spPr/>
      <dgm:t>
        <a:bodyPr/>
        <a:lstStyle/>
        <a:p>
          <a:endParaRPr lang="en-US" sz="900">
            <a:latin typeface="Arial" panose="020B0604020202020204" pitchFamily="34" charset="0"/>
            <a:cs typeface="Arial" panose="020B0604020202020204" pitchFamily="34" charset="0"/>
          </a:endParaRPr>
        </a:p>
      </dgm:t>
    </dgm:pt>
    <dgm:pt modelId="{BCDD125E-5D58-42E1-AAA1-BD28E4FD26F0}">
      <dgm:prSet custT="1"/>
      <dgm:spPr/>
      <dgm:t>
        <a:bodyPr/>
        <a:lstStyle/>
        <a:p>
          <a:r>
            <a:rPr lang="en-US" sz="900" dirty="0">
              <a:latin typeface="Arial" panose="020B0604020202020204" pitchFamily="34" charset="0"/>
              <a:cs typeface="Arial" panose="020B0604020202020204" pitchFamily="34" charset="0"/>
            </a:rPr>
            <a:t>Draft Report</a:t>
          </a:r>
        </a:p>
      </dgm:t>
    </dgm:pt>
    <dgm:pt modelId="{10CD110C-ABD0-4FD5-BB27-C17EABCFE57B}" type="parTrans" cxnId="{79A4E872-5725-4607-B593-B41B60A2C333}">
      <dgm:prSet/>
      <dgm:spPr/>
      <dgm:t>
        <a:bodyPr/>
        <a:lstStyle/>
        <a:p>
          <a:endParaRPr lang="en-US" sz="900">
            <a:latin typeface="Arial" panose="020B0604020202020204" pitchFamily="34" charset="0"/>
            <a:cs typeface="Arial" panose="020B0604020202020204" pitchFamily="34" charset="0"/>
          </a:endParaRPr>
        </a:p>
      </dgm:t>
    </dgm:pt>
    <dgm:pt modelId="{F0A1F33A-7377-41D3-AEC5-833B5F76ADCB}" type="sibTrans" cxnId="{79A4E872-5725-4607-B593-B41B60A2C333}">
      <dgm:prSet/>
      <dgm:spPr/>
      <dgm:t>
        <a:bodyPr/>
        <a:lstStyle/>
        <a:p>
          <a:endParaRPr lang="en-US" sz="900">
            <a:latin typeface="Arial" panose="020B0604020202020204" pitchFamily="34" charset="0"/>
            <a:cs typeface="Arial" panose="020B0604020202020204" pitchFamily="34" charset="0"/>
          </a:endParaRPr>
        </a:p>
      </dgm:t>
    </dgm:pt>
    <dgm:pt modelId="{C293E120-CB78-4903-B3BF-2B4A23B87647}">
      <dgm:prSet custT="1"/>
      <dgm:spPr/>
      <dgm:t>
        <a:bodyPr/>
        <a:lstStyle/>
        <a:p>
          <a:r>
            <a:rPr lang="en-US" sz="900" dirty="0">
              <a:latin typeface="Arial" panose="020B0604020202020204" pitchFamily="34" charset="0"/>
              <a:cs typeface="Arial" panose="020B0604020202020204" pitchFamily="34" charset="0"/>
            </a:rPr>
            <a:t>Comments</a:t>
          </a:r>
        </a:p>
      </dgm:t>
    </dgm:pt>
    <dgm:pt modelId="{B2E9DEAB-E287-4341-B2FB-C52BFC64B8CC}" type="parTrans" cxnId="{BB946B0F-C040-4BBA-BD82-50A683DD6923}">
      <dgm:prSet/>
      <dgm:spPr/>
      <dgm:t>
        <a:bodyPr/>
        <a:lstStyle/>
        <a:p>
          <a:endParaRPr lang="en-US" sz="900">
            <a:latin typeface="Arial" panose="020B0604020202020204" pitchFamily="34" charset="0"/>
            <a:cs typeface="Arial" panose="020B0604020202020204" pitchFamily="34" charset="0"/>
          </a:endParaRPr>
        </a:p>
      </dgm:t>
    </dgm:pt>
    <dgm:pt modelId="{4BEA2FA0-B0EA-41D3-9B23-E59C952CAA40}" type="sibTrans" cxnId="{BB946B0F-C040-4BBA-BD82-50A683DD6923}">
      <dgm:prSet/>
      <dgm:spPr/>
      <dgm:t>
        <a:bodyPr/>
        <a:lstStyle/>
        <a:p>
          <a:endParaRPr lang="en-US" sz="900">
            <a:latin typeface="Arial" panose="020B0604020202020204" pitchFamily="34" charset="0"/>
            <a:cs typeface="Arial" panose="020B0604020202020204" pitchFamily="34" charset="0"/>
          </a:endParaRPr>
        </a:p>
      </dgm:t>
    </dgm:pt>
    <dgm:pt modelId="{603E9FE9-F458-4E23-85EA-FD0CE28A4557}">
      <dgm:prSet custT="1"/>
      <dgm:spPr/>
      <dgm:t>
        <a:bodyPr/>
        <a:lstStyle/>
        <a:p>
          <a:r>
            <a:rPr lang="en-US" sz="900" dirty="0">
              <a:latin typeface="Arial" panose="020B0604020202020204" pitchFamily="34" charset="0"/>
              <a:cs typeface="Arial" panose="020B0604020202020204" pitchFamily="34" charset="0"/>
            </a:rPr>
            <a:t>Finalization</a:t>
          </a:r>
        </a:p>
      </dgm:t>
    </dgm:pt>
    <dgm:pt modelId="{5FCDBDF5-0C9D-45E2-8176-4169B3F132F8}" type="parTrans" cxnId="{28594F63-D643-4ED5-8900-2C846F29C3DD}">
      <dgm:prSet/>
      <dgm:spPr/>
      <dgm:t>
        <a:bodyPr/>
        <a:lstStyle/>
        <a:p>
          <a:endParaRPr lang="en-US" sz="900">
            <a:latin typeface="Arial" panose="020B0604020202020204" pitchFamily="34" charset="0"/>
            <a:cs typeface="Arial" panose="020B0604020202020204" pitchFamily="34" charset="0"/>
          </a:endParaRPr>
        </a:p>
      </dgm:t>
    </dgm:pt>
    <dgm:pt modelId="{DF028437-44BA-4BA4-9644-33C7AED43A51}" type="sibTrans" cxnId="{28594F63-D643-4ED5-8900-2C846F29C3DD}">
      <dgm:prSet/>
      <dgm:spPr/>
      <dgm:t>
        <a:bodyPr/>
        <a:lstStyle/>
        <a:p>
          <a:endParaRPr lang="en-US" sz="900">
            <a:latin typeface="Arial" panose="020B0604020202020204" pitchFamily="34" charset="0"/>
            <a:cs typeface="Arial" panose="020B0604020202020204" pitchFamily="34" charset="0"/>
          </a:endParaRPr>
        </a:p>
      </dgm:t>
    </dgm:pt>
    <dgm:pt modelId="{F239EB84-E860-48C2-9326-03E0DBF1C2CB}">
      <dgm:prSet custT="1"/>
      <dgm:spPr/>
      <dgm:t>
        <a:bodyPr/>
        <a:lstStyle/>
        <a:p>
          <a:r>
            <a:rPr lang="en-US" sz="900" dirty="0">
              <a:latin typeface="Arial" panose="020B0604020202020204" pitchFamily="34" charset="0"/>
              <a:cs typeface="Arial" panose="020B0604020202020204" pitchFamily="34" charset="0"/>
            </a:rPr>
            <a:t>Field work</a:t>
          </a:r>
        </a:p>
      </dgm:t>
    </dgm:pt>
    <dgm:pt modelId="{B6B40132-2B2D-4DCE-9EBF-FD777DE5BA8F}" type="parTrans" cxnId="{FC6D9EFB-16B1-44D0-A5B9-FC0F2A002D79}">
      <dgm:prSet/>
      <dgm:spPr/>
      <dgm:t>
        <a:bodyPr/>
        <a:lstStyle/>
        <a:p>
          <a:endParaRPr lang="en-US" sz="900">
            <a:latin typeface="Arial" panose="020B0604020202020204" pitchFamily="34" charset="0"/>
            <a:cs typeface="Arial" panose="020B0604020202020204" pitchFamily="34" charset="0"/>
          </a:endParaRPr>
        </a:p>
      </dgm:t>
    </dgm:pt>
    <dgm:pt modelId="{8C527649-222D-49E0-A632-35138088C08F}" type="sibTrans" cxnId="{FC6D9EFB-16B1-44D0-A5B9-FC0F2A002D79}">
      <dgm:prSet/>
      <dgm:spPr/>
      <dgm:t>
        <a:bodyPr/>
        <a:lstStyle/>
        <a:p>
          <a:endParaRPr lang="en-US" sz="900">
            <a:latin typeface="Arial" panose="020B0604020202020204" pitchFamily="34" charset="0"/>
            <a:cs typeface="Arial" panose="020B0604020202020204" pitchFamily="34" charset="0"/>
          </a:endParaRPr>
        </a:p>
      </dgm:t>
    </dgm:pt>
    <dgm:pt modelId="{7691D88C-9B07-4AA6-A6CE-B4C9810F4103}" type="pres">
      <dgm:prSet presAssocID="{3836610A-C4BF-4767-8001-B9EFDC3D7D32}" presName="Name0" presStyleCnt="0">
        <dgm:presLayoutVars>
          <dgm:dir/>
          <dgm:resizeHandles val="exact"/>
        </dgm:presLayoutVars>
      </dgm:prSet>
      <dgm:spPr/>
    </dgm:pt>
    <dgm:pt modelId="{E6DFA0BE-6774-4061-B2E4-6672CC60DD8F}" type="pres">
      <dgm:prSet presAssocID="{5E0C3C40-E1CD-4CAF-ABEF-DF3C3497364D}" presName="composite" presStyleCnt="0"/>
      <dgm:spPr/>
    </dgm:pt>
    <dgm:pt modelId="{2627021E-90B1-4A3D-98BF-9727B612FF50}" type="pres">
      <dgm:prSet presAssocID="{5E0C3C40-E1CD-4CAF-ABEF-DF3C3497364D}" presName="bgChev" presStyleLbl="node1" presStyleIdx="0" presStyleCnt="5"/>
      <dgm:spPr/>
    </dgm:pt>
    <dgm:pt modelId="{A18BE48E-85FA-400E-9A03-454698424EBC}" type="pres">
      <dgm:prSet presAssocID="{5E0C3C40-E1CD-4CAF-ABEF-DF3C3497364D}" presName="txNode" presStyleLbl="fgAcc1" presStyleIdx="0" presStyleCnt="5">
        <dgm:presLayoutVars>
          <dgm:bulletEnabled val="1"/>
        </dgm:presLayoutVars>
      </dgm:prSet>
      <dgm:spPr/>
    </dgm:pt>
    <dgm:pt modelId="{AA4C5299-263A-4AD9-B292-8E3C042826FB}" type="pres">
      <dgm:prSet presAssocID="{C5149445-71D2-43B7-8B5E-338D0DA289CA}" presName="compositeSpace" presStyleCnt="0"/>
      <dgm:spPr/>
    </dgm:pt>
    <dgm:pt modelId="{8A289D50-8614-43D8-A0FB-A16B3DD0F080}" type="pres">
      <dgm:prSet presAssocID="{F239EB84-E860-48C2-9326-03E0DBF1C2CB}" presName="composite" presStyleCnt="0"/>
      <dgm:spPr/>
    </dgm:pt>
    <dgm:pt modelId="{F39FA6DF-2A1E-4750-A1CF-D0273984A5E7}" type="pres">
      <dgm:prSet presAssocID="{F239EB84-E860-48C2-9326-03E0DBF1C2CB}" presName="bgChev" presStyleLbl="node1" presStyleIdx="1" presStyleCnt="5"/>
      <dgm:spPr/>
    </dgm:pt>
    <dgm:pt modelId="{EF1159E8-C220-492D-BB3F-3D3CCF144C63}" type="pres">
      <dgm:prSet presAssocID="{F239EB84-E860-48C2-9326-03E0DBF1C2CB}" presName="txNode" presStyleLbl="fgAcc1" presStyleIdx="1" presStyleCnt="5">
        <dgm:presLayoutVars>
          <dgm:bulletEnabled val="1"/>
        </dgm:presLayoutVars>
      </dgm:prSet>
      <dgm:spPr/>
    </dgm:pt>
    <dgm:pt modelId="{122867F4-72FD-4749-AF22-EE417E18CBF8}" type="pres">
      <dgm:prSet presAssocID="{8C527649-222D-49E0-A632-35138088C08F}" presName="compositeSpace" presStyleCnt="0"/>
      <dgm:spPr/>
    </dgm:pt>
    <dgm:pt modelId="{19345C57-355C-4F0A-B60C-4E3806F67081}" type="pres">
      <dgm:prSet presAssocID="{BCDD125E-5D58-42E1-AAA1-BD28E4FD26F0}" presName="composite" presStyleCnt="0"/>
      <dgm:spPr/>
    </dgm:pt>
    <dgm:pt modelId="{D5A179CC-C3B6-427F-9BCA-4FD33E127239}" type="pres">
      <dgm:prSet presAssocID="{BCDD125E-5D58-42E1-AAA1-BD28E4FD26F0}" presName="bgChev" presStyleLbl="node1" presStyleIdx="2" presStyleCnt="5"/>
      <dgm:spPr/>
    </dgm:pt>
    <dgm:pt modelId="{C0232DD8-88E6-43E5-A8F2-627449D4940F}" type="pres">
      <dgm:prSet presAssocID="{BCDD125E-5D58-42E1-AAA1-BD28E4FD26F0}" presName="txNode" presStyleLbl="fgAcc1" presStyleIdx="2" presStyleCnt="5">
        <dgm:presLayoutVars>
          <dgm:bulletEnabled val="1"/>
        </dgm:presLayoutVars>
      </dgm:prSet>
      <dgm:spPr/>
    </dgm:pt>
    <dgm:pt modelId="{DAF27BDA-3553-4A54-AEBD-1E58A737E008}" type="pres">
      <dgm:prSet presAssocID="{F0A1F33A-7377-41D3-AEC5-833B5F76ADCB}" presName="compositeSpace" presStyleCnt="0"/>
      <dgm:spPr/>
    </dgm:pt>
    <dgm:pt modelId="{FE8B88CB-4FB8-4BDE-98C9-A9E1ABCB60E9}" type="pres">
      <dgm:prSet presAssocID="{C293E120-CB78-4903-B3BF-2B4A23B87647}" presName="composite" presStyleCnt="0"/>
      <dgm:spPr/>
    </dgm:pt>
    <dgm:pt modelId="{5473D468-2E95-4017-BC97-568643B8A043}" type="pres">
      <dgm:prSet presAssocID="{C293E120-CB78-4903-B3BF-2B4A23B87647}" presName="bgChev" presStyleLbl="node1" presStyleIdx="3" presStyleCnt="5"/>
      <dgm:spPr/>
    </dgm:pt>
    <dgm:pt modelId="{9F7A2B1D-5D11-49B5-8A19-E5789C42CCDA}" type="pres">
      <dgm:prSet presAssocID="{C293E120-CB78-4903-B3BF-2B4A23B87647}" presName="txNode" presStyleLbl="fgAcc1" presStyleIdx="3" presStyleCnt="5">
        <dgm:presLayoutVars>
          <dgm:bulletEnabled val="1"/>
        </dgm:presLayoutVars>
      </dgm:prSet>
      <dgm:spPr/>
    </dgm:pt>
    <dgm:pt modelId="{6226E5F5-FB6F-4123-B962-492E40F6D616}" type="pres">
      <dgm:prSet presAssocID="{4BEA2FA0-B0EA-41D3-9B23-E59C952CAA40}" presName="compositeSpace" presStyleCnt="0"/>
      <dgm:spPr/>
    </dgm:pt>
    <dgm:pt modelId="{8C41233C-9B5E-43BE-AF4C-FAD09F6057E1}" type="pres">
      <dgm:prSet presAssocID="{603E9FE9-F458-4E23-85EA-FD0CE28A4557}" presName="composite" presStyleCnt="0"/>
      <dgm:spPr/>
    </dgm:pt>
    <dgm:pt modelId="{DA456A59-7B41-4AED-8079-BBD5A7162B8A}" type="pres">
      <dgm:prSet presAssocID="{603E9FE9-F458-4E23-85EA-FD0CE28A4557}" presName="bgChev" presStyleLbl="node1" presStyleIdx="4" presStyleCnt="5"/>
      <dgm:spPr/>
    </dgm:pt>
    <dgm:pt modelId="{708BFE15-2701-43B2-A891-33B764F982F9}" type="pres">
      <dgm:prSet presAssocID="{603E9FE9-F458-4E23-85EA-FD0CE28A4557}" presName="txNode" presStyleLbl="fgAcc1" presStyleIdx="4" presStyleCnt="5" custScaleX="134837">
        <dgm:presLayoutVars>
          <dgm:bulletEnabled val="1"/>
        </dgm:presLayoutVars>
      </dgm:prSet>
      <dgm:spPr/>
    </dgm:pt>
  </dgm:ptLst>
  <dgm:cxnLst>
    <dgm:cxn modelId="{BB946B0F-C040-4BBA-BD82-50A683DD6923}" srcId="{3836610A-C4BF-4767-8001-B9EFDC3D7D32}" destId="{C293E120-CB78-4903-B3BF-2B4A23B87647}" srcOrd="3" destOrd="0" parTransId="{B2E9DEAB-E287-4341-B2FB-C52BFC64B8CC}" sibTransId="{4BEA2FA0-B0EA-41D3-9B23-E59C952CAA40}"/>
    <dgm:cxn modelId="{DA54F611-201B-47D3-A22D-2081A3981200}" type="presOf" srcId="{F239EB84-E860-48C2-9326-03E0DBF1C2CB}" destId="{EF1159E8-C220-492D-BB3F-3D3CCF144C63}" srcOrd="0" destOrd="0" presId="urn:microsoft.com/office/officeart/2005/8/layout/chevronAccent+Icon"/>
    <dgm:cxn modelId="{28594F63-D643-4ED5-8900-2C846F29C3DD}" srcId="{3836610A-C4BF-4767-8001-B9EFDC3D7D32}" destId="{603E9FE9-F458-4E23-85EA-FD0CE28A4557}" srcOrd="4" destOrd="0" parTransId="{5FCDBDF5-0C9D-45E2-8176-4169B3F132F8}" sibTransId="{DF028437-44BA-4BA4-9644-33C7AED43A51}"/>
    <dgm:cxn modelId="{060D044F-383E-4E95-B6B1-8614C166D0E9}" type="presOf" srcId="{603E9FE9-F458-4E23-85EA-FD0CE28A4557}" destId="{708BFE15-2701-43B2-A891-33B764F982F9}" srcOrd="0" destOrd="0" presId="urn:microsoft.com/office/officeart/2005/8/layout/chevronAccent+Icon"/>
    <dgm:cxn modelId="{79A4E872-5725-4607-B593-B41B60A2C333}" srcId="{3836610A-C4BF-4767-8001-B9EFDC3D7D32}" destId="{BCDD125E-5D58-42E1-AAA1-BD28E4FD26F0}" srcOrd="2" destOrd="0" parTransId="{10CD110C-ABD0-4FD5-BB27-C17EABCFE57B}" sibTransId="{F0A1F33A-7377-41D3-AEC5-833B5F76ADCB}"/>
    <dgm:cxn modelId="{C2FDA48F-5FA3-4B4F-B9B4-910EA6E2FD26}" type="presOf" srcId="{3836610A-C4BF-4767-8001-B9EFDC3D7D32}" destId="{7691D88C-9B07-4AA6-A6CE-B4C9810F4103}" srcOrd="0" destOrd="0" presId="urn:microsoft.com/office/officeart/2005/8/layout/chevronAccent+Icon"/>
    <dgm:cxn modelId="{71FADFC2-0DDE-455F-AE52-CEB9F4BA5DD9}" srcId="{3836610A-C4BF-4767-8001-B9EFDC3D7D32}" destId="{5E0C3C40-E1CD-4CAF-ABEF-DF3C3497364D}" srcOrd="0" destOrd="0" parTransId="{D8634679-3F5A-428A-84C3-01C66FC2BD85}" sibTransId="{C5149445-71D2-43B7-8B5E-338D0DA289CA}"/>
    <dgm:cxn modelId="{FE6E1BCE-12F8-43A1-B176-0597596D7B39}" type="presOf" srcId="{C293E120-CB78-4903-B3BF-2B4A23B87647}" destId="{9F7A2B1D-5D11-49B5-8A19-E5789C42CCDA}" srcOrd="0" destOrd="0" presId="urn:microsoft.com/office/officeart/2005/8/layout/chevronAccent+Icon"/>
    <dgm:cxn modelId="{F2EFE3CF-26BC-4000-99E4-0A973EFC9BB5}" type="presOf" srcId="{5E0C3C40-E1CD-4CAF-ABEF-DF3C3497364D}" destId="{A18BE48E-85FA-400E-9A03-454698424EBC}" srcOrd="0" destOrd="0" presId="urn:microsoft.com/office/officeart/2005/8/layout/chevronAccent+Icon"/>
    <dgm:cxn modelId="{5AB36BE9-A856-49A9-87B2-DE4D029088AF}" type="presOf" srcId="{BCDD125E-5D58-42E1-AAA1-BD28E4FD26F0}" destId="{C0232DD8-88E6-43E5-A8F2-627449D4940F}" srcOrd="0" destOrd="0" presId="urn:microsoft.com/office/officeart/2005/8/layout/chevronAccent+Icon"/>
    <dgm:cxn modelId="{FC6D9EFB-16B1-44D0-A5B9-FC0F2A002D79}" srcId="{3836610A-C4BF-4767-8001-B9EFDC3D7D32}" destId="{F239EB84-E860-48C2-9326-03E0DBF1C2CB}" srcOrd="1" destOrd="0" parTransId="{B6B40132-2B2D-4DCE-9EBF-FD777DE5BA8F}" sibTransId="{8C527649-222D-49E0-A632-35138088C08F}"/>
    <dgm:cxn modelId="{C3EB1546-2E03-4ABC-A210-058C05468876}" type="presParOf" srcId="{7691D88C-9B07-4AA6-A6CE-B4C9810F4103}" destId="{E6DFA0BE-6774-4061-B2E4-6672CC60DD8F}" srcOrd="0" destOrd="0" presId="urn:microsoft.com/office/officeart/2005/8/layout/chevronAccent+Icon"/>
    <dgm:cxn modelId="{FEA8522A-AB04-47DA-BD9D-3795F868EB4C}" type="presParOf" srcId="{E6DFA0BE-6774-4061-B2E4-6672CC60DD8F}" destId="{2627021E-90B1-4A3D-98BF-9727B612FF50}" srcOrd="0" destOrd="0" presId="urn:microsoft.com/office/officeart/2005/8/layout/chevronAccent+Icon"/>
    <dgm:cxn modelId="{49EC6107-0A1E-4251-847D-5C10963F7A7D}" type="presParOf" srcId="{E6DFA0BE-6774-4061-B2E4-6672CC60DD8F}" destId="{A18BE48E-85FA-400E-9A03-454698424EBC}" srcOrd="1" destOrd="0" presId="urn:microsoft.com/office/officeart/2005/8/layout/chevronAccent+Icon"/>
    <dgm:cxn modelId="{D367F4AF-AF96-4978-ABD1-A62111038440}" type="presParOf" srcId="{7691D88C-9B07-4AA6-A6CE-B4C9810F4103}" destId="{AA4C5299-263A-4AD9-B292-8E3C042826FB}" srcOrd="1" destOrd="0" presId="urn:microsoft.com/office/officeart/2005/8/layout/chevronAccent+Icon"/>
    <dgm:cxn modelId="{A664FF25-8D37-49D1-9D65-2A099DC52DC6}" type="presParOf" srcId="{7691D88C-9B07-4AA6-A6CE-B4C9810F4103}" destId="{8A289D50-8614-43D8-A0FB-A16B3DD0F080}" srcOrd="2" destOrd="0" presId="urn:microsoft.com/office/officeart/2005/8/layout/chevronAccent+Icon"/>
    <dgm:cxn modelId="{B7B1059A-BD61-4EDF-BDC8-61D942D5EEED}" type="presParOf" srcId="{8A289D50-8614-43D8-A0FB-A16B3DD0F080}" destId="{F39FA6DF-2A1E-4750-A1CF-D0273984A5E7}" srcOrd="0" destOrd="0" presId="urn:microsoft.com/office/officeart/2005/8/layout/chevronAccent+Icon"/>
    <dgm:cxn modelId="{6377F44A-DA80-412E-B4F8-7083B9CD9133}" type="presParOf" srcId="{8A289D50-8614-43D8-A0FB-A16B3DD0F080}" destId="{EF1159E8-C220-492D-BB3F-3D3CCF144C63}" srcOrd="1" destOrd="0" presId="urn:microsoft.com/office/officeart/2005/8/layout/chevronAccent+Icon"/>
    <dgm:cxn modelId="{1ECCFD46-2428-4E39-979F-CE79B650E320}" type="presParOf" srcId="{7691D88C-9B07-4AA6-A6CE-B4C9810F4103}" destId="{122867F4-72FD-4749-AF22-EE417E18CBF8}" srcOrd="3" destOrd="0" presId="urn:microsoft.com/office/officeart/2005/8/layout/chevronAccent+Icon"/>
    <dgm:cxn modelId="{287B5D36-7141-4154-8596-877887F48D7F}" type="presParOf" srcId="{7691D88C-9B07-4AA6-A6CE-B4C9810F4103}" destId="{19345C57-355C-4F0A-B60C-4E3806F67081}" srcOrd="4" destOrd="0" presId="urn:microsoft.com/office/officeart/2005/8/layout/chevronAccent+Icon"/>
    <dgm:cxn modelId="{811BD8A4-9E25-4795-8FD5-F2FAF1493539}" type="presParOf" srcId="{19345C57-355C-4F0A-B60C-4E3806F67081}" destId="{D5A179CC-C3B6-427F-9BCA-4FD33E127239}" srcOrd="0" destOrd="0" presId="urn:microsoft.com/office/officeart/2005/8/layout/chevronAccent+Icon"/>
    <dgm:cxn modelId="{0FD1637D-DCD0-4D56-A8FF-ABBF3E17456F}" type="presParOf" srcId="{19345C57-355C-4F0A-B60C-4E3806F67081}" destId="{C0232DD8-88E6-43E5-A8F2-627449D4940F}" srcOrd="1" destOrd="0" presId="urn:microsoft.com/office/officeart/2005/8/layout/chevronAccent+Icon"/>
    <dgm:cxn modelId="{79180DA7-7358-46C9-BB64-BDBFF3B2F978}" type="presParOf" srcId="{7691D88C-9B07-4AA6-A6CE-B4C9810F4103}" destId="{DAF27BDA-3553-4A54-AEBD-1E58A737E008}" srcOrd="5" destOrd="0" presId="urn:microsoft.com/office/officeart/2005/8/layout/chevronAccent+Icon"/>
    <dgm:cxn modelId="{9E70D8FE-B6B6-467E-80C1-CF5716E61557}" type="presParOf" srcId="{7691D88C-9B07-4AA6-A6CE-B4C9810F4103}" destId="{FE8B88CB-4FB8-4BDE-98C9-A9E1ABCB60E9}" srcOrd="6" destOrd="0" presId="urn:microsoft.com/office/officeart/2005/8/layout/chevronAccent+Icon"/>
    <dgm:cxn modelId="{4F51D4AC-4102-45F6-897D-C51D877BAEAA}" type="presParOf" srcId="{FE8B88CB-4FB8-4BDE-98C9-A9E1ABCB60E9}" destId="{5473D468-2E95-4017-BC97-568643B8A043}" srcOrd="0" destOrd="0" presId="urn:microsoft.com/office/officeart/2005/8/layout/chevronAccent+Icon"/>
    <dgm:cxn modelId="{1ABD8AE9-2D6C-41FB-8017-C86D9F559B63}" type="presParOf" srcId="{FE8B88CB-4FB8-4BDE-98C9-A9E1ABCB60E9}" destId="{9F7A2B1D-5D11-49B5-8A19-E5789C42CCDA}" srcOrd="1" destOrd="0" presId="urn:microsoft.com/office/officeart/2005/8/layout/chevronAccent+Icon"/>
    <dgm:cxn modelId="{171AE700-8ED3-4834-936C-33F100DB8C56}" type="presParOf" srcId="{7691D88C-9B07-4AA6-A6CE-B4C9810F4103}" destId="{6226E5F5-FB6F-4123-B962-492E40F6D616}" srcOrd="7" destOrd="0" presId="urn:microsoft.com/office/officeart/2005/8/layout/chevronAccent+Icon"/>
    <dgm:cxn modelId="{470A16DD-F642-4184-8427-3DB994334E0E}" type="presParOf" srcId="{7691D88C-9B07-4AA6-A6CE-B4C9810F4103}" destId="{8C41233C-9B5E-43BE-AF4C-FAD09F6057E1}" srcOrd="8" destOrd="0" presId="urn:microsoft.com/office/officeart/2005/8/layout/chevronAccent+Icon"/>
    <dgm:cxn modelId="{5D172175-0EE4-4DCD-9C53-E014288D0C8A}" type="presParOf" srcId="{8C41233C-9B5E-43BE-AF4C-FAD09F6057E1}" destId="{DA456A59-7B41-4AED-8079-BBD5A7162B8A}" srcOrd="0" destOrd="0" presId="urn:microsoft.com/office/officeart/2005/8/layout/chevronAccent+Icon"/>
    <dgm:cxn modelId="{DF9900EE-877B-47AD-99BD-EFFCAE98C656}" type="presParOf" srcId="{8C41233C-9B5E-43BE-AF4C-FAD09F6057E1}" destId="{708BFE15-2701-43B2-A891-33B764F982F9}" srcOrd="1" destOrd="0" presId="urn:microsoft.com/office/officeart/2005/8/layout/chevronAccent+Icon"/>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D80C92E-25FC-4AD5-85EF-8A8CA1F665D1}" type="doc">
      <dgm:prSet loTypeId="urn:microsoft.com/office/officeart/2005/8/layout/hProcess11" loCatId="process" qsTypeId="urn:microsoft.com/office/officeart/2005/8/quickstyle/simple1" qsCatId="simple" csTypeId="urn:microsoft.com/office/officeart/2005/8/colors/accent0_2" csCatId="mainScheme" phldr="1"/>
      <dgm:spPr/>
      <dgm:t>
        <a:bodyPr/>
        <a:lstStyle/>
        <a:p>
          <a:endParaRPr lang="en-US"/>
        </a:p>
      </dgm:t>
    </dgm:pt>
    <dgm:pt modelId="{150B4053-9EDF-4880-A071-65C4271F86AF}">
      <dgm:prSet custT="1"/>
      <dgm:spPr/>
      <dgm:t>
        <a:bodyPr/>
        <a:lstStyle/>
        <a:p>
          <a:pPr algn="l"/>
          <a:r>
            <a:rPr lang="en-US" sz="800" dirty="0">
              <a:latin typeface="Arial" panose="020B0604020202020204" pitchFamily="34" charset="0"/>
              <a:cs typeface="Arial" panose="020B0604020202020204" pitchFamily="34" charset="0"/>
            </a:rPr>
            <a:t>IOS/AUD concludes Fieldwork 5 to 12 weeks depending on the scope of the assignment. </a:t>
          </a:r>
        </a:p>
        <a:p>
          <a:pPr algn="l"/>
          <a:r>
            <a:rPr lang="en-US" sz="800" dirty="0">
              <a:latin typeface="Arial" panose="020B0604020202020204" pitchFamily="34" charset="0"/>
              <a:cs typeface="Arial" panose="020B0604020202020204" pitchFamily="34" charset="0"/>
            </a:rPr>
            <a:t>IOS/AUD shares preliminary findings with the Audit client during fieldwork and start discussing the Agreed Management Actions</a:t>
          </a:r>
        </a:p>
      </dgm:t>
    </dgm:pt>
    <dgm:pt modelId="{238277CB-DAD1-43AE-9B73-208BA00C2468}" type="parTrans" cxnId="{9B81D107-CF45-4709-B16A-0F1032162EED}">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FB9F155F-3333-4BF8-AC49-09B7B5B46404}" type="sibTrans" cxnId="{9B81D107-CF45-4709-B16A-0F1032162EED}">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9F99FB7B-3A8F-446B-87E4-6BCE1609A278}">
      <dgm:prSet custT="1"/>
      <dgm:spPr/>
      <dgm:t>
        <a:bodyPr/>
        <a:lstStyle/>
        <a:p>
          <a:pPr algn="l"/>
          <a:r>
            <a:rPr lang="en-US" sz="800" dirty="0">
              <a:latin typeface="Arial" panose="020B0604020202020204" pitchFamily="34" charset="0"/>
              <a:cs typeface="Arial" panose="020B0604020202020204" pitchFamily="34" charset="0"/>
            </a:rPr>
            <a:t>IOS/AUD circulates a draft report maximum 2 weeks after the exit meeting/ End of fieldwork</a:t>
          </a:r>
        </a:p>
      </dgm:t>
    </dgm:pt>
    <dgm:pt modelId="{79909AF2-B4E6-48CB-B274-EB2FB724CB26}" type="parTrans" cxnId="{252F1543-7049-41D6-851D-FE7D03AC63BB}">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79866746-F65F-4B5A-B93F-AD8C3EB876F4}" type="sibTrans" cxnId="{252F1543-7049-41D6-851D-FE7D03AC63BB}">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CE6BD1A0-8823-47AD-84AC-4498A16C84D4}">
      <dgm:prSet phldrT="[Text]" custT="1"/>
      <dgm:spPr/>
      <dgm:t>
        <a:bodyPr/>
        <a:lstStyle/>
        <a:p>
          <a:pPr algn="l"/>
          <a:r>
            <a:rPr lang="en-US" sz="800" dirty="0">
              <a:latin typeface="Arial" panose="020B0604020202020204" pitchFamily="34" charset="0"/>
              <a:cs typeface="Arial" panose="020B0604020202020204" pitchFamily="34" charset="0"/>
            </a:rPr>
            <a:t>IOS/AUD concludes the planning phase 2 to 6 weeks depending on the scope of the assignment </a:t>
          </a:r>
        </a:p>
      </dgm:t>
    </dgm:pt>
    <dgm:pt modelId="{C6D5E9D3-1D06-4630-8F92-6398753267D1}" type="sibTrans" cxnId="{64ADCF37-9562-4247-BF12-9AEE402077D5}">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F6F738F5-AE8F-4445-B733-CB5C99B4F6AD}" type="parTrans" cxnId="{64ADCF37-9562-4247-BF12-9AEE402077D5}">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BF19C2C4-4496-4CE7-BAE2-ECD4DBFEDE46}">
      <dgm:prSet custT="1"/>
      <dgm:spPr/>
      <dgm:t>
        <a:bodyPr/>
        <a:lstStyle/>
        <a:p>
          <a:pPr algn="l"/>
          <a:r>
            <a:rPr lang="en-US" sz="800">
              <a:latin typeface="Arial" panose="020B0604020202020204" pitchFamily="34" charset="0"/>
              <a:cs typeface="Arial" panose="020B0604020202020204" pitchFamily="34" charset="0"/>
            </a:rPr>
            <a:t>Audit Client provides final comments maximum 2 weeks after receiving the draft report</a:t>
          </a:r>
          <a:endParaRPr lang="en-US" sz="800" dirty="0">
            <a:latin typeface="Arial" panose="020B0604020202020204" pitchFamily="34" charset="0"/>
            <a:cs typeface="Arial" panose="020B0604020202020204" pitchFamily="34" charset="0"/>
          </a:endParaRPr>
        </a:p>
      </dgm:t>
    </dgm:pt>
    <dgm:pt modelId="{CC956208-E585-4F84-9902-6DCB1973A2BF}" type="sibTrans" cxnId="{04B95BCE-13A3-4D33-8802-16B5FA66593E}">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C5392CF1-03EA-47FC-ABB5-DC93A5138972}" type="parTrans" cxnId="{04B95BCE-13A3-4D33-8802-16B5FA66593E}">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DB3AD72A-74C1-45DB-9E93-D5C69997F81E}">
      <dgm:prSet custT="1"/>
      <dgm:spPr/>
      <dgm:t>
        <a:bodyPr/>
        <a:lstStyle/>
        <a:p>
          <a:pPr algn="l"/>
          <a:r>
            <a:rPr lang="en-US" sz="800">
              <a:latin typeface="Arial" panose="020B0604020202020204" pitchFamily="34" charset="0"/>
              <a:cs typeface="Arial" panose="020B0604020202020204" pitchFamily="34" charset="0"/>
            </a:rPr>
            <a:t>IOS/AUD issues final Report issued one week after receipt of final comments and action plans. Agreed Management Actions are available for follow-up in TeamMate+ in the next 4-6 weeks</a:t>
          </a:r>
          <a:endParaRPr lang="en-US" sz="800" dirty="0">
            <a:latin typeface="Arial" panose="020B0604020202020204" pitchFamily="34" charset="0"/>
            <a:cs typeface="Arial" panose="020B0604020202020204" pitchFamily="34" charset="0"/>
          </a:endParaRPr>
        </a:p>
      </dgm:t>
    </dgm:pt>
    <dgm:pt modelId="{37F3E09A-9EC3-45B1-853B-7B16C4C06001}" type="sibTrans" cxnId="{81A2F4A7-8C4C-4CD8-BB8A-28A58A2101EB}">
      <dgm:prSet/>
      <dgm:spPr/>
      <dgm:t>
        <a:bodyPr/>
        <a:lstStyle/>
        <a:p>
          <a:endParaRPr lang="en-US" sz="800">
            <a:latin typeface="Arial" panose="020B0604020202020204" pitchFamily="34" charset="0"/>
            <a:cs typeface="Arial" panose="020B0604020202020204" pitchFamily="34" charset="0"/>
          </a:endParaRPr>
        </a:p>
      </dgm:t>
    </dgm:pt>
    <dgm:pt modelId="{5EC04BC5-E7B1-49C9-9DCA-B5E7F321983E}" type="parTrans" cxnId="{81A2F4A7-8C4C-4CD8-BB8A-28A58A2101EB}">
      <dgm:prSet/>
      <dgm:spPr/>
      <dgm:t>
        <a:bodyPr/>
        <a:lstStyle/>
        <a:p>
          <a:endParaRPr lang="en-US" sz="800">
            <a:latin typeface="Arial" panose="020B0604020202020204" pitchFamily="34" charset="0"/>
            <a:cs typeface="Arial" panose="020B0604020202020204" pitchFamily="34" charset="0"/>
          </a:endParaRPr>
        </a:p>
      </dgm:t>
    </dgm:pt>
    <dgm:pt modelId="{C6519880-0A3C-4909-B368-9D7222DA223E}" type="pres">
      <dgm:prSet presAssocID="{AD80C92E-25FC-4AD5-85EF-8A8CA1F665D1}" presName="Name0" presStyleCnt="0">
        <dgm:presLayoutVars>
          <dgm:dir/>
          <dgm:resizeHandles val="exact"/>
        </dgm:presLayoutVars>
      </dgm:prSet>
      <dgm:spPr/>
    </dgm:pt>
    <dgm:pt modelId="{4E19738D-E9AB-4EED-9987-B420A899BE69}" type="pres">
      <dgm:prSet presAssocID="{AD80C92E-25FC-4AD5-85EF-8A8CA1F665D1}" presName="arrow" presStyleLbl="bgShp" presStyleIdx="0" presStyleCnt="1" custFlipVert="1" custScaleY="77434" custLinFactNeighborX="-667" custLinFactNeighborY="-97345"/>
      <dgm:spPr/>
    </dgm:pt>
    <dgm:pt modelId="{7EC716BD-94D8-4C70-8906-B4397D2EFE96}" type="pres">
      <dgm:prSet presAssocID="{AD80C92E-25FC-4AD5-85EF-8A8CA1F665D1}" presName="points" presStyleCnt="0"/>
      <dgm:spPr/>
    </dgm:pt>
    <dgm:pt modelId="{5A719908-D555-4C64-8BC1-F2D2E9BFD26A}" type="pres">
      <dgm:prSet presAssocID="{CE6BD1A0-8823-47AD-84AC-4498A16C84D4}" presName="compositeA" presStyleCnt="0"/>
      <dgm:spPr/>
    </dgm:pt>
    <dgm:pt modelId="{28769575-69E0-4A99-A53D-EB4334AA42A9}" type="pres">
      <dgm:prSet presAssocID="{CE6BD1A0-8823-47AD-84AC-4498A16C84D4}" presName="textA" presStyleLbl="revTx" presStyleIdx="0" presStyleCnt="5" custScaleX="90792" custScaleY="120020" custLinFactNeighborX="15758" custLinFactNeighborY="72565">
        <dgm:presLayoutVars>
          <dgm:bulletEnabled val="1"/>
        </dgm:presLayoutVars>
      </dgm:prSet>
      <dgm:spPr/>
    </dgm:pt>
    <dgm:pt modelId="{2E795927-AEEF-4347-82C3-7498D84C9E11}" type="pres">
      <dgm:prSet presAssocID="{CE6BD1A0-8823-47AD-84AC-4498A16C84D4}" presName="circleA" presStyleLbl="node1" presStyleIdx="0" presStyleCnt="5" custLinFactY="-176106" custLinFactNeighborX="88495" custLinFactNeighborY="-200000"/>
      <dgm:spPr/>
    </dgm:pt>
    <dgm:pt modelId="{4ED8CAF9-5CA0-42D4-B30B-0063CC0B5AD5}" type="pres">
      <dgm:prSet presAssocID="{CE6BD1A0-8823-47AD-84AC-4498A16C84D4}" presName="spaceA" presStyleCnt="0"/>
      <dgm:spPr/>
    </dgm:pt>
    <dgm:pt modelId="{5A982906-BCBD-4594-99EF-BE94E5B92390}" type="pres">
      <dgm:prSet presAssocID="{C6D5E9D3-1D06-4630-8F92-6398753267D1}" presName="space" presStyleCnt="0"/>
      <dgm:spPr/>
    </dgm:pt>
    <dgm:pt modelId="{53ABD7F8-7D92-4D87-A0BC-E8C20930B75A}" type="pres">
      <dgm:prSet presAssocID="{150B4053-9EDF-4880-A071-65C4271F86AF}" presName="compositeB" presStyleCnt="0"/>
      <dgm:spPr/>
    </dgm:pt>
    <dgm:pt modelId="{14FFE95C-A057-4442-B4C9-3D593D9F82F7}" type="pres">
      <dgm:prSet presAssocID="{150B4053-9EDF-4880-A071-65C4271F86AF}" presName="textB" presStyleLbl="revTx" presStyleIdx="1" presStyleCnt="5" custScaleX="166395" custLinFactNeighborX="14457" custLinFactNeighborY="-94027">
        <dgm:presLayoutVars>
          <dgm:bulletEnabled val="1"/>
        </dgm:presLayoutVars>
      </dgm:prSet>
      <dgm:spPr/>
    </dgm:pt>
    <dgm:pt modelId="{CFF29737-99B5-4024-A1A1-C19B7194E563}" type="pres">
      <dgm:prSet presAssocID="{150B4053-9EDF-4880-A071-65C4271F86AF}" presName="circleB" presStyleLbl="node1" presStyleIdx="1" presStyleCnt="5" custLinFactY="-149558" custLinFactNeighborX="84070" custLinFactNeighborY="-200000"/>
      <dgm:spPr/>
    </dgm:pt>
    <dgm:pt modelId="{B834040D-A988-43F0-A00E-EEF95FFCF8E5}" type="pres">
      <dgm:prSet presAssocID="{150B4053-9EDF-4880-A071-65C4271F86AF}" presName="spaceB" presStyleCnt="0"/>
      <dgm:spPr/>
    </dgm:pt>
    <dgm:pt modelId="{3A9A9EBA-E9A8-4619-91DA-66C4F51D4ABB}" type="pres">
      <dgm:prSet presAssocID="{FB9F155F-3333-4BF8-AC49-09B7B5B46404}" presName="space" presStyleCnt="0"/>
      <dgm:spPr/>
    </dgm:pt>
    <dgm:pt modelId="{EC010555-BC4E-4808-AB7C-FF2E22B46FC9}" type="pres">
      <dgm:prSet presAssocID="{9F99FB7B-3A8F-446B-87E4-6BCE1609A278}" presName="compositeA" presStyleCnt="0"/>
      <dgm:spPr/>
    </dgm:pt>
    <dgm:pt modelId="{2D997CEC-E9B5-498A-8DB7-AD39991891D8}" type="pres">
      <dgm:prSet presAssocID="{9F99FB7B-3A8F-446B-87E4-6BCE1609A278}" presName="textA" presStyleLbl="revTx" presStyleIdx="2" presStyleCnt="5" custScaleY="105752" custLinFactNeighborX="15322" custLinFactNeighborY="63717">
        <dgm:presLayoutVars>
          <dgm:bulletEnabled val="1"/>
        </dgm:presLayoutVars>
      </dgm:prSet>
      <dgm:spPr/>
    </dgm:pt>
    <dgm:pt modelId="{6A86BB41-466E-4E97-9809-EBDF469F4B36}" type="pres">
      <dgm:prSet presAssocID="{9F99FB7B-3A8F-446B-87E4-6BCE1609A278}" presName="circleA" presStyleLbl="node1" presStyleIdx="2" presStyleCnt="5" custLinFactY="-153983" custLinFactNeighborX="35397" custLinFactNeighborY="-200000"/>
      <dgm:spPr/>
    </dgm:pt>
    <dgm:pt modelId="{2C0996F1-77A7-450D-98EE-4E519D867D94}" type="pres">
      <dgm:prSet presAssocID="{9F99FB7B-3A8F-446B-87E4-6BCE1609A278}" presName="spaceA" presStyleCnt="0"/>
      <dgm:spPr/>
    </dgm:pt>
    <dgm:pt modelId="{DD4C8C79-3574-4A3F-A55B-32E3156C4324}" type="pres">
      <dgm:prSet presAssocID="{79866746-F65F-4B5A-B93F-AD8C3EB876F4}" presName="space" presStyleCnt="0"/>
      <dgm:spPr/>
    </dgm:pt>
    <dgm:pt modelId="{F550DACC-A29F-485A-B7DB-5D2B072DBEDD}" type="pres">
      <dgm:prSet presAssocID="{BF19C2C4-4496-4CE7-BAE2-ECD4DBFEDE46}" presName="compositeB" presStyleCnt="0"/>
      <dgm:spPr/>
    </dgm:pt>
    <dgm:pt modelId="{4308CD4E-14C5-42CE-936E-C7D3F27A8C31}" type="pres">
      <dgm:prSet presAssocID="{BF19C2C4-4496-4CE7-BAE2-ECD4DBFEDE46}" presName="textB" presStyleLbl="revTx" presStyleIdx="3" presStyleCnt="5" custScaleY="93363" custLinFactNeighborX="23131" custLinFactNeighborY="-96239">
        <dgm:presLayoutVars>
          <dgm:bulletEnabled val="1"/>
        </dgm:presLayoutVars>
      </dgm:prSet>
      <dgm:spPr/>
    </dgm:pt>
    <dgm:pt modelId="{8AF7F5A2-9382-4A2D-A0B4-A747A5B57C87}" type="pres">
      <dgm:prSet presAssocID="{BF19C2C4-4496-4CE7-BAE2-ECD4DBFEDE46}" presName="circleB" presStyleLbl="node1" presStyleIdx="3" presStyleCnt="5" custLinFactX="10620" custLinFactY="-153982" custLinFactNeighborX="100000" custLinFactNeighborY="-200000"/>
      <dgm:spPr/>
    </dgm:pt>
    <dgm:pt modelId="{F523122F-5256-48C3-BBA9-12218FA2C2BC}" type="pres">
      <dgm:prSet presAssocID="{BF19C2C4-4496-4CE7-BAE2-ECD4DBFEDE46}" presName="spaceB" presStyleCnt="0"/>
      <dgm:spPr/>
    </dgm:pt>
    <dgm:pt modelId="{3710A059-08AB-472E-9958-80724A26ECB9}" type="pres">
      <dgm:prSet presAssocID="{CC956208-E585-4F84-9902-6DCB1973A2BF}" presName="space" presStyleCnt="0"/>
      <dgm:spPr/>
    </dgm:pt>
    <dgm:pt modelId="{96C86CDC-5387-49A7-AC31-13EB063DDAA1}" type="pres">
      <dgm:prSet presAssocID="{DB3AD72A-74C1-45DB-9E93-D5C69997F81E}" presName="compositeA" presStyleCnt="0"/>
      <dgm:spPr/>
    </dgm:pt>
    <dgm:pt modelId="{B30BE2AC-63ED-4BE7-BC33-C2F0940BD1F4}" type="pres">
      <dgm:prSet presAssocID="{DB3AD72A-74C1-45DB-9E93-D5C69997F81E}" presName="textA" presStyleLbl="revTx" presStyleIdx="4" presStyleCnt="5" custScaleX="140719" custScaleY="148673" custLinFactNeighborX="25959" custLinFactNeighborY="55973">
        <dgm:presLayoutVars>
          <dgm:bulletEnabled val="1"/>
        </dgm:presLayoutVars>
      </dgm:prSet>
      <dgm:spPr/>
    </dgm:pt>
    <dgm:pt modelId="{B752057F-883D-4108-A5A0-C1A1DAEAA63C}" type="pres">
      <dgm:prSet presAssocID="{DB3AD72A-74C1-45DB-9E93-D5C69997F81E}" presName="circleA" presStyleLbl="node1" presStyleIdx="4" presStyleCnt="5" custLinFactX="23893" custLinFactY="-198231" custLinFactNeighborX="100000" custLinFactNeighborY="-200000"/>
      <dgm:spPr/>
    </dgm:pt>
    <dgm:pt modelId="{3B052BD7-4840-442D-9AEB-668E273AAE9F}" type="pres">
      <dgm:prSet presAssocID="{DB3AD72A-74C1-45DB-9E93-D5C69997F81E}" presName="spaceA" presStyleCnt="0"/>
      <dgm:spPr/>
    </dgm:pt>
  </dgm:ptLst>
  <dgm:cxnLst>
    <dgm:cxn modelId="{E8581204-B1CE-4943-AA4E-1C0FF30EEA80}" type="presOf" srcId="{CE6BD1A0-8823-47AD-84AC-4498A16C84D4}" destId="{28769575-69E0-4A99-A53D-EB4334AA42A9}" srcOrd="0" destOrd="0" presId="urn:microsoft.com/office/officeart/2005/8/layout/hProcess11"/>
    <dgm:cxn modelId="{9B81D107-CF45-4709-B16A-0F1032162EED}" srcId="{AD80C92E-25FC-4AD5-85EF-8A8CA1F665D1}" destId="{150B4053-9EDF-4880-A071-65C4271F86AF}" srcOrd="1" destOrd="0" parTransId="{238277CB-DAD1-43AE-9B73-208BA00C2468}" sibTransId="{FB9F155F-3333-4BF8-AC49-09B7B5B46404}"/>
    <dgm:cxn modelId="{F2D22111-5398-4B0C-9EB9-44E370B349A9}" type="presOf" srcId="{BF19C2C4-4496-4CE7-BAE2-ECD4DBFEDE46}" destId="{4308CD4E-14C5-42CE-936E-C7D3F27A8C31}" srcOrd="0" destOrd="0" presId="urn:microsoft.com/office/officeart/2005/8/layout/hProcess11"/>
    <dgm:cxn modelId="{64ADCF37-9562-4247-BF12-9AEE402077D5}" srcId="{AD80C92E-25FC-4AD5-85EF-8A8CA1F665D1}" destId="{CE6BD1A0-8823-47AD-84AC-4498A16C84D4}" srcOrd="0" destOrd="0" parTransId="{F6F738F5-AE8F-4445-B733-CB5C99B4F6AD}" sibTransId="{C6D5E9D3-1D06-4630-8F92-6398753267D1}"/>
    <dgm:cxn modelId="{252F1543-7049-41D6-851D-FE7D03AC63BB}" srcId="{AD80C92E-25FC-4AD5-85EF-8A8CA1F665D1}" destId="{9F99FB7B-3A8F-446B-87E4-6BCE1609A278}" srcOrd="2" destOrd="0" parTransId="{79909AF2-B4E6-48CB-B274-EB2FB724CB26}" sibTransId="{79866746-F65F-4B5A-B93F-AD8C3EB876F4}"/>
    <dgm:cxn modelId="{11979064-4CD1-4832-8A91-8C12F3E39789}" type="presOf" srcId="{9F99FB7B-3A8F-446B-87E4-6BCE1609A278}" destId="{2D997CEC-E9B5-498A-8DB7-AD39991891D8}" srcOrd="0" destOrd="0" presId="urn:microsoft.com/office/officeart/2005/8/layout/hProcess11"/>
    <dgm:cxn modelId="{1FE72974-BC04-4453-BA7A-E8B678B9816A}" type="presOf" srcId="{DB3AD72A-74C1-45DB-9E93-D5C69997F81E}" destId="{B30BE2AC-63ED-4BE7-BC33-C2F0940BD1F4}" srcOrd="0" destOrd="0" presId="urn:microsoft.com/office/officeart/2005/8/layout/hProcess11"/>
    <dgm:cxn modelId="{4E53E6A2-0C84-45DB-9C20-D9B31FA36D40}" type="presOf" srcId="{150B4053-9EDF-4880-A071-65C4271F86AF}" destId="{14FFE95C-A057-4442-B4C9-3D593D9F82F7}" srcOrd="0" destOrd="0" presId="urn:microsoft.com/office/officeart/2005/8/layout/hProcess11"/>
    <dgm:cxn modelId="{81A2F4A7-8C4C-4CD8-BB8A-28A58A2101EB}" srcId="{AD80C92E-25FC-4AD5-85EF-8A8CA1F665D1}" destId="{DB3AD72A-74C1-45DB-9E93-D5C69997F81E}" srcOrd="4" destOrd="0" parTransId="{5EC04BC5-E7B1-49C9-9DCA-B5E7F321983E}" sibTransId="{37F3E09A-9EC3-45B1-853B-7B16C4C06001}"/>
    <dgm:cxn modelId="{4AE8F7C9-683E-4527-8BF8-D1FDD316708F}" type="presOf" srcId="{AD80C92E-25FC-4AD5-85EF-8A8CA1F665D1}" destId="{C6519880-0A3C-4909-B368-9D7222DA223E}" srcOrd="0" destOrd="0" presId="urn:microsoft.com/office/officeart/2005/8/layout/hProcess11"/>
    <dgm:cxn modelId="{04B95BCE-13A3-4D33-8802-16B5FA66593E}" srcId="{AD80C92E-25FC-4AD5-85EF-8A8CA1F665D1}" destId="{BF19C2C4-4496-4CE7-BAE2-ECD4DBFEDE46}" srcOrd="3" destOrd="0" parTransId="{C5392CF1-03EA-47FC-ABB5-DC93A5138972}" sibTransId="{CC956208-E585-4F84-9902-6DCB1973A2BF}"/>
    <dgm:cxn modelId="{279F69FE-F981-4FA0-B5D8-49CEAB876F13}" type="presParOf" srcId="{C6519880-0A3C-4909-B368-9D7222DA223E}" destId="{4E19738D-E9AB-4EED-9987-B420A899BE69}" srcOrd="0" destOrd="0" presId="urn:microsoft.com/office/officeart/2005/8/layout/hProcess11"/>
    <dgm:cxn modelId="{894CA0A9-8025-46B5-B6B8-20C4264B81A1}" type="presParOf" srcId="{C6519880-0A3C-4909-B368-9D7222DA223E}" destId="{7EC716BD-94D8-4C70-8906-B4397D2EFE96}" srcOrd="1" destOrd="0" presId="urn:microsoft.com/office/officeart/2005/8/layout/hProcess11"/>
    <dgm:cxn modelId="{8A5B9A2C-E7BB-4886-A9E4-8F771050466D}" type="presParOf" srcId="{7EC716BD-94D8-4C70-8906-B4397D2EFE96}" destId="{5A719908-D555-4C64-8BC1-F2D2E9BFD26A}" srcOrd="0" destOrd="0" presId="urn:microsoft.com/office/officeart/2005/8/layout/hProcess11"/>
    <dgm:cxn modelId="{67029CD6-1D01-4A6B-96B6-BC2B1820B268}" type="presParOf" srcId="{5A719908-D555-4C64-8BC1-F2D2E9BFD26A}" destId="{28769575-69E0-4A99-A53D-EB4334AA42A9}" srcOrd="0" destOrd="0" presId="urn:microsoft.com/office/officeart/2005/8/layout/hProcess11"/>
    <dgm:cxn modelId="{917B08AA-C2C2-465B-B086-250D4DE10287}" type="presParOf" srcId="{5A719908-D555-4C64-8BC1-F2D2E9BFD26A}" destId="{2E795927-AEEF-4347-82C3-7498D84C9E11}" srcOrd="1" destOrd="0" presId="urn:microsoft.com/office/officeart/2005/8/layout/hProcess11"/>
    <dgm:cxn modelId="{8D8BB686-AA7C-41ED-98B3-9655046CF6AA}" type="presParOf" srcId="{5A719908-D555-4C64-8BC1-F2D2E9BFD26A}" destId="{4ED8CAF9-5CA0-42D4-B30B-0063CC0B5AD5}" srcOrd="2" destOrd="0" presId="urn:microsoft.com/office/officeart/2005/8/layout/hProcess11"/>
    <dgm:cxn modelId="{E9752407-325D-4894-83D6-E6C35C7F888E}" type="presParOf" srcId="{7EC716BD-94D8-4C70-8906-B4397D2EFE96}" destId="{5A982906-BCBD-4594-99EF-BE94E5B92390}" srcOrd="1" destOrd="0" presId="urn:microsoft.com/office/officeart/2005/8/layout/hProcess11"/>
    <dgm:cxn modelId="{5E42717A-D0B5-4672-A752-AFA60C9A2349}" type="presParOf" srcId="{7EC716BD-94D8-4C70-8906-B4397D2EFE96}" destId="{53ABD7F8-7D92-4D87-A0BC-E8C20930B75A}" srcOrd="2" destOrd="0" presId="urn:microsoft.com/office/officeart/2005/8/layout/hProcess11"/>
    <dgm:cxn modelId="{6D3F5ECD-95C9-4F23-8A88-97CB859F174B}" type="presParOf" srcId="{53ABD7F8-7D92-4D87-A0BC-E8C20930B75A}" destId="{14FFE95C-A057-4442-B4C9-3D593D9F82F7}" srcOrd="0" destOrd="0" presId="urn:microsoft.com/office/officeart/2005/8/layout/hProcess11"/>
    <dgm:cxn modelId="{E3309CA0-3A43-49BB-9C40-198838E36438}" type="presParOf" srcId="{53ABD7F8-7D92-4D87-A0BC-E8C20930B75A}" destId="{CFF29737-99B5-4024-A1A1-C19B7194E563}" srcOrd="1" destOrd="0" presId="urn:microsoft.com/office/officeart/2005/8/layout/hProcess11"/>
    <dgm:cxn modelId="{D62CFB7B-F668-4FBB-837B-9F1FEBBDAA1B}" type="presParOf" srcId="{53ABD7F8-7D92-4D87-A0BC-E8C20930B75A}" destId="{B834040D-A988-43F0-A00E-EEF95FFCF8E5}" srcOrd="2" destOrd="0" presId="urn:microsoft.com/office/officeart/2005/8/layout/hProcess11"/>
    <dgm:cxn modelId="{8EFBF33E-D61A-4D66-B9D0-6B33898F0EA5}" type="presParOf" srcId="{7EC716BD-94D8-4C70-8906-B4397D2EFE96}" destId="{3A9A9EBA-E9A8-4619-91DA-66C4F51D4ABB}" srcOrd="3" destOrd="0" presId="urn:microsoft.com/office/officeart/2005/8/layout/hProcess11"/>
    <dgm:cxn modelId="{E3366AC6-2E39-4CA2-8387-84C6155B59E2}" type="presParOf" srcId="{7EC716BD-94D8-4C70-8906-B4397D2EFE96}" destId="{EC010555-BC4E-4808-AB7C-FF2E22B46FC9}" srcOrd="4" destOrd="0" presId="urn:microsoft.com/office/officeart/2005/8/layout/hProcess11"/>
    <dgm:cxn modelId="{9991C3AA-7A2B-4B6B-B071-A1261441F8EB}" type="presParOf" srcId="{EC010555-BC4E-4808-AB7C-FF2E22B46FC9}" destId="{2D997CEC-E9B5-498A-8DB7-AD39991891D8}" srcOrd="0" destOrd="0" presId="urn:microsoft.com/office/officeart/2005/8/layout/hProcess11"/>
    <dgm:cxn modelId="{C99D0544-BE93-4DF3-8899-A7D712AA1CFA}" type="presParOf" srcId="{EC010555-BC4E-4808-AB7C-FF2E22B46FC9}" destId="{6A86BB41-466E-4E97-9809-EBDF469F4B36}" srcOrd="1" destOrd="0" presId="urn:microsoft.com/office/officeart/2005/8/layout/hProcess11"/>
    <dgm:cxn modelId="{0BA9B979-C3BD-4319-9E4D-1BA96B3FD19F}" type="presParOf" srcId="{EC010555-BC4E-4808-AB7C-FF2E22B46FC9}" destId="{2C0996F1-77A7-450D-98EE-4E519D867D94}" srcOrd="2" destOrd="0" presId="urn:microsoft.com/office/officeart/2005/8/layout/hProcess11"/>
    <dgm:cxn modelId="{5B494A35-697D-4D75-8CE0-F0241803DFF0}" type="presParOf" srcId="{7EC716BD-94D8-4C70-8906-B4397D2EFE96}" destId="{DD4C8C79-3574-4A3F-A55B-32E3156C4324}" srcOrd="5" destOrd="0" presId="urn:microsoft.com/office/officeart/2005/8/layout/hProcess11"/>
    <dgm:cxn modelId="{F3CDEF34-A06D-4B38-808F-88552984E657}" type="presParOf" srcId="{7EC716BD-94D8-4C70-8906-B4397D2EFE96}" destId="{F550DACC-A29F-485A-B7DB-5D2B072DBEDD}" srcOrd="6" destOrd="0" presId="urn:microsoft.com/office/officeart/2005/8/layout/hProcess11"/>
    <dgm:cxn modelId="{0AA5906C-B5BF-4A62-BC09-58881862C9A6}" type="presParOf" srcId="{F550DACC-A29F-485A-B7DB-5D2B072DBEDD}" destId="{4308CD4E-14C5-42CE-936E-C7D3F27A8C31}" srcOrd="0" destOrd="0" presId="urn:microsoft.com/office/officeart/2005/8/layout/hProcess11"/>
    <dgm:cxn modelId="{6B41D3F8-C5E2-4697-B845-EA0F231B649E}" type="presParOf" srcId="{F550DACC-A29F-485A-B7DB-5D2B072DBEDD}" destId="{8AF7F5A2-9382-4A2D-A0B4-A747A5B57C87}" srcOrd="1" destOrd="0" presId="urn:microsoft.com/office/officeart/2005/8/layout/hProcess11"/>
    <dgm:cxn modelId="{4388B28C-D4ED-4AE7-9A3A-B59ABCC4E754}" type="presParOf" srcId="{F550DACC-A29F-485A-B7DB-5D2B072DBEDD}" destId="{F523122F-5256-48C3-BBA9-12218FA2C2BC}" srcOrd="2" destOrd="0" presId="urn:microsoft.com/office/officeart/2005/8/layout/hProcess11"/>
    <dgm:cxn modelId="{341D5F98-1222-4509-90EA-6742315F500B}" type="presParOf" srcId="{7EC716BD-94D8-4C70-8906-B4397D2EFE96}" destId="{3710A059-08AB-472E-9958-80724A26ECB9}" srcOrd="7" destOrd="0" presId="urn:microsoft.com/office/officeart/2005/8/layout/hProcess11"/>
    <dgm:cxn modelId="{43A13B43-7BA6-465C-8655-E89A23F7D4D9}" type="presParOf" srcId="{7EC716BD-94D8-4C70-8906-B4397D2EFE96}" destId="{96C86CDC-5387-49A7-AC31-13EB063DDAA1}" srcOrd="8" destOrd="0" presId="urn:microsoft.com/office/officeart/2005/8/layout/hProcess11"/>
    <dgm:cxn modelId="{D568C2C3-C638-46CE-B7A3-753A05C2A086}" type="presParOf" srcId="{96C86CDC-5387-49A7-AC31-13EB063DDAA1}" destId="{B30BE2AC-63ED-4BE7-BC33-C2F0940BD1F4}" srcOrd="0" destOrd="0" presId="urn:microsoft.com/office/officeart/2005/8/layout/hProcess11"/>
    <dgm:cxn modelId="{F2AFF07D-B4C2-4389-B25E-8FAECB089A69}" type="presParOf" srcId="{96C86CDC-5387-49A7-AC31-13EB063DDAA1}" destId="{B752057F-883D-4108-A5A0-C1A1DAEAA63C}" srcOrd="1" destOrd="0" presId="urn:microsoft.com/office/officeart/2005/8/layout/hProcess11"/>
    <dgm:cxn modelId="{31FAFC59-7E50-4739-ABD2-3AAE51FC4913}" type="presParOf" srcId="{96C86CDC-5387-49A7-AC31-13EB063DDAA1}" destId="{3B052BD7-4840-442D-9AEB-668E273AAE9F}" srcOrd="2" destOrd="0" presId="urn:microsoft.com/office/officeart/2005/8/layout/hProcess11"/>
  </dgm:cxnLst>
  <dgm:bg>
    <a:solidFill>
      <a:schemeClr val="bg1"/>
    </a:solidFill>
  </dgm:bg>
  <dgm:whole>
    <a:ln>
      <a:solidFill>
        <a:schemeClr val="bg1"/>
      </a:solidFill>
    </a:ln>
  </dgm:whole>
  <dgm:extLst>
    <a:ext uri="http://schemas.microsoft.com/office/drawing/2008/diagram">
      <dsp:dataModelExt xmlns:dsp="http://schemas.microsoft.com/office/drawing/2008/diagram" relId="rId7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90685B-15C9-4C98-B4D6-30BD1A3DAE07}">
      <dsp:nvSpPr>
        <dsp:cNvPr id="0" name=""/>
        <dsp:cNvSpPr/>
      </dsp:nvSpPr>
      <dsp:spPr>
        <a:xfrm>
          <a:off x="19258" y="1952"/>
          <a:ext cx="3619082" cy="45664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b="1" kern="1200">
              <a:solidFill>
                <a:schemeClr val="accent1"/>
              </a:solidFill>
            </a:rPr>
            <a:t>Certifying Officer </a:t>
          </a:r>
          <a:r>
            <a:rPr lang="en-GB" sz="800" kern="1200"/>
            <a:t>validation in CMT =  PO Creation in SAP</a:t>
          </a:r>
        </a:p>
      </dsp:txBody>
      <dsp:txXfrm>
        <a:off x="32633" y="15327"/>
        <a:ext cx="3592332" cy="429892"/>
      </dsp:txXfrm>
    </dsp:sp>
    <dsp:sp modelId="{D1110B21-A9FC-4770-B550-6AC25E48754B}">
      <dsp:nvSpPr>
        <dsp:cNvPr id="0" name=""/>
        <dsp:cNvSpPr/>
      </dsp:nvSpPr>
      <dsp:spPr>
        <a:xfrm rot="5400000">
          <a:off x="1743179" y="470011"/>
          <a:ext cx="171240" cy="2054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rot="-5400000">
        <a:off x="1767153" y="487135"/>
        <a:ext cx="123292" cy="119868"/>
      </dsp:txXfrm>
    </dsp:sp>
    <dsp:sp modelId="{09958EBE-F186-48D0-8185-D43B266CF7D0}">
      <dsp:nvSpPr>
        <dsp:cNvPr id="0" name=""/>
        <dsp:cNvSpPr/>
      </dsp:nvSpPr>
      <dsp:spPr>
        <a:xfrm>
          <a:off x="0" y="686915"/>
          <a:ext cx="3657600" cy="45664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b="1" kern="1200">
              <a:solidFill>
                <a:schemeClr val="accent6"/>
              </a:solidFill>
            </a:rPr>
            <a:t>Director Approval </a:t>
          </a:r>
          <a:r>
            <a:rPr lang="en-GB" sz="800" kern="1200"/>
            <a:t>validation  in CMT = PO Release in SAP  </a:t>
          </a:r>
        </a:p>
        <a:p>
          <a:pPr marL="0" lvl="0" indent="0" algn="ctr" defTabSz="355600">
            <a:lnSpc>
              <a:spcPct val="90000"/>
            </a:lnSpc>
            <a:spcBef>
              <a:spcPct val="0"/>
            </a:spcBef>
            <a:spcAft>
              <a:spcPct val="35000"/>
            </a:spcAft>
            <a:buNone/>
          </a:pPr>
          <a:r>
            <a:rPr lang="en-GB" sz="800" b="1" kern="1200"/>
            <a:t> -&gt; Fund commitment</a:t>
          </a:r>
          <a:endParaRPr lang="fr-FR" sz="800" b="1" kern="1200"/>
        </a:p>
      </dsp:txBody>
      <dsp:txXfrm>
        <a:off x="13375" y="700290"/>
        <a:ext cx="3630850" cy="429892"/>
      </dsp:txXfrm>
    </dsp:sp>
    <dsp:sp modelId="{8A3AF8A2-00C7-4E07-930D-9B3E10C5A769}">
      <dsp:nvSpPr>
        <dsp:cNvPr id="0" name=""/>
        <dsp:cNvSpPr/>
      </dsp:nvSpPr>
      <dsp:spPr>
        <a:xfrm rot="5400000">
          <a:off x="1743179" y="1154974"/>
          <a:ext cx="171240" cy="2054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rot="-5400000">
        <a:off x="1767153" y="1172098"/>
        <a:ext cx="123292" cy="119868"/>
      </dsp:txXfrm>
    </dsp:sp>
    <dsp:sp modelId="{4F11F359-BBD4-45DD-96E8-096CE7583063}">
      <dsp:nvSpPr>
        <dsp:cNvPr id="0" name=""/>
        <dsp:cNvSpPr/>
      </dsp:nvSpPr>
      <dsp:spPr>
        <a:xfrm>
          <a:off x="7315" y="1371878"/>
          <a:ext cx="3642968" cy="456642"/>
        </a:xfrm>
        <a:prstGeom prst="roundRect">
          <a:avLst>
            <a:gd name="adj" fmla="val 10000"/>
          </a:avLst>
        </a:prstGeom>
        <a:solidFill>
          <a:schemeClr val="lt1">
            <a:hueOff val="0"/>
            <a:satOff val="0"/>
            <a:lumOff val="0"/>
            <a:alphaOff val="0"/>
          </a:schemeClr>
        </a:solidFill>
        <a:ln w="12700" cap="flat" cmpd="sng" algn="ctr">
          <a:solidFill>
            <a:schemeClr val="accent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b="1" kern="1200">
              <a:solidFill>
                <a:schemeClr val="accent2"/>
              </a:solidFill>
            </a:rPr>
            <a:t>Contract Owner </a:t>
          </a:r>
          <a:r>
            <a:rPr lang="en-GB" sz="800" kern="1200"/>
            <a:t>enters SES in CMT = enters </a:t>
          </a:r>
          <a:r>
            <a:rPr lang="en-GB" sz="800" b="0" kern="1200"/>
            <a:t>MIGO transaction </a:t>
          </a:r>
          <a:r>
            <a:rPr lang="en-GB" sz="800" kern="1200"/>
            <a:t>in SAP</a:t>
          </a:r>
        </a:p>
        <a:p>
          <a:pPr marL="0" lvl="0" indent="0" algn="ctr" defTabSz="355600">
            <a:lnSpc>
              <a:spcPct val="90000"/>
            </a:lnSpc>
            <a:spcBef>
              <a:spcPct val="0"/>
            </a:spcBef>
            <a:spcAft>
              <a:spcPct val="35000"/>
            </a:spcAft>
            <a:buNone/>
          </a:pPr>
          <a:r>
            <a:rPr lang="en-GB" sz="800" b="1" kern="1200"/>
            <a:t>-&gt;  Good receipt recording</a:t>
          </a:r>
          <a:endParaRPr lang="fr-FR" sz="800" b="1" kern="1200"/>
        </a:p>
      </dsp:txBody>
      <dsp:txXfrm>
        <a:off x="20690" y="1385253"/>
        <a:ext cx="3616218" cy="429892"/>
      </dsp:txXfrm>
    </dsp:sp>
    <dsp:sp modelId="{672F846A-1453-4752-A5ED-FEE8C2C3FC04}">
      <dsp:nvSpPr>
        <dsp:cNvPr id="0" name=""/>
        <dsp:cNvSpPr/>
      </dsp:nvSpPr>
      <dsp:spPr>
        <a:xfrm rot="5400000">
          <a:off x="1743179" y="1839937"/>
          <a:ext cx="171240" cy="2054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rot="-5400000">
        <a:off x="1767153" y="1857061"/>
        <a:ext cx="123292" cy="119868"/>
      </dsp:txXfrm>
    </dsp:sp>
    <dsp:sp modelId="{05AB6913-9D67-4576-9740-9E4DB2E45890}">
      <dsp:nvSpPr>
        <dsp:cNvPr id="0" name=""/>
        <dsp:cNvSpPr/>
      </dsp:nvSpPr>
      <dsp:spPr>
        <a:xfrm>
          <a:off x="7315" y="2056842"/>
          <a:ext cx="3642968" cy="456642"/>
        </a:xfrm>
        <a:prstGeom prst="roundRect">
          <a:avLst>
            <a:gd name="adj" fmla="val 10000"/>
          </a:avLst>
        </a:prstGeom>
        <a:solidFill>
          <a:schemeClr val="lt1">
            <a:hueOff val="0"/>
            <a:satOff val="0"/>
            <a:lumOff val="0"/>
            <a:alphaOff val="0"/>
          </a:schemeClr>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b="1" kern="1200">
              <a:solidFill>
                <a:schemeClr val="accent1"/>
              </a:solidFill>
            </a:rPr>
            <a:t>Certifying Officer </a:t>
          </a:r>
          <a:r>
            <a:rPr lang="en-GB" sz="800" b="0" kern="1200">
              <a:solidFill>
                <a:sysClr val="windowText" lastClr="000000"/>
              </a:solidFill>
            </a:rPr>
            <a:t>enters</a:t>
          </a:r>
          <a:r>
            <a:rPr lang="en-GB" sz="800" kern="1200"/>
            <a:t> </a:t>
          </a:r>
          <a:r>
            <a:rPr lang="en-GB" sz="800" b="0" kern="1200"/>
            <a:t>MIRO </a:t>
          </a:r>
          <a:r>
            <a:rPr lang="en-GB" sz="800" b="0" kern="1200">
              <a:solidFill>
                <a:sysClr val="windowText" lastClr="000000"/>
              </a:solidFill>
            </a:rPr>
            <a:t>transaction</a:t>
          </a:r>
          <a:r>
            <a:rPr lang="en-GB" sz="800" kern="1200"/>
            <a:t> in SAP </a:t>
          </a:r>
        </a:p>
        <a:p>
          <a:pPr marL="0" lvl="0" indent="0" algn="ctr" defTabSz="355600">
            <a:lnSpc>
              <a:spcPct val="90000"/>
            </a:lnSpc>
            <a:spcBef>
              <a:spcPct val="0"/>
            </a:spcBef>
            <a:spcAft>
              <a:spcPct val="35000"/>
            </a:spcAft>
            <a:buNone/>
          </a:pPr>
          <a:r>
            <a:rPr lang="en-GB" sz="800" b="1" kern="1200"/>
            <a:t>-&gt; Invoice reception and recording</a:t>
          </a:r>
        </a:p>
      </dsp:txBody>
      <dsp:txXfrm>
        <a:off x="20690" y="2070217"/>
        <a:ext cx="3616218" cy="429892"/>
      </dsp:txXfrm>
    </dsp:sp>
    <dsp:sp modelId="{F2D226E7-22ED-41BA-9AFC-E56108FAF20E}">
      <dsp:nvSpPr>
        <dsp:cNvPr id="0" name=""/>
        <dsp:cNvSpPr/>
      </dsp:nvSpPr>
      <dsp:spPr>
        <a:xfrm rot="5400000">
          <a:off x="1743179" y="2524900"/>
          <a:ext cx="171240" cy="2054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rot="-5400000">
        <a:off x="1767153" y="2542024"/>
        <a:ext cx="123292" cy="119868"/>
      </dsp:txXfrm>
    </dsp:sp>
    <dsp:sp modelId="{9CB65F3C-ECD5-4DF4-BF1A-A36855403BB1}">
      <dsp:nvSpPr>
        <dsp:cNvPr id="0" name=""/>
        <dsp:cNvSpPr/>
      </dsp:nvSpPr>
      <dsp:spPr>
        <a:xfrm>
          <a:off x="-7315" y="2741805"/>
          <a:ext cx="3672231" cy="45664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b="1" kern="1200">
              <a:solidFill>
                <a:schemeClr val="accent1">
                  <a:lumMod val="75000"/>
                </a:schemeClr>
              </a:solidFill>
            </a:rPr>
            <a:t>Administrative unit </a:t>
          </a:r>
          <a:r>
            <a:rPr lang="en-GB" sz="800" b="0" kern="1200">
              <a:solidFill>
                <a:sysClr val="windowText" lastClr="000000"/>
              </a:solidFill>
            </a:rPr>
            <a:t>enters F-53 transaction in SAP </a:t>
          </a:r>
        </a:p>
        <a:p>
          <a:pPr marL="0" lvl="0" indent="0" algn="ctr" defTabSz="355600">
            <a:lnSpc>
              <a:spcPct val="90000"/>
            </a:lnSpc>
            <a:spcBef>
              <a:spcPct val="0"/>
            </a:spcBef>
            <a:spcAft>
              <a:spcPct val="35000"/>
            </a:spcAft>
            <a:buNone/>
          </a:pPr>
          <a:r>
            <a:rPr lang="en-GB" sz="800" b="0" kern="1200">
              <a:solidFill>
                <a:sysClr val="windowText" lastClr="000000"/>
              </a:solidFill>
            </a:rPr>
            <a:t>-&gt; </a:t>
          </a:r>
          <a:r>
            <a:rPr lang="en-GB" sz="800" b="1" kern="1200">
              <a:solidFill>
                <a:sysClr val="windowText" lastClr="000000"/>
              </a:solidFill>
            </a:rPr>
            <a:t>Outgoing payment release</a:t>
          </a:r>
          <a:endParaRPr lang="fr-FR" sz="800" b="1" kern="1200">
            <a:solidFill>
              <a:sysClr val="windowText" lastClr="000000"/>
            </a:solidFill>
          </a:endParaRPr>
        </a:p>
      </dsp:txBody>
      <dsp:txXfrm>
        <a:off x="6060" y="2755180"/>
        <a:ext cx="3645481" cy="4298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A2644E-4D47-4468-87C8-FC5EC8B4C5F1}">
      <dsp:nvSpPr>
        <dsp:cNvPr id="0" name=""/>
        <dsp:cNvSpPr/>
      </dsp:nvSpPr>
      <dsp:spPr>
        <a:xfrm>
          <a:off x="481434" y="717"/>
          <a:ext cx="3965811" cy="46958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b="1" kern="1200">
              <a:solidFill>
                <a:schemeClr val="accent1">
                  <a:lumMod val="75000"/>
                </a:schemeClr>
              </a:solidFill>
            </a:rPr>
            <a:t>Administrative Unit </a:t>
          </a:r>
          <a:r>
            <a:rPr lang="en-GB" sz="800" kern="1200"/>
            <a:t>enters FB60 transaction in SAP to </a:t>
          </a:r>
          <a:r>
            <a:rPr lang="en-GB" sz="800" b="0" kern="1200"/>
            <a:t>create an invoice in the vendor account </a:t>
          </a:r>
        </a:p>
        <a:p>
          <a:pPr marL="0" lvl="0" indent="0" algn="ctr" defTabSz="355600">
            <a:lnSpc>
              <a:spcPct val="90000"/>
            </a:lnSpc>
            <a:spcBef>
              <a:spcPct val="0"/>
            </a:spcBef>
            <a:spcAft>
              <a:spcPct val="35000"/>
            </a:spcAft>
            <a:buNone/>
          </a:pPr>
          <a:r>
            <a:rPr lang="en-GB" sz="800" b="1" kern="1200"/>
            <a:t>-&gt; Posting Invoice Receipt</a:t>
          </a:r>
          <a:endParaRPr lang="fr-FR" sz="800" b="1" kern="1200"/>
        </a:p>
      </dsp:txBody>
      <dsp:txXfrm>
        <a:off x="495188" y="14471"/>
        <a:ext cx="3938303" cy="442072"/>
      </dsp:txXfrm>
    </dsp:sp>
    <dsp:sp modelId="{7018D59E-0922-44B9-9BF8-AA0F6B60557C}">
      <dsp:nvSpPr>
        <dsp:cNvPr id="0" name=""/>
        <dsp:cNvSpPr/>
      </dsp:nvSpPr>
      <dsp:spPr>
        <a:xfrm rot="5400000">
          <a:off x="2376294" y="482036"/>
          <a:ext cx="176092" cy="21131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fr-FR" sz="600" kern="1200"/>
        </a:p>
      </dsp:txBody>
      <dsp:txXfrm rot="-5400000">
        <a:off x="2400947" y="499645"/>
        <a:ext cx="126787" cy="123264"/>
      </dsp:txXfrm>
    </dsp:sp>
    <dsp:sp modelId="{13C97F70-AF65-4531-8A8E-571395519DE3}">
      <dsp:nvSpPr>
        <dsp:cNvPr id="0" name=""/>
        <dsp:cNvSpPr/>
      </dsp:nvSpPr>
      <dsp:spPr>
        <a:xfrm>
          <a:off x="461994" y="705087"/>
          <a:ext cx="4004692" cy="46958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b="1" kern="1200">
              <a:solidFill>
                <a:schemeClr val="accent1">
                  <a:lumMod val="75000"/>
                </a:schemeClr>
              </a:solidFill>
            </a:rPr>
            <a:t>Administrative unit </a:t>
          </a:r>
          <a:r>
            <a:rPr lang="en-GB" sz="700" b="0" kern="1200">
              <a:solidFill>
                <a:sysClr val="windowText" lastClr="000000"/>
              </a:solidFill>
            </a:rPr>
            <a:t>enters F-53 transaction in SAP to post outgoing payment (OP) + clearing in the vendor account </a:t>
          </a:r>
        </a:p>
        <a:p>
          <a:pPr marL="0" lvl="0" indent="0" algn="ctr" defTabSz="311150">
            <a:lnSpc>
              <a:spcPct val="90000"/>
            </a:lnSpc>
            <a:spcBef>
              <a:spcPct val="0"/>
            </a:spcBef>
            <a:spcAft>
              <a:spcPct val="35000"/>
            </a:spcAft>
            <a:buNone/>
          </a:pPr>
          <a:r>
            <a:rPr lang="en-GB" sz="700" b="0" kern="1200">
              <a:solidFill>
                <a:sysClr val="windowText" lastClr="000000"/>
              </a:solidFill>
            </a:rPr>
            <a:t>-&gt; </a:t>
          </a:r>
          <a:r>
            <a:rPr lang="en-GB" sz="700" b="1" kern="1200">
              <a:solidFill>
                <a:sysClr val="windowText" lastClr="000000"/>
              </a:solidFill>
            </a:rPr>
            <a:t>Outgoing payment release</a:t>
          </a:r>
          <a:endParaRPr lang="fr-FR" sz="700" b="1" kern="1200"/>
        </a:p>
      </dsp:txBody>
      <dsp:txXfrm>
        <a:off x="475748" y="718841"/>
        <a:ext cx="3977184" cy="44207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27021E-90B1-4A3D-98BF-9727B612FF50}">
      <dsp:nvSpPr>
        <dsp:cNvPr id="0" name=""/>
        <dsp:cNvSpPr/>
      </dsp:nvSpPr>
      <dsp:spPr>
        <a:xfrm>
          <a:off x="90" y="123342"/>
          <a:ext cx="915348" cy="35332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8BE48E-85FA-400E-9A03-454698424EBC}">
      <dsp:nvSpPr>
        <dsp:cNvPr id="0" name=""/>
        <dsp:cNvSpPr/>
      </dsp:nvSpPr>
      <dsp:spPr>
        <a:xfrm>
          <a:off x="244183" y="211673"/>
          <a:ext cx="772961" cy="3533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Planning</a:t>
          </a:r>
        </a:p>
      </dsp:txBody>
      <dsp:txXfrm>
        <a:off x="254532" y="222022"/>
        <a:ext cx="752263" cy="332626"/>
      </dsp:txXfrm>
    </dsp:sp>
    <dsp:sp modelId="{F39FA6DF-2A1E-4750-A1CF-D0273984A5E7}">
      <dsp:nvSpPr>
        <dsp:cNvPr id="0" name=""/>
        <dsp:cNvSpPr/>
      </dsp:nvSpPr>
      <dsp:spPr>
        <a:xfrm>
          <a:off x="1045622" y="123342"/>
          <a:ext cx="915348" cy="35332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1159E8-C220-492D-BB3F-3D3CCF144C63}">
      <dsp:nvSpPr>
        <dsp:cNvPr id="0" name=""/>
        <dsp:cNvSpPr/>
      </dsp:nvSpPr>
      <dsp:spPr>
        <a:xfrm>
          <a:off x="1289715" y="211673"/>
          <a:ext cx="772961" cy="3533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Field work</a:t>
          </a:r>
        </a:p>
      </dsp:txBody>
      <dsp:txXfrm>
        <a:off x="1300064" y="222022"/>
        <a:ext cx="752263" cy="332626"/>
      </dsp:txXfrm>
    </dsp:sp>
    <dsp:sp modelId="{D5A179CC-C3B6-427F-9BCA-4FD33E127239}">
      <dsp:nvSpPr>
        <dsp:cNvPr id="0" name=""/>
        <dsp:cNvSpPr/>
      </dsp:nvSpPr>
      <dsp:spPr>
        <a:xfrm>
          <a:off x="2091153" y="123342"/>
          <a:ext cx="915348" cy="35332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232DD8-88E6-43E5-A8F2-627449D4940F}">
      <dsp:nvSpPr>
        <dsp:cNvPr id="0" name=""/>
        <dsp:cNvSpPr/>
      </dsp:nvSpPr>
      <dsp:spPr>
        <a:xfrm>
          <a:off x="2335246" y="211673"/>
          <a:ext cx="772961" cy="3533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Draft Report</a:t>
          </a:r>
        </a:p>
      </dsp:txBody>
      <dsp:txXfrm>
        <a:off x="2345595" y="222022"/>
        <a:ext cx="752263" cy="332626"/>
      </dsp:txXfrm>
    </dsp:sp>
    <dsp:sp modelId="{5473D468-2E95-4017-BC97-568643B8A043}">
      <dsp:nvSpPr>
        <dsp:cNvPr id="0" name=""/>
        <dsp:cNvSpPr/>
      </dsp:nvSpPr>
      <dsp:spPr>
        <a:xfrm>
          <a:off x="3136685" y="123342"/>
          <a:ext cx="915348" cy="35332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F7A2B1D-5D11-49B5-8A19-E5789C42CCDA}">
      <dsp:nvSpPr>
        <dsp:cNvPr id="0" name=""/>
        <dsp:cNvSpPr/>
      </dsp:nvSpPr>
      <dsp:spPr>
        <a:xfrm>
          <a:off x="3380778" y="211673"/>
          <a:ext cx="772961" cy="3533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Comments</a:t>
          </a:r>
        </a:p>
      </dsp:txBody>
      <dsp:txXfrm>
        <a:off x="3391127" y="222022"/>
        <a:ext cx="752263" cy="332626"/>
      </dsp:txXfrm>
    </dsp:sp>
    <dsp:sp modelId="{DA456A59-7B41-4AED-8079-BBD5A7162B8A}">
      <dsp:nvSpPr>
        <dsp:cNvPr id="0" name=""/>
        <dsp:cNvSpPr/>
      </dsp:nvSpPr>
      <dsp:spPr>
        <a:xfrm>
          <a:off x="4182217" y="123342"/>
          <a:ext cx="915348" cy="35332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08BFE15-2701-43B2-A891-33B764F982F9}">
      <dsp:nvSpPr>
        <dsp:cNvPr id="0" name=""/>
        <dsp:cNvSpPr/>
      </dsp:nvSpPr>
      <dsp:spPr>
        <a:xfrm>
          <a:off x="4291671" y="211673"/>
          <a:ext cx="1042237" cy="3533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Finalization</a:t>
          </a:r>
        </a:p>
      </dsp:txBody>
      <dsp:txXfrm>
        <a:off x="4302020" y="222022"/>
        <a:ext cx="1021539" cy="33262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19738D-E9AB-4EED-9987-B420A899BE69}">
      <dsp:nvSpPr>
        <dsp:cNvPr id="0" name=""/>
        <dsp:cNvSpPr/>
      </dsp:nvSpPr>
      <dsp:spPr>
        <a:xfrm flipV="1">
          <a:off x="0" y="0"/>
          <a:ext cx="5715000" cy="666753"/>
        </a:xfrm>
        <a:prstGeom prst="notchedRightArrow">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8769575-69E0-4A99-A53D-EB4334AA42A9}">
      <dsp:nvSpPr>
        <dsp:cNvPr id="0" name=""/>
        <dsp:cNvSpPr/>
      </dsp:nvSpPr>
      <dsp:spPr>
        <a:xfrm>
          <a:off x="169909" y="581732"/>
          <a:ext cx="743764" cy="10334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b" anchorCtr="0">
          <a:noAutofit/>
        </a:bodyPr>
        <a:lstStyle/>
        <a:p>
          <a:pPr marL="0" lvl="0" indent="0" algn="l" defTabSz="355600">
            <a:lnSpc>
              <a:spcPct val="90000"/>
            </a:lnSpc>
            <a:spcBef>
              <a:spcPct val="0"/>
            </a:spcBef>
            <a:spcAft>
              <a:spcPct val="35000"/>
            </a:spcAft>
            <a:buNone/>
          </a:pPr>
          <a:r>
            <a:rPr lang="en-US" sz="800" kern="1200" dirty="0">
              <a:latin typeface="Arial" panose="020B0604020202020204" pitchFamily="34" charset="0"/>
              <a:cs typeface="Arial" panose="020B0604020202020204" pitchFamily="34" charset="0"/>
            </a:rPr>
            <a:t>IOS/AUD concludes the planning phase 2 to 6 weeks depending on the scope of the assignment </a:t>
          </a:r>
        </a:p>
      </dsp:txBody>
      <dsp:txXfrm>
        <a:off x="169909" y="581732"/>
        <a:ext cx="743764" cy="1033444"/>
      </dsp:txXfrm>
    </dsp:sp>
    <dsp:sp modelId="{2E795927-AEEF-4347-82C3-7498D84C9E11}">
      <dsp:nvSpPr>
        <dsp:cNvPr id="0" name=""/>
        <dsp:cNvSpPr/>
      </dsp:nvSpPr>
      <dsp:spPr>
        <a:xfrm>
          <a:off x="495568" y="202163"/>
          <a:ext cx="215265" cy="215265"/>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4FFE95C-A057-4442-B4C9-3D593D9F82F7}">
      <dsp:nvSpPr>
        <dsp:cNvPr id="0" name=""/>
        <dsp:cNvSpPr/>
      </dsp:nvSpPr>
      <dsp:spPr>
        <a:xfrm>
          <a:off x="981691" y="481961"/>
          <a:ext cx="1363100" cy="8610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l" defTabSz="355600">
            <a:lnSpc>
              <a:spcPct val="90000"/>
            </a:lnSpc>
            <a:spcBef>
              <a:spcPct val="0"/>
            </a:spcBef>
            <a:spcAft>
              <a:spcPct val="35000"/>
            </a:spcAft>
            <a:buNone/>
          </a:pPr>
          <a:r>
            <a:rPr lang="en-US" sz="800" kern="1200" dirty="0">
              <a:latin typeface="Arial" panose="020B0604020202020204" pitchFamily="34" charset="0"/>
              <a:cs typeface="Arial" panose="020B0604020202020204" pitchFamily="34" charset="0"/>
            </a:rPr>
            <a:t>IOS/AUD concludes Fieldwork 5 to 12 weeks depending on the scope of the assignment. </a:t>
          </a:r>
        </a:p>
        <a:p>
          <a:pPr marL="0" lvl="0" indent="0" algn="l" defTabSz="355600">
            <a:lnSpc>
              <a:spcPct val="90000"/>
            </a:lnSpc>
            <a:spcBef>
              <a:spcPct val="0"/>
            </a:spcBef>
            <a:spcAft>
              <a:spcPct val="35000"/>
            </a:spcAft>
            <a:buNone/>
          </a:pPr>
          <a:r>
            <a:rPr lang="en-US" sz="800" kern="1200" dirty="0">
              <a:latin typeface="Arial" panose="020B0604020202020204" pitchFamily="34" charset="0"/>
              <a:cs typeface="Arial" panose="020B0604020202020204" pitchFamily="34" charset="0"/>
            </a:rPr>
            <a:t>IOS/AUD shares preliminary findings with the Audit client during fieldwork and start discussing the Agreed Management Actions</a:t>
          </a:r>
        </a:p>
      </dsp:txBody>
      <dsp:txXfrm>
        <a:off x="981691" y="481961"/>
        <a:ext cx="1363100" cy="861060"/>
      </dsp:txXfrm>
    </dsp:sp>
    <dsp:sp modelId="{CFF29737-99B5-4024-A1A1-C19B7194E563}">
      <dsp:nvSpPr>
        <dsp:cNvPr id="0" name=""/>
        <dsp:cNvSpPr/>
      </dsp:nvSpPr>
      <dsp:spPr>
        <a:xfrm>
          <a:off x="1618151" y="216216"/>
          <a:ext cx="215265" cy="215265"/>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997CEC-E9B5-498A-8DB7-AD39991891D8}">
      <dsp:nvSpPr>
        <dsp:cNvPr id="0" name=""/>
        <dsp:cNvSpPr/>
      </dsp:nvSpPr>
      <dsp:spPr>
        <a:xfrm>
          <a:off x="2392837" y="536259"/>
          <a:ext cx="819195" cy="9105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b" anchorCtr="0">
          <a:noAutofit/>
        </a:bodyPr>
        <a:lstStyle/>
        <a:p>
          <a:pPr marL="0" lvl="0" indent="0" algn="l" defTabSz="355600">
            <a:lnSpc>
              <a:spcPct val="90000"/>
            </a:lnSpc>
            <a:spcBef>
              <a:spcPct val="0"/>
            </a:spcBef>
            <a:spcAft>
              <a:spcPct val="35000"/>
            </a:spcAft>
            <a:buNone/>
          </a:pPr>
          <a:r>
            <a:rPr lang="en-US" sz="800" kern="1200" dirty="0">
              <a:latin typeface="Arial" panose="020B0604020202020204" pitchFamily="34" charset="0"/>
              <a:cs typeface="Arial" panose="020B0604020202020204" pitchFamily="34" charset="0"/>
            </a:rPr>
            <a:t>IOS/AUD circulates a draft report maximum 2 weeks after the exit meeting/ End of fieldwork</a:t>
          </a:r>
        </a:p>
      </dsp:txBody>
      <dsp:txXfrm>
        <a:off x="2392837" y="536259"/>
        <a:ext cx="819195" cy="910588"/>
      </dsp:txXfrm>
    </dsp:sp>
    <dsp:sp modelId="{6A86BB41-466E-4E97-9809-EBDF469F4B36}">
      <dsp:nvSpPr>
        <dsp:cNvPr id="0" name=""/>
        <dsp:cNvSpPr/>
      </dsp:nvSpPr>
      <dsp:spPr>
        <a:xfrm>
          <a:off x="2645483" y="219073"/>
          <a:ext cx="215265" cy="215265"/>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08CD4E-14C5-42CE-936E-C7D3F27A8C31}">
      <dsp:nvSpPr>
        <dsp:cNvPr id="0" name=""/>
        <dsp:cNvSpPr/>
      </dsp:nvSpPr>
      <dsp:spPr>
        <a:xfrm>
          <a:off x="3316964" y="505775"/>
          <a:ext cx="819195" cy="8039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l"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Audit Client provides final comments maximum 2 weeks after receiving the draft report</a:t>
          </a:r>
          <a:endParaRPr lang="en-US" sz="800" kern="1200" dirty="0">
            <a:latin typeface="Arial" panose="020B0604020202020204" pitchFamily="34" charset="0"/>
            <a:cs typeface="Arial" panose="020B0604020202020204" pitchFamily="34" charset="0"/>
          </a:endParaRPr>
        </a:p>
      </dsp:txBody>
      <dsp:txXfrm>
        <a:off x="3316964" y="505775"/>
        <a:ext cx="819195" cy="803911"/>
      </dsp:txXfrm>
    </dsp:sp>
    <dsp:sp modelId="{8AF7F5A2-9382-4A2D-A0B4-A747A5B57C87}">
      <dsp:nvSpPr>
        <dsp:cNvPr id="0" name=""/>
        <dsp:cNvSpPr/>
      </dsp:nvSpPr>
      <dsp:spPr>
        <a:xfrm>
          <a:off x="3667567" y="220980"/>
          <a:ext cx="215265" cy="215265"/>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0BE2AC-63ED-4BE7-BC33-C2F0940BD1F4}">
      <dsp:nvSpPr>
        <dsp:cNvPr id="0" name=""/>
        <dsp:cNvSpPr/>
      </dsp:nvSpPr>
      <dsp:spPr>
        <a:xfrm>
          <a:off x="4200286" y="377185"/>
          <a:ext cx="1152763" cy="12801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b" anchorCtr="0">
          <a:noAutofit/>
        </a:bodyPr>
        <a:lstStyle/>
        <a:p>
          <a:pPr marL="0" lvl="0" indent="0" algn="l"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IOS/AUD issues final Report issued one week after receipt of final comments and action plans. Agreed Management Actions are available for follow-up in TeamMate+ in the next 4-6 weeks</a:t>
          </a:r>
          <a:endParaRPr lang="en-US" sz="800" kern="1200" dirty="0">
            <a:latin typeface="Arial" panose="020B0604020202020204" pitchFamily="34" charset="0"/>
            <a:cs typeface="Arial" panose="020B0604020202020204" pitchFamily="34" charset="0"/>
          </a:endParaRPr>
        </a:p>
      </dsp:txBody>
      <dsp:txXfrm>
        <a:off x="4200286" y="377185"/>
        <a:ext cx="1152763" cy="1280163"/>
      </dsp:txXfrm>
    </dsp:sp>
    <dsp:sp modelId="{B752057F-883D-4108-A5A0-C1A1DAEAA63C}">
      <dsp:nvSpPr>
        <dsp:cNvPr id="0" name=""/>
        <dsp:cNvSpPr/>
      </dsp:nvSpPr>
      <dsp:spPr>
        <a:xfrm>
          <a:off x="4723079" y="216216"/>
          <a:ext cx="215265" cy="215265"/>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Accent+Icon">
  <dgm:title val="Chevron Accent Process"/>
  <dgm:desc val="Use to show sequential steps in a task, process, or workflow, or to emphasize movement or direction. Works best with minimal Level 1 and Level 2 text."/>
  <dgm:catLst>
    <dgm:cat type="process" pri="9500"/>
    <dgm:cat type="officeonline" pri="2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primFontSz" for="des" forName="txNode" op="equ" val="65"/>
      <dgm:constr type="w" for="ch" forName="compositeSpace" refType="w" refFor="ch" refForName="composite" fact="0.02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bgChev"/>
              <dgm:constr type="w" for="ch" forName="bgChev" refType="w" fact="0.9"/>
              <dgm:constr type="t" for="ch" forName="bgChev"/>
              <dgm:constr type="h" for="ch" forName="bgChev" refType="w" refFor="ch" refForName="bgChev" fact="0.386"/>
              <dgm:constr type="l" for="ch" forName="txNode" refType="w" fact="0.24"/>
              <dgm:constr type="w" for="ch" forName="txNode" refType="w" fact="0.76"/>
              <dgm:constr type="t" for="ch" forName="txNode" refType="h" refFor="ch" refForName="bgChev" fact="0.25"/>
              <dgm:constr type="h" for="ch" forName="txNode" refType="h" refFor="ch" refForName="bgChev"/>
            </dgm:constrLst>
          </dgm:if>
          <dgm:else name="Name7">
            <dgm:constrLst>
              <dgm:constr type="l" for="ch" forName="bgChev" refType="w" fact="0.1"/>
              <dgm:constr type="w" for="ch" forName="bgChev" refType="w" fact="0.9"/>
              <dgm:constr type="t" for="ch" forName="bgChev"/>
              <dgm:constr type="h" for="ch" forName="bgChev" refType="w" refFor="ch" refForName="bgChev" fact="0.386"/>
              <dgm:constr type="l" for="ch" forName="txNode"/>
              <dgm:constr type="w" for="ch" forName="txNode" refType="w" fact="0.76"/>
              <dgm:constr type="t" for="ch" forName="txNode" refType="h" refFor="ch" refForName="bgChev" fact="0.25"/>
              <dgm:constr type="h" for="ch" forName="txNode" refType="h" refFor="ch" refForName="bgChev"/>
            </dgm:constrLst>
          </dgm:else>
        </dgm:choose>
        <dgm:ruleLst/>
        <dgm:layoutNode name="bgChev" styleLbl="node1">
          <dgm:alg type="sp"/>
          <dgm:choose name="Name8">
            <dgm:if name="Name9" func="var" arg="dir" op="equ" val="norm">
              <dgm:shape xmlns:r="http://schemas.openxmlformats.org/officeDocument/2006/relationships" type="chevron" r:blip="">
                <dgm:adjLst>
                  <dgm:adj idx="1" val="0.4"/>
                </dgm:adjLst>
              </dgm:shape>
            </dgm:if>
            <dgm:else name="Name10">
              <dgm:shape xmlns:r="http://schemas.openxmlformats.org/officeDocument/2006/relationships" rot="180" type="chevron" r:blip="">
                <dgm:adjLst>
                  <dgm:adj idx="1" val="0.4"/>
                </dgm:adjLst>
              </dgm:shape>
            </dgm:else>
          </dgm:choose>
          <dgm:presOf/>
          <dgm:constrLst/>
        </dgm:layoutNode>
        <dgm:layoutNode name="txNode" styleLbl="fgAcc1">
          <dgm:varLst>
            <dgm:bulletEnabled val="1"/>
          </dgm:varLst>
          <dgm:alg type="tx"/>
          <dgm:shape xmlns:r="http://schemas.openxmlformats.org/officeDocument/2006/relationships" type="roundRect" r:blip="">
            <dgm:adjLst>
              <dgm:adj idx="1" val="0.1"/>
            </dgm:adjLst>
          </dgm:shape>
          <dgm:presOf axis="desOrSelf" ptType="node"/>
          <dgm:ruleLst>
            <dgm:rule type="primFontSz" val="5" fact="NaN" max="NaN"/>
          </dgm:ruleLst>
        </dgm:layoutNode>
      </dgm:layoutNode>
      <dgm:forEach name="Name11" axis="followSib" ptType="sibTrans" cnt="1">
        <dgm:layoutNode name="compositeSpace">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354335BECF21B40B6CCFAE91E076EEB" ma:contentTypeVersion="16" ma:contentTypeDescription="Create a new document." ma:contentTypeScope="" ma:versionID="94937c70b077d27b114db5c0c6c24804">
  <xsd:schema xmlns:xsd="http://www.w3.org/2001/XMLSchema" xmlns:xs="http://www.w3.org/2001/XMLSchema" xmlns:p="http://schemas.microsoft.com/office/2006/metadata/properties" xmlns:ns2="f8ef70f3-4e3d-42be-bd40-fbc1cacc1519" xmlns:ns3="5b799ec2-212c-48b5-b7ff-d14ec6cbce2b" targetNamespace="http://schemas.microsoft.com/office/2006/metadata/properties" ma:root="true" ma:fieldsID="685062a3a417280b2ba0d41154c36e6e" ns2:_="" ns3:_="">
    <xsd:import namespace="f8ef70f3-4e3d-42be-bd40-fbc1cacc1519"/>
    <xsd:import namespace="5b799ec2-212c-48b5-b7ff-d14ec6cbce2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ef70f3-4e3d-42be-bd40-fbc1cacc15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0cec18f-64e3-475c-b7ef-ac8bd502240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b799ec2-212c-48b5-b7ff-d14ec6cbce2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a66721f6-7bfd-4f3c-8124-2e148304ba45}" ma:internalName="TaxCatchAll" ma:showField="CatchAllData" ma:web="5b799ec2-212c-48b5-b7ff-d14ec6cbce2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5b799ec2-212c-48b5-b7ff-d14ec6cbce2b" xsi:nil="true"/>
    <lcf76f155ced4ddcb4097134ff3c332f xmlns="f8ef70f3-4e3d-42be-bd40-fbc1cacc151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88E24C6-91D3-4FB5-93DF-A3A82DF3AD20}">
  <ds:schemaRefs>
    <ds:schemaRef ds:uri="http://schemas.openxmlformats.org/officeDocument/2006/bibliography"/>
  </ds:schemaRefs>
</ds:datastoreItem>
</file>

<file path=customXml/itemProps2.xml><?xml version="1.0" encoding="utf-8"?>
<ds:datastoreItem xmlns:ds="http://schemas.openxmlformats.org/officeDocument/2006/customXml" ds:itemID="{A4D52D3B-955C-4D07-AD87-6C5B29F219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ef70f3-4e3d-42be-bd40-fbc1cacc1519"/>
    <ds:schemaRef ds:uri="5b799ec2-212c-48b5-b7ff-d14ec6cbce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2092A1-CA49-4AB5-ACF3-F8F1C4EE585B}">
  <ds:schemaRefs>
    <ds:schemaRef ds:uri="http://schemas.microsoft.com/sharepoint/v3/contenttype/forms"/>
  </ds:schemaRefs>
</ds:datastoreItem>
</file>

<file path=customXml/itemProps4.xml><?xml version="1.0" encoding="utf-8"?>
<ds:datastoreItem xmlns:ds="http://schemas.openxmlformats.org/officeDocument/2006/customXml" ds:itemID="{3D4235D7-E3EB-4485-BFD6-9B7E569CA02F}">
  <ds:schemaRefs>
    <ds:schemaRef ds:uri="http://schemas.microsoft.com/office/2006/metadata/properties"/>
    <ds:schemaRef ds:uri="http://schemas.microsoft.com/office/infopath/2007/PartnerControls"/>
    <ds:schemaRef ds:uri="5b799ec2-212c-48b5-b7ff-d14ec6cbce2b"/>
    <ds:schemaRef ds:uri="f8ef70f3-4e3d-42be-bd40-fbc1cacc1519"/>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10593</Words>
  <Characters>60383</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UNESCO</Company>
  <LinksUpToDate>false</LinksUpToDate>
  <CharactersWithSpaces>70835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IOS - FM</dc:creator>
  <cp:keywords/>
  <dc:description/>
  <cp:lastModifiedBy>Moutard, Flora</cp:lastModifiedBy>
  <cp:revision>2</cp:revision>
  <cp:lastPrinted>2019-02-19T13:32:00Z</cp:lastPrinted>
  <dcterms:created xsi:type="dcterms:W3CDTF">2022-09-05T08:59:00Z</dcterms:created>
  <dcterms:modified xsi:type="dcterms:W3CDTF">2022-09-05T08:59:00Z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0x0101009354335BECF21B40B6CCFAE91E076EEB</vt:lpwstr>
  </property>
  <property fmtid="{D5CDD505-2E9C-101B-9397-08002B2CF9AE}" pid="3" name="MediaServiceImageTags">
    <vt:lpwstr/>
  </property>
</Properties>
</file>